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8159"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1-2</w:t>
      </w:r>
    </w:p>
    <w:p w14:paraId="038AF679"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Rome Wasn</w:t>
      </w:r>
      <w:r w:rsidRPr="00E002D6">
        <w:rPr>
          <w:rFonts w:ascii="Times New Roman" w:hAnsi="Times New Roman" w:cs="Times New Roman"/>
          <w:b/>
          <w:bCs/>
          <w:sz w:val="36"/>
          <w:szCs w:val="44"/>
        </w:rPr>
        <w:t>’</w:t>
      </w:r>
      <w:r w:rsidRPr="00E002D6">
        <w:rPr>
          <w:rFonts w:ascii="Times New Roman" w:hAnsi="Times New Roman" w:cs="Times New Roman" w:hint="eastAsia"/>
          <w:b/>
          <w:bCs/>
          <w:sz w:val="36"/>
          <w:szCs w:val="44"/>
        </w:rPr>
        <w:t>t Built in a Day</w:t>
      </w:r>
    </w:p>
    <w:p w14:paraId="051E29D9" w14:textId="77777777" w:rsidR="00792C08" w:rsidRPr="00E002D6" w:rsidRDefault="00792C08">
      <w:pPr>
        <w:spacing w:line="400" w:lineRule="exact"/>
        <w:jc w:val="center"/>
        <w:rPr>
          <w:rFonts w:ascii="Times New Roman" w:hAnsi="Times New Roman" w:cs="Times New Roman"/>
          <w:b/>
          <w:bCs/>
          <w:sz w:val="36"/>
          <w:szCs w:val="44"/>
        </w:rPr>
      </w:pPr>
    </w:p>
    <w:p w14:paraId="71380B8C"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0E1FF006" w14:textId="77777777" w:rsidR="00792C08" w:rsidRPr="00E002D6" w:rsidRDefault="00000000">
      <w:pPr>
        <w:pStyle w:val="a3"/>
        <w:spacing w:line="400" w:lineRule="exact"/>
        <w:ind w:right="181" w:firstLineChars="200" w:firstLine="436"/>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ɪntɚˈnæʃən</w:t>
      </w:r>
      <w:r w:rsidRPr="00E002D6">
        <w:rPr>
          <w:rFonts w:ascii="Cambria" w:hAnsi="Cambria" w:cs="Cambria"/>
          <w:i/>
          <w:iCs/>
          <w:sz w:val="22"/>
          <w:szCs w:val="22"/>
          <w:lang w:eastAsia="zh-CN"/>
        </w:rPr>
        <w:t>l</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læŋɡwɪdʒ</w:t>
      </w:r>
      <w:proofErr w:type="spellEnd"/>
      <w:r w:rsidRPr="00E002D6">
        <w:rPr>
          <w:rFonts w:ascii="Cambria" w:eastAsia="宋体" w:hAnsi="Cambria" w:cs="Cambria"/>
          <w:spacing w:val="-1"/>
          <w:sz w:val="22"/>
          <w:szCs w:val="22"/>
          <w:lang w:eastAsia="zh-CN"/>
        </w:rPr>
        <w:t>/</w:t>
      </w:r>
    </w:p>
    <w:p w14:paraId="7A47DAE3"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English is an international language. Therefore, it is necessary for </w:t>
      </w:r>
    </w:p>
    <w:p w14:paraId="31A525F6" w14:textId="77777777" w:rsidR="00792C08" w:rsidRPr="00E002D6" w:rsidRDefault="00000000">
      <w:pPr>
        <w:pStyle w:val="a3"/>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rɪˈwɔrdɪŋ</w:t>
      </w:r>
      <w:proofErr w:type="spellEnd"/>
      <w:r w:rsidRPr="00E002D6">
        <w:rPr>
          <w:rFonts w:ascii="Cambria" w:eastAsia="宋体" w:hAnsi="Cambria" w:cs="Cambria"/>
          <w:spacing w:val="-1"/>
          <w:sz w:val="22"/>
          <w:szCs w:val="22"/>
          <w:lang w:eastAsia="zh-CN"/>
        </w:rPr>
        <w:t>/</w:t>
      </w:r>
    </w:p>
    <w:p w14:paraId="27AE0CA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us to learn it. It can be rewarding or just a waste of time</w:t>
      </w:r>
      <w:r w:rsidRPr="00E002D6">
        <w:rPr>
          <w:rFonts w:ascii="Times New Roman" w:eastAsia="宋体" w:hAnsi="Times New Roman" w:cs="Times New Roman" w:hint="eastAsia"/>
          <w:spacing w:val="-1"/>
          <w:sz w:val="28"/>
          <w:szCs w:val="28"/>
          <w:lang w:eastAsia="zh-CN"/>
        </w:rPr>
        <w:t>. I</w:t>
      </w:r>
      <w:r w:rsidRPr="00E002D6">
        <w:rPr>
          <w:rFonts w:ascii="Times New Roman" w:eastAsia="宋体" w:hAnsi="Times New Roman" w:cs="Times New Roman"/>
          <w:spacing w:val="-1"/>
          <w:sz w:val="28"/>
          <w:szCs w:val="28"/>
          <w:lang w:eastAsia="zh-CN"/>
        </w:rPr>
        <w:t>t’s up to you</w:t>
      </w:r>
      <w:r w:rsidRPr="00E002D6">
        <w:rPr>
          <w:rFonts w:ascii="Times New Roman" w:eastAsia="宋体" w:hAnsi="Times New Roman" w:cs="Times New Roman" w:hint="eastAsia"/>
          <w:spacing w:val="-1"/>
          <w:sz w:val="28"/>
          <w:szCs w:val="28"/>
          <w:lang w:eastAsia="zh-CN"/>
        </w:rPr>
        <w:t>. It</w:t>
      </w:r>
      <w:r w:rsidRPr="00E002D6">
        <w:rPr>
          <w:rFonts w:ascii="Times New Roman" w:eastAsia="宋体" w:hAnsi="Times New Roman" w:cs="Times New Roman"/>
          <w:spacing w:val="-1"/>
          <w:sz w:val="28"/>
          <w:szCs w:val="28"/>
          <w:lang w:eastAsia="zh-CN"/>
        </w:rPr>
        <w:t xml:space="preserve"> </w:t>
      </w:r>
    </w:p>
    <w:p w14:paraId="5B277A8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Cambria" w:eastAsia="宋体" w:hAnsi="Cambria" w:cs="Cambria"/>
          <w:spacing w:val="-1"/>
          <w:sz w:val="28"/>
          <w:szCs w:val="28"/>
          <w:lang w:eastAsia="zh-CN"/>
        </w:rPr>
        <w:t xml:space="preserve"> </w:t>
      </w:r>
      <w:r w:rsidRPr="00E002D6">
        <w:rPr>
          <w:rFonts w:ascii="Cambria" w:eastAsia="宋体" w:hAnsi="Cambria" w:cs="Cambria"/>
          <w:i/>
          <w:iCs/>
          <w:sz w:val="22"/>
          <w:szCs w:val="22"/>
          <w:lang w:eastAsia="zh-CN"/>
        </w:rPr>
        <w:t>/</w:t>
      </w:r>
      <w:proofErr w:type="spellStart"/>
      <w:r w:rsidRPr="00E002D6">
        <w:rPr>
          <w:rFonts w:ascii="Cambria" w:eastAsia="宋体" w:hAnsi="Cambria" w:cs="Cambria"/>
          <w:i/>
          <w:iCs/>
          <w:sz w:val="22"/>
          <w:szCs w:val="22"/>
        </w:rPr>
        <w:t>dɪˈpɛnd</w:t>
      </w:r>
      <w:r w:rsidRPr="00E002D6">
        <w:rPr>
          <w:rFonts w:ascii="Cambria" w:eastAsia="宋体" w:hAnsi="Cambria" w:cs="Cambria" w:hint="eastAsia"/>
          <w:i/>
          <w:iCs/>
          <w:sz w:val="22"/>
          <w:szCs w:val="22"/>
          <w:lang w:eastAsia="zh-CN"/>
        </w:rPr>
        <w:t>z</w:t>
      </w:r>
      <w:proofErr w:type="spellEnd"/>
      <w:r w:rsidRPr="00E002D6">
        <w:rPr>
          <w:rFonts w:ascii="Cambria" w:eastAsia="宋体" w:hAnsi="Cambria" w:cs="Cambria"/>
          <w:i/>
          <w:iCs/>
          <w:sz w:val="22"/>
          <w:szCs w:val="22"/>
        </w:rPr>
        <w:t xml:space="preserve"> </w:t>
      </w:r>
      <w:proofErr w:type="spellStart"/>
      <w:r w:rsidRPr="00E002D6">
        <w:rPr>
          <w:rFonts w:ascii="Cambria" w:eastAsia="宋体" w:hAnsi="Cambria" w:cs="Cambria"/>
          <w:i/>
          <w:iCs/>
          <w:sz w:val="22"/>
          <w:szCs w:val="22"/>
        </w:rPr>
        <w:t>ɑn</w:t>
      </w:r>
      <w:proofErr w:type="spellEnd"/>
      <w:r w:rsidRPr="00E002D6">
        <w:rPr>
          <w:rFonts w:ascii="Cambria" w:eastAsia="宋体" w:hAnsi="Cambria" w:cs="Cambria"/>
          <w:i/>
          <w:iCs/>
          <w:sz w:val="22"/>
          <w:szCs w:val="22"/>
          <w:lang w:eastAsia="zh-CN"/>
        </w:rPr>
        <w:t>/</w:t>
      </w:r>
      <w:r w:rsidRPr="00E002D6">
        <w:rPr>
          <w:rFonts w:ascii="Cambria" w:eastAsia="宋体" w:hAnsi="Cambria" w:cs="Cambria"/>
          <w:spacing w:val="-1"/>
          <w:sz w:val="28"/>
          <w:szCs w:val="28"/>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tɪps</w:t>
      </w:r>
      <w:proofErr w:type="spellEnd"/>
      <w:r w:rsidRPr="00E002D6">
        <w:rPr>
          <w:rFonts w:ascii="Cambria" w:eastAsia="宋体" w:hAnsi="Cambria" w:cs="Cambria"/>
          <w:spacing w:val="-1"/>
          <w:sz w:val="22"/>
          <w:szCs w:val="22"/>
          <w:lang w:eastAsia="zh-CN"/>
        </w:rPr>
        <w:t>/</w:t>
      </w:r>
    </w:p>
    <w:p w14:paraId="149407B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depends on how you study it. Here are some tips about learning English</w:t>
      </w:r>
      <w:r w:rsidRPr="00E002D6">
        <w:rPr>
          <w:rFonts w:ascii="Times New Roman" w:eastAsia="宋体" w:hAnsi="Times New Roman" w:cs="Times New Roman" w:hint="eastAsia"/>
          <w:spacing w:val="-1"/>
          <w:sz w:val="28"/>
          <w:szCs w:val="28"/>
          <w:lang w:eastAsia="zh-CN"/>
        </w:rPr>
        <w:t>.</w:t>
      </w:r>
    </w:p>
    <w:p w14:paraId="0DF92205" w14:textId="77777777" w:rsidR="00792C08" w:rsidRPr="00E002D6" w:rsidRDefault="00000000">
      <w:pPr>
        <w:pStyle w:val="a3"/>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əˈfred</w:t>
      </w:r>
      <w:proofErr w:type="spellEnd"/>
      <w:r w:rsidRPr="00E002D6">
        <w:rPr>
          <w:rFonts w:ascii="Cambria" w:eastAsia="宋体" w:hAnsi="Cambria" w:cs="Cambria"/>
          <w:spacing w:val="-1"/>
          <w:sz w:val="22"/>
          <w:szCs w:val="22"/>
          <w:lang w:eastAsia="zh-CN"/>
        </w:rPr>
        <w:t>/</w:t>
      </w:r>
    </w:p>
    <w:p w14:paraId="299ADD2E"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First, don’t be afraid to make mistakes</w:t>
      </w:r>
      <w:r w:rsidRPr="00E002D6">
        <w:rPr>
          <w:rFonts w:ascii="Times New Roman" w:eastAsia="宋体" w:hAnsi="Times New Roman" w:cs="Times New Roman" w:hint="eastAsia"/>
          <w:spacing w:val="-1"/>
          <w:sz w:val="28"/>
          <w:szCs w:val="28"/>
          <w:lang w:eastAsia="zh-CN"/>
        </w:rPr>
        <w:t>. You</w:t>
      </w:r>
      <w:r w:rsidRPr="00E002D6">
        <w:rPr>
          <w:rFonts w:ascii="Times New Roman" w:eastAsia="宋体" w:hAnsi="Times New Roman" w:cs="Times New Roman"/>
          <w:spacing w:val="-1"/>
          <w:sz w:val="28"/>
          <w:szCs w:val="28"/>
          <w:lang w:eastAsia="zh-CN"/>
        </w:rPr>
        <w:t xml:space="preserve"> will learn from them</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t xml:space="preserve"> </w:t>
      </w:r>
    </w:p>
    <w:p w14:paraId="3523EC80" w14:textId="77777777" w:rsidR="00792C08" w:rsidRPr="00E002D6" w:rsidRDefault="00000000">
      <w:pPr>
        <w:pStyle w:val="a3"/>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ʃaɪ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θɪkˈskɪnd</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w:t>
      </w:r>
      <w:r w:rsidRPr="00E002D6">
        <w:rPr>
          <w:rFonts w:ascii="Times New Roman" w:eastAsia="宋体" w:hAnsi="Times New Roman" w:cs="Times New Roman" w:hint="eastAsia"/>
          <w:i/>
          <w:iCs/>
          <w:spacing w:val="-1"/>
          <w:sz w:val="22"/>
          <w:szCs w:val="22"/>
          <w:lang w:eastAsia="zh-CN"/>
        </w:rPr>
        <w:t xml:space="preserve">spik </w:t>
      </w:r>
      <w:r w:rsidRPr="00E002D6">
        <w:rPr>
          <w:rFonts w:ascii="Times New Roman" w:eastAsia="宋体" w:hAnsi="Times New Roman" w:cs="Times New Roman" w:hint="eastAsia"/>
          <w:i/>
          <w:iCs/>
          <w:spacing w:val="-1"/>
          <w:sz w:val="22"/>
          <w:szCs w:val="22"/>
          <w:lang w:eastAsia="zh-CN"/>
        </w:rPr>
        <w:t>ʌ</w:t>
      </w:r>
      <w:r w:rsidRPr="00E002D6">
        <w:rPr>
          <w:rFonts w:ascii="Cambria" w:eastAsia="宋体" w:hAnsi="Cambria" w:cs="Cambria"/>
          <w:i/>
          <w:iCs/>
          <w:spacing w:val="-1"/>
          <w:sz w:val="22"/>
          <w:szCs w:val="22"/>
          <w:lang w:eastAsia="zh-CN"/>
        </w:rPr>
        <w:t>p/</w:t>
      </w:r>
    </w:p>
    <w:p w14:paraId="3E34CC9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S</w:t>
      </w:r>
      <w:r w:rsidRPr="00E002D6">
        <w:rPr>
          <w:rFonts w:ascii="Times New Roman" w:eastAsia="宋体" w:hAnsi="Times New Roman" w:cs="Times New Roman"/>
          <w:spacing w:val="-1"/>
          <w:sz w:val="28"/>
          <w:szCs w:val="28"/>
          <w:lang w:eastAsia="zh-CN"/>
        </w:rPr>
        <w:t>econd, you must not be shy</w:t>
      </w:r>
      <w:r w:rsidRPr="00E002D6">
        <w:rPr>
          <w:rFonts w:ascii="Times New Roman" w:eastAsia="宋体" w:hAnsi="Times New Roman" w:cs="Times New Roman" w:hint="eastAsia"/>
          <w:spacing w:val="-1"/>
          <w:sz w:val="28"/>
          <w:szCs w:val="28"/>
          <w:lang w:eastAsia="zh-CN"/>
        </w:rPr>
        <w:t>. B</w:t>
      </w:r>
      <w:r w:rsidRPr="00E002D6">
        <w:rPr>
          <w:rFonts w:ascii="Times New Roman" w:eastAsia="宋体" w:hAnsi="Times New Roman" w:cs="Times New Roman"/>
          <w:spacing w:val="-1"/>
          <w:sz w:val="28"/>
          <w:szCs w:val="28"/>
          <w:lang w:eastAsia="zh-CN"/>
        </w:rPr>
        <w:t>e thick-skinned and speak up!</w:t>
      </w:r>
      <w:r w:rsidRPr="00E002D6">
        <w:rPr>
          <w:rFonts w:ascii="Times New Roman" w:eastAsia="宋体" w:hAnsi="Times New Roman" w:cs="Times New Roman" w:hint="eastAsia"/>
          <w:spacing w:val="-1"/>
          <w:sz w:val="28"/>
          <w:szCs w:val="28"/>
          <w:lang w:eastAsia="zh-CN"/>
        </w:rPr>
        <w:t xml:space="preserve"> F</w:t>
      </w:r>
      <w:r w:rsidRPr="00E002D6">
        <w:rPr>
          <w:rFonts w:ascii="Times New Roman" w:eastAsia="宋体" w:hAnsi="Times New Roman" w:cs="Times New Roman"/>
          <w:spacing w:val="-1"/>
          <w:sz w:val="28"/>
          <w:szCs w:val="28"/>
          <w:lang w:eastAsia="zh-CN"/>
        </w:rPr>
        <w:t xml:space="preserve">inally, </w:t>
      </w:r>
    </w:p>
    <w:p w14:paraId="0A99410E" w14:textId="77777777" w:rsidR="00792C08" w:rsidRPr="00E002D6" w:rsidRDefault="00000000">
      <w:pPr>
        <w:pStyle w:val="a3"/>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peʃənt</w:t>
      </w:r>
      <w:proofErr w:type="spellEnd"/>
      <w:r w:rsidRPr="00E002D6">
        <w:rPr>
          <w:rFonts w:ascii="Cambria" w:eastAsia="宋体" w:hAnsi="Cambria" w:cs="Cambria"/>
          <w:spacing w:val="-1"/>
          <w:sz w:val="22"/>
          <w:szCs w:val="22"/>
          <w:lang w:eastAsia="zh-CN"/>
        </w:rPr>
        <w:t>/</w:t>
      </w:r>
    </w:p>
    <w:p w14:paraId="3461702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you</w:t>
      </w:r>
      <w:proofErr w:type="gramEnd"/>
      <w:r w:rsidRPr="00E002D6">
        <w:rPr>
          <w:rFonts w:ascii="Times New Roman" w:eastAsia="宋体" w:hAnsi="Times New Roman" w:cs="Times New Roman"/>
          <w:spacing w:val="-1"/>
          <w:sz w:val="28"/>
          <w:szCs w:val="28"/>
          <w:lang w:eastAsia="zh-CN"/>
        </w:rPr>
        <w:t xml:space="preserve"> must be patient</w:t>
      </w:r>
      <w:r w:rsidRPr="00E002D6">
        <w:rPr>
          <w:rFonts w:ascii="Times New Roman" w:eastAsia="宋体" w:hAnsi="Times New Roman" w:cs="Times New Roman" w:hint="eastAsia"/>
          <w:spacing w:val="-1"/>
          <w:sz w:val="28"/>
          <w:szCs w:val="28"/>
          <w:lang w:eastAsia="zh-CN"/>
        </w:rPr>
        <w:t>. R</w:t>
      </w:r>
      <w:r w:rsidRPr="00E002D6">
        <w:rPr>
          <w:rFonts w:ascii="Times New Roman" w:eastAsia="宋体" w:hAnsi="Times New Roman" w:cs="Times New Roman"/>
          <w:spacing w:val="-1"/>
          <w:sz w:val="28"/>
          <w:szCs w:val="28"/>
          <w:lang w:eastAsia="zh-CN"/>
        </w:rPr>
        <w:t>emember</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t xml:space="preserve"> “Rome wasn’t built in a day.”</w:t>
      </w:r>
    </w:p>
    <w:p w14:paraId="19187F9B"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5BE42550"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5A785D41" w14:textId="77777777" w:rsidR="00792C08" w:rsidRPr="00E002D6" w:rsidRDefault="00000000">
      <w:pPr>
        <w:pStyle w:val="a3"/>
        <w:spacing w:line="400" w:lineRule="exact"/>
        <w:ind w:right="181"/>
        <w:jc w:val="left"/>
        <w:rPr>
          <w:ins w:id="0" w:author="A8110" w:date="2026-06-10T17:20:00Z" w16du:dateUtc="2026-06-10T09:20:00Z"/>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Mack is talking to his friend Don</w:t>
      </w:r>
      <w:r w:rsidRPr="00E002D6">
        <w:rPr>
          <w:rFonts w:ascii="Times New Roman" w:eastAsia="宋体" w:hAnsi="Times New Roman" w:cs="Times New Roman" w:hint="eastAsia"/>
          <w:spacing w:val="-1"/>
          <w:sz w:val="28"/>
          <w:szCs w:val="28"/>
          <w:lang w:eastAsia="zh-CN"/>
        </w:rPr>
        <w:t>.</w:t>
      </w:r>
    </w:p>
    <w:p w14:paraId="151ED8C5" w14:textId="13316FE7" w:rsidR="00D420CD" w:rsidRPr="00E002D6" w:rsidRDefault="00D420CD">
      <w:pPr>
        <w:pStyle w:val="a3"/>
        <w:spacing w:line="400" w:lineRule="exact"/>
        <w:ind w:right="181"/>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(M = </w:t>
      </w:r>
      <w:r w:rsidRPr="00E002D6">
        <w:rPr>
          <w:rFonts w:ascii="Times New Roman" w:eastAsia="宋体" w:hAnsi="Times New Roman" w:cs="Times New Roman"/>
          <w:spacing w:val="-1"/>
          <w:sz w:val="28"/>
          <w:szCs w:val="28"/>
          <w:lang w:eastAsia="zh-CN"/>
        </w:rPr>
        <w:t>Mack</w:t>
      </w:r>
      <w:r w:rsidRPr="00E002D6">
        <w:rPr>
          <w:rFonts w:ascii="Times New Roman" w:eastAsia="宋体" w:hAnsi="Times New Roman" w:cs="Times New Roman" w:hint="eastAsia"/>
          <w:spacing w:val="-1"/>
          <w:sz w:val="28"/>
          <w:szCs w:val="28"/>
          <w:lang w:eastAsia="zh-CN"/>
        </w:rPr>
        <w:t xml:space="preserve">; D = </w:t>
      </w:r>
      <w:r w:rsidRPr="00E002D6">
        <w:rPr>
          <w:rFonts w:ascii="Times New Roman" w:eastAsia="宋体" w:hAnsi="Times New Roman" w:cs="Times New Roman"/>
          <w:spacing w:val="-1"/>
          <w:sz w:val="28"/>
          <w:szCs w:val="28"/>
          <w:lang w:eastAsia="zh-CN"/>
        </w:rPr>
        <w:t>Don</w:t>
      </w:r>
      <w:r w:rsidRPr="00E002D6">
        <w:rPr>
          <w:rFonts w:ascii="Times New Roman" w:eastAsia="宋体" w:hAnsi="Times New Roman" w:cs="Times New Roman" w:hint="eastAsia"/>
          <w:spacing w:val="-1"/>
          <w:sz w:val="28"/>
          <w:szCs w:val="28"/>
          <w:lang w:eastAsia="zh-CN"/>
        </w:rPr>
        <w:t>)</w:t>
      </w:r>
    </w:p>
    <w:p w14:paraId="569E75BB" w14:textId="77777777" w:rsidR="00792C08" w:rsidRPr="00E002D6" w:rsidRDefault="00000000">
      <w:pPr>
        <w:pStyle w:val="a3"/>
        <w:spacing w:line="400" w:lineRule="exact"/>
        <w:ind w:left="1744" w:right="181" w:hangingChars="800" w:hanging="1744"/>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haɪ</w:t>
      </w:r>
      <w:proofErr w:type="spellEnd"/>
      <w:r w:rsidRPr="00E002D6">
        <w:rPr>
          <w:rFonts w:ascii="Cambria" w:eastAsia="宋体" w:hAnsi="Cambria" w:cs="Cambria"/>
          <w:spacing w:val="-1"/>
          <w:sz w:val="22"/>
          <w:szCs w:val="22"/>
          <w:lang w:eastAsia="zh-CN"/>
        </w:rPr>
        <w:t>/</w:t>
      </w:r>
    </w:p>
    <w:p w14:paraId="18176F16" w14:textId="77777777" w:rsidR="00792C08" w:rsidRPr="00E002D6" w:rsidRDefault="00000000">
      <w:pPr>
        <w:pStyle w:val="a3"/>
        <w:spacing w:line="400" w:lineRule="exact"/>
        <w:ind w:left="2224" w:right="181" w:hangingChars="800" w:hanging="2224"/>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 Hi, Don! How are you doing in your English class</w:t>
      </w:r>
      <w:r w:rsidRPr="00E002D6">
        <w:rPr>
          <w:rFonts w:ascii="Times New Roman" w:eastAsia="宋体" w:hAnsi="Times New Roman" w:cs="Times New Roman" w:hint="eastAsia"/>
          <w:spacing w:val="-1"/>
          <w:sz w:val="28"/>
          <w:szCs w:val="28"/>
          <w:lang w:eastAsia="zh-CN"/>
        </w:rPr>
        <w:t>.</w:t>
      </w:r>
    </w:p>
    <w:p w14:paraId="560D64E6" w14:textId="77777777" w:rsidR="00792C08" w:rsidRPr="00E002D6" w:rsidRDefault="00000000">
      <w:pPr>
        <w:pStyle w:val="a3"/>
        <w:spacing w:line="400" w:lineRule="exact"/>
        <w:ind w:right="183"/>
        <w:jc w:val="left"/>
        <w:rPr>
          <w:rFonts w:ascii="Times New Roman" w:eastAsia="宋体" w:hAnsi="Times New Roman" w:cs="Times New Roman"/>
          <w:spacing w:val="-1"/>
          <w:sz w:val="22"/>
          <w:szCs w:val="22"/>
          <w:lang w:eastAsia="zh-CN"/>
        </w:rPr>
      </w:pPr>
      <w:r w:rsidRPr="00E002D6">
        <w:rPr>
          <w:rFonts w:ascii="Times New Roman" w:eastAsia="宋体" w:hAnsi="Times New Roman" w:cs="Times New Roman"/>
          <w:spacing w:val="-1"/>
          <w:sz w:val="28"/>
          <w:szCs w:val="28"/>
          <w:lang w:eastAsia="zh-CN"/>
        </w:rPr>
        <w:t>D: Not so well, I’m afraid.</w:t>
      </w:r>
      <w:r w:rsidRPr="00E002D6">
        <w:rPr>
          <w:rFonts w:ascii="Times New Roman" w:eastAsia="宋体" w:hAnsi="Times New Roman" w:cs="Times New Roman"/>
          <w:spacing w:val="-1"/>
          <w:sz w:val="28"/>
          <w:szCs w:val="28"/>
          <w:lang w:eastAsia="zh-CN"/>
        </w:rPr>
        <w:br/>
        <w:t>M: What’s the problem?</w:t>
      </w:r>
      <w:r w:rsidRPr="00E002D6">
        <w:rPr>
          <w:rFonts w:ascii="Times New Roman" w:eastAsia="宋体" w:hAnsi="Times New Roman" w:cs="Times New Roman"/>
          <w:spacing w:val="-1"/>
          <w:sz w:val="28"/>
          <w:szCs w:val="28"/>
          <w:lang w:eastAsia="zh-CN"/>
        </w:rPr>
        <w:br/>
      </w: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ɪmˈpruvɪŋ</w:t>
      </w:r>
      <w:proofErr w:type="spellEnd"/>
      <w:r w:rsidRPr="00E002D6">
        <w:rPr>
          <w:rFonts w:ascii="Cambria" w:eastAsia="宋体" w:hAnsi="Cambria" w:cs="Cambria"/>
          <w:spacing w:val="-1"/>
          <w:sz w:val="22"/>
          <w:szCs w:val="22"/>
          <w:lang w:eastAsia="zh-CN"/>
        </w:rPr>
        <w:t>/</w:t>
      </w:r>
    </w:p>
    <w:p w14:paraId="5AE4B773" w14:textId="77777777" w:rsidR="00792C08" w:rsidRPr="00E002D6" w:rsidRDefault="00000000">
      <w:pPr>
        <w:pStyle w:val="a3"/>
        <w:spacing w:line="400" w:lineRule="exact"/>
        <w:ind w:right="183"/>
        <w:jc w:val="left"/>
        <w:rPr>
          <w:rFonts w:ascii="Times New Roman" w:eastAsia="宋体" w:hAnsi="Times New Roman" w:cs="Times New Roman"/>
          <w:spacing w:val="-1"/>
          <w:sz w:val="22"/>
          <w:szCs w:val="22"/>
          <w:lang w:eastAsia="zh-CN"/>
        </w:rPr>
      </w:pPr>
      <w:r w:rsidRPr="00E002D6">
        <w:rPr>
          <w:rFonts w:ascii="Times New Roman" w:eastAsia="宋体" w:hAnsi="Times New Roman" w:cs="Times New Roman"/>
          <w:spacing w:val="-1"/>
          <w:sz w:val="28"/>
          <w:szCs w:val="28"/>
          <w:lang w:eastAsia="zh-CN"/>
        </w:rPr>
        <w:t>D: I’m not improving. Tell me, how come your English is so good?</w:t>
      </w:r>
      <w:r w:rsidRPr="00E002D6">
        <w:rPr>
          <w:rFonts w:ascii="Times New Roman" w:eastAsia="宋体" w:hAnsi="Times New Roman" w:cs="Times New Roman"/>
          <w:spacing w:val="-1"/>
          <w:sz w:val="28"/>
          <w:szCs w:val="28"/>
          <w:lang w:eastAsia="zh-CN"/>
        </w:rPr>
        <w:br/>
        <w:t>M: Well, uh... I have an American girlfriend.</w:t>
      </w:r>
      <w:r w:rsidRPr="00E002D6">
        <w:rPr>
          <w:rFonts w:ascii="Times New Roman" w:eastAsia="宋体" w:hAnsi="Times New Roman" w:cs="Times New Roman"/>
          <w:spacing w:val="-1"/>
          <w:sz w:val="28"/>
          <w:szCs w:val="28"/>
          <w:lang w:eastAsia="zh-CN"/>
        </w:rPr>
        <w:br/>
        <w:t xml:space="preserve">D: Aha! That’s it. Now I know what to do. </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t>He runs off.)</w:t>
      </w:r>
      <w:r w:rsidRPr="00E002D6">
        <w:rPr>
          <w:rFonts w:ascii="Times New Roman" w:eastAsia="宋体" w:hAnsi="Times New Roman" w:cs="Times New Roman"/>
          <w:spacing w:val="-1"/>
          <w:sz w:val="28"/>
          <w:szCs w:val="28"/>
          <w:lang w:eastAsia="zh-CN"/>
        </w:rPr>
        <w:br/>
      </w: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kɪdɪŋ</w:t>
      </w:r>
      <w:proofErr w:type="spellEnd"/>
      <w:r w:rsidRPr="00E002D6">
        <w:rPr>
          <w:rFonts w:ascii="Cambria" w:eastAsia="宋体" w:hAnsi="Cambria" w:cs="Cambria"/>
          <w:spacing w:val="-1"/>
          <w:sz w:val="22"/>
          <w:szCs w:val="22"/>
          <w:lang w:eastAsia="zh-CN"/>
        </w:rPr>
        <w:t>/</w:t>
      </w:r>
    </w:p>
    <w:p w14:paraId="135EA63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 Hey, come back! I was just kidding</w:t>
      </w:r>
      <w:r w:rsidRPr="00E002D6">
        <w:rPr>
          <w:rFonts w:ascii="Times New Roman" w:eastAsia="宋体" w:hAnsi="Times New Roman" w:cs="Times New Roman" w:hint="eastAsia"/>
          <w:spacing w:val="-1"/>
          <w:sz w:val="28"/>
          <w:szCs w:val="28"/>
          <w:lang w:eastAsia="zh-CN"/>
        </w:rPr>
        <w:t>.</w:t>
      </w:r>
    </w:p>
    <w:p w14:paraId="311AA9D3"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6F1DF70"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6815B915" w14:textId="77777777" w:rsidR="00792C08" w:rsidRPr="00E002D6" w:rsidRDefault="00000000">
      <w:pPr>
        <w:numPr>
          <w:ilvl w:val="0"/>
          <w:numId w:val="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international</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ɪntɚˈnæʃən</w:t>
      </w:r>
      <w:r w:rsidRPr="00E002D6">
        <w:rPr>
          <w:rFonts w:ascii="Cambria" w:eastAsia="宋体" w:hAnsi="Cambria" w:cs="Cambria"/>
          <w:sz w:val="22"/>
          <w:szCs w:val="22"/>
        </w:rPr>
        <w:t>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ɪntə</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ˈnæʃənəl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adj.</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国际性的；国际间的</w:t>
      </w:r>
      <w:r w:rsidRPr="00E002D6">
        <w:rPr>
          <w:rFonts w:ascii="Times New Roman" w:eastAsia="宋体" w:hAnsi="Times New Roman" w:cs="Times New Roman" w:hint="eastAsia"/>
          <w:spacing w:val="-1"/>
          <w:sz w:val="22"/>
          <w:szCs w:val="22"/>
        </w:rPr>
        <w:t xml:space="preserve">    </w:t>
      </w:r>
    </w:p>
    <w:p w14:paraId="246A3BF6" w14:textId="77777777" w:rsidR="00792C08" w:rsidRPr="00E002D6" w:rsidRDefault="00000000">
      <w:pPr>
        <w:numPr>
          <w:ilvl w:val="0"/>
          <w:numId w:val="1"/>
        </w:numPr>
        <w:spacing w:line="400" w:lineRule="exact"/>
        <w:rPr>
          <w:rFonts w:ascii="Times New Roman" w:eastAsia="宋体" w:hAnsi="Times New Roman" w:cs="Times New Roman"/>
          <w:b/>
          <w:bCs/>
          <w:spacing w:val="-1"/>
          <w:sz w:val="22"/>
          <w:szCs w:val="22"/>
        </w:rPr>
      </w:pPr>
      <w:r w:rsidRPr="00E002D6">
        <w:rPr>
          <w:rFonts w:ascii="Times New Roman" w:eastAsia="宋体" w:hAnsi="Times New Roman" w:cs="Times New Roman"/>
          <w:b/>
          <w:bCs/>
          <w:spacing w:val="-1"/>
          <w:sz w:val="22"/>
          <w:szCs w:val="22"/>
        </w:rPr>
        <w:t>language</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læŋɡwɪdʒ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IPA</w:t>
      </w:r>
      <w:proofErr w:type="gramEnd"/>
      <w:r w:rsidRPr="00E002D6">
        <w:rPr>
          <w:rFonts w:ascii="Times New Roman" w:eastAsia="宋体" w:hAnsi="Times New Roman" w:cs="Times New Roman" w:hint="eastAsia"/>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læŋɡwɪdʒ</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语言</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可数</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；言词</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不可数</w:t>
      </w:r>
      <w:r w:rsidRPr="00E002D6">
        <w:rPr>
          <w:rFonts w:ascii="Times New Roman" w:eastAsia="宋体" w:hAnsi="Times New Roman" w:cs="Times New Roman"/>
          <w:spacing w:val="-1"/>
          <w:sz w:val="22"/>
          <w:szCs w:val="22"/>
        </w:rPr>
        <w:t>）</w:t>
      </w:r>
    </w:p>
    <w:p w14:paraId="1A8B2456" w14:textId="77777777" w:rsidR="00792C08" w:rsidRPr="00E002D6" w:rsidRDefault="00000000">
      <w:pPr>
        <w:numPr>
          <w:ilvl w:val="0"/>
          <w:numId w:val="1"/>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lastRenderedPageBreak/>
        <w:t xml:space="preserve">rewarding   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rɪˈwɔrdɪŋ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rɪˈwɔː</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dɪŋ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有</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获</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益的；值得做的；划算的</w:t>
      </w:r>
      <w:r w:rsidRPr="00E002D6">
        <w:rPr>
          <w:rFonts w:ascii="Times New Roman" w:eastAsia="宋体" w:hAnsi="Times New Roman" w:cs="Times New Roman" w:hint="eastAsia"/>
          <w:spacing w:val="-1"/>
          <w:sz w:val="22"/>
          <w:szCs w:val="22"/>
        </w:rPr>
        <w:t xml:space="preserve"> </w:t>
      </w:r>
    </w:p>
    <w:p w14:paraId="66FDB428" w14:textId="77777777" w:rsidR="00792C08" w:rsidRPr="00E002D6" w:rsidRDefault="00000000">
      <w:pPr>
        <w:spacing w:line="400" w:lineRule="exact"/>
        <w:rPr>
          <w:rFonts w:ascii="Times New Roman" w:eastAsia="宋体" w:hAnsi="Times New Roman" w:cs="Times New Roman"/>
          <w:b/>
          <w:bCs/>
          <w:spacing w:val="-1"/>
          <w:sz w:val="22"/>
          <w:szCs w:val="22"/>
        </w:rPr>
      </w:pPr>
      <w:r w:rsidRPr="00E002D6">
        <w:rPr>
          <w:rFonts w:ascii="Times New Roman" w:eastAsia="宋体" w:hAnsi="Times New Roman" w:cs="Times New Roman" w:hint="eastAsia"/>
          <w:b/>
          <w:bCs/>
          <w:spacing w:val="-1"/>
          <w:sz w:val="22"/>
          <w:szCs w:val="22"/>
          <w:lang w:eastAsia="zh"/>
        </w:rPr>
        <w:t xml:space="preserve">    </w:t>
      </w:r>
      <w:r w:rsidRPr="00E002D6">
        <w:rPr>
          <w:rFonts w:ascii="Times New Roman" w:eastAsia="宋体" w:hAnsi="Times New Roman" w:cs="Times New Roman" w:hint="eastAsia"/>
          <w:b/>
          <w:bCs/>
          <w:spacing w:val="-1"/>
          <w:sz w:val="22"/>
          <w:szCs w:val="22"/>
        </w:rPr>
        <w:t>depend on</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Cambria" w:eastAsia="宋体" w:hAnsi="Cambria" w:cs="Cambria"/>
          <w:spacing w:val="-1"/>
          <w:sz w:val="22"/>
          <w:szCs w:val="22"/>
        </w:rPr>
        <w:t>[</w:t>
      </w:r>
      <w:proofErr w:type="spellStart"/>
      <w:r w:rsidRPr="00E002D6">
        <w:rPr>
          <w:rFonts w:ascii="Cambria" w:eastAsia="宋体" w:hAnsi="Cambria" w:cs="Cambria"/>
          <w:spacing w:val="-1"/>
          <w:sz w:val="22"/>
          <w:szCs w:val="22"/>
        </w:rPr>
        <w:t>dɪˈpɛnd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ɑn</w:t>
      </w:r>
      <w:proofErr w:type="spellEnd"/>
      <w:r w:rsidRPr="00E002D6">
        <w:rPr>
          <w:rFonts w:ascii="Cambria" w:eastAsia="宋体" w:hAnsi="Cambria" w:cs="Cambria"/>
          <w:spacing w:val="-1"/>
          <w:sz w:val="22"/>
          <w:szCs w:val="22"/>
        </w:rPr>
        <w:t>]</w:t>
      </w:r>
      <w:r w:rsidRPr="00E002D6">
        <w:rPr>
          <w:rFonts w:ascii="宋体" w:eastAsia="宋体" w:hAnsi="宋体" w:cs="宋体" w:hint="eastAsia"/>
          <w:sz w:val="24"/>
        </w:rPr>
        <w:t xml:space="preserve">  </w:t>
      </w:r>
      <w:r w:rsidRPr="00E002D6">
        <w:rPr>
          <w:rFonts w:ascii="Times New Roman" w:eastAsia="宋体" w:hAnsi="Times New Roman" w:cs="Times New Roman" w:hint="eastAsia"/>
          <w:b/>
          <w:bCs/>
          <w:spacing w:val="-1"/>
          <w:sz w:val="22"/>
          <w:szCs w:val="22"/>
        </w:rPr>
        <w:t xml:space="preserve">IPA: </w:t>
      </w:r>
      <w:r w:rsidRPr="00E002D6">
        <w:rPr>
          <w:rFonts w:ascii="Cambria" w:eastAsia="宋体" w:hAnsi="Cambria" w:cs="Cambria"/>
          <w:spacing w:val="-1"/>
          <w:sz w:val="22"/>
          <w:szCs w:val="22"/>
        </w:rPr>
        <w:t>[</w:t>
      </w:r>
      <w:proofErr w:type="spellStart"/>
      <w:r w:rsidRPr="00E002D6">
        <w:rPr>
          <w:rFonts w:ascii="Cambria" w:eastAsia="宋体" w:hAnsi="Cambria" w:cs="Cambria"/>
          <w:spacing w:val="-1"/>
          <w:sz w:val="22"/>
          <w:szCs w:val="22"/>
        </w:rPr>
        <w:t>dɪˈpend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ɑːn</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Times New Roman" w:eastAsia="宋体" w:hAnsi="Times New Roman" w:cs="Times New Roman"/>
          <w:spacing w:val="-1"/>
          <w:sz w:val="22"/>
          <w:szCs w:val="22"/>
        </w:rPr>
        <w:t>视</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而定</w:t>
      </w:r>
    </w:p>
    <w:p w14:paraId="2DF55639" w14:textId="77777777" w:rsidR="00792C08" w:rsidRPr="00E002D6" w:rsidRDefault="00000000">
      <w:pPr>
        <w:numPr>
          <w:ilvl w:val="0"/>
          <w:numId w:val="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tip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建议；小费</w:t>
      </w:r>
    </w:p>
    <w:p w14:paraId="37F98D91" w14:textId="77777777" w:rsidR="00792C08" w:rsidRPr="00E002D6" w:rsidRDefault="00000000">
      <w:pPr>
        <w:numPr>
          <w:ilvl w:val="0"/>
          <w:numId w:val="1"/>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 xml:space="preserve">afraid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ə</w:t>
      </w:r>
      <w:r w:rsidRPr="00E002D6">
        <w:rPr>
          <w:rFonts w:ascii="Cambria" w:eastAsia="宋体" w:hAnsi="Cambria" w:cs="Cambria"/>
          <w:spacing w:val="-1"/>
          <w:sz w:val="22"/>
          <w:szCs w:val="22"/>
        </w:rPr>
        <w:t>ˈ</w:t>
      </w:r>
      <w:proofErr w:type="spellStart"/>
      <w:r w:rsidRPr="00E002D6">
        <w:rPr>
          <w:rFonts w:ascii="Cambria" w:eastAsia="宋体" w:hAnsi="Cambria" w:cs="Cambria" w:hint="eastAsia"/>
          <w:spacing w:val="-1"/>
          <w:sz w:val="22"/>
          <w:szCs w:val="22"/>
        </w:rPr>
        <w:t>fred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ə</w:t>
      </w:r>
      <w:r w:rsidRPr="00E002D6">
        <w:rPr>
          <w:rFonts w:ascii="Cambria" w:eastAsia="宋体" w:hAnsi="Cambria" w:cs="Cambria"/>
          <w:spacing w:val="-1"/>
          <w:sz w:val="22"/>
          <w:szCs w:val="22"/>
        </w:rPr>
        <w:t>ˈ</w:t>
      </w:r>
      <w:proofErr w:type="spellStart"/>
      <w:r w:rsidRPr="00E002D6">
        <w:rPr>
          <w:rFonts w:ascii="Cambria" w:eastAsia="宋体" w:hAnsi="Cambria" w:cs="Cambria" w:hint="eastAsia"/>
          <w:spacing w:val="-1"/>
          <w:sz w:val="22"/>
          <w:szCs w:val="22"/>
        </w:rPr>
        <w:t>fre</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d</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eastAsia="宋体" w:hAnsi="Times New Roman" w:cs="Times New Roman" w:hint="eastAsia"/>
          <w:spacing w:val="-1"/>
          <w:sz w:val="22"/>
          <w:szCs w:val="22"/>
        </w:rPr>
        <w:t>害怕的；恐惧的</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i/>
          <w:iCs/>
          <w:spacing w:val="-1"/>
          <w:sz w:val="22"/>
          <w:szCs w:val="22"/>
        </w:rPr>
        <w:t xml:space="preserve">  </w:t>
      </w:r>
    </w:p>
    <w:p w14:paraId="7BB8CABD" w14:textId="77777777" w:rsidR="00792C08" w:rsidRPr="00E002D6" w:rsidRDefault="00000000">
      <w:pPr>
        <w:numPr>
          <w:ilvl w:val="0"/>
          <w:numId w:val="1"/>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be afraid to +</w:t>
      </w:r>
      <w:r w:rsidRPr="00E002D6">
        <w:rPr>
          <w:rFonts w:ascii="Times New Roman" w:eastAsia="宋体" w:hAnsi="Times New Roman" w:cs="Times New Roman" w:hint="eastAsia"/>
          <w:b/>
          <w:bCs/>
          <w:spacing w:val="-1"/>
          <w:sz w:val="22"/>
          <w:szCs w:val="22"/>
        </w:rPr>
        <w:t>动词原形</w:t>
      </w:r>
      <w:r w:rsidRPr="00E002D6">
        <w:rPr>
          <w:rFonts w:ascii="Times New Roman" w:eastAsia="宋体" w:hAnsi="Times New Roman" w:cs="Times New Roman" w:hint="eastAsia"/>
          <w:b/>
          <w:bCs/>
          <w:spacing w:val="-1"/>
          <w:sz w:val="22"/>
          <w:szCs w:val="22"/>
        </w:rPr>
        <w:t xml:space="preserve">   KK: </w:t>
      </w:r>
      <w:r w:rsidRPr="00E002D6">
        <w:rPr>
          <w:rFonts w:ascii="Cambria" w:hAnsi="Cambria" w:cs="Cambria"/>
          <w:color w:val="1F2329"/>
          <w:sz w:val="24"/>
        </w:rPr>
        <w:t xml:space="preserve">[bi </w:t>
      </w:r>
      <w:proofErr w:type="spellStart"/>
      <w:r w:rsidRPr="00E002D6">
        <w:rPr>
          <w:rFonts w:ascii="Cambria" w:hAnsi="Cambria" w:cs="Cambria"/>
          <w:color w:val="1F2329"/>
          <w:sz w:val="24"/>
        </w:rPr>
        <w:t>əˈfred</w:t>
      </w:r>
      <w:proofErr w:type="spellEnd"/>
      <w:r w:rsidRPr="00E002D6">
        <w:rPr>
          <w:rFonts w:ascii="Cambria" w:hAnsi="Cambria" w:cs="Cambria"/>
          <w:color w:val="1F2329"/>
          <w:sz w:val="24"/>
        </w:rPr>
        <w:t xml:space="preserve"> </w:t>
      </w:r>
      <w:proofErr w:type="spellStart"/>
      <w:r w:rsidRPr="00E002D6">
        <w:rPr>
          <w:rFonts w:ascii="Cambria" w:hAnsi="Cambria" w:cs="Cambria"/>
          <w:color w:val="1F2329"/>
          <w:sz w:val="24"/>
        </w:rPr>
        <w:t>tu</w:t>
      </w:r>
      <w:proofErr w:type="spellEnd"/>
      <w:r w:rsidRPr="00E002D6">
        <w:rPr>
          <w:rFonts w:ascii="Cambria" w:hAnsi="Cambria" w:cs="Cambria"/>
          <w:color w:val="1F2329"/>
          <w:sz w:val="24"/>
        </w:rPr>
        <w:t>]</w:t>
      </w:r>
      <w:r w:rsidRPr="00E002D6">
        <w:rPr>
          <w:rFonts w:hint="eastAsia"/>
          <w:color w:val="1F2329"/>
          <w:sz w:val="24"/>
        </w:rPr>
        <w:t xml:space="preserve">  </w:t>
      </w:r>
      <w:r w:rsidRPr="00E002D6">
        <w:rPr>
          <w:rFonts w:ascii="Times New Roman" w:eastAsia="宋体" w:hAnsi="Times New Roman" w:cs="Times New Roman" w:hint="eastAsia"/>
          <w:b/>
          <w:bCs/>
          <w:spacing w:val="-1"/>
          <w:sz w:val="22"/>
          <w:szCs w:val="22"/>
        </w:rPr>
        <w:t>IPA:</w:t>
      </w:r>
      <w:r w:rsidRPr="00E002D6">
        <w:rPr>
          <w:rFonts w:ascii="Cambria" w:eastAsia="宋体" w:hAnsi="Cambria" w:cs="Cambria"/>
          <w:b/>
          <w:bCs/>
          <w:spacing w:val="-1"/>
          <w:sz w:val="22"/>
          <w:szCs w:val="22"/>
        </w:rPr>
        <w:t xml:space="preserve"> </w:t>
      </w:r>
      <w:r w:rsidRPr="00E002D6">
        <w:rPr>
          <w:rFonts w:ascii="Cambria" w:hAnsi="Cambria" w:cs="Cambria"/>
          <w:color w:val="1F2329"/>
          <w:sz w:val="24"/>
        </w:rPr>
        <w:t xml:space="preserve">[bi </w:t>
      </w:r>
      <w:proofErr w:type="spellStart"/>
      <w:r w:rsidRPr="00E002D6">
        <w:rPr>
          <w:rFonts w:ascii="Cambria" w:hAnsi="Cambria" w:cs="Cambria"/>
          <w:color w:val="1F2329"/>
          <w:sz w:val="24"/>
        </w:rPr>
        <w:t>əˈfreɪd</w:t>
      </w:r>
      <w:proofErr w:type="spellEnd"/>
      <w:r w:rsidRPr="00E002D6">
        <w:rPr>
          <w:rFonts w:ascii="Cambria" w:hAnsi="Cambria" w:cs="Cambria"/>
          <w:color w:val="1F2329"/>
          <w:sz w:val="24"/>
        </w:rPr>
        <w:t xml:space="preserve"> </w:t>
      </w:r>
      <w:proofErr w:type="spellStart"/>
      <w:r w:rsidRPr="00E002D6">
        <w:rPr>
          <w:rFonts w:ascii="Cambria" w:hAnsi="Cambria" w:cs="Cambria"/>
          <w:color w:val="1F2329"/>
          <w:sz w:val="24"/>
        </w:rPr>
        <w:t>tu</w:t>
      </w:r>
      <w:proofErr w:type="spellEnd"/>
      <w:r w:rsidRPr="00E002D6">
        <w:rPr>
          <w:rFonts w:ascii="Cambria" w:hAnsi="Cambria" w:cs="Cambria"/>
          <w:color w:val="1F2329"/>
          <w:sz w:val="24"/>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害怕去做</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i/>
          <w:iCs/>
          <w:spacing w:val="-1"/>
          <w:sz w:val="22"/>
          <w:szCs w:val="22"/>
        </w:rPr>
        <w:t xml:space="preserve">     </w:t>
      </w:r>
    </w:p>
    <w:p w14:paraId="7B46B768" w14:textId="77777777" w:rsidR="00792C08" w:rsidRPr="00E002D6" w:rsidRDefault="00000000">
      <w:pPr>
        <w:numPr>
          <w:ilvl w:val="0"/>
          <w:numId w:val="1"/>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shy</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ʃ</w:t>
      </w:r>
      <w:r w:rsidRPr="00E002D6">
        <w:rPr>
          <w:rFonts w:ascii="Cambria" w:eastAsia="宋体" w:hAnsi="Cambria" w:cs="Cambria" w:hint="eastAsia"/>
          <w:spacing w:val="-1"/>
          <w:sz w:val="22"/>
          <w:szCs w:val="22"/>
        </w:rPr>
        <w:t>a</w:t>
      </w:r>
      <w:r w:rsidRPr="00E002D6">
        <w:rPr>
          <w:rFonts w:ascii="Cambria" w:eastAsia="宋体" w:hAnsi="Cambria" w:cs="Cambria" w:hint="eastAsia"/>
          <w:spacing w:val="-1"/>
          <w:sz w:val="22"/>
          <w:szCs w:val="22"/>
        </w:rPr>
        <w:t>ɪ</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ʃ</w:t>
      </w:r>
      <w:r w:rsidRPr="00E002D6">
        <w:rPr>
          <w:rFonts w:ascii="Cambria" w:eastAsia="宋体" w:hAnsi="Cambria" w:cs="Cambria" w:hint="eastAsia"/>
          <w:spacing w:val="-1"/>
          <w:sz w:val="22"/>
          <w:szCs w:val="22"/>
        </w:rPr>
        <w:t>a</w:t>
      </w:r>
      <w:r w:rsidRPr="00E002D6">
        <w:rPr>
          <w:rFonts w:ascii="Cambria" w:eastAsia="宋体" w:hAnsi="Cambria" w:cs="Cambria" w:hint="eastAsia"/>
          <w:spacing w:val="-1"/>
          <w:sz w:val="22"/>
          <w:szCs w:val="22"/>
        </w:rPr>
        <w:t>ɪ</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eastAsia="宋体" w:hAnsi="Times New Roman" w:cs="Times New Roman" w:hint="eastAsia"/>
          <w:spacing w:val="-1"/>
          <w:sz w:val="22"/>
          <w:szCs w:val="22"/>
        </w:rPr>
        <w:t>羞怯的</w:t>
      </w:r>
    </w:p>
    <w:p w14:paraId="62F70FA2" w14:textId="77777777" w:rsidR="00792C08" w:rsidRPr="00E002D6" w:rsidRDefault="00000000">
      <w:pPr>
        <w:numPr>
          <w:ilvl w:val="0"/>
          <w:numId w:val="1"/>
        </w:numPr>
        <w:spacing w:line="400" w:lineRule="exact"/>
        <w:ind w:right="69"/>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thick-skinned</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ˌθ</w:t>
      </w:r>
      <w:r w:rsidRPr="00E002D6">
        <w:rPr>
          <w:rFonts w:ascii="Cambria" w:eastAsia="宋体" w:hAnsi="Cambria" w:cs="Cambria" w:hint="eastAsia"/>
          <w:spacing w:val="-1"/>
          <w:sz w:val="22"/>
          <w:szCs w:val="22"/>
        </w:rPr>
        <w:t>ɪ</w:t>
      </w:r>
      <w:proofErr w:type="spellStart"/>
      <w:r w:rsidRPr="00E002D6">
        <w:rPr>
          <w:rFonts w:ascii="Cambria" w:eastAsia="宋体" w:hAnsi="Cambria" w:cs="Cambria" w:hint="eastAsia"/>
          <w:spacing w:val="-1"/>
          <w:sz w:val="22"/>
          <w:szCs w:val="22"/>
        </w:rPr>
        <w:t>k</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sk</w:t>
      </w:r>
      <w:proofErr w:type="spellEnd"/>
      <w:r w:rsidRPr="00E002D6">
        <w:rPr>
          <w:rFonts w:ascii="Cambria" w:eastAsia="宋体" w:hAnsi="Cambria" w:cs="Cambria" w:hint="eastAsia"/>
          <w:spacing w:val="-1"/>
          <w:sz w:val="22"/>
          <w:szCs w:val="22"/>
        </w:rPr>
        <w:t>ɪ</w:t>
      </w:r>
      <w:proofErr w:type="spellStart"/>
      <w:r w:rsidRPr="00E002D6">
        <w:rPr>
          <w:rFonts w:ascii="Cambria" w:eastAsia="宋体" w:hAnsi="Cambria" w:cs="Cambria" w:hint="eastAsia"/>
          <w:spacing w:val="-1"/>
          <w:sz w:val="22"/>
          <w:szCs w:val="22"/>
        </w:rPr>
        <w:t>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ˌθ</w:t>
      </w:r>
      <w:r w:rsidRPr="00E002D6">
        <w:rPr>
          <w:rFonts w:ascii="Cambria" w:eastAsia="宋体" w:hAnsi="Cambria" w:cs="Cambria" w:hint="eastAsia"/>
          <w:spacing w:val="-1"/>
          <w:sz w:val="22"/>
          <w:szCs w:val="22"/>
        </w:rPr>
        <w:t>ɪ</w:t>
      </w:r>
      <w:proofErr w:type="spellStart"/>
      <w:r w:rsidRPr="00E002D6">
        <w:rPr>
          <w:rFonts w:ascii="Cambria" w:eastAsia="宋体" w:hAnsi="Cambria" w:cs="Cambria" w:hint="eastAsia"/>
          <w:spacing w:val="-1"/>
          <w:sz w:val="22"/>
          <w:szCs w:val="22"/>
        </w:rPr>
        <w:t>k</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sk</w:t>
      </w:r>
      <w:proofErr w:type="spellEnd"/>
      <w:r w:rsidRPr="00E002D6">
        <w:rPr>
          <w:rFonts w:ascii="Cambria" w:eastAsia="宋体" w:hAnsi="Cambria" w:cs="Cambria" w:hint="eastAsia"/>
          <w:spacing w:val="-1"/>
          <w:sz w:val="22"/>
          <w:szCs w:val="22"/>
        </w:rPr>
        <w:t>ɪ</w:t>
      </w:r>
      <w:proofErr w:type="spellStart"/>
      <w:r w:rsidRPr="00E002D6">
        <w:rPr>
          <w:rFonts w:ascii="Cambria" w:eastAsia="宋体" w:hAnsi="Cambria" w:cs="Cambria" w:hint="eastAsia"/>
          <w:spacing w:val="-1"/>
          <w:sz w:val="22"/>
          <w:szCs w:val="22"/>
        </w:rPr>
        <w:t>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hint="eastAsia"/>
          <w:sz w:val="22"/>
          <w:szCs w:val="22"/>
        </w:rPr>
        <w:t xml:space="preserve"> </w:t>
      </w:r>
      <w:r w:rsidRPr="00E002D6">
        <w:rPr>
          <w:rFonts w:ascii="Times New Roman" w:eastAsia="宋体" w:hAnsi="Times New Roman" w:cs="Times New Roman" w:hint="eastAsia"/>
          <w:spacing w:val="-1"/>
          <w:sz w:val="22"/>
          <w:szCs w:val="22"/>
        </w:rPr>
        <w:t>厚脸皮的</w:t>
      </w:r>
      <w:r w:rsidRPr="00E002D6">
        <w:rPr>
          <w:rFonts w:hint="eastAsia"/>
        </w:rPr>
        <w:t xml:space="preserve">   </w:t>
      </w:r>
    </w:p>
    <w:p w14:paraId="3B1FA79F" w14:textId="77777777" w:rsidR="00792C08" w:rsidRPr="00E002D6" w:rsidRDefault="00000000">
      <w:pPr>
        <w:numPr>
          <w:ilvl w:val="0"/>
          <w:numId w:val="1"/>
        </w:numPr>
        <w:spacing w:line="400" w:lineRule="exact"/>
        <w:ind w:right="69"/>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speak up   KK: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spik </w:t>
      </w:r>
      <w:r w:rsidRPr="00E002D6">
        <w:rPr>
          <w:rFonts w:ascii="Times New Roman" w:eastAsia="宋体" w:hAnsi="Times New Roman" w:cs="Times New Roman" w:hint="eastAsia"/>
          <w:spacing w:val="-1"/>
          <w:sz w:val="22"/>
          <w:szCs w:val="22"/>
        </w:rPr>
        <w:t>ʌ</w:t>
      </w:r>
      <w:r w:rsidRPr="00E002D6">
        <w:rPr>
          <w:rFonts w:ascii="Times New Roman" w:eastAsia="宋体" w:hAnsi="Times New Roman" w:cs="Times New Roman" w:hint="eastAsia"/>
          <w:spacing w:val="-1"/>
          <w:sz w:val="22"/>
          <w:szCs w:val="22"/>
        </w:rPr>
        <w:t>p</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Cambria" w:eastAsia="宋体" w:hAnsi="Cambria" w:cs="Cambria"/>
          <w:spacing w:val="-1"/>
          <w:sz w:val="22"/>
          <w:szCs w:val="22"/>
        </w:rPr>
        <w:t>[</w:t>
      </w:r>
      <w:proofErr w:type="spellStart"/>
      <w:r w:rsidRPr="00E002D6">
        <w:rPr>
          <w:rFonts w:ascii="Cambria" w:eastAsia="宋体" w:hAnsi="Cambria" w:cs="Cambria"/>
          <w:spacing w:val="-1"/>
          <w:sz w:val="22"/>
          <w:szCs w:val="22"/>
        </w:rPr>
        <w:t>spiːk</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ʌp</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大声说话；开口说出来</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p>
    <w:p w14:paraId="486E5C92" w14:textId="77777777" w:rsidR="00792C08" w:rsidRPr="00E002D6" w:rsidRDefault="00000000">
      <w:pPr>
        <w:numPr>
          <w:ilvl w:val="0"/>
          <w:numId w:val="1"/>
        </w:numPr>
        <w:spacing w:line="400" w:lineRule="exact"/>
        <w:rPr>
          <w:rFonts w:ascii="Times New Roman" w:eastAsia="Times New Roman" w:hAnsi="Times New Roman" w:cs="Times New Roman"/>
          <w:spacing w:val="-2"/>
          <w:sz w:val="22"/>
          <w:szCs w:val="22"/>
        </w:rPr>
      </w:pPr>
      <w:r w:rsidRPr="00E002D6">
        <w:rPr>
          <w:rFonts w:ascii="Times New Roman" w:eastAsia="宋体" w:hAnsi="Times New Roman" w:cs="Times New Roman" w:hint="eastAsia"/>
          <w:b/>
          <w:bCs/>
          <w:spacing w:val="-1"/>
          <w:sz w:val="22"/>
          <w:szCs w:val="22"/>
        </w:rPr>
        <w:t xml:space="preserve">patient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pe</w:t>
      </w:r>
      <w:r w:rsidRPr="00E002D6">
        <w:rPr>
          <w:rFonts w:ascii="Cambria" w:eastAsia="宋体" w:hAnsi="Cambria" w:cs="Cambria" w:hint="eastAsia"/>
          <w:spacing w:val="-1"/>
          <w:sz w:val="22"/>
          <w:szCs w:val="22"/>
        </w:rPr>
        <w:t>ʃə</w:t>
      </w:r>
      <w:proofErr w:type="spellStart"/>
      <w:r w:rsidRPr="00E002D6">
        <w:rPr>
          <w:rFonts w:ascii="Cambria" w:eastAsia="宋体" w:hAnsi="Cambria" w:cs="Cambria" w:hint="eastAsia"/>
          <w:spacing w:val="-1"/>
          <w:sz w:val="22"/>
          <w:szCs w:val="22"/>
        </w:rPr>
        <w:t>nt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peɪʃənt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有耐心的</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常与介词</w:t>
      </w:r>
      <w:r w:rsidRPr="00E002D6">
        <w:rPr>
          <w:rFonts w:ascii="Times New Roman" w:eastAsia="宋体" w:hAnsi="Times New Roman" w:cs="Times New Roman" w:hint="eastAsia"/>
          <w:spacing w:val="-1"/>
          <w:sz w:val="22"/>
          <w:szCs w:val="22"/>
        </w:rPr>
        <w:t xml:space="preserve"> with</w:t>
      </w:r>
      <w:r w:rsidRPr="00E002D6">
        <w:rPr>
          <w:rFonts w:ascii="Times New Roman" w:eastAsia="宋体" w:hAnsi="Times New Roman" w:cs="Times New Roman" w:hint="eastAsia"/>
          <w:spacing w:val="-1"/>
          <w:sz w:val="22"/>
          <w:szCs w:val="22"/>
        </w:rPr>
        <w:t>连用</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spacing w:val="-1"/>
          <w:sz w:val="23"/>
          <w:szCs w:val="23"/>
        </w:rPr>
        <w:t xml:space="preserve">  </w:t>
      </w:r>
    </w:p>
    <w:p w14:paraId="4CE236C3" w14:textId="77777777" w:rsidR="00792C08" w:rsidRPr="00E002D6" w:rsidRDefault="00000000">
      <w:pPr>
        <w:numPr>
          <w:ilvl w:val="0"/>
          <w:numId w:val="1"/>
        </w:numPr>
        <w:spacing w:line="400" w:lineRule="exact"/>
        <w:rPr>
          <w:rFonts w:ascii="Times New Roman" w:eastAsia="宋体"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improve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ɪmˈpruv</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ɪmˈpruːv</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gramEnd"/>
      <w:r w:rsidRPr="00E002D6">
        <w:rPr>
          <w:rFonts w:ascii="Times New Roman" w:eastAsia="宋体" w:hAnsi="Times New Roman" w:cs="Times New Roman" w:hint="eastAsia"/>
          <w:i/>
          <w:iCs/>
          <w:spacing w:val="-2"/>
          <w:sz w:val="22"/>
          <w:szCs w:val="22"/>
        </w:rPr>
        <w:t>.</w:t>
      </w:r>
      <w:proofErr w:type="spellEnd"/>
      <w:r w:rsidRPr="00E002D6">
        <w:rPr>
          <w:rFonts w:ascii="Times New Roman" w:eastAsia="宋体" w:hAnsi="Times New Roman" w:cs="Times New Roman" w:hint="eastAsia"/>
          <w:i/>
          <w:iCs/>
          <w:spacing w:val="-2"/>
          <w:sz w:val="22"/>
          <w:szCs w:val="22"/>
        </w:rPr>
        <w:t xml:space="preserve"> &amp; </w:t>
      </w:r>
      <w:proofErr w:type="gramStart"/>
      <w:r w:rsidRPr="00E002D6">
        <w:rPr>
          <w:rFonts w:ascii="Times New Roman" w:eastAsia="宋体" w:hAnsi="Times New Roman" w:cs="Times New Roman" w:hint="eastAsia"/>
          <w:i/>
          <w:iCs/>
          <w:spacing w:val="-2"/>
          <w:sz w:val="22"/>
          <w:szCs w:val="22"/>
        </w:rPr>
        <w:t>vi</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spacing w:val="-2"/>
          <w:sz w:val="22"/>
          <w:szCs w:val="22"/>
        </w:rPr>
        <w:t>（</w:t>
      </w:r>
      <w:proofErr w:type="gramEnd"/>
      <w:r w:rsidRPr="00E002D6">
        <w:rPr>
          <w:rFonts w:ascii="Times New Roman" w:eastAsia="宋体" w:hAnsi="Times New Roman" w:cs="Times New Roman" w:hint="eastAsia"/>
          <w:spacing w:val="-2"/>
          <w:sz w:val="22"/>
          <w:szCs w:val="22"/>
        </w:rPr>
        <w:t>使</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进步；改善</w:t>
      </w:r>
    </w:p>
    <w:p w14:paraId="1D5BBBFF" w14:textId="77777777" w:rsidR="00792C08" w:rsidRPr="00E002D6" w:rsidRDefault="00000000">
      <w:pPr>
        <w:numPr>
          <w:ilvl w:val="0"/>
          <w:numId w:val="1"/>
        </w:numPr>
        <w:spacing w:line="400" w:lineRule="exact"/>
      </w:pPr>
      <w:r w:rsidRPr="00E002D6">
        <w:rPr>
          <w:rFonts w:ascii="Times New Roman" w:eastAsia="Times New Roman" w:hAnsi="Times New Roman" w:cs="Times New Roman" w:hint="eastAsia"/>
          <w:b/>
          <w:bCs/>
          <w:spacing w:val="-2"/>
          <w:sz w:val="22"/>
          <w:szCs w:val="22"/>
        </w:rPr>
        <w:t>hi</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hint="eastAsia"/>
          <w:spacing w:val="-1"/>
          <w:sz w:val="22"/>
          <w:szCs w:val="22"/>
        </w:rPr>
        <w:t>ha</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hint="eastAsia"/>
          <w:spacing w:val="-1"/>
          <w:sz w:val="22"/>
          <w:szCs w:val="22"/>
        </w:rPr>
        <w:t>ha</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int</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嗨</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打招呼声</w:t>
      </w:r>
      <w:r w:rsidRPr="00E002D6">
        <w:rPr>
          <w:rFonts w:ascii="Times New Roman" w:eastAsia="宋体" w:hAnsi="Times New Roman" w:cs="Times New Roman"/>
          <w:spacing w:val="-2"/>
          <w:sz w:val="22"/>
          <w:szCs w:val="22"/>
        </w:rPr>
        <w:t>）</w:t>
      </w:r>
    </w:p>
    <w:p w14:paraId="6347E15A" w14:textId="77777777" w:rsidR="00792C08" w:rsidRPr="00E002D6" w:rsidRDefault="00000000">
      <w:pPr>
        <w:numPr>
          <w:ilvl w:val="0"/>
          <w:numId w:val="1"/>
        </w:numPr>
        <w:spacing w:line="400" w:lineRule="exact"/>
      </w:pPr>
      <w:r w:rsidRPr="00E002D6">
        <w:rPr>
          <w:rFonts w:ascii="Times New Roman" w:eastAsia="Times New Roman" w:hAnsi="Times New Roman" w:cs="Times New Roman" w:hint="eastAsia"/>
          <w:b/>
          <w:bCs/>
          <w:spacing w:val="-2"/>
          <w:sz w:val="22"/>
          <w:szCs w:val="22"/>
        </w:rPr>
        <w:t xml:space="preserve">kid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d</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d</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spellEnd"/>
      <w:r w:rsidRPr="00E002D6">
        <w:rPr>
          <w:rFonts w:ascii="Times New Roman" w:eastAsia="宋体" w:hAnsi="Times New Roman" w:cs="Times New Roman" w:hint="eastAsia"/>
          <w:i/>
          <w:iCs/>
          <w:spacing w:val="-2"/>
          <w:sz w:val="22"/>
          <w:szCs w:val="22"/>
        </w:rPr>
        <w:t xml:space="preserve"> &amp; </w:t>
      </w:r>
      <w:proofErr w:type="gramStart"/>
      <w:r w:rsidRPr="00E002D6">
        <w:rPr>
          <w:rFonts w:ascii="Times New Roman" w:eastAsia="宋体" w:hAnsi="Times New Roman" w:cs="Times New Roman" w:hint="eastAsia"/>
          <w:i/>
          <w:iCs/>
          <w:spacing w:val="-2"/>
          <w:sz w:val="22"/>
          <w:szCs w:val="22"/>
        </w:rPr>
        <w:t>vi.</w:t>
      </w:r>
      <w:r w:rsidRPr="00E002D6">
        <w:rPr>
          <w:rFonts w:ascii="Times New Roman" w:eastAsia="宋体" w:hAnsi="Times New Roman" w:cs="Times New Roman"/>
          <w:spacing w:val="-2"/>
          <w:sz w:val="22"/>
          <w:szCs w:val="22"/>
        </w:rPr>
        <w:t>（</w:t>
      </w:r>
      <w:proofErr w:type="gramEnd"/>
      <w:r w:rsidRPr="00E002D6">
        <w:rPr>
          <w:rFonts w:ascii="Times New Roman" w:eastAsia="宋体" w:hAnsi="Times New Roman" w:cs="Times New Roman" w:hint="eastAsia"/>
          <w:spacing w:val="-2"/>
          <w:sz w:val="22"/>
          <w:szCs w:val="22"/>
        </w:rPr>
        <w:t>口语</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与</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开玩笑</w:t>
      </w:r>
      <w:r w:rsidRPr="00E002D6">
        <w:rPr>
          <w:rFonts w:ascii="Times New Roman" w:eastAsia="宋体" w:hAnsi="Times New Roman" w:cs="Times New Roman" w:hint="eastAsia"/>
          <w:spacing w:val="-2"/>
          <w:sz w:val="22"/>
          <w:szCs w:val="22"/>
        </w:rPr>
        <w:t xml:space="preserve"> &amp; </w:t>
      </w:r>
      <w:r w:rsidRPr="00E002D6">
        <w:rPr>
          <w:rFonts w:ascii="Times New Roman" w:eastAsia="宋体" w:hAnsi="Times New Roman" w:cs="Times New Roman" w:hint="eastAsia"/>
          <w:i/>
          <w:iCs/>
          <w:spacing w:val="-2"/>
          <w:sz w:val="22"/>
          <w:szCs w:val="22"/>
        </w:rPr>
        <w:t>n</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小孩</w:t>
      </w:r>
      <w:r w:rsidRPr="00E002D6">
        <w:rPr>
          <w:rFonts w:ascii="Times New Roman" w:eastAsia="宋体" w:hAnsi="Times New Roman" w:cs="Times New Roman" w:hint="eastAsia"/>
          <w:spacing w:val="-2"/>
          <w:sz w:val="22"/>
          <w:szCs w:val="22"/>
        </w:rPr>
        <w:t xml:space="preserve"> </w:t>
      </w:r>
      <w:r w:rsidRPr="00E002D6">
        <w:rPr>
          <w:rFonts w:ascii="Times New Roman" w:eastAsia="Times New Roman" w:hAnsi="Times New Roman" w:cs="Times New Roman" w:hint="eastAsia"/>
          <w:spacing w:val="-2"/>
          <w:sz w:val="22"/>
          <w:szCs w:val="22"/>
        </w:rPr>
        <w:t xml:space="preserve"> </w:t>
      </w:r>
    </w:p>
    <w:p w14:paraId="579D30FB" w14:textId="77777777" w:rsidR="00792C08" w:rsidRPr="00E002D6" w:rsidRDefault="00000000">
      <w:pPr>
        <w:spacing w:line="400" w:lineRule="exact"/>
      </w:pPr>
      <w:r w:rsidRPr="00E002D6">
        <w:rPr>
          <w:rFonts w:ascii="Times New Roman" w:eastAsia="宋体" w:hAnsi="Times New Roman" w:cs="Times New Roman"/>
          <w:spacing w:val="-1"/>
          <w:sz w:val="23"/>
          <w:szCs w:val="23"/>
        </w:rPr>
        <w:t xml:space="preserve">                                             </w:t>
      </w:r>
      <w:r w:rsidRPr="00E002D6">
        <w:rPr>
          <w:rFonts w:hint="eastAsia"/>
        </w:rPr>
        <w:t xml:space="preserve">                                                    </w:t>
      </w:r>
    </w:p>
    <w:p w14:paraId="446CED9E" w14:textId="77777777" w:rsidR="00792C08" w:rsidRPr="00E002D6" w:rsidRDefault="00000000">
      <w:pPr>
        <w:pStyle w:val="a3"/>
        <w:spacing w:line="400" w:lineRule="exact"/>
        <w:ind w:right="183"/>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21E49779" w14:textId="77777777" w:rsidR="00792C08" w:rsidRPr="00E002D6" w:rsidRDefault="00000000">
      <w:pPr>
        <w:spacing w:line="360" w:lineRule="auto"/>
        <w:ind w:firstLineChars="200" w:firstLine="480"/>
        <w:rPr>
          <w:rFonts w:ascii="Times New Roman" w:hAnsi="Times New Roman"/>
          <w:color w:val="FDD860" w:themeColor="accent3" w:themeTint="99"/>
          <w:sz w:val="28"/>
          <w:szCs w:val="28"/>
        </w:rPr>
      </w:pPr>
      <w:r w:rsidRPr="00E002D6">
        <w:rPr>
          <w:rFonts w:ascii="Times New Roman" w:hAnsi="Times New Roman" w:hint="eastAsia"/>
          <w:color w:val="FDD860" w:themeColor="accent3" w:themeTint="99"/>
          <w:sz w:val="24"/>
        </w:rPr>
        <w:t>本节课主要学习特殊疑问词引导的名词性从句。</w:t>
      </w:r>
    </w:p>
    <w:p w14:paraId="5993C4F6" w14:textId="77777777" w:rsidR="00792C08" w:rsidRPr="00E002D6" w:rsidRDefault="00000000">
      <w:pPr>
        <w:pStyle w:val="a3"/>
        <w:spacing w:line="400" w:lineRule="exact"/>
        <w:ind w:right="183" w:firstLineChars="200" w:firstLine="480"/>
        <w:jc w:val="left"/>
        <w:rPr>
          <w:rFonts w:ascii="Times New Roman" w:eastAsiaTheme="minorEastAsia" w:hAnsi="Times New Roman"/>
          <w:sz w:val="24"/>
          <w:szCs w:val="24"/>
          <w:lang w:eastAsia="zh-CN"/>
        </w:rPr>
      </w:pPr>
      <w:r w:rsidRPr="00E002D6">
        <w:rPr>
          <w:rFonts w:ascii="Times New Roman" w:eastAsiaTheme="minorEastAsia" w:hAnsi="Times New Roman" w:hint="eastAsia"/>
          <w:sz w:val="24"/>
          <w:szCs w:val="24"/>
          <w:lang w:eastAsia="zh-CN"/>
        </w:rPr>
        <w:t>对于特殊疑问句，我们只需要把特殊疑问词后面倒装的句子还原成正常的语序就可以当名词性从句用了，比如：</w:t>
      </w:r>
    </w:p>
    <w:p w14:paraId="14F80090" w14:textId="77777777" w:rsidR="00792C08" w:rsidRPr="00E002D6" w:rsidRDefault="00000000">
      <w:pPr>
        <w:pStyle w:val="a3"/>
        <w:spacing w:line="400" w:lineRule="exact"/>
        <w:ind w:right="183"/>
        <w:jc w:val="left"/>
        <w:rPr>
          <w:rFonts w:ascii="Times New Roman" w:eastAsiaTheme="minorEastAsia" w:hAnsi="Times New Roman"/>
          <w:sz w:val="24"/>
          <w:szCs w:val="24"/>
        </w:rPr>
      </w:pPr>
      <w:r w:rsidRPr="00E002D6">
        <w:rPr>
          <w:rFonts w:ascii="Times New Roman" w:eastAsiaTheme="minorEastAsia" w:hAnsi="Times New Roman" w:hint="eastAsia"/>
          <w:sz w:val="24"/>
          <w:szCs w:val="24"/>
          <w:lang w:eastAsia="zh-CN"/>
        </w:rPr>
        <w:t xml:space="preserve">    </w:t>
      </w:r>
      <w:r w:rsidRPr="00E002D6">
        <w:rPr>
          <w:rFonts w:ascii="Times New Roman" w:eastAsiaTheme="minorEastAsia" w:hAnsi="Times New Roman" w:hint="eastAsia"/>
          <w:sz w:val="24"/>
          <w:szCs w:val="24"/>
        </w:rPr>
        <w:t xml:space="preserve">What is your name?  </w:t>
      </w:r>
      <w:proofErr w:type="spellStart"/>
      <w:proofErr w:type="gramStart"/>
      <w:r w:rsidRPr="00E002D6">
        <w:rPr>
          <w:rFonts w:ascii="Times New Roman" w:eastAsiaTheme="minorEastAsia" w:hAnsi="Times New Roman" w:hint="eastAsia"/>
          <w:sz w:val="24"/>
          <w:szCs w:val="24"/>
        </w:rPr>
        <w:t>变从句</w:t>
      </w:r>
      <w:proofErr w:type="spellEnd"/>
      <w:r w:rsidRPr="00E002D6">
        <w:rPr>
          <w:rFonts w:ascii="Times New Roman" w:eastAsiaTheme="minorEastAsia" w:hAnsi="Times New Roman" w:hint="eastAsia"/>
          <w:sz w:val="24"/>
          <w:szCs w:val="24"/>
        </w:rPr>
        <w:t xml:space="preserve">  </w:t>
      </w:r>
      <w:r w:rsidRPr="00E002D6">
        <w:rPr>
          <w:rFonts w:ascii="Times New Roman" w:eastAsiaTheme="minorEastAsia" w:hAnsi="Times New Roman" w:hint="eastAsia"/>
          <w:sz w:val="24"/>
          <w:szCs w:val="24"/>
        </w:rPr>
        <w:t>→</w:t>
      </w:r>
      <w:proofErr w:type="gramEnd"/>
      <w:r w:rsidRPr="00E002D6">
        <w:rPr>
          <w:rFonts w:ascii="Times New Roman" w:eastAsiaTheme="minorEastAsia" w:hAnsi="Times New Roman" w:hint="eastAsia"/>
          <w:sz w:val="24"/>
          <w:szCs w:val="24"/>
        </w:rPr>
        <w:t xml:space="preserve"> what your name is.   </w:t>
      </w:r>
      <w:proofErr w:type="spellStart"/>
      <w:r w:rsidRPr="00E002D6">
        <w:rPr>
          <w:rFonts w:ascii="Times New Roman" w:eastAsiaTheme="minorEastAsia" w:hAnsi="Times New Roman" w:hint="eastAsia"/>
          <w:sz w:val="24"/>
          <w:szCs w:val="24"/>
        </w:rPr>
        <w:t>be</w:t>
      </w:r>
      <w:r w:rsidRPr="00E002D6">
        <w:rPr>
          <w:rFonts w:ascii="Times New Roman" w:eastAsiaTheme="minorEastAsia" w:hAnsi="Times New Roman" w:hint="eastAsia"/>
          <w:sz w:val="24"/>
          <w:szCs w:val="24"/>
        </w:rPr>
        <w:t>动词回到主语后面</w:t>
      </w:r>
      <w:proofErr w:type="spellEnd"/>
    </w:p>
    <w:p w14:paraId="093A5D12" w14:textId="77777777" w:rsidR="00792C08" w:rsidRPr="00E002D6" w:rsidRDefault="00000000">
      <w:pPr>
        <w:pStyle w:val="a3"/>
        <w:spacing w:line="400" w:lineRule="exact"/>
        <w:ind w:right="183"/>
        <w:jc w:val="left"/>
        <w:rPr>
          <w:rFonts w:ascii="Times New Roman" w:eastAsiaTheme="minorEastAsia" w:hAnsi="Times New Roman"/>
          <w:sz w:val="24"/>
          <w:szCs w:val="24"/>
          <w:lang w:eastAsia="zh-CN"/>
        </w:rPr>
      </w:pPr>
      <w:r w:rsidRPr="00E002D6">
        <w:rPr>
          <w:rFonts w:ascii="Times New Roman" w:eastAsiaTheme="minorEastAsia" w:hAnsi="Times New Roman" w:hint="eastAsia"/>
          <w:sz w:val="24"/>
          <w:szCs w:val="24"/>
        </w:rPr>
        <w:t xml:space="preserve">    Where will Vicky go?  </w:t>
      </w:r>
      <w:proofErr w:type="spellStart"/>
      <w:proofErr w:type="gramStart"/>
      <w:r w:rsidRPr="00E002D6">
        <w:rPr>
          <w:rFonts w:ascii="Times New Roman" w:eastAsiaTheme="minorEastAsia" w:hAnsi="Times New Roman" w:hint="eastAsia"/>
          <w:sz w:val="24"/>
          <w:szCs w:val="24"/>
        </w:rPr>
        <w:t>变从句</w:t>
      </w:r>
      <w:proofErr w:type="spellEnd"/>
      <w:r w:rsidRPr="00E002D6">
        <w:rPr>
          <w:rFonts w:ascii="Times New Roman" w:eastAsiaTheme="minorEastAsia" w:hAnsi="Times New Roman" w:hint="eastAsia"/>
          <w:sz w:val="24"/>
          <w:szCs w:val="24"/>
        </w:rPr>
        <w:t xml:space="preserve">  </w:t>
      </w:r>
      <w:r w:rsidRPr="00E002D6">
        <w:rPr>
          <w:rFonts w:ascii="Times New Roman" w:eastAsiaTheme="minorEastAsia" w:hAnsi="Times New Roman" w:hint="eastAsia"/>
          <w:sz w:val="24"/>
          <w:szCs w:val="24"/>
        </w:rPr>
        <w:t>→</w:t>
      </w:r>
      <w:proofErr w:type="gramEnd"/>
      <w:r w:rsidRPr="00E002D6">
        <w:rPr>
          <w:rFonts w:ascii="Times New Roman" w:eastAsiaTheme="minorEastAsia" w:hAnsi="Times New Roman" w:hint="eastAsia"/>
          <w:sz w:val="24"/>
          <w:szCs w:val="24"/>
        </w:rPr>
        <w:t xml:space="preserve"> where Vicky will go.   </w:t>
      </w:r>
      <w:r w:rsidRPr="00E002D6">
        <w:rPr>
          <w:rFonts w:ascii="Times New Roman" w:eastAsiaTheme="minorEastAsia" w:hAnsi="Times New Roman" w:hint="eastAsia"/>
          <w:sz w:val="24"/>
          <w:szCs w:val="24"/>
          <w:lang w:eastAsia="zh-CN"/>
        </w:rPr>
        <w:t>助动词</w:t>
      </w:r>
      <w:r w:rsidRPr="00E002D6">
        <w:rPr>
          <w:rFonts w:ascii="Times New Roman" w:eastAsiaTheme="minorEastAsia" w:hAnsi="Times New Roman"/>
          <w:sz w:val="24"/>
          <w:szCs w:val="24"/>
          <w:lang w:eastAsia="zh-CN"/>
        </w:rPr>
        <w:t>（</w:t>
      </w:r>
      <w:r w:rsidRPr="00E002D6">
        <w:rPr>
          <w:rFonts w:ascii="Times New Roman" w:eastAsiaTheme="minorEastAsia" w:hAnsi="Times New Roman" w:hint="eastAsia"/>
          <w:sz w:val="24"/>
          <w:szCs w:val="24"/>
          <w:lang w:eastAsia="zh-CN"/>
        </w:rPr>
        <w:t>can</w:t>
      </w:r>
      <w:r w:rsidRPr="00E002D6">
        <w:rPr>
          <w:rFonts w:ascii="Times New Roman" w:eastAsiaTheme="minorEastAsia" w:hAnsi="Times New Roman" w:hint="eastAsia"/>
          <w:sz w:val="24"/>
          <w:szCs w:val="24"/>
          <w:lang w:eastAsia="zh-CN"/>
        </w:rPr>
        <w:t>，</w:t>
      </w:r>
      <w:r w:rsidRPr="00E002D6">
        <w:rPr>
          <w:rFonts w:ascii="Times New Roman" w:eastAsiaTheme="minorEastAsia" w:hAnsi="Times New Roman" w:hint="eastAsia"/>
          <w:sz w:val="24"/>
          <w:szCs w:val="24"/>
          <w:lang w:eastAsia="zh-CN"/>
        </w:rPr>
        <w:t>will</w:t>
      </w:r>
      <w:r w:rsidRPr="00E002D6">
        <w:rPr>
          <w:rFonts w:ascii="Times New Roman" w:eastAsiaTheme="minorEastAsia" w:hAnsi="Times New Roman" w:hint="eastAsia"/>
          <w:sz w:val="24"/>
          <w:szCs w:val="24"/>
          <w:lang w:eastAsia="zh-CN"/>
        </w:rPr>
        <w:t>，</w:t>
      </w:r>
      <w:r w:rsidRPr="00E002D6">
        <w:rPr>
          <w:rFonts w:ascii="Times New Roman" w:eastAsiaTheme="minorEastAsia" w:hAnsi="Times New Roman" w:hint="eastAsia"/>
          <w:sz w:val="24"/>
          <w:szCs w:val="24"/>
          <w:lang w:eastAsia="zh-CN"/>
        </w:rPr>
        <w:t>have</w:t>
      </w:r>
      <w:r w:rsidRPr="00E002D6">
        <w:rPr>
          <w:rFonts w:ascii="Times New Roman" w:eastAsiaTheme="minorEastAsia" w:hAnsi="Times New Roman" w:hint="eastAsia"/>
          <w:sz w:val="24"/>
          <w:szCs w:val="24"/>
          <w:lang w:eastAsia="zh-CN"/>
        </w:rPr>
        <w:t>等</w:t>
      </w:r>
      <w:r w:rsidRPr="00E002D6">
        <w:rPr>
          <w:rFonts w:ascii="Times New Roman" w:eastAsiaTheme="minorEastAsia" w:hAnsi="Times New Roman"/>
          <w:sz w:val="24"/>
          <w:szCs w:val="24"/>
          <w:lang w:eastAsia="zh-CN"/>
        </w:rPr>
        <w:t>）</w:t>
      </w:r>
      <w:r w:rsidRPr="00E002D6">
        <w:rPr>
          <w:rFonts w:ascii="Times New Roman" w:eastAsiaTheme="minorEastAsia" w:hAnsi="Times New Roman" w:hint="eastAsia"/>
          <w:sz w:val="24"/>
          <w:szCs w:val="24"/>
          <w:lang w:eastAsia="zh-CN"/>
        </w:rPr>
        <w:t>回到主语后面，这类助动词要么本身是情态动词，有确切的意思，修饰谓语动词，要么是为了帮助构成时态，变回陈述句语序后，其意思和时态都不变，因此仍然需要这些词，不能省掉。</w:t>
      </w:r>
    </w:p>
    <w:p w14:paraId="1F113D54" w14:textId="77777777" w:rsidR="00792C08" w:rsidRPr="00E002D6" w:rsidRDefault="00000000">
      <w:pPr>
        <w:pStyle w:val="a3"/>
        <w:spacing w:line="400" w:lineRule="exact"/>
        <w:ind w:right="183"/>
        <w:jc w:val="left"/>
        <w:rPr>
          <w:rFonts w:ascii="Times New Roman" w:eastAsiaTheme="minorEastAsia" w:hAnsi="Times New Roman"/>
          <w:sz w:val="24"/>
          <w:szCs w:val="24"/>
          <w:lang w:eastAsia="zh-CN"/>
        </w:rPr>
      </w:pPr>
      <w:r w:rsidRPr="00E002D6">
        <w:rPr>
          <w:rFonts w:ascii="Times New Roman" w:eastAsiaTheme="minorEastAsia" w:hAnsi="Times New Roman" w:hint="eastAsia"/>
          <w:sz w:val="24"/>
          <w:szCs w:val="24"/>
          <w:lang w:eastAsia="zh-CN"/>
        </w:rPr>
        <w:t xml:space="preserve">    </w:t>
      </w:r>
      <w:r w:rsidRPr="00E002D6">
        <w:rPr>
          <w:rFonts w:ascii="Times New Roman" w:eastAsiaTheme="minorEastAsia" w:hAnsi="Times New Roman" w:hint="eastAsia"/>
          <w:sz w:val="24"/>
          <w:szCs w:val="24"/>
        </w:rPr>
        <w:t xml:space="preserve">Why does Vicky like kids?  </w:t>
      </w:r>
      <w:r w:rsidRPr="00E002D6">
        <w:rPr>
          <w:rFonts w:ascii="Times New Roman" w:eastAsiaTheme="minorEastAsia" w:hAnsi="Times New Roman" w:hint="eastAsia"/>
          <w:sz w:val="24"/>
          <w:szCs w:val="24"/>
          <w:lang w:eastAsia="zh-CN"/>
        </w:rPr>
        <w:t>变从句</w:t>
      </w:r>
      <w:r w:rsidRPr="00E002D6">
        <w:rPr>
          <w:rFonts w:ascii="Times New Roman" w:eastAsiaTheme="minorEastAsia" w:hAnsi="Times New Roman" w:hint="eastAsia"/>
          <w:sz w:val="24"/>
          <w:szCs w:val="24"/>
          <w:lang w:eastAsia="zh-CN"/>
        </w:rPr>
        <w:t xml:space="preserve">  </w:t>
      </w:r>
      <w:r w:rsidRPr="00E002D6">
        <w:rPr>
          <w:rFonts w:ascii="Times New Roman" w:eastAsiaTheme="minorEastAsia" w:hAnsi="Times New Roman" w:hint="eastAsia"/>
          <w:sz w:val="24"/>
          <w:szCs w:val="24"/>
          <w:lang w:eastAsia="zh-CN"/>
        </w:rPr>
        <w:t>→</w:t>
      </w:r>
      <w:r w:rsidRPr="00E002D6">
        <w:rPr>
          <w:rFonts w:ascii="Times New Roman" w:eastAsiaTheme="minorEastAsia" w:hAnsi="Times New Roman" w:hint="eastAsia"/>
          <w:sz w:val="24"/>
          <w:szCs w:val="24"/>
          <w:lang w:eastAsia="zh-CN"/>
        </w:rPr>
        <w:t xml:space="preserve"> why Vicky likes kids.   </w:t>
      </w:r>
      <w:r w:rsidRPr="00E002D6">
        <w:rPr>
          <w:rFonts w:ascii="Times New Roman" w:eastAsiaTheme="minorEastAsia" w:hAnsi="Times New Roman" w:hint="eastAsia"/>
          <w:sz w:val="24"/>
          <w:szCs w:val="24"/>
          <w:lang w:eastAsia="zh-CN"/>
        </w:rPr>
        <w:t>助动词</w:t>
      </w:r>
      <w:r w:rsidRPr="00E002D6">
        <w:rPr>
          <w:rFonts w:ascii="Times New Roman" w:eastAsiaTheme="minorEastAsia" w:hAnsi="Times New Roman"/>
          <w:sz w:val="24"/>
          <w:szCs w:val="24"/>
          <w:lang w:eastAsia="zh-CN"/>
        </w:rPr>
        <w:t>（</w:t>
      </w:r>
      <w:r w:rsidRPr="00E002D6">
        <w:rPr>
          <w:rFonts w:ascii="Times New Roman" w:eastAsiaTheme="minorEastAsia" w:hAnsi="Times New Roman" w:hint="eastAsia"/>
          <w:sz w:val="24"/>
          <w:szCs w:val="24"/>
          <w:lang w:eastAsia="zh-CN"/>
        </w:rPr>
        <w:t>do</w:t>
      </w:r>
      <w:r w:rsidRPr="00E002D6">
        <w:rPr>
          <w:rFonts w:ascii="Times New Roman" w:eastAsiaTheme="minorEastAsia" w:hAnsi="Times New Roman" w:hint="eastAsia"/>
          <w:sz w:val="24"/>
          <w:szCs w:val="24"/>
          <w:lang w:eastAsia="zh-CN"/>
        </w:rPr>
        <w:t>，</w:t>
      </w:r>
      <w:r w:rsidRPr="00E002D6">
        <w:rPr>
          <w:rFonts w:ascii="Times New Roman" w:eastAsiaTheme="minorEastAsia" w:hAnsi="Times New Roman" w:hint="eastAsia"/>
          <w:sz w:val="24"/>
          <w:szCs w:val="24"/>
          <w:lang w:eastAsia="zh-CN"/>
        </w:rPr>
        <w:t>does</w:t>
      </w:r>
      <w:r w:rsidRPr="00E002D6">
        <w:rPr>
          <w:rFonts w:ascii="Times New Roman" w:eastAsiaTheme="minorEastAsia" w:hAnsi="Times New Roman" w:hint="eastAsia"/>
          <w:sz w:val="24"/>
          <w:szCs w:val="24"/>
          <w:lang w:eastAsia="zh-CN"/>
        </w:rPr>
        <w:t>，</w:t>
      </w:r>
      <w:r w:rsidRPr="00E002D6">
        <w:rPr>
          <w:rFonts w:ascii="Times New Roman" w:eastAsiaTheme="minorEastAsia" w:hAnsi="Times New Roman" w:hint="eastAsia"/>
          <w:sz w:val="24"/>
          <w:szCs w:val="24"/>
          <w:lang w:eastAsia="zh-CN"/>
        </w:rPr>
        <w:t>did</w:t>
      </w:r>
      <w:r w:rsidRPr="00E002D6">
        <w:rPr>
          <w:rFonts w:ascii="Times New Roman" w:eastAsiaTheme="minorEastAsia" w:hAnsi="Times New Roman" w:hint="eastAsia"/>
          <w:sz w:val="24"/>
          <w:szCs w:val="24"/>
          <w:lang w:eastAsia="zh-CN"/>
        </w:rPr>
        <w:t>等</w:t>
      </w:r>
      <w:r w:rsidRPr="00E002D6">
        <w:rPr>
          <w:rFonts w:ascii="Times New Roman" w:eastAsiaTheme="minorEastAsia" w:hAnsi="Times New Roman"/>
          <w:sz w:val="24"/>
          <w:szCs w:val="24"/>
          <w:lang w:eastAsia="zh-CN"/>
        </w:rPr>
        <w:t>）</w:t>
      </w:r>
      <w:r w:rsidRPr="00E002D6">
        <w:rPr>
          <w:rFonts w:ascii="Times New Roman" w:eastAsiaTheme="minorEastAsia" w:hAnsi="Times New Roman" w:hint="eastAsia"/>
          <w:sz w:val="24"/>
          <w:szCs w:val="24"/>
          <w:lang w:eastAsia="zh-CN"/>
        </w:rPr>
        <w:t>去除，动词还原成应有的时态，这里为一般</w:t>
      </w:r>
      <w:r w:rsidRPr="00E002D6">
        <w:rPr>
          <w:rFonts w:ascii="Times New Roman" w:eastAsiaTheme="minorEastAsia" w:hAnsi="Times New Roman" w:hint="eastAsia"/>
          <w:sz w:val="24"/>
          <w:szCs w:val="24"/>
          <w:lang w:eastAsia="zh"/>
        </w:rPr>
        <w:t>现在</w:t>
      </w:r>
      <w:r w:rsidRPr="00E002D6">
        <w:rPr>
          <w:rFonts w:ascii="Times New Roman" w:eastAsiaTheme="minorEastAsia" w:hAnsi="Times New Roman" w:hint="eastAsia"/>
          <w:sz w:val="24"/>
          <w:szCs w:val="24"/>
          <w:lang w:eastAsia="zh-CN"/>
        </w:rPr>
        <w:t>时，所以动词要用三单。这类助动词只是为了帮助构成特殊疑问句，变从句后原来的句子还原成陈述句语序了，不再是特殊疑问句了，所以要将助动词去掉。</w:t>
      </w:r>
    </w:p>
    <w:p w14:paraId="736A856C" w14:textId="77777777" w:rsidR="00792C08" w:rsidRPr="00E002D6" w:rsidRDefault="00000000">
      <w:pPr>
        <w:pStyle w:val="a3"/>
        <w:spacing w:line="400" w:lineRule="exact"/>
        <w:ind w:right="183"/>
        <w:jc w:val="left"/>
        <w:rPr>
          <w:rFonts w:ascii="Times New Roman" w:eastAsiaTheme="minorEastAsia" w:hAnsi="Times New Roman"/>
          <w:sz w:val="24"/>
          <w:szCs w:val="24"/>
        </w:rPr>
      </w:pPr>
      <w:r w:rsidRPr="00E002D6">
        <w:rPr>
          <w:rFonts w:ascii="Times New Roman" w:eastAsiaTheme="minorEastAsia" w:hAnsi="Times New Roman" w:hint="eastAsia"/>
          <w:sz w:val="24"/>
          <w:szCs w:val="24"/>
          <w:lang w:eastAsia="zh-CN"/>
        </w:rPr>
        <w:t xml:space="preserve">    </w:t>
      </w:r>
      <w:proofErr w:type="spellStart"/>
      <w:r w:rsidRPr="00E002D6">
        <w:rPr>
          <w:rFonts w:ascii="Times New Roman" w:eastAsiaTheme="minorEastAsia" w:hAnsi="Times New Roman" w:hint="eastAsia"/>
          <w:sz w:val="24"/>
          <w:szCs w:val="24"/>
        </w:rPr>
        <w:t>例子</w:t>
      </w:r>
      <w:proofErr w:type="spellEnd"/>
      <w:r w:rsidRPr="00E002D6">
        <w:rPr>
          <w:rFonts w:ascii="Times New Roman" w:eastAsiaTheme="minorEastAsia" w:hAnsi="Times New Roman" w:hint="eastAsia"/>
          <w:sz w:val="24"/>
          <w:szCs w:val="24"/>
        </w:rPr>
        <w:t>：</w:t>
      </w:r>
    </w:p>
    <w:p w14:paraId="588D6C21" w14:textId="77777777" w:rsidR="00792C08" w:rsidRPr="00E002D6" w:rsidRDefault="00000000">
      <w:pPr>
        <w:pStyle w:val="a3"/>
        <w:spacing w:line="400" w:lineRule="exact"/>
        <w:ind w:right="183"/>
        <w:jc w:val="left"/>
        <w:rPr>
          <w:rFonts w:ascii="Times New Roman" w:eastAsiaTheme="minorEastAsia" w:hAnsi="Times New Roman"/>
          <w:sz w:val="24"/>
          <w:szCs w:val="24"/>
        </w:rPr>
      </w:pPr>
      <w:r w:rsidRPr="00E002D6">
        <w:rPr>
          <w:rFonts w:ascii="Times New Roman" w:eastAsiaTheme="minorEastAsia" w:hAnsi="Times New Roman" w:hint="eastAsia"/>
          <w:sz w:val="24"/>
          <w:szCs w:val="24"/>
          <w:lang w:eastAsia="zh-CN"/>
        </w:rPr>
        <w:t>①</w:t>
      </w:r>
      <w:r w:rsidRPr="00E002D6">
        <w:rPr>
          <w:rFonts w:ascii="Times New Roman" w:eastAsiaTheme="minorEastAsia" w:hAnsi="Times New Roman" w:hint="eastAsia"/>
          <w:sz w:val="24"/>
          <w:szCs w:val="24"/>
        </w:rPr>
        <w:t>What your name is doesn</w:t>
      </w:r>
      <w:proofErr w:type="gramStart"/>
      <w:r w:rsidRPr="00E002D6">
        <w:rPr>
          <w:rFonts w:ascii="Times New Roman" w:eastAsiaTheme="minorEastAsia" w:hAnsi="Times New Roman"/>
          <w:sz w:val="24"/>
          <w:szCs w:val="24"/>
          <w:lang w:eastAsia="zh-CN"/>
        </w:rPr>
        <w:t>’</w:t>
      </w:r>
      <w:proofErr w:type="gramEnd"/>
      <w:r w:rsidRPr="00E002D6">
        <w:rPr>
          <w:rFonts w:ascii="Times New Roman" w:eastAsiaTheme="minorEastAsia" w:hAnsi="Times New Roman" w:hint="eastAsia"/>
          <w:sz w:val="24"/>
          <w:szCs w:val="24"/>
        </w:rPr>
        <w:t xml:space="preserve">t matter to me.    </w:t>
      </w:r>
      <w:proofErr w:type="spellStart"/>
      <w:r w:rsidRPr="00E002D6">
        <w:rPr>
          <w:rFonts w:ascii="Times New Roman" w:eastAsiaTheme="minorEastAsia" w:hAnsi="Times New Roman" w:hint="eastAsia"/>
          <w:sz w:val="24"/>
          <w:szCs w:val="24"/>
        </w:rPr>
        <w:t>名词性从句作主语</w:t>
      </w:r>
      <w:proofErr w:type="spellEnd"/>
    </w:p>
    <w:p w14:paraId="447A1D68" w14:textId="77777777" w:rsidR="00792C08" w:rsidRPr="00E002D6" w:rsidRDefault="00000000">
      <w:pPr>
        <w:pStyle w:val="a3"/>
        <w:spacing w:line="400" w:lineRule="exact"/>
        <w:ind w:right="183"/>
        <w:jc w:val="left"/>
        <w:rPr>
          <w:rFonts w:ascii="Times New Roman" w:eastAsiaTheme="minorEastAsia" w:hAnsi="Times New Roman"/>
          <w:sz w:val="24"/>
          <w:szCs w:val="24"/>
        </w:rPr>
      </w:pPr>
      <w:r w:rsidRPr="00E002D6">
        <w:rPr>
          <w:rFonts w:ascii="Times New Roman" w:eastAsiaTheme="minorEastAsia" w:hAnsi="Times New Roman" w:hint="eastAsia"/>
          <w:sz w:val="24"/>
          <w:szCs w:val="24"/>
          <w:lang w:eastAsia="zh-CN"/>
        </w:rPr>
        <w:t>②</w:t>
      </w:r>
      <w:r w:rsidRPr="00E002D6">
        <w:rPr>
          <w:rFonts w:ascii="Times New Roman" w:eastAsiaTheme="minorEastAsia" w:hAnsi="Times New Roman" w:hint="eastAsia"/>
          <w:sz w:val="24"/>
          <w:szCs w:val="24"/>
        </w:rPr>
        <w:t xml:space="preserve">The question is where Vicky will go.    </w:t>
      </w:r>
      <w:proofErr w:type="spellStart"/>
      <w:r w:rsidRPr="00E002D6">
        <w:rPr>
          <w:rFonts w:ascii="Times New Roman" w:eastAsiaTheme="minorEastAsia" w:hAnsi="Times New Roman" w:hint="eastAsia"/>
          <w:sz w:val="24"/>
          <w:szCs w:val="24"/>
        </w:rPr>
        <w:t>名词性从句作表语</w:t>
      </w:r>
      <w:proofErr w:type="spellEnd"/>
    </w:p>
    <w:p w14:paraId="1BC6FC72" w14:textId="77777777" w:rsidR="00792C08" w:rsidRPr="00E002D6" w:rsidRDefault="00000000">
      <w:pPr>
        <w:pStyle w:val="a3"/>
        <w:spacing w:line="400" w:lineRule="exact"/>
        <w:ind w:right="183"/>
        <w:jc w:val="left"/>
        <w:rPr>
          <w:rFonts w:ascii="Times New Roman" w:eastAsiaTheme="minorEastAsia" w:hAnsi="Times New Roman"/>
          <w:sz w:val="24"/>
          <w:szCs w:val="24"/>
          <w:lang w:eastAsia="zh-CN"/>
        </w:rPr>
      </w:pPr>
      <w:r w:rsidRPr="00E002D6">
        <w:rPr>
          <w:rFonts w:ascii="Times New Roman" w:eastAsiaTheme="minorEastAsia" w:hAnsi="Times New Roman" w:hint="eastAsia"/>
          <w:sz w:val="24"/>
          <w:szCs w:val="24"/>
          <w:lang w:eastAsia="zh-CN"/>
        </w:rPr>
        <w:t>③</w:t>
      </w:r>
      <w:r w:rsidRPr="00E002D6">
        <w:rPr>
          <w:rFonts w:ascii="Times New Roman" w:eastAsiaTheme="minorEastAsia" w:hAnsi="Times New Roman" w:hint="eastAsia"/>
          <w:sz w:val="24"/>
          <w:szCs w:val="24"/>
        </w:rPr>
        <w:t>I don</w:t>
      </w:r>
      <w:proofErr w:type="gramStart"/>
      <w:r w:rsidRPr="00E002D6">
        <w:rPr>
          <w:rFonts w:ascii="Times New Roman" w:eastAsiaTheme="minorEastAsia" w:hAnsi="Times New Roman"/>
          <w:sz w:val="24"/>
          <w:szCs w:val="24"/>
          <w:lang w:eastAsia="zh-CN"/>
        </w:rPr>
        <w:t>’</w:t>
      </w:r>
      <w:proofErr w:type="gramEnd"/>
      <w:r w:rsidRPr="00E002D6">
        <w:rPr>
          <w:rFonts w:ascii="Times New Roman" w:eastAsiaTheme="minorEastAsia" w:hAnsi="Times New Roman" w:hint="eastAsia"/>
          <w:sz w:val="24"/>
          <w:szCs w:val="24"/>
        </w:rPr>
        <w:t xml:space="preserve">t know why Vicky likes kids.    </w:t>
      </w:r>
      <w:r w:rsidRPr="00E002D6">
        <w:rPr>
          <w:rFonts w:ascii="Times New Roman" w:eastAsiaTheme="minorEastAsia" w:hAnsi="Times New Roman" w:hint="eastAsia"/>
          <w:sz w:val="24"/>
          <w:szCs w:val="24"/>
          <w:lang w:eastAsia="zh-CN"/>
        </w:rPr>
        <w:t>名词性从句作动词的宾语</w:t>
      </w:r>
    </w:p>
    <w:p w14:paraId="3BCF56D7" w14:textId="77777777" w:rsidR="00792C08" w:rsidRPr="00E002D6" w:rsidRDefault="00000000">
      <w:pPr>
        <w:pStyle w:val="a3"/>
        <w:spacing w:line="400" w:lineRule="exact"/>
        <w:ind w:right="183"/>
        <w:jc w:val="left"/>
        <w:rPr>
          <w:rFonts w:ascii="Times New Roman" w:eastAsiaTheme="minorEastAsia" w:hAnsi="Times New Roman"/>
          <w:sz w:val="24"/>
          <w:szCs w:val="24"/>
        </w:rPr>
      </w:pPr>
      <w:r w:rsidRPr="00E002D6">
        <w:rPr>
          <w:rFonts w:ascii="Times New Roman" w:eastAsiaTheme="minorEastAsia" w:hAnsi="Times New Roman" w:hint="eastAsia"/>
          <w:sz w:val="24"/>
          <w:szCs w:val="24"/>
          <w:lang w:eastAsia="zh-CN"/>
        </w:rPr>
        <w:t>④</w:t>
      </w:r>
      <w:r w:rsidRPr="00E002D6">
        <w:rPr>
          <w:rFonts w:ascii="Times New Roman" w:eastAsiaTheme="minorEastAsia" w:hAnsi="Times New Roman" w:hint="eastAsia"/>
          <w:sz w:val="24"/>
          <w:szCs w:val="24"/>
        </w:rPr>
        <w:t xml:space="preserve">We are talking about where Vicky will go. </w:t>
      </w:r>
      <w:proofErr w:type="spellStart"/>
      <w:r w:rsidRPr="00E002D6">
        <w:rPr>
          <w:rFonts w:ascii="Times New Roman" w:eastAsiaTheme="minorEastAsia" w:hAnsi="Times New Roman" w:hint="eastAsia"/>
          <w:sz w:val="24"/>
          <w:szCs w:val="24"/>
        </w:rPr>
        <w:t>名词性从句作介词的宾语</w:t>
      </w:r>
      <w:proofErr w:type="spellEnd"/>
    </w:p>
    <w:p w14:paraId="1C433D24" w14:textId="77777777" w:rsidR="00792C08" w:rsidRPr="00E002D6" w:rsidRDefault="00792C08">
      <w:pPr>
        <w:pStyle w:val="a3"/>
        <w:spacing w:line="400" w:lineRule="exact"/>
        <w:ind w:right="183"/>
        <w:jc w:val="left"/>
        <w:rPr>
          <w:rFonts w:ascii="Times New Roman" w:eastAsiaTheme="minorEastAsia" w:hAnsi="Times New Roman"/>
          <w:sz w:val="24"/>
          <w:szCs w:val="24"/>
        </w:rPr>
      </w:pPr>
    </w:p>
    <w:p w14:paraId="5A8D490C" w14:textId="77777777" w:rsidR="00792C08" w:rsidRPr="00E002D6" w:rsidRDefault="00792C08">
      <w:pPr>
        <w:spacing w:line="400" w:lineRule="exact"/>
        <w:rPr>
          <w:rFonts w:ascii="Times New Roman" w:hAnsi="Times New Roman" w:cs="Times New Roman"/>
          <w:b/>
          <w:bCs/>
          <w:i/>
          <w:iCs/>
          <w:sz w:val="32"/>
          <w:szCs w:val="40"/>
        </w:rPr>
      </w:pPr>
    </w:p>
    <w:p w14:paraId="79382952" w14:textId="77777777" w:rsidR="00792C08" w:rsidRPr="00E002D6" w:rsidRDefault="00792C08">
      <w:pPr>
        <w:spacing w:line="400" w:lineRule="exact"/>
        <w:rPr>
          <w:rFonts w:ascii="Times New Roman" w:hAnsi="Times New Roman" w:cs="Times New Roman"/>
          <w:b/>
          <w:bCs/>
          <w:i/>
          <w:iCs/>
          <w:sz w:val="32"/>
          <w:szCs w:val="40"/>
        </w:rPr>
      </w:pPr>
    </w:p>
    <w:p w14:paraId="7A96386E" w14:textId="77777777" w:rsidR="00792C08" w:rsidRPr="00E002D6" w:rsidRDefault="00792C08">
      <w:pPr>
        <w:spacing w:line="400" w:lineRule="exact"/>
        <w:rPr>
          <w:rFonts w:ascii="Times New Roman" w:hAnsi="Times New Roman" w:cs="Times New Roman"/>
          <w:b/>
          <w:bCs/>
          <w:i/>
          <w:iCs/>
          <w:sz w:val="32"/>
          <w:szCs w:val="40"/>
        </w:rPr>
      </w:pPr>
    </w:p>
    <w:p w14:paraId="6FFFC7B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429DF679" w14:textId="77777777" w:rsidR="00792C08" w:rsidRPr="00E002D6" w:rsidRDefault="00792C08">
      <w:pPr>
        <w:spacing w:line="400" w:lineRule="exact"/>
        <w:rPr>
          <w:rFonts w:ascii="Times New Roman" w:hAnsi="Times New Roman" w:cs="Times New Roman"/>
          <w:b/>
          <w:bCs/>
          <w:i/>
          <w:iCs/>
          <w:sz w:val="32"/>
          <w:szCs w:val="40"/>
        </w:rPr>
      </w:pPr>
    </w:p>
    <w:p w14:paraId="410559F2" w14:textId="77777777" w:rsidR="00792C08" w:rsidRPr="00E002D6" w:rsidRDefault="00000000">
      <w:pPr>
        <w:pStyle w:val="a3"/>
        <w:spacing w:line="400" w:lineRule="exact"/>
        <w:ind w:right="183"/>
        <w:jc w:val="left"/>
        <w:rPr>
          <w:rFonts w:ascii="Times New Roman" w:eastAsiaTheme="minorEastAsia" w:hAnsi="Times New Roman"/>
          <w:sz w:val="24"/>
          <w:szCs w:val="24"/>
          <w:lang w:eastAsia="zh-CN"/>
        </w:rPr>
      </w:pPr>
      <w:r w:rsidRPr="00E002D6">
        <w:rPr>
          <w:rFonts w:ascii="Times New Roman" w:eastAsiaTheme="minorEastAsia" w:hAnsi="Times New Roman" w:hint="eastAsia"/>
          <w:sz w:val="24"/>
          <w:szCs w:val="24"/>
          <w:lang w:eastAsia="zh-CN"/>
        </w:rPr>
        <w:t xml:space="preserve">1. </w:t>
      </w:r>
      <w:r w:rsidRPr="00E002D6">
        <w:rPr>
          <w:rFonts w:ascii="Times New Roman" w:eastAsiaTheme="minorEastAsia" w:hAnsi="Times New Roman" w:hint="eastAsia"/>
          <w:sz w:val="24"/>
          <w:szCs w:val="24"/>
          <w:lang w:eastAsia="zh-CN"/>
        </w:rPr>
        <w:t>从下列句子中找出名词性从句，在从句下方画横线。</w:t>
      </w:r>
    </w:p>
    <w:p w14:paraId="05587887"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What he needs is more time.</w:t>
      </w:r>
    </w:p>
    <w:p w14:paraId="2E147DD4"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What you learn will help you later.</w:t>
      </w:r>
    </w:p>
    <w:p w14:paraId="632BFCFD"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This is what I have been looking for.</w:t>
      </w:r>
    </w:p>
    <w:p w14:paraId="299560FC"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Life is what you make it.</w:t>
      </w:r>
    </w:p>
    <w:p w14:paraId="62B66CAD"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I can’t remember what she told me.</w:t>
      </w:r>
    </w:p>
    <w:p w14:paraId="0B740D7B"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He didn’t understand what I meant.</w:t>
      </w:r>
    </w:p>
    <w:p w14:paraId="7E35D8FC"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She finally realized what her mistake was.</w:t>
      </w:r>
    </w:p>
    <w:p w14:paraId="72D22950"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We are worried about what will happen next.</w:t>
      </w:r>
    </w:p>
    <w:p w14:paraId="0387E651"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She cares about what others think of her.</w:t>
      </w:r>
    </w:p>
    <w:p w14:paraId="0F9B5578" w14:textId="77777777" w:rsidR="00792C08" w:rsidRPr="00E002D6" w:rsidRDefault="00000000">
      <w:pPr>
        <w:numPr>
          <w:ilvl w:val="0"/>
          <w:numId w:val="2"/>
        </w:numPr>
        <w:rPr>
          <w:rFonts w:ascii="Times New Roman" w:hAnsi="Times New Roman" w:cs="Arial"/>
          <w:sz w:val="24"/>
        </w:rPr>
      </w:pPr>
      <w:r w:rsidRPr="00E002D6">
        <w:rPr>
          <w:rFonts w:ascii="Times New Roman" w:hAnsi="Times New Roman" w:cs="Arial"/>
          <w:sz w:val="24"/>
        </w:rPr>
        <w:t>They are talking about what happened yesterday.</w:t>
      </w:r>
    </w:p>
    <w:p w14:paraId="552A9E3B" w14:textId="77777777" w:rsidR="00792C08" w:rsidRPr="00E002D6" w:rsidRDefault="00792C08">
      <w:pPr>
        <w:rPr>
          <w:rFonts w:ascii="Times New Roman" w:eastAsia="宋体" w:hAnsi="Times New Roman" w:cs="Times New Roman"/>
          <w:spacing w:val="-1"/>
          <w:sz w:val="28"/>
          <w:szCs w:val="28"/>
        </w:rPr>
      </w:pPr>
    </w:p>
    <w:p w14:paraId="5F051BC4" w14:textId="77777777" w:rsidR="00792C08" w:rsidRPr="00E002D6" w:rsidRDefault="00000000">
      <w:pPr>
        <w:rPr>
          <w:rFonts w:ascii="Times New Roman" w:hAnsi="Times New Roman" w:cs="Arial"/>
          <w:sz w:val="24"/>
        </w:rPr>
      </w:pPr>
      <w:r w:rsidRPr="00E002D6">
        <w:rPr>
          <w:rFonts w:ascii="Times New Roman" w:hAnsi="Times New Roman" w:cs="Arial" w:hint="eastAsia"/>
          <w:sz w:val="24"/>
        </w:rPr>
        <w:t xml:space="preserve">2. </w:t>
      </w:r>
      <w:r w:rsidRPr="00E002D6">
        <w:rPr>
          <w:rFonts w:ascii="Times New Roman" w:hAnsi="Times New Roman" w:cs="Arial" w:hint="eastAsia"/>
          <w:sz w:val="24"/>
        </w:rPr>
        <w:t>翻译</w:t>
      </w:r>
    </w:p>
    <w:p w14:paraId="62072257"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我不知道如何提高我的国际语言水平。（</w:t>
      </w:r>
      <w:r w:rsidRPr="00E002D6">
        <w:rPr>
          <w:rFonts w:ascii="Times New Roman" w:hAnsi="Times New Roman" w:cs="Arial" w:hint="eastAsia"/>
          <w:sz w:val="24"/>
        </w:rPr>
        <w:t>international language</w:t>
      </w:r>
      <w:r w:rsidRPr="00E002D6">
        <w:rPr>
          <w:rFonts w:ascii="Times New Roman" w:hAnsi="Times New Roman" w:cs="Arial" w:hint="eastAsia"/>
          <w:sz w:val="24"/>
          <w:lang w:eastAsia="zh"/>
        </w:rPr>
        <w:t>）</w:t>
      </w:r>
    </w:p>
    <w:p w14:paraId="46BD5246"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他告诉我的是一些很有用的建议。（</w:t>
      </w:r>
      <w:r w:rsidRPr="00E002D6">
        <w:rPr>
          <w:rFonts w:ascii="Times New Roman" w:hAnsi="Times New Roman" w:cs="Arial" w:hint="eastAsia"/>
          <w:sz w:val="24"/>
        </w:rPr>
        <w:t>useful</w:t>
      </w:r>
      <w:r w:rsidRPr="00E002D6">
        <w:rPr>
          <w:rFonts w:ascii="Times New Roman" w:hAnsi="Times New Roman" w:cs="Arial" w:hint="eastAsia"/>
          <w:sz w:val="24"/>
          <w:lang w:eastAsia="zh"/>
        </w:rPr>
        <w:t>）</w:t>
      </w:r>
    </w:p>
    <w:p w14:paraId="680A2C22"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问题是我们为什么要学得脸皮厚一点。（</w:t>
      </w:r>
      <w:r w:rsidRPr="00E002D6">
        <w:rPr>
          <w:rFonts w:ascii="Times New Roman" w:hAnsi="Times New Roman" w:cs="Arial" w:hint="eastAsia"/>
          <w:sz w:val="24"/>
        </w:rPr>
        <w:t>problem; thick-skinned</w:t>
      </w:r>
      <w:r w:rsidRPr="00E002D6">
        <w:rPr>
          <w:rFonts w:ascii="Times New Roman" w:hAnsi="Times New Roman" w:cs="Arial" w:hint="eastAsia"/>
          <w:sz w:val="24"/>
          <w:lang w:eastAsia="zh"/>
        </w:rPr>
        <w:t>）</w:t>
      </w:r>
    </w:p>
    <w:p w14:paraId="694BF2FC"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我明白了什么才是真正值得做的事。（</w:t>
      </w:r>
      <w:r w:rsidRPr="00E002D6">
        <w:rPr>
          <w:rFonts w:ascii="Times New Roman" w:hAnsi="Times New Roman" w:cs="Arial" w:hint="eastAsia"/>
          <w:sz w:val="24"/>
        </w:rPr>
        <w:t>worthy</w:t>
      </w:r>
      <w:r w:rsidRPr="00E002D6">
        <w:rPr>
          <w:rFonts w:ascii="Times New Roman" w:hAnsi="Times New Roman" w:cs="Arial" w:hint="eastAsia"/>
          <w:sz w:val="24"/>
          <w:lang w:eastAsia="zh"/>
        </w:rPr>
        <w:t>）</w:t>
      </w:r>
    </w:p>
    <w:p w14:paraId="21B59733"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她害怕别人会怎么看她。（</w:t>
      </w:r>
      <w:r w:rsidRPr="00E002D6">
        <w:rPr>
          <w:rFonts w:ascii="Times New Roman" w:hAnsi="Times New Roman" w:cs="Arial" w:hint="eastAsia"/>
          <w:sz w:val="24"/>
        </w:rPr>
        <w:t>be afraid to</w:t>
      </w:r>
      <w:r w:rsidRPr="00E002D6">
        <w:rPr>
          <w:rFonts w:ascii="Times New Roman" w:hAnsi="Times New Roman" w:cs="Arial" w:hint="eastAsia"/>
          <w:sz w:val="24"/>
          <w:lang w:eastAsia="zh"/>
        </w:rPr>
        <w:t>）</w:t>
      </w:r>
    </w:p>
    <w:p w14:paraId="4E763759"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他在问我这些语言技巧来自哪里。（</w:t>
      </w:r>
      <w:r w:rsidRPr="00E002D6">
        <w:rPr>
          <w:rFonts w:ascii="Times New Roman" w:hAnsi="Times New Roman" w:cs="Arial" w:hint="eastAsia"/>
          <w:sz w:val="24"/>
        </w:rPr>
        <w:t>language skills</w:t>
      </w:r>
      <w:r w:rsidRPr="00E002D6">
        <w:rPr>
          <w:rFonts w:ascii="Times New Roman" w:hAnsi="Times New Roman" w:cs="Arial" w:hint="eastAsia"/>
          <w:sz w:val="24"/>
          <w:lang w:eastAsia="zh"/>
        </w:rPr>
        <w:t>）</w:t>
      </w:r>
    </w:p>
    <w:p w14:paraId="28363789"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成功的关键是你是否愿意不断进步。（</w:t>
      </w:r>
      <w:r w:rsidRPr="00E002D6">
        <w:rPr>
          <w:rFonts w:ascii="Times New Roman" w:hAnsi="Times New Roman" w:cs="Arial" w:hint="eastAsia"/>
          <w:sz w:val="24"/>
        </w:rPr>
        <w:t>success; key; improve</w:t>
      </w:r>
      <w:r w:rsidRPr="00E002D6">
        <w:rPr>
          <w:rFonts w:ascii="Times New Roman" w:hAnsi="Times New Roman" w:cs="Arial" w:hint="eastAsia"/>
          <w:sz w:val="24"/>
          <w:lang w:eastAsia="zh"/>
        </w:rPr>
        <w:t>）</w:t>
      </w:r>
    </w:p>
    <w:p w14:paraId="42FD5351"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我们正在讨论怎样学习国际语言才更有效。（</w:t>
      </w:r>
      <w:r w:rsidRPr="00E002D6">
        <w:rPr>
          <w:rFonts w:ascii="Times New Roman" w:hAnsi="Times New Roman" w:cs="Arial" w:hint="eastAsia"/>
          <w:sz w:val="24"/>
        </w:rPr>
        <w:t>effectively</w:t>
      </w:r>
      <w:r w:rsidRPr="00E002D6">
        <w:rPr>
          <w:rFonts w:ascii="Times New Roman" w:hAnsi="Times New Roman" w:cs="Arial" w:hint="eastAsia"/>
          <w:sz w:val="24"/>
          <w:lang w:eastAsia="zh"/>
        </w:rPr>
        <w:t>）</w:t>
      </w:r>
    </w:p>
    <w:p w14:paraId="0B722E62"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他只是在开玩笑，这就是我想说的。（</w:t>
      </w:r>
      <w:r w:rsidRPr="00E002D6">
        <w:rPr>
          <w:rFonts w:ascii="Times New Roman" w:hAnsi="Times New Roman" w:cs="Arial" w:hint="eastAsia"/>
          <w:sz w:val="24"/>
        </w:rPr>
        <w:t>kid</w:t>
      </w:r>
      <w:r w:rsidRPr="00E002D6">
        <w:rPr>
          <w:rFonts w:ascii="Times New Roman" w:hAnsi="Times New Roman" w:cs="Arial" w:hint="eastAsia"/>
          <w:sz w:val="24"/>
          <w:lang w:eastAsia="zh"/>
        </w:rPr>
        <w:t>）</w:t>
      </w:r>
    </w:p>
    <w:p w14:paraId="366A24EB" w14:textId="77777777" w:rsidR="00792C08" w:rsidRPr="00E002D6" w:rsidRDefault="00000000">
      <w:pPr>
        <w:numPr>
          <w:ilvl w:val="0"/>
          <w:numId w:val="3"/>
        </w:numPr>
        <w:rPr>
          <w:rFonts w:ascii="Times New Roman" w:hAnsi="Times New Roman" w:cs="Arial"/>
          <w:sz w:val="24"/>
        </w:rPr>
      </w:pPr>
      <w:r w:rsidRPr="00E002D6">
        <w:rPr>
          <w:rFonts w:ascii="Times New Roman" w:hAnsi="Times New Roman" w:cs="Arial"/>
          <w:sz w:val="24"/>
        </w:rPr>
        <w:t>你有</w:t>
      </w:r>
      <w:r w:rsidRPr="00E002D6">
        <w:rPr>
          <w:rFonts w:ascii="Times New Roman" w:hAnsi="Times New Roman" w:cs="Arial" w:hint="eastAsia"/>
          <w:sz w:val="24"/>
          <w:lang w:eastAsia="zh"/>
        </w:rPr>
        <w:t>多</w:t>
      </w:r>
      <w:r w:rsidRPr="00E002D6">
        <w:rPr>
          <w:rFonts w:ascii="Times New Roman" w:hAnsi="Times New Roman" w:cs="Arial"/>
          <w:sz w:val="24"/>
        </w:rPr>
        <w:t>耐心决定了你能进步多快。（</w:t>
      </w:r>
      <w:r w:rsidRPr="00E002D6">
        <w:rPr>
          <w:rFonts w:ascii="Times New Roman" w:hAnsi="Times New Roman" w:cs="Arial" w:hint="eastAsia"/>
          <w:sz w:val="24"/>
        </w:rPr>
        <w:t>patient; decide; improve</w:t>
      </w:r>
      <w:r w:rsidRPr="00E002D6">
        <w:rPr>
          <w:rFonts w:ascii="Times New Roman" w:hAnsi="Times New Roman" w:cs="Arial" w:hint="eastAsia"/>
          <w:sz w:val="24"/>
          <w:lang w:eastAsia="zh"/>
        </w:rPr>
        <w:t>）</w:t>
      </w:r>
    </w:p>
    <w:p w14:paraId="21171182" w14:textId="77777777" w:rsidR="00792C08" w:rsidRPr="00E002D6" w:rsidRDefault="00792C08">
      <w:pPr>
        <w:rPr>
          <w:rFonts w:ascii="Times New Roman" w:eastAsia="宋体" w:hAnsi="Times New Roman" w:cs="Times New Roman"/>
          <w:spacing w:val="-1"/>
          <w:sz w:val="28"/>
          <w:szCs w:val="28"/>
        </w:rPr>
      </w:pPr>
    </w:p>
    <w:p w14:paraId="0D075C4E" w14:textId="77777777" w:rsidR="00792C08" w:rsidRPr="00E002D6" w:rsidRDefault="00792C08">
      <w:pPr>
        <w:rPr>
          <w:rFonts w:ascii="Times New Roman" w:eastAsia="宋体" w:hAnsi="Times New Roman" w:cs="Times New Roman"/>
          <w:spacing w:val="-1"/>
          <w:sz w:val="28"/>
          <w:szCs w:val="28"/>
        </w:rPr>
      </w:pPr>
    </w:p>
    <w:p w14:paraId="6E6CD906" w14:textId="77777777" w:rsidR="00792C08" w:rsidRPr="00E002D6" w:rsidRDefault="00000000">
      <w:pPr>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60CEC053"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3-4</w:t>
      </w:r>
    </w:p>
    <w:p w14:paraId="76B527CF"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The City of Song</w:t>
      </w:r>
    </w:p>
    <w:p w14:paraId="1EC5337A" w14:textId="77777777" w:rsidR="00792C08" w:rsidRPr="00E002D6" w:rsidRDefault="00792C08">
      <w:pPr>
        <w:spacing w:line="400" w:lineRule="exact"/>
        <w:jc w:val="center"/>
        <w:rPr>
          <w:rFonts w:ascii="Times New Roman" w:hAnsi="Times New Roman" w:cs="Times New Roman"/>
          <w:b/>
          <w:bCs/>
          <w:sz w:val="36"/>
          <w:szCs w:val="44"/>
        </w:rPr>
      </w:pPr>
    </w:p>
    <w:p w14:paraId="0E548BCA"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C838E43" w14:textId="77777777" w:rsidR="00792C08" w:rsidRPr="00E002D6" w:rsidRDefault="00000000">
      <w:pPr>
        <w:spacing w:line="400" w:lineRule="exact"/>
        <w:jc w:val="left"/>
        <w:rPr>
          <w:rFonts w:ascii="Cambria" w:hAnsi="Cambria" w:cs="Cambria"/>
          <w:sz w:val="22"/>
          <w:szCs w:val="28"/>
        </w:rPr>
      </w:pPr>
      <w:r w:rsidRPr="00E002D6">
        <w:rPr>
          <w:rFonts w:ascii="Times New Roman" w:hAnsi="Times New Roman" w:cs="Times New Roman" w:hint="eastAsia"/>
          <w:b/>
          <w:bCs/>
          <w:i/>
          <w:iCs/>
          <w:sz w:val="22"/>
          <w:szCs w:val="28"/>
        </w:rPr>
        <w:t xml:space="preserve">                              </w:t>
      </w:r>
      <w:r w:rsidRPr="00E002D6">
        <w:rPr>
          <w:rFonts w:ascii="Cambria" w:hAnsi="Cambria" w:cs="Cambria"/>
          <w:sz w:val="22"/>
          <w:szCs w:val="28"/>
        </w:rPr>
        <w:t>/</w:t>
      </w:r>
      <w:r w:rsidRPr="00E002D6">
        <w:rPr>
          <w:rFonts w:ascii="Cambria" w:hAnsi="Cambria" w:cs="Cambria"/>
          <w:i/>
          <w:iCs/>
          <w:sz w:val="22"/>
          <w:szCs w:val="28"/>
        </w:rPr>
        <w:t xml:space="preserve"> ˈ</w:t>
      </w:r>
      <w:proofErr w:type="spellStart"/>
      <w:r w:rsidRPr="00E002D6">
        <w:rPr>
          <w:rFonts w:ascii="Cambria" w:hAnsi="Cambria" w:cs="Cambria"/>
          <w:i/>
          <w:iCs/>
          <w:sz w:val="22"/>
          <w:szCs w:val="28"/>
        </w:rPr>
        <w:t>fevərɪt</w:t>
      </w:r>
      <w:proofErr w:type="spellEnd"/>
      <w:r w:rsidRPr="00E002D6">
        <w:rPr>
          <w:rFonts w:ascii="Cambria" w:hAnsi="Cambria" w:cs="Cambria"/>
          <w:sz w:val="22"/>
          <w:szCs w:val="28"/>
        </w:rPr>
        <w:t>/</w:t>
      </w:r>
      <w:r w:rsidRPr="00E002D6">
        <w:rPr>
          <w:rFonts w:ascii="Cambria" w:hAnsi="Cambria" w:cs="Cambria" w:hint="eastAsia"/>
          <w:sz w:val="22"/>
          <w:szCs w:val="28"/>
        </w:rPr>
        <w:t xml:space="preserve"> </w:t>
      </w:r>
      <w:r w:rsidRPr="00E002D6">
        <w:rPr>
          <w:rFonts w:ascii="Cambria" w:hAnsi="Cambria" w:cs="Cambria"/>
          <w:sz w:val="22"/>
          <w:szCs w:val="28"/>
        </w:rPr>
        <w:t>/</w:t>
      </w:r>
      <w:r w:rsidRPr="00E002D6">
        <w:rPr>
          <w:rFonts w:ascii="Cambria" w:hAnsi="Cambria" w:cs="Cambria"/>
          <w:i/>
          <w:iCs/>
          <w:sz w:val="22"/>
          <w:szCs w:val="28"/>
        </w:rPr>
        <w:t>ˈ</w:t>
      </w:r>
      <w:proofErr w:type="spellStart"/>
      <w:r w:rsidRPr="00E002D6">
        <w:rPr>
          <w:rFonts w:ascii="Cambria" w:hAnsi="Cambria" w:cs="Cambria"/>
          <w:i/>
          <w:iCs/>
          <w:sz w:val="22"/>
          <w:szCs w:val="28"/>
        </w:rPr>
        <w:t>pæstaɪm</w:t>
      </w:r>
      <w:proofErr w:type="spellEnd"/>
      <w:r w:rsidRPr="00E002D6">
        <w:rPr>
          <w:rFonts w:ascii="Cambria" w:hAnsi="Cambria" w:cs="Cambria"/>
          <w:sz w:val="22"/>
          <w:szCs w:val="28"/>
        </w:rPr>
        <w:t>/</w:t>
      </w:r>
      <w:r w:rsidRPr="00E002D6">
        <w:rPr>
          <w:rFonts w:ascii="Cambria" w:hAnsi="Cambria" w:cs="Cambria" w:hint="eastAsia"/>
          <w:sz w:val="22"/>
          <w:szCs w:val="28"/>
        </w:rPr>
        <w:t xml:space="preserve">         /</w:t>
      </w:r>
      <w:r w:rsidRPr="00E002D6">
        <w:rPr>
          <w:rFonts w:ascii="Cambria" w:eastAsia="宋体" w:hAnsi="Cambria" w:cs="Cambria" w:hint="eastAsia"/>
          <w:spacing w:val="-1"/>
          <w:sz w:val="22"/>
          <w:szCs w:val="22"/>
        </w:rPr>
        <w:t>ɔ</w:t>
      </w:r>
      <w:r w:rsidRPr="00E002D6">
        <w:rPr>
          <w:rFonts w:ascii="Cambria" w:eastAsia="宋体" w:hAnsi="Cambria" w:cs="Cambria" w:hint="eastAsia"/>
          <w:spacing w:val="-1"/>
          <w:sz w:val="22"/>
          <w:szCs w:val="22"/>
        </w:rPr>
        <w:t xml:space="preserve">l </w:t>
      </w:r>
      <w:r w:rsidRPr="00E002D6">
        <w:rPr>
          <w:rFonts w:ascii="Cambria" w:eastAsia="宋体" w:hAnsi="Cambria" w:cs="Cambria" w:hint="eastAsia"/>
          <w:spacing w:val="-1"/>
          <w:sz w:val="22"/>
          <w:szCs w:val="22"/>
        </w:rPr>
        <w:t>ˈ</w:t>
      </w:r>
      <w:proofErr w:type="spellStart"/>
      <w:r w:rsidRPr="00E002D6">
        <w:rPr>
          <w:rFonts w:ascii="Cambria" w:eastAsia="宋体" w:hAnsi="Cambria" w:cs="Cambria" w:hint="eastAsia"/>
          <w:spacing w:val="-1"/>
          <w:sz w:val="22"/>
          <w:szCs w:val="22"/>
        </w:rPr>
        <w:t>ov</w:t>
      </w:r>
      <w:proofErr w:type="spellEnd"/>
      <w:r w:rsidRPr="00E002D6">
        <w:rPr>
          <w:rFonts w:ascii="Cambria" w:eastAsia="宋体" w:hAnsi="Cambria" w:cs="Cambria" w:hint="eastAsia"/>
          <w:spacing w:val="-1"/>
          <w:sz w:val="22"/>
          <w:szCs w:val="22"/>
        </w:rPr>
        <w:t>ɚ</w:t>
      </w:r>
      <w:r w:rsidRPr="00E002D6">
        <w:rPr>
          <w:rFonts w:ascii="Cambria" w:eastAsia="宋体" w:hAnsi="Cambria" w:cs="Cambria" w:hint="eastAsia"/>
          <w:spacing w:val="-1"/>
          <w:sz w:val="22"/>
          <w:szCs w:val="22"/>
        </w:rPr>
        <w:t xml:space="preserve"> ð</w:t>
      </w:r>
      <w:r w:rsidRPr="00E002D6">
        <w:rPr>
          <w:rFonts w:ascii="Cambria" w:eastAsia="宋体" w:hAnsi="Cambria" w:cs="Cambria" w:hint="eastAsia"/>
          <w:spacing w:val="-1"/>
          <w:sz w:val="22"/>
          <w:szCs w:val="22"/>
        </w:rPr>
        <w:t>ə</w:t>
      </w:r>
      <w:r w:rsidRPr="00E002D6">
        <w:rPr>
          <w:rFonts w:ascii="Cambria" w:eastAsia="宋体" w:hAnsi="Cambria" w:cs="Cambria" w:hint="eastAsia"/>
          <w:spacing w:val="-1"/>
          <w:sz w:val="22"/>
          <w:szCs w:val="22"/>
        </w:rPr>
        <w:t xml:space="preserve"> w</w:t>
      </w:r>
      <w:r w:rsidRPr="00E002D6">
        <w:rPr>
          <w:rFonts w:ascii="Cambria" w:eastAsia="宋体" w:hAnsi="Cambria" w:cs="Cambria" w:hint="eastAsia"/>
          <w:spacing w:val="-1"/>
          <w:sz w:val="22"/>
          <w:szCs w:val="22"/>
        </w:rPr>
        <w:t>ɜ</w:t>
      </w:r>
      <w:proofErr w:type="spellStart"/>
      <w:r w:rsidRPr="00E002D6">
        <w:rPr>
          <w:rFonts w:ascii="Cambria" w:eastAsia="宋体" w:hAnsi="Cambria" w:cs="Cambria" w:hint="eastAsia"/>
          <w:spacing w:val="-1"/>
          <w:sz w:val="22"/>
          <w:szCs w:val="22"/>
        </w:rPr>
        <w:t>rld</w:t>
      </w:r>
      <w:proofErr w:type="spellEnd"/>
      <w:r w:rsidRPr="00E002D6">
        <w:rPr>
          <w:rFonts w:ascii="Cambria" w:eastAsia="宋体" w:hAnsi="Cambria" w:cs="Cambria" w:hint="eastAsia"/>
          <w:spacing w:val="-1"/>
          <w:sz w:val="22"/>
          <w:szCs w:val="22"/>
        </w:rPr>
        <w:t>/</w:t>
      </w:r>
    </w:p>
    <w:p w14:paraId="3DF57DED"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Listening to music is the favorite pastime of many people all over </w:t>
      </w:r>
    </w:p>
    <w:p w14:paraId="0DECC1EB" w14:textId="77777777" w:rsidR="00792C08" w:rsidRPr="00E002D6" w:rsidRDefault="00000000">
      <w:pPr>
        <w:pStyle w:val="a3"/>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ɪˈspɛʃəlɪ</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hint="eastAsia"/>
          <w:spacing w:val="-1"/>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vɪˈɛnə</w:t>
      </w:r>
      <w:proofErr w:type="spellEnd"/>
      <w:r w:rsidRPr="00E002D6">
        <w:rPr>
          <w:rFonts w:ascii="Cambria" w:hAnsi="Cambria" w:cs="Cambria"/>
          <w:sz w:val="22"/>
          <w:szCs w:val="22"/>
          <w:lang w:eastAsia="zh-CN"/>
        </w:rPr>
        <w:t>/</w:t>
      </w:r>
    </w:p>
    <w:p w14:paraId="4ED81F86"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 world. This is especially true for people living in Vienna, the city of </w:t>
      </w:r>
    </w:p>
    <w:p w14:paraId="543E38A3" w14:textId="77777777" w:rsidR="00792C08" w:rsidRPr="00E002D6" w:rsidRDefault="00000000">
      <w:pPr>
        <w:pStyle w:val="a3"/>
        <w:tabs>
          <w:tab w:val="left" w:pos="5555"/>
        </w:tabs>
        <w:spacing w:line="400" w:lineRule="exact"/>
        <w:ind w:right="181"/>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moˌzɑrt</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bɝθˌples</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klæsɪk</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lang w:eastAsia="zh-CN"/>
        </w:rPr>
        <w:t>/</w:t>
      </w:r>
    </w:p>
    <w:p w14:paraId="720FA0B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song. Being the home of Mozart, this city is the birthplace of classical </w:t>
      </w:r>
    </w:p>
    <w:p w14:paraId="5C94EAE9" w14:textId="77777777" w:rsidR="00792C08" w:rsidRPr="00E002D6" w:rsidRDefault="00000000">
      <w:pPr>
        <w:pStyle w:val="a3"/>
        <w:tabs>
          <w:tab w:val="left" w:pos="1567"/>
        </w:tabs>
        <w:spacing w:line="400" w:lineRule="exact"/>
        <w:ind w:right="181" w:firstLineChars="100" w:firstLine="218"/>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ab/>
        <w:t>/</w:t>
      </w:r>
      <w:proofErr w:type="spellStart"/>
      <w:r w:rsidRPr="00E002D6">
        <w:rPr>
          <w:rFonts w:ascii="Cambria" w:eastAsia="宋体" w:hAnsi="Cambria" w:cs="Cambria"/>
          <w:i/>
          <w:iCs/>
          <w:spacing w:val="-1"/>
          <w:sz w:val="22"/>
          <w:szCs w:val="22"/>
          <w:lang w:eastAsia="zh-CN"/>
        </w:rPr>
        <w:t>wɔlts</w:t>
      </w:r>
      <w:proofErr w:type="spellEnd"/>
      <w:r w:rsidRPr="00E002D6">
        <w:rPr>
          <w:rFonts w:ascii="Cambria" w:eastAsia="宋体" w:hAnsi="Cambria" w:cs="Cambria"/>
          <w:spacing w:val="-1"/>
          <w:sz w:val="22"/>
          <w:szCs w:val="22"/>
          <w:lang w:eastAsia="zh-CN"/>
        </w:rPr>
        <w:t>/</w:t>
      </w:r>
    </w:p>
    <w:p w14:paraId="5804DE76" w14:textId="77777777" w:rsidR="00792C08" w:rsidRPr="00E002D6" w:rsidRDefault="00000000">
      <w:pPr>
        <w:pStyle w:val="a3"/>
        <w:spacing w:line="400" w:lineRule="exact"/>
        <w:ind w:right="181"/>
        <w:rPr>
          <w:rFonts w:ascii="Times New Roman" w:eastAsia="宋体" w:hAnsi="Times New Roman" w:cs="Times New Roman"/>
          <w:i/>
          <w:iCs/>
          <w:spacing w:val="-1"/>
          <w:sz w:val="28"/>
          <w:szCs w:val="28"/>
          <w:lang w:eastAsia="zh-CN"/>
        </w:rPr>
      </w:pPr>
      <w:r w:rsidRPr="00E002D6">
        <w:rPr>
          <w:rFonts w:ascii="Times New Roman" w:eastAsia="宋体" w:hAnsi="Times New Roman" w:cs="Times New Roman"/>
          <w:spacing w:val="-1"/>
          <w:sz w:val="28"/>
          <w:szCs w:val="28"/>
          <w:lang w:eastAsia="zh-CN"/>
        </w:rPr>
        <w:t>music and the waltz.</w:t>
      </w:r>
    </w:p>
    <w:p w14:paraId="4DD72B55" w14:textId="77777777" w:rsidR="00792C08" w:rsidRPr="00E002D6" w:rsidRDefault="00000000">
      <w:pPr>
        <w:pStyle w:val="a3"/>
        <w:tabs>
          <w:tab w:val="left" w:pos="5710"/>
        </w:tabs>
        <w:spacing w:line="400" w:lineRule="exact"/>
        <w:ind w:right="181" w:firstLineChars="800" w:firstLine="1664"/>
        <w:rPr>
          <w:rFonts w:ascii="Cambria" w:eastAsia="宋体" w:hAnsi="Cambria" w:cs="Cambria"/>
          <w:spacing w:val="-1"/>
          <w:sz w:val="22"/>
          <w:szCs w:val="22"/>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z w:val="21"/>
          <w:szCs w:val="21"/>
        </w:rPr>
        <w:t>fɪl</w:t>
      </w:r>
      <w:r w:rsidRPr="00E002D6">
        <w:rPr>
          <w:rFonts w:ascii="Cambria" w:eastAsia="宋体" w:hAnsi="Cambria" w:cs="Cambria" w:hint="eastAsia"/>
          <w:sz w:val="21"/>
          <w:szCs w:val="21"/>
          <w:lang w:eastAsia="zh-CN"/>
        </w:rPr>
        <w:t>z</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ði</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ɛr</w:t>
      </w:r>
      <w:proofErr w:type="spellEnd"/>
      <w:r w:rsidRPr="00E002D6">
        <w:rPr>
          <w:rFonts w:ascii="Cambria" w:eastAsia="宋体" w:hAnsi="Cambria" w:cs="Cambria"/>
          <w:sz w:val="21"/>
          <w:szCs w:val="21"/>
          <w:lang w:eastAsia="zh-CN"/>
        </w:rPr>
        <w:t>/</w:t>
      </w:r>
      <w:r w:rsidRPr="00E002D6">
        <w:rPr>
          <w:rFonts w:ascii="Cambria" w:eastAsia="宋体" w:hAnsi="Cambria" w:cs="Cambria" w:hint="eastAsia"/>
          <w:sz w:val="21"/>
          <w:szCs w:val="21"/>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kɑnsɚt</w:t>
      </w:r>
      <w:r w:rsidRPr="00E002D6">
        <w:rPr>
          <w:rFonts w:ascii="Cambria" w:eastAsia="宋体" w:hAnsi="Cambria" w:cs="Cambria" w:hint="eastAsia"/>
          <w:i/>
          <w:iCs/>
          <w:spacing w:val="-1"/>
          <w:sz w:val="22"/>
          <w:szCs w:val="22"/>
          <w:lang w:eastAsia="zh-CN"/>
        </w:rPr>
        <w:t>s</w:t>
      </w:r>
      <w:proofErr w:type="spellEnd"/>
      <w:r w:rsidRPr="00E002D6">
        <w:rPr>
          <w:rFonts w:ascii="Cambria" w:eastAsia="宋体" w:hAnsi="Cambria" w:cs="Cambria"/>
          <w:spacing w:val="-1"/>
          <w:sz w:val="22"/>
          <w:szCs w:val="22"/>
          <w:lang w:eastAsia="zh-CN"/>
        </w:rPr>
        <w:t>/</w:t>
      </w:r>
    </w:p>
    <w:p w14:paraId="52A64D3F"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Music fills the air in Vienna. Going to public concerts is often free </w:t>
      </w:r>
    </w:p>
    <w:p w14:paraId="50EE3CE8" w14:textId="77777777" w:rsidR="00792C08" w:rsidRPr="00E002D6" w:rsidRDefault="00000000">
      <w:pPr>
        <w:pStyle w:val="a3"/>
        <w:tabs>
          <w:tab w:val="left" w:pos="6889"/>
        </w:tabs>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hint="eastAsia"/>
          <w:spacing w:val="-1"/>
          <w:sz w:val="22"/>
          <w:szCs w:val="22"/>
          <w:lang w:eastAsia="zh-CN"/>
        </w:rPr>
        <w:t>/</w:t>
      </w:r>
      <w:proofErr w:type="spellStart"/>
      <w:r w:rsidRPr="00E002D6">
        <w:rPr>
          <w:rFonts w:ascii="Cambria" w:eastAsia="宋体" w:hAnsi="Cambria" w:cs="Cambria"/>
          <w:i/>
          <w:iCs/>
          <w:spacing w:val="-1"/>
          <w:sz w:val="22"/>
          <w:szCs w:val="22"/>
          <w:lang w:eastAsia="zh-CN"/>
        </w:rPr>
        <w:t>tʃɑrdʒ</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ab/>
      </w:r>
      <w:r w:rsidRPr="00E002D6">
        <w:rPr>
          <w:rFonts w:ascii="Cambria" w:eastAsia="宋体" w:hAnsi="Cambria" w:cs="Cambria" w:hint="eastAs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feməs</w:t>
      </w:r>
      <w:proofErr w:type="spellEnd"/>
      <w:r w:rsidRPr="00E002D6">
        <w:rPr>
          <w:rFonts w:ascii="Cambria" w:eastAsia="宋体" w:hAnsi="Cambria" w:cs="Cambria" w:hint="eastAsia"/>
          <w:spacing w:val="-1"/>
          <w:sz w:val="22"/>
          <w:szCs w:val="22"/>
          <w:lang w:eastAsia="zh-CN"/>
        </w:rPr>
        <w:t>/</w:t>
      </w:r>
    </w:p>
    <w:p w14:paraId="5EA3740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of charge. And don’t forget, Vienna is also home to the world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famous </w:t>
      </w:r>
    </w:p>
    <w:p w14:paraId="3FA667DD" w14:textId="77777777" w:rsidR="00792C08" w:rsidRPr="00E002D6" w:rsidRDefault="00000000">
      <w:pPr>
        <w:pStyle w:val="a3"/>
        <w:tabs>
          <w:tab w:val="center" w:pos="4153"/>
        </w:tabs>
        <w:spacing w:line="400" w:lineRule="exact"/>
        <w:ind w:right="181" w:firstLineChars="700" w:firstLine="152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kwaɪr</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ab/>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ɔstrɪə</w:t>
      </w:r>
      <w:proofErr w:type="spellEnd"/>
      <w:r w:rsidRPr="00E002D6">
        <w:rPr>
          <w:rFonts w:ascii="Cambria" w:eastAsia="宋体" w:hAnsi="Cambria" w:cs="Cambria" w:hint="eastAsia"/>
          <w:spacing w:val="-1"/>
          <w:sz w:val="22"/>
          <w:szCs w:val="22"/>
          <w:lang w:eastAsia="zh-CN"/>
        </w:rPr>
        <w:t>/           /</w:t>
      </w:r>
      <w:proofErr w:type="spellStart"/>
      <w:r w:rsidRPr="00E002D6">
        <w:rPr>
          <w:rFonts w:ascii="Cambria" w:eastAsia="宋体" w:hAnsi="Cambria" w:cs="Cambria"/>
          <w:i/>
          <w:iCs/>
          <w:spacing w:val="-1"/>
          <w:sz w:val="22"/>
          <w:szCs w:val="22"/>
          <w:lang w:eastAsia="zh-CN"/>
        </w:rPr>
        <w:t>əˈlaɪv</w:t>
      </w:r>
      <w:proofErr w:type="spellEnd"/>
      <w:r w:rsidRPr="00E002D6">
        <w:rPr>
          <w:rFonts w:ascii="Cambria" w:eastAsia="宋体" w:hAnsi="Cambria" w:cs="Cambria" w:hint="eastAsia"/>
          <w:spacing w:val="-1"/>
          <w:sz w:val="22"/>
          <w:szCs w:val="22"/>
          <w:lang w:eastAsia="zh-CN"/>
        </w:rPr>
        <w:t>/</w:t>
      </w:r>
    </w:p>
    <w:p w14:paraId="6DEB5BC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Vienna Boys’ Choir. No wonder people say Austria is always alive with the sound of music.</w:t>
      </w:r>
    </w:p>
    <w:p w14:paraId="792CE0F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9BF77B7" w14:textId="77777777" w:rsidR="00792C08" w:rsidRPr="00E002D6" w:rsidRDefault="00792C08">
      <w:pPr>
        <w:pStyle w:val="a3"/>
        <w:spacing w:line="400" w:lineRule="exact"/>
        <w:ind w:right="183"/>
        <w:rPr>
          <w:rFonts w:ascii="Times New Roman" w:hAnsi="Times New Roman" w:cs="Times New Roman"/>
          <w:b/>
          <w:bCs/>
          <w:i/>
          <w:iCs/>
          <w:sz w:val="32"/>
          <w:szCs w:val="40"/>
          <w:lang w:eastAsia="zh-CN"/>
        </w:rPr>
      </w:pPr>
    </w:p>
    <w:p w14:paraId="5160776E" w14:textId="77777777" w:rsidR="00792C08" w:rsidRPr="00E002D6" w:rsidRDefault="00000000">
      <w:pPr>
        <w:pStyle w:val="a3"/>
        <w:spacing w:line="400" w:lineRule="exact"/>
        <w:ind w:right="181"/>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Mike is in Vienna with his girlfriend Daisy</w:t>
      </w:r>
      <w:r w:rsidRPr="00E002D6">
        <w:rPr>
          <w:rFonts w:ascii="Times New Roman" w:eastAsia="宋体" w:hAnsi="Times New Roman" w:cs="Times New Roman" w:hint="eastAsia"/>
          <w:spacing w:val="-1"/>
          <w:sz w:val="28"/>
          <w:szCs w:val="28"/>
          <w:lang w:eastAsia="zh-CN"/>
        </w:rPr>
        <w:t>.</w:t>
      </w:r>
    </w:p>
    <w:p w14:paraId="7CD28987" w14:textId="77777777" w:rsidR="00792C08" w:rsidRPr="00E002D6" w:rsidRDefault="00000000">
      <w:pPr>
        <w:pStyle w:val="a3"/>
        <w:spacing w:line="400" w:lineRule="exact"/>
        <w:ind w:right="181"/>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(M = Mike; D = Daisy)</w:t>
      </w:r>
    </w:p>
    <w:p w14:paraId="33F306B1"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M: Are you having a good time, Daisy?</w:t>
      </w:r>
    </w:p>
    <w:p w14:paraId="0D547784" w14:textId="77777777" w:rsidR="00792C08" w:rsidRPr="00E002D6" w:rsidRDefault="00000000">
      <w:pPr>
        <w:pStyle w:val="a3"/>
        <w:spacing w:line="400" w:lineRule="exact"/>
        <w:ind w:right="183" w:firstLineChars="1400" w:firstLine="2912"/>
        <w:jc w:val="left"/>
        <w:rPr>
          <w:rFonts w:ascii="Cambria" w:eastAsia="宋体" w:hAnsi="Cambria" w:cs="Cambria"/>
          <w:spacing w:val="-1"/>
          <w:sz w:val="22"/>
          <w:szCs w:val="22"/>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z w:val="21"/>
          <w:szCs w:val="21"/>
        </w:rPr>
        <w:t>hævɪŋ</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ðə</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taɪm</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ʌv</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maɪ</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laɪf</w:t>
      </w:r>
      <w:proofErr w:type="spellEnd"/>
      <w:r w:rsidRPr="00E002D6">
        <w:rPr>
          <w:rFonts w:ascii="Cambria" w:eastAsia="宋体" w:hAnsi="Cambria" w:cs="Cambria"/>
          <w:sz w:val="21"/>
          <w:szCs w:val="21"/>
          <w:lang w:eastAsia="zh-CN"/>
        </w:rPr>
        <w:t>/</w:t>
      </w:r>
      <w:r w:rsidRPr="00E002D6">
        <w:rPr>
          <w:rFonts w:ascii="Times New Roman" w:eastAsia="宋体" w:hAnsi="Times New Roman" w:cs="Times New Roman" w:hint="eastAsia"/>
          <w:spacing w:val="-1"/>
          <w:sz w:val="28"/>
          <w:szCs w:val="28"/>
          <w:lang w:eastAsia="zh-CN"/>
        </w:rPr>
        <w:br/>
        <w:t>D: Are you kidding? I</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m having the time of my life. I loved the concerts.</w:t>
      </w:r>
      <w:r w:rsidRPr="00E002D6">
        <w:rPr>
          <w:rFonts w:ascii="Times New Roman" w:eastAsia="宋体" w:hAnsi="Times New Roman" w:cs="Times New Roman" w:hint="eastAsia"/>
          <w:spacing w:val="-1"/>
          <w:sz w:val="28"/>
          <w:szCs w:val="28"/>
          <w:lang w:eastAsia="zh-CN"/>
        </w:rPr>
        <w:br/>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fænˈtæstɪk</w:t>
      </w:r>
      <w:proofErr w:type="spellEnd"/>
      <w:r w:rsidRPr="00E002D6">
        <w:rPr>
          <w:rFonts w:ascii="Cambria" w:eastAsia="宋体" w:hAnsi="Cambria" w:cs="Cambria"/>
          <w:spacing w:val="-1"/>
          <w:sz w:val="22"/>
          <w:szCs w:val="22"/>
          <w:lang w:eastAsia="zh-CN"/>
        </w:rPr>
        <w:t>/</w:t>
      </w:r>
    </w:p>
    <w:p w14:paraId="7C79B3CE" w14:textId="77777777" w:rsidR="00792C08" w:rsidRPr="00E002D6" w:rsidRDefault="00000000">
      <w:pPr>
        <w:pStyle w:val="a3"/>
        <w:spacing w:line="400" w:lineRule="exact"/>
        <w:ind w:left="2224" w:right="183" w:hangingChars="800" w:hanging="2224"/>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M: Concert </w:t>
      </w:r>
      <w:proofErr w:type="gramStart"/>
      <w:r w:rsidRPr="00E002D6">
        <w:rPr>
          <w:rFonts w:ascii="Times New Roman" w:eastAsia="宋体" w:hAnsi="Times New Roman" w:cs="Times New Roman" w:hint="eastAsia"/>
          <w:spacing w:val="-1"/>
          <w:sz w:val="28"/>
          <w:szCs w:val="28"/>
          <w:lang w:eastAsia="zh-CN"/>
        </w:rPr>
        <w:t>going</w:t>
      </w:r>
      <w:proofErr w:type="gramEnd"/>
      <w:r w:rsidRPr="00E002D6">
        <w:rPr>
          <w:rFonts w:ascii="Times New Roman" w:eastAsia="宋体" w:hAnsi="Times New Roman" w:cs="Times New Roman" w:hint="eastAsia"/>
          <w:spacing w:val="-1"/>
          <w:sz w:val="28"/>
          <w:szCs w:val="28"/>
          <w:lang w:eastAsia="zh-CN"/>
        </w:rPr>
        <w:t xml:space="preserve"> is fantastic but what else can we do?</w:t>
      </w:r>
    </w:p>
    <w:p w14:paraId="63F3D028" w14:textId="77777777" w:rsidR="00792C08" w:rsidRPr="00E002D6" w:rsidRDefault="00000000">
      <w:pPr>
        <w:pStyle w:val="a3"/>
        <w:spacing w:line="400" w:lineRule="exact"/>
        <w:ind w:leftChars="201" w:left="1730" w:right="183" w:hangingChars="600" w:hanging="1308"/>
        <w:jc w:val="left"/>
        <w:rPr>
          <w:rFonts w:ascii="Times New Roman" w:eastAsia="宋体" w:hAnsi="Times New Roman" w:cs="Times New Roman"/>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baɪkɪŋ</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bæŋk</w:t>
      </w:r>
      <w:r w:rsidRPr="00E002D6">
        <w:rPr>
          <w:rFonts w:ascii="Cambria" w:eastAsia="宋体" w:hAnsi="Cambria" w:cs="Cambria" w:hint="eastAsia"/>
          <w:i/>
          <w:iCs/>
          <w:spacing w:val="-1"/>
          <w:sz w:val="22"/>
          <w:szCs w:val="22"/>
          <w:lang w:eastAsia="zh-CN"/>
        </w:rPr>
        <w:t>s</w:t>
      </w:r>
      <w:proofErr w:type="spellEnd"/>
      <w:r w:rsidRPr="00E002D6">
        <w:rPr>
          <w:rFonts w:ascii="Cambria" w:eastAsia="宋体" w:hAnsi="Cambria" w:cs="Cambria"/>
          <w:spacing w:val="-1"/>
          <w:sz w:val="22"/>
          <w:szCs w:val="22"/>
          <w:lang w:eastAsia="zh-CN"/>
        </w:rPr>
        <w:t xml:space="preserve">/ </w:t>
      </w:r>
    </w:p>
    <w:p w14:paraId="1B858525"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D: Biking along the banks of the river Danube could be fun.</w:t>
      </w:r>
      <w:r w:rsidRPr="00E002D6">
        <w:rPr>
          <w:rFonts w:ascii="Times New Roman" w:eastAsia="宋体" w:hAnsi="Times New Roman" w:cs="Times New Roman" w:hint="eastAsia"/>
          <w:spacing w:val="-1"/>
          <w:sz w:val="28"/>
          <w:szCs w:val="28"/>
          <w:lang w:eastAsia="zh-CN"/>
        </w:rPr>
        <w:br/>
        <w:t>M: It sounds like a great idea!</w:t>
      </w:r>
      <w:r w:rsidRPr="00E002D6">
        <w:rPr>
          <w:rFonts w:ascii="Times New Roman" w:eastAsia="宋体" w:hAnsi="Times New Roman" w:cs="Times New Roman" w:hint="eastAsia"/>
          <w:spacing w:val="-1"/>
          <w:sz w:val="28"/>
          <w:szCs w:val="28"/>
          <w:lang w:eastAsia="zh-CN"/>
        </w:rPr>
        <w:br/>
        <w:t>D: Let</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s do it then.</w:t>
      </w:r>
    </w:p>
    <w:p w14:paraId="6C51A485" w14:textId="77777777" w:rsidR="00792C08" w:rsidRPr="00E002D6" w:rsidRDefault="00000000">
      <w:pPr>
        <w:pStyle w:val="a3"/>
        <w:spacing w:line="400" w:lineRule="exact"/>
        <w:ind w:right="183"/>
        <w:jc w:val="left"/>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hɛzəˌtets</w:t>
      </w:r>
      <w:proofErr w:type="spellEnd"/>
      <w:r w:rsidRPr="00E002D6">
        <w:rPr>
          <w:rFonts w:ascii="Cambria" w:eastAsia="宋体" w:hAnsi="Cambria" w:cs="Cambria"/>
          <w:spacing w:val="-1"/>
          <w:sz w:val="22"/>
          <w:szCs w:val="22"/>
          <w:lang w:eastAsia="zh-CN"/>
        </w:rPr>
        <w:t>/</w:t>
      </w:r>
    </w:p>
    <w:p w14:paraId="1321787B"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M: You</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re right. As they say,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He who hesitates is lost.</w:t>
      </w:r>
      <w:r w:rsidRPr="00E002D6">
        <w:rPr>
          <w:rFonts w:ascii="Times New Roman" w:eastAsia="宋体" w:hAnsi="Times New Roman" w:cs="Times New Roman"/>
          <w:spacing w:val="-1"/>
          <w:sz w:val="28"/>
          <w:szCs w:val="28"/>
          <w:lang w:eastAsia="zh-CN"/>
        </w:rPr>
        <w:t>”</w:t>
      </w:r>
    </w:p>
    <w:p w14:paraId="0617CB66" w14:textId="77777777" w:rsidR="00792C08" w:rsidRPr="00E002D6" w:rsidRDefault="00792C08">
      <w:pPr>
        <w:pStyle w:val="a3"/>
        <w:spacing w:line="400" w:lineRule="exact"/>
        <w:ind w:right="183"/>
        <w:rPr>
          <w:rFonts w:ascii="Times New Roman" w:hAnsi="Times New Roman" w:cs="Times New Roman"/>
          <w:b/>
          <w:bCs/>
          <w:i/>
          <w:iCs/>
          <w:sz w:val="32"/>
          <w:szCs w:val="40"/>
          <w:lang w:eastAsia="zh-CN"/>
        </w:rPr>
      </w:pPr>
    </w:p>
    <w:p w14:paraId="59E2AAD2"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67C01EEA"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favorite</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fevərɪt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feɪvərɪt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i/>
          <w:iCs/>
          <w:spacing w:val="-1"/>
          <w:sz w:val="22"/>
          <w:szCs w:val="22"/>
        </w:rPr>
        <w:t>&amp;</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最喜爱的</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人或物</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p>
    <w:p w14:paraId="506EF509"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all over the world</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spacing w:val="-1"/>
          <w:sz w:val="22"/>
          <w:szCs w:val="22"/>
        </w:rPr>
        <w:t>[</w:t>
      </w:r>
      <w:r w:rsidRPr="00E002D6">
        <w:rPr>
          <w:rFonts w:ascii="Cambria" w:eastAsia="宋体" w:hAnsi="Cambria" w:cs="Cambria" w:hint="eastAsia"/>
          <w:spacing w:val="-1"/>
          <w:sz w:val="22"/>
          <w:szCs w:val="22"/>
        </w:rPr>
        <w:t>ɔ</w:t>
      </w:r>
      <w:r w:rsidRPr="00E002D6">
        <w:rPr>
          <w:rFonts w:ascii="Cambria" w:eastAsia="宋体" w:hAnsi="Cambria" w:cs="Cambria" w:hint="eastAsia"/>
          <w:spacing w:val="-1"/>
          <w:sz w:val="22"/>
          <w:szCs w:val="22"/>
        </w:rPr>
        <w:t xml:space="preserve">l </w:t>
      </w:r>
      <w:r w:rsidRPr="00E002D6">
        <w:rPr>
          <w:rFonts w:ascii="Cambria" w:eastAsia="宋体" w:hAnsi="Cambria" w:cs="Cambria" w:hint="eastAsia"/>
          <w:spacing w:val="-1"/>
          <w:sz w:val="22"/>
          <w:szCs w:val="22"/>
        </w:rPr>
        <w:t>ˈ</w:t>
      </w:r>
      <w:proofErr w:type="spellStart"/>
      <w:r w:rsidRPr="00E002D6">
        <w:rPr>
          <w:rFonts w:ascii="Cambria" w:eastAsia="宋体" w:hAnsi="Cambria" w:cs="Cambria" w:hint="eastAsia"/>
          <w:spacing w:val="-1"/>
          <w:sz w:val="22"/>
          <w:szCs w:val="22"/>
        </w:rPr>
        <w:t>ov</w:t>
      </w:r>
      <w:proofErr w:type="spellEnd"/>
      <w:r w:rsidRPr="00E002D6">
        <w:rPr>
          <w:rFonts w:ascii="Cambria" w:eastAsia="宋体" w:hAnsi="Cambria" w:cs="Cambria" w:hint="eastAsia"/>
          <w:spacing w:val="-1"/>
          <w:sz w:val="22"/>
          <w:szCs w:val="22"/>
        </w:rPr>
        <w:t>ɚ</w:t>
      </w:r>
      <w:r w:rsidRPr="00E002D6">
        <w:rPr>
          <w:rFonts w:ascii="Cambria" w:eastAsia="宋体" w:hAnsi="Cambria" w:cs="Cambria" w:hint="eastAsia"/>
          <w:spacing w:val="-1"/>
          <w:sz w:val="22"/>
          <w:szCs w:val="22"/>
        </w:rPr>
        <w:t xml:space="preserve"> ð</w:t>
      </w:r>
      <w:r w:rsidRPr="00E002D6">
        <w:rPr>
          <w:rFonts w:ascii="Cambria" w:eastAsia="宋体" w:hAnsi="Cambria" w:cs="Cambria" w:hint="eastAsia"/>
          <w:spacing w:val="-1"/>
          <w:sz w:val="22"/>
          <w:szCs w:val="22"/>
        </w:rPr>
        <w:t>ə</w:t>
      </w:r>
      <w:r w:rsidRPr="00E002D6">
        <w:rPr>
          <w:rFonts w:ascii="Cambria" w:eastAsia="宋体" w:hAnsi="Cambria" w:cs="Cambria" w:hint="eastAsia"/>
          <w:spacing w:val="-1"/>
          <w:sz w:val="22"/>
          <w:szCs w:val="22"/>
        </w:rPr>
        <w:t xml:space="preserve"> w</w:t>
      </w:r>
      <w:r w:rsidRPr="00E002D6">
        <w:rPr>
          <w:rFonts w:ascii="Cambria" w:eastAsia="宋体" w:hAnsi="Cambria" w:cs="Cambria" w:hint="eastAsia"/>
          <w:spacing w:val="-1"/>
          <w:sz w:val="22"/>
          <w:szCs w:val="22"/>
        </w:rPr>
        <w:t>ɜ</w:t>
      </w:r>
      <w:proofErr w:type="spellStart"/>
      <w:r w:rsidRPr="00E002D6">
        <w:rPr>
          <w:rFonts w:ascii="Cambria" w:eastAsia="宋体" w:hAnsi="Cambria" w:cs="Cambria" w:hint="eastAsia"/>
          <w:spacing w:val="-1"/>
          <w:sz w:val="22"/>
          <w:szCs w:val="22"/>
        </w:rPr>
        <w:t>rld</w:t>
      </w:r>
      <w:proofErr w:type="spellEnd"/>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Cambria" w:eastAsia="宋体" w:hAnsi="Cambria" w:cs="Cambria"/>
          <w:spacing w:val="-1"/>
          <w:sz w:val="22"/>
          <w:szCs w:val="22"/>
        </w:rPr>
        <w:t>[</w:t>
      </w:r>
      <w:proofErr w:type="spellStart"/>
      <w:r w:rsidRPr="00E002D6">
        <w:rPr>
          <w:rFonts w:ascii="Cambria" w:eastAsia="宋体" w:hAnsi="Cambria" w:cs="Cambria"/>
          <w:spacing w:val="-1"/>
          <w:sz w:val="22"/>
          <w:szCs w:val="22"/>
        </w:rPr>
        <w:t>ɔːl</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əʊvər</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ðə</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wɜːrld</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iCs/>
          <w:spacing w:val="-1"/>
          <w:sz w:val="22"/>
          <w:szCs w:val="22"/>
        </w:rPr>
        <w:t>全世界</w:t>
      </w:r>
      <w:r w:rsidRPr="00E002D6">
        <w:rPr>
          <w:rFonts w:ascii="Times New Roman" w:eastAsia="宋体" w:hAnsi="Times New Roman" w:cs="Times New Roman" w:hint="eastAsia"/>
          <w:spacing w:val="-1"/>
          <w:sz w:val="22"/>
          <w:szCs w:val="22"/>
        </w:rPr>
        <w:t xml:space="preserve"> </w:t>
      </w:r>
    </w:p>
    <w:p w14:paraId="4BBB480A"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pastime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pæsˌtaɪm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pæstaɪm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消遣；娱乐</w:t>
      </w:r>
    </w:p>
    <w:p w14:paraId="6AC78571" w14:textId="77777777" w:rsidR="00792C08" w:rsidRPr="00E002D6" w:rsidRDefault="00000000">
      <w:pPr>
        <w:numPr>
          <w:ilvl w:val="0"/>
          <w:numId w:val="4"/>
        </w:numPr>
        <w:spacing w:line="400" w:lineRule="exact"/>
        <w:jc w:val="left"/>
        <w:rPr>
          <w:sz w:val="22"/>
          <w:szCs w:val="22"/>
        </w:rPr>
      </w:pPr>
      <w:proofErr w:type="gramStart"/>
      <w:r w:rsidRPr="00E002D6">
        <w:rPr>
          <w:rFonts w:ascii="Times New Roman" w:eastAsia="宋体" w:hAnsi="Times New Roman" w:cs="Times New Roman" w:hint="eastAsia"/>
          <w:b/>
          <w:bCs/>
          <w:spacing w:val="-1"/>
          <w:sz w:val="22"/>
          <w:szCs w:val="22"/>
        </w:rPr>
        <w:t>especially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ɪˈspɛʃəlɪ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ɪˈspeʃəli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adv.</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格外地</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spacing w:val="-1"/>
          <w:sz w:val="22"/>
          <w:szCs w:val="22"/>
        </w:rPr>
        <w:t>尤其</w:t>
      </w:r>
    </w:p>
    <w:p w14:paraId="035729C7"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Vienna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vɪˈɛnə</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vɪˈenə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维也纳</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奥地利首都</w:t>
      </w:r>
      <w:r w:rsidRPr="00E002D6">
        <w:rPr>
          <w:rFonts w:ascii="Times New Roman" w:eastAsia="宋体" w:hAnsi="Times New Roman" w:cs="Times New Roman"/>
          <w:spacing w:val="-1"/>
          <w:sz w:val="22"/>
          <w:szCs w:val="22"/>
        </w:rPr>
        <w:t>）</w:t>
      </w:r>
    </w:p>
    <w:p w14:paraId="41EA7628" w14:textId="77777777" w:rsidR="00792C08" w:rsidRPr="00E002D6" w:rsidRDefault="00000000">
      <w:pPr>
        <w:numPr>
          <w:ilvl w:val="0"/>
          <w:numId w:val="4"/>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Mozart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hint="eastAsia"/>
          <w:spacing w:val="-1"/>
          <w:sz w:val="22"/>
          <w:szCs w:val="22"/>
        </w:rPr>
        <w:t>mo</w:t>
      </w:r>
      <w:r w:rsidRPr="00E002D6">
        <w:rPr>
          <w:rFonts w:ascii="Cambria" w:eastAsia="宋体" w:hAnsi="Cambria" w:cs="Cambria"/>
          <w:spacing w:val="-1"/>
          <w:sz w:val="22"/>
          <w:szCs w:val="22"/>
        </w:rPr>
        <w:t>ˌ</w:t>
      </w:r>
      <w:r w:rsidRPr="00E002D6">
        <w:rPr>
          <w:rFonts w:ascii="Cambria" w:eastAsia="宋体" w:hAnsi="Cambria" w:cs="Cambria" w:hint="eastAsia"/>
          <w:spacing w:val="-1"/>
          <w:sz w:val="22"/>
          <w:szCs w:val="22"/>
        </w:rPr>
        <w:t>z</w:t>
      </w:r>
      <w:r w:rsidRPr="00E002D6">
        <w:rPr>
          <w:rFonts w:ascii="Cambria" w:eastAsia="宋体" w:hAnsi="Cambria" w:cs="Cambria"/>
          <w:spacing w:val="-1"/>
          <w:sz w:val="22"/>
          <w:szCs w:val="22"/>
        </w:rPr>
        <w:t>ɑ</w:t>
      </w:r>
      <w:r w:rsidRPr="00E002D6">
        <w:rPr>
          <w:rFonts w:ascii="Cambria" w:eastAsia="宋体" w:hAnsi="Cambria" w:cs="Cambria" w:hint="eastAsia"/>
          <w:spacing w:val="-1"/>
          <w:sz w:val="22"/>
          <w:szCs w:val="22"/>
        </w:rPr>
        <w:t>rt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məʊzɑː</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莫扎特</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奥地利作曲家，</w:t>
      </w:r>
      <w:r w:rsidRPr="00E002D6">
        <w:rPr>
          <w:rFonts w:ascii="Times New Roman" w:eastAsia="宋体" w:hAnsi="Times New Roman" w:cs="Times New Roman" w:hint="eastAsia"/>
          <w:i/>
          <w:iCs/>
          <w:spacing w:val="-1"/>
          <w:sz w:val="22"/>
          <w:szCs w:val="22"/>
        </w:rPr>
        <w:t xml:space="preserve">       </w:t>
      </w:r>
    </w:p>
    <w:p w14:paraId="5AC3C594"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b/>
          <w:bCs/>
          <w:spacing w:val="-1"/>
          <w:sz w:val="22"/>
          <w:szCs w:val="22"/>
        </w:rPr>
        <w:t>birthplace</w:t>
      </w:r>
      <w:r w:rsidRPr="00E002D6">
        <w:rPr>
          <w:rFonts w:ascii="Times New Roman" w:eastAsia="宋体" w:hAnsi="Times New Roman" w:cs="Times New Roman" w:hint="eastAsia"/>
          <w:b/>
          <w:bCs/>
          <w:spacing w:val="-1"/>
          <w:sz w:val="22"/>
          <w:szCs w:val="22"/>
        </w:rPr>
        <w:t xml:space="preserv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bɝθ</w:t>
      </w:r>
      <w:proofErr w:type="gramStart"/>
      <w:r w:rsidRPr="00E002D6">
        <w:rPr>
          <w:rFonts w:ascii="Cambria" w:eastAsia="宋体" w:hAnsi="Cambria" w:cs="Cambria"/>
          <w:spacing w:val="-1"/>
          <w:sz w:val="22"/>
          <w:szCs w:val="22"/>
        </w:rPr>
        <w:t>ˌples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bɜːrθ</w:t>
      </w:r>
      <w:proofErr w:type="gramStart"/>
      <w:r w:rsidRPr="00E002D6">
        <w:rPr>
          <w:rFonts w:ascii="Cambria" w:eastAsia="宋体" w:hAnsi="Cambria" w:cs="Cambria"/>
          <w:spacing w:val="-1"/>
          <w:sz w:val="22"/>
          <w:szCs w:val="22"/>
        </w:rPr>
        <w:t>pleɪs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诞生地；发源地</w:t>
      </w:r>
    </w:p>
    <w:p w14:paraId="237FB1EF" w14:textId="77777777" w:rsidR="00792C08" w:rsidRPr="00E002D6" w:rsidRDefault="00000000">
      <w:pPr>
        <w:numPr>
          <w:ilvl w:val="0"/>
          <w:numId w:val="4"/>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classical</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klæsɪk</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klæsɪkəl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eastAsia="宋体" w:hAnsi="Times New Roman" w:cs="Times New Roman" w:hint="eastAsia"/>
          <w:spacing w:val="-1"/>
          <w:sz w:val="22"/>
          <w:szCs w:val="22"/>
        </w:rPr>
        <w:t>古典的</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74D9D844"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waltz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wɔlts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wɔːlts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华尔兹舞</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曲</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；圆舞曲</w:t>
      </w:r>
      <w:r w:rsidRPr="00E002D6">
        <w:rPr>
          <w:rFonts w:ascii="Times New Roman" w:eastAsia="宋体" w:hAnsi="Times New Roman" w:cs="Times New Roman" w:hint="eastAsia"/>
          <w:spacing w:val="-1"/>
          <w:sz w:val="22"/>
          <w:szCs w:val="22"/>
        </w:rPr>
        <w:t xml:space="preserve"> </w:t>
      </w:r>
    </w:p>
    <w:p w14:paraId="644A9C9E"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fill the air  KK: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f</w:t>
      </w:r>
      <w:r w:rsidRPr="00E002D6">
        <w:rPr>
          <w:rFonts w:ascii="Times New Roman" w:eastAsia="宋体" w:hAnsi="Times New Roman" w:cs="Times New Roman" w:hint="eastAsia"/>
          <w:spacing w:val="-1"/>
          <w:sz w:val="22"/>
          <w:szCs w:val="22"/>
        </w:rPr>
        <w:t>ɪ</w:t>
      </w:r>
      <w:r w:rsidRPr="00E002D6">
        <w:rPr>
          <w:rFonts w:ascii="Times New Roman" w:eastAsia="宋体" w:hAnsi="Times New Roman" w:cs="Times New Roman" w:hint="eastAsia"/>
          <w:spacing w:val="-1"/>
          <w:sz w:val="22"/>
          <w:szCs w:val="22"/>
        </w:rPr>
        <w:t xml:space="preserve">l </w:t>
      </w:r>
      <w:proofErr w:type="spellStart"/>
      <w:r w:rsidRPr="00E002D6">
        <w:rPr>
          <w:rFonts w:ascii="Times New Roman" w:eastAsia="宋体" w:hAnsi="Times New Roman" w:cs="Times New Roman" w:hint="eastAsia"/>
          <w:spacing w:val="-1"/>
          <w:sz w:val="22"/>
          <w:szCs w:val="22"/>
        </w:rPr>
        <w:t>ði</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ɛ</w:t>
      </w:r>
      <w:r w:rsidRPr="00E002D6">
        <w:rPr>
          <w:rFonts w:ascii="Times New Roman" w:eastAsia="宋体" w:hAnsi="Times New Roman" w:cs="Times New Roman" w:hint="eastAsia"/>
          <w:spacing w:val="-1"/>
          <w:sz w:val="22"/>
          <w:szCs w:val="22"/>
        </w:rPr>
        <w:t>r</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f</w:t>
      </w:r>
      <w:r w:rsidRPr="00E002D6">
        <w:rPr>
          <w:rFonts w:ascii="Times New Roman" w:eastAsia="宋体" w:hAnsi="Times New Roman" w:cs="Times New Roman" w:hint="eastAsia"/>
          <w:spacing w:val="-1"/>
          <w:sz w:val="22"/>
          <w:szCs w:val="22"/>
        </w:rPr>
        <w:t>ɪ</w:t>
      </w:r>
      <w:r w:rsidRPr="00E002D6">
        <w:rPr>
          <w:rFonts w:ascii="Times New Roman" w:eastAsia="宋体" w:hAnsi="Times New Roman" w:cs="Times New Roman" w:hint="eastAsia"/>
          <w:spacing w:val="-1"/>
          <w:sz w:val="22"/>
          <w:szCs w:val="22"/>
        </w:rPr>
        <w:t xml:space="preserve">l </w:t>
      </w:r>
      <w:proofErr w:type="spellStart"/>
      <w:r w:rsidRPr="00E002D6">
        <w:rPr>
          <w:rFonts w:ascii="Times New Roman" w:eastAsia="宋体" w:hAnsi="Times New Roman" w:cs="Times New Roman" w:hint="eastAsia"/>
          <w:spacing w:val="-1"/>
          <w:sz w:val="22"/>
          <w:szCs w:val="22"/>
        </w:rPr>
        <w:t>ði</w:t>
      </w:r>
      <w:proofErr w:type="spellEnd"/>
      <w:r w:rsidRPr="00E002D6">
        <w:rPr>
          <w:rFonts w:ascii="Times New Roman" w:eastAsia="宋体" w:hAnsi="Times New Roman" w:cs="Times New Roman" w:hint="eastAsia"/>
          <w:spacing w:val="-1"/>
          <w:sz w:val="22"/>
          <w:szCs w:val="22"/>
        </w:rPr>
        <w:t xml:space="preserve"> e</w:t>
      </w:r>
      <w:r w:rsidRPr="00E002D6">
        <w:rPr>
          <w:rFonts w:ascii="Times New Roman" w:eastAsia="宋体" w:hAnsi="Times New Roman" w:cs="Times New Roman" w:hint="eastAsia"/>
          <w:spacing w:val="-1"/>
          <w:sz w:val="22"/>
          <w:szCs w:val="22"/>
        </w:rPr>
        <w:t>ə</w:t>
      </w:r>
      <w:r w:rsidRPr="00E002D6">
        <w:rPr>
          <w:rFonts w:ascii="Times New Roman" w:eastAsia="宋体" w:hAnsi="Times New Roman" w:cs="Times New Roman" w:hint="eastAsia"/>
          <w:spacing w:val="-1"/>
          <w:sz w:val="22"/>
          <w:szCs w:val="22"/>
        </w:rPr>
        <w:t>r</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充满着某物</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p>
    <w:p w14:paraId="1D67333D"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b/>
          <w:bCs/>
          <w:spacing w:val="-1"/>
          <w:sz w:val="22"/>
          <w:szCs w:val="22"/>
        </w:rPr>
        <w:t>concert  KK</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kɑnsɚt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kɑːnsərt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i/>
          <w:iCs/>
          <w:spacing w:val="-1"/>
          <w:sz w:val="22"/>
          <w:szCs w:val="22"/>
        </w:rPr>
        <w:t xml:space="preserve"> </w:t>
      </w:r>
      <w:r w:rsidRPr="00E002D6">
        <w:rPr>
          <w:rFonts w:ascii="Times New Roman" w:eastAsia="宋体" w:hAnsi="Times New Roman" w:cs="Times New Roman"/>
          <w:spacing w:val="-1"/>
          <w:sz w:val="22"/>
          <w:szCs w:val="22"/>
        </w:rPr>
        <w:t>演奏会</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spacing w:val="-1"/>
          <w:sz w:val="22"/>
          <w:szCs w:val="22"/>
        </w:rPr>
        <w:t>音乐会</w:t>
      </w:r>
      <w:r w:rsidRPr="00E002D6">
        <w:rPr>
          <w:rFonts w:ascii="Times New Roman" w:eastAsia="宋体" w:hAnsi="Times New Roman" w:cs="Times New Roman"/>
          <w:spacing w:val="-1"/>
          <w:sz w:val="22"/>
          <w:szCs w:val="22"/>
        </w:rPr>
        <w:t xml:space="preserve">     </w:t>
      </w:r>
    </w:p>
    <w:p w14:paraId="1B257CD6" w14:textId="77777777" w:rsidR="00792C08" w:rsidRPr="00E002D6" w:rsidRDefault="00000000">
      <w:pPr>
        <w:numPr>
          <w:ilvl w:val="0"/>
          <w:numId w:val="4"/>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hint="eastAsia"/>
          <w:b/>
          <w:bCs/>
          <w:spacing w:val="-1"/>
          <w:sz w:val="22"/>
          <w:szCs w:val="22"/>
        </w:rPr>
        <w:t>charge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tʃɑrdʒ</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lang w:eastAsia="zh"/>
        </w:rPr>
        <w:t>[</w:t>
      </w:r>
      <w:proofErr w:type="spellStart"/>
      <w:proofErr w:type="gramStart"/>
      <w:r w:rsidRPr="00E002D6">
        <w:rPr>
          <w:rFonts w:ascii="Cambria" w:eastAsia="宋体" w:hAnsi="Cambria" w:cs="Cambria"/>
          <w:spacing w:val="-1"/>
          <w:sz w:val="22"/>
          <w:szCs w:val="22"/>
        </w:rPr>
        <w:t>tʃɑːrdʒ</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hint="eastAsia"/>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费用</w:t>
      </w:r>
      <w:r w:rsidRPr="00E002D6">
        <w:rPr>
          <w:rFonts w:ascii="Times New Roman" w:eastAsia="宋体" w:hAnsi="Times New Roman" w:cs="Times New Roman" w:hint="eastAsia"/>
          <w:spacing w:val="-1"/>
          <w:sz w:val="22"/>
          <w:szCs w:val="22"/>
        </w:rPr>
        <w:t xml:space="preserve"> &amp; </w:t>
      </w:r>
      <w:proofErr w:type="spellStart"/>
      <w:proofErr w:type="gramStart"/>
      <w:r w:rsidRPr="00E002D6">
        <w:rPr>
          <w:rFonts w:ascii="Times New Roman" w:eastAsia="宋体" w:hAnsi="Times New Roman" w:cs="Times New Roman" w:hint="eastAsia"/>
          <w:i/>
          <w:iCs/>
          <w:spacing w:val="-1"/>
          <w:sz w:val="22"/>
          <w:szCs w:val="22"/>
        </w:rPr>
        <w:t>vt.</w:t>
      </w:r>
      <w:proofErr w:type="spellEnd"/>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hint="eastAsia"/>
          <w:spacing w:val="-1"/>
          <w:sz w:val="22"/>
          <w:szCs w:val="22"/>
        </w:rPr>
        <w:t>向人</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索价</w:t>
      </w:r>
    </w:p>
    <w:p w14:paraId="0832D0C6" w14:textId="77777777" w:rsidR="00792C08" w:rsidRPr="00E002D6" w:rsidRDefault="00000000">
      <w:pPr>
        <w:numPr>
          <w:ilvl w:val="0"/>
          <w:numId w:val="4"/>
        </w:numPr>
        <w:spacing w:line="400" w:lineRule="exact"/>
        <w:rPr>
          <w:rFonts w:ascii="Times New Roman" w:eastAsia="宋体" w:hAnsi="Times New Roman" w:cs="Times New Roman"/>
          <w:b/>
          <w:bCs/>
          <w:spacing w:val="-1"/>
          <w:sz w:val="23"/>
          <w:szCs w:val="23"/>
        </w:rPr>
      </w:pPr>
      <w:proofErr w:type="gramStart"/>
      <w:r w:rsidRPr="00E002D6">
        <w:rPr>
          <w:rFonts w:ascii="Times New Roman" w:eastAsia="宋体" w:hAnsi="Times New Roman" w:cs="Times New Roman"/>
          <w:b/>
          <w:bCs/>
          <w:spacing w:val="-1"/>
          <w:sz w:val="23"/>
          <w:szCs w:val="23"/>
        </w:rPr>
        <w:t xml:space="preserve">famous </w:t>
      </w:r>
      <w:r w:rsidRPr="00E002D6">
        <w:rPr>
          <w:rFonts w:ascii="Times New Roman" w:eastAsia="宋体" w:hAnsi="Times New Roman" w:cs="Times New Roman" w:hint="eastAsia"/>
          <w:b/>
          <w:bCs/>
          <w:spacing w:val="-1"/>
          <w:sz w:val="23"/>
          <w:szCs w:val="23"/>
        </w:rPr>
        <w:t xml:space="preserve"> KK</w:t>
      </w:r>
      <w:proofErr w:type="gramEnd"/>
      <w:r w:rsidRPr="00E002D6">
        <w:rPr>
          <w:rFonts w:ascii="Times New Roman" w:eastAsia="宋体" w:hAnsi="Times New Roman" w:cs="Times New Roman" w:hint="eastAsia"/>
          <w:b/>
          <w:bCs/>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feməs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b/>
          <w:bCs/>
          <w:spacing w:val="-1"/>
          <w:sz w:val="23"/>
          <w:szCs w:val="23"/>
        </w:rPr>
        <w:t xml:space="preserve">  IPA</w:t>
      </w:r>
      <w:proofErr w:type="gramEnd"/>
      <w:r w:rsidRPr="00E002D6">
        <w:rPr>
          <w:rFonts w:ascii="Times New Roman" w:eastAsia="宋体" w:hAnsi="Times New Roman" w:cs="Times New Roman" w:hint="eastAsia"/>
          <w:b/>
          <w:bCs/>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feɪməs</w:t>
      </w:r>
      <w:proofErr w:type="spellEnd"/>
      <w:r w:rsidRPr="00E002D6">
        <w:rPr>
          <w:rFonts w:ascii="Times New Roman" w:eastAsia="宋体" w:hAnsi="Times New Roman" w:cs="Times New Roman" w:hint="eastAsia"/>
          <w:spacing w:val="-1"/>
          <w:sz w:val="23"/>
          <w:szCs w:val="23"/>
          <w:lang w:eastAsia="zh"/>
        </w:rPr>
        <w:t>]</w:t>
      </w:r>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i/>
          <w:spacing w:val="-1"/>
          <w:sz w:val="23"/>
          <w:szCs w:val="23"/>
        </w:rPr>
        <w:t xml:space="preserve"> adj.</w:t>
      </w:r>
      <w:proofErr w:type="gramEnd"/>
      <w:r w:rsidRPr="00E002D6">
        <w:rPr>
          <w:rFonts w:ascii="Times New Roman" w:eastAsia="宋体" w:hAnsi="Times New Roman" w:cs="Times New Roman" w:hint="eastAsia"/>
          <w:i/>
          <w:spacing w:val="-1"/>
          <w:sz w:val="23"/>
          <w:szCs w:val="23"/>
        </w:rPr>
        <w:t xml:space="preserve"> </w:t>
      </w:r>
      <w:r w:rsidRPr="00E002D6">
        <w:rPr>
          <w:rFonts w:ascii="Times New Roman" w:eastAsia="宋体" w:hAnsi="Times New Roman" w:cs="Times New Roman" w:hint="eastAsia"/>
          <w:spacing w:val="-1"/>
          <w:sz w:val="23"/>
          <w:szCs w:val="23"/>
        </w:rPr>
        <w:t>有名的；著名的</w:t>
      </w:r>
      <w:r w:rsidRPr="00E002D6">
        <w:rPr>
          <w:rFonts w:ascii="Times New Roman" w:eastAsia="宋体" w:hAnsi="Times New Roman" w:cs="Times New Roman"/>
          <w:b/>
          <w:bCs/>
          <w:spacing w:val="-1"/>
          <w:sz w:val="23"/>
          <w:szCs w:val="23"/>
        </w:rPr>
        <w:t xml:space="preserve"> </w:t>
      </w:r>
    </w:p>
    <w:p w14:paraId="207FE3CB" w14:textId="77777777" w:rsidR="00792C08" w:rsidRPr="00E002D6" w:rsidRDefault="00000000">
      <w:pPr>
        <w:numPr>
          <w:ilvl w:val="0"/>
          <w:numId w:val="4"/>
        </w:numPr>
        <w:spacing w:line="400" w:lineRule="exact"/>
        <w:rPr>
          <w:rFonts w:ascii="Times New Roman" w:eastAsia="宋体" w:hAnsi="Times New Roman" w:cs="Times New Roman"/>
          <w:b/>
          <w:bCs/>
          <w:spacing w:val="-1"/>
          <w:sz w:val="23"/>
          <w:szCs w:val="23"/>
        </w:rPr>
      </w:pPr>
      <w:proofErr w:type="gramStart"/>
      <w:r w:rsidRPr="00E002D6">
        <w:rPr>
          <w:rFonts w:ascii="Times New Roman" w:eastAsia="宋体" w:hAnsi="Times New Roman" w:cs="Times New Roman" w:hint="eastAsia"/>
          <w:b/>
          <w:bCs/>
          <w:spacing w:val="-1"/>
          <w:sz w:val="23"/>
          <w:szCs w:val="23"/>
        </w:rPr>
        <w:t>choir  KK</w:t>
      </w:r>
      <w:proofErr w:type="gramEnd"/>
      <w:r w:rsidRPr="00E002D6">
        <w:rPr>
          <w:rFonts w:ascii="Times New Roman" w:eastAsia="宋体" w:hAnsi="Times New Roman" w:cs="Times New Roman" w:hint="eastAsia"/>
          <w:b/>
          <w:bCs/>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spellStart"/>
      <w:proofErr w:type="gramStart"/>
      <w:r w:rsidRPr="00E002D6">
        <w:rPr>
          <w:rFonts w:ascii="Cambria" w:eastAsia="宋体" w:hAnsi="Cambria" w:cs="Cambria"/>
          <w:spacing w:val="-1"/>
          <w:sz w:val="22"/>
          <w:szCs w:val="22"/>
        </w:rPr>
        <w:t>kwaɪr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b/>
          <w:bCs/>
          <w:spacing w:val="-1"/>
          <w:sz w:val="23"/>
          <w:szCs w:val="23"/>
        </w:rPr>
        <w:t xml:space="preserve">  IPA</w:t>
      </w:r>
      <w:proofErr w:type="gramEnd"/>
      <w:r w:rsidRPr="00E002D6">
        <w:rPr>
          <w:rFonts w:ascii="Times New Roman" w:eastAsia="宋体" w:hAnsi="Times New Roman" w:cs="Times New Roman" w:hint="eastAsia"/>
          <w:b/>
          <w:bCs/>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spellStart"/>
      <w:proofErr w:type="gramStart"/>
      <w:r w:rsidRPr="00E002D6">
        <w:rPr>
          <w:rFonts w:ascii="Cambria" w:eastAsia="宋体" w:hAnsi="Cambria" w:cs="Cambria"/>
          <w:spacing w:val="-1"/>
          <w:sz w:val="22"/>
          <w:szCs w:val="22"/>
        </w:rPr>
        <w:t>kwaɪr</w:t>
      </w:r>
      <w:proofErr w:type="spellEnd"/>
      <w:r w:rsidRPr="00E002D6">
        <w:rPr>
          <w:rFonts w:ascii="Times New Roman" w:eastAsia="宋体" w:hAnsi="Times New Roman" w:cs="Times New Roman" w:hint="eastAsia"/>
          <w:spacing w:val="-1"/>
          <w:sz w:val="23"/>
          <w:szCs w:val="23"/>
          <w:lang w:eastAsia="zh"/>
        </w:rPr>
        <w:t>]</w:t>
      </w:r>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i/>
          <w:iCs/>
          <w:spacing w:val="-1"/>
          <w:sz w:val="23"/>
          <w:szCs w:val="23"/>
        </w:rPr>
        <w:t>n.</w:t>
      </w:r>
      <w:proofErr w:type="gramEnd"/>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spacing w:val="-1"/>
          <w:sz w:val="23"/>
          <w:szCs w:val="23"/>
        </w:rPr>
        <w:t>合唱团</w:t>
      </w:r>
      <w:r w:rsidRPr="00E002D6">
        <w:rPr>
          <w:rFonts w:ascii="Times New Roman" w:eastAsia="宋体" w:hAnsi="Times New Roman" w:cs="Times New Roman"/>
          <w:b/>
          <w:bCs/>
          <w:spacing w:val="-1"/>
          <w:sz w:val="23"/>
          <w:szCs w:val="23"/>
        </w:rPr>
        <w:t xml:space="preserve">                                                                                                                                             </w:t>
      </w:r>
    </w:p>
    <w:p w14:paraId="6552AE7F" w14:textId="77777777" w:rsidR="00792C08" w:rsidRPr="00E002D6" w:rsidRDefault="00000000">
      <w:pPr>
        <w:numPr>
          <w:ilvl w:val="0"/>
          <w:numId w:val="4"/>
        </w:numPr>
        <w:spacing w:line="400" w:lineRule="exact"/>
        <w:rPr>
          <w:rFonts w:ascii="Times New Roman" w:eastAsia="宋体" w:hAnsi="Times New Roman" w:cs="Times New Roman"/>
          <w:b/>
          <w:bCs/>
          <w:spacing w:val="-1"/>
          <w:sz w:val="23"/>
          <w:szCs w:val="23"/>
        </w:rPr>
      </w:pPr>
      <w:proofErr w:type="gramStart"/>
      <w:r w:rsidRPr="00E002D6">
        <w:rPr>
          <w:rFonts w:ascii="Times New Roman" w:eastAsia="宋体" w:hAnsi="Times New Roman" w:cs="Times New Roman"/>
          <w:b/>
          <w:bCs/>
          <w:spacing w:val="-1"/>
          <w:sz w:val="23"/>
          <w:szCs w:val="23"/>
        </w:rPr>
        <w:t>Austria</w:t>
      </w:r>
      <w:r w:rsidRPr="00E002D6">
        <w:rPr>
          <w:rFonts w:ascii="Times New Roman" w:eastAsia="宋体" w:hAnsi="Times New Roman" w:cs="Times New Roman" w:hint="eastAsia"/>
          <w:b/>
          <w:bCs/>
          <w:spacing w:val="-1"/>
          <w:sz w:val="23"/>
          <w:szCs w:val="23"/>
        </w:rPr>
        <w:t xml:space="preserve">  KK</w:t>
      </w:r>
      <w:proofErr w:type="gramEnd"/>
      <w:r w:rsidRPr="00E002D6">
        <w:rPr>
          <w:rFonts w:ascii="Times New Roman" w:eastAsia="宋体" w:hAnsi="Times New Roman" w:cs="Times New Roman" w:hint="eastAsia"/>
          <w:b/>
          <w:bCs/>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ɔstrɪə</w:t>
      </w:r>
      <w:proofErr w:type="spellEnd"/>
      <w:r w:rsidRPr="00E002D6">
        <w:rPr>
          <w:rFonts w:ascii="Times New Roman" w:eastAsia="宋体" w:hAnsi="Times New Roman" w:cs="Times New Roman" w:hint="eastAsia"/>
          <w:spacing w:val="-1"/>
          <w:sz w:val="23"/>
          <w:szCs w:val="23"/>
          <w:lang w:eastAsia="zh"/>
        </w:rPr>
        <w:t>]</w:t>
      </w:r>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b/>
          <w:bCs/>
          <w:spacing w:val="-1"/>
          <w:sz w:val="23"/>
          <w:szCs w:val="23"/>
        </w:rPr>
        <w:t xml:space="preserve"> IPA</w:t>
      </w:r>
      <w:proofErr w:type="gramEnd"/>
      <w:r w:rsidRPr="00E002D6">
        <w:rPr>
          <w:rFonts w:ascii="Times New Roman" w:eastAsia="宋体" w:hAnsi="Times New Roman" w:cs="Times New Roman" w:hint="eastAsia"/>
          <w:b/>
          <w:bCs/>
          <w:spacing w:val="-1"/>
          <w:sz w:val="23"/>
          <w:szCs w:val="23"/>
        </w:rPr>
        <w:t>:</w:t>
      </w:r>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spacing w:val="-1"/>
          <w:sz w:val="23"/>
          <w:szCs w:val="23"/>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ɔːstr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ə</w:t>
      </w:r>
      <w:proofErr w:type="spellEnd"/>
      <w:r w:rsidRPr="00E002D6">
        <w:rPr>
          <w:rFonts w:ascii="Times New Roman" w:eastAsia="宋体" w:hAnsi="Times New Roman" w:cs="Times New Roman" w:hint="eastAsia"/>
          <w:spacing w:val="-1"/>
          <w:sz w:val="23"/>
          <w:szCs w:val="23"/>
          <w:lang w:eastAsia="zh"/>
        </w:rPr>
        <w:t>]</w:t>
      </w:r>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i/>
          <w:iCs/>
          <w:spacing w:val="-1"/>
          <w:sz w:val="23"/>
          <w:szCs w:val="23"/>
        </w:rPr>
        <w:t>n.</w:t>
      </w:r>
      <w:proofErr w:type="gramEnd"/>
      <w:r w:rsidRPr="00E002D6">
        <w:rPr>
          <w:rFonts w:ascii="Times New Roman" w:eastAsia="宋体" w:hAnsi="Times New Roman" w:cs="Times New Roman" w:hint="eastAsia"/>
          <w:spacing w:val="-1"/>
          <w:sz w:val="23"/>
          <w:szCs w:val="23"/>
        </w:rPr>
        <w:t xml:space="preserve"> </w:t>
      </w:r>
      <w:r w:rsidRPr="00E002D6">
        <w:rPr>
          <w:rFonts w:ascii="Times New Roman" w:eastAsia="宋体" w:hAnsi="Times New Roman" w:cs="Times New Roman" w:hint="eastAsia"/>
          <w:spacing w:val="-1"/>
          <w:sz w:val="23"/>
          <w:szCs w:val="23"/>
        </w:rPr>
        <w:t>奥地利</w:t>
      </w:r>
      <w:r w:rsidRPr="00E002D6">
        <w:rPr>
          <w:rFonts w:ascii="Times New Roman" w:eastAsia="宋体" w:hAnsi="Times New Roman" w:cs="Times New Roman"/>
          <w:spacing w:val="-1"/>
          <w:sz w:val="23"/>
          <w:szCs w:val="23"/>
        </w:rPr>
        <w:t xml:space="preserve"> </w:t>
      </w:r>
    </w:p>
    <w:p w14:paraId="2FFD307B" w14:textId="77777777" w:rsidR="00792C08" w:rsidRPr="00E002D6" w:rsidRDefault="00000000">
      <w:pPr>
        <w:numPr>
          <w:ilvl w:val="0"/>
          <w:numId w:val="4"/>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3"/>
          <w:szCs w:val="23"/>
        </w:rPr>
        <w:t xml:space="preserve">be alive with  KK: </w:t>
      </w:r>
      <w:r w:rsidRPr="00E002D6">
        <w:rPr>
          <w:rFonts w:ascii="Times New Roman" w:eastAsia="宋体" w:hAnsi="Times New Roman" w:cs="Times New Roman" w:hint="eastAsia"/>
          <w:spacing w:val="-1"/>
          <w:sz w:val="23"/>
          <w:szCs w:val="23"/>
        </w:rPr>
        <w:t>[</w:t>
      </w:r>
      <w:r w:rsidRPr="00E002D6">
        <w:rPr>
          <w:rFonts w:ascii="Cambria" w:eastAsia="宋体" w:hAnsi="Cambria" w:cs="Cambria" w:hint="eastAsia"/>
          <w:spacing w:val="-1"/>
          <w:sz w:val="22"/>
          <w:szCs w:val="22"/>
        </w:rPr>
        <w:t xml:space="preserve">bi </w:t>
      </w:r>
      <w:r w:rsidRPr="00E002D6">
        <w:rPr>
          <w:rFonts w:ascii="Cambria" w:eastAsia="宋体" w:hAnsi="Cambria" w:cs="Cambria" w:hint="eastAsia"/>
          <w:spacing w:val="-1"/>
          <w:sz w:val="22"/>
          <w:szCs w:val="22"/>
        </w:rPr>
        <w:t>əˈ</w:t>
      </w:r>
      <w:r w:rsidRPr="00E002D6">
        <w:rPr>
          <w:rFonts w:ascii="Cambria" w:eastAsia="宋体" w:hAnsi="Cambria" w:cs="Cambria" w:hint="eastAsia"/>
          <w:spacing w:val="-1"/>
          <w:sz w:val="22"/>
          <w:szCs w:val="22"/>
        </w:rPr>
        <w:t>la</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v w</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ð</w:t>
      </w:r>
      <w:r w:rsidRPr="00E002D6">
        <w:rPr>
          <w:rFonts w:ascii="Times New Roman" w:eastAsia="宋体" w:hAnsi="Times New Roman" w:cs="Times New Roman" w:hint="eastAsia"/>
          <w:spacing w:val="-1"/>
          <w:sz w:val="23"/>
          <w:szCs w:val="23"/>
        </w:rPr>
        <w:t>]</w:t>
      </w:r>
      <w:r w:rsidRPr="00E002D6">
        <w:rPr>
          <w:rFonts w:ascii="Times New Roman" w:eastAsia="宋体" w:hAnsi="Times New Roman" w:cs="Times New Roman" w:hint="eastAsia"/>
          <w:b/>
          <w:bCs/>
          <w:spacing w:val="-1"/>
          <w:sz w:val="23"/>
          <w:szCs w:val="23"/>
        </w:rPr>
        <w:t xml:space="preserve">  IPA: </w:t>
      </w:r>
      <w:r w:rsidRPr="00E002D6">
        <w:rPr>
          <w:rFonts w:ascii="Times New Roman" w:eastAsia="宋体" w:hAnsi="Times New Roman" w:cs="Times New Roman" w:hint="eastAsia"/>
          <w:spacing w:val="-1"/>
          <w:sz w:val="23"/>
          <w:szCs w:val="23"/>
        </w:rPr>
        <w:t xml:space="preserve">[bi </w:t>
      </w:r>
      <w:r w:rsidRPr="00E002D6">
        <w:rPr>
          <w:rFonts w:ascii="Times New Roman" w:eastAsia="宋体" w:hAnsi="Times New Roman" w:cs="Times New Roman" w:hint="eastAsia"/>
          <w:spacing w:val="-1"/>
          <w:sz w:val="23"/>
          <w:szCs w:val="23"/>
        </w:rPr>
        <w:t>əˈ</w:t>
      </w:r>
      <w:r w:rsidRPr="00E002D6">
        <w:rPr>
          <w:rFonts w:ascii="Times New Roman" w:eastAsia="宋体" w:hAnsi="Times New Roman" w:cs="Times New Roman" w:hint="eastAsia"/>
          <w:spacing w:val="-1"/>
          <w:sz w:val="23"/>
          <w:szCs w:val="23"/>
        </w:rPr>
        <w:t>la</w:t>
      </w:r>
      <w:r w:rsidRPr="00E002D6">
        <w:rPr>
          <w:rFonts w:ascii="Times New Roman" w:eastAsia="宋体" w:hAnsi="Times New Roman" w:cs="Times New Roman" w:hint="eastAsia"/>
          <w:spacing w:val="-1"/>
          <w:sz w:val="23"/>
          <w:szCs w:val="23"/>
        </w:rPr>
        <w:t>ɪ</w:t>
      </w:r>
      <w:r w:rsidRPr="00E002D6">
        <w:rPr>
          <w:rFonts w:ascii="Times New Roman" w:eastAsia="宋体" w:hAnsi="Times New Roman" w:cs="Times New Roman" w:hint="eastAsia"/>
          <w:spacing w:val="-1"/>
          <w:sz w:val="23"/>
          <w:szCs w:val="23"/>
        </w:rPr>
        <w:t>v w</w:t>
      </w:r>
      <w:r w:rsidRPr="00E002D6">
        <w:rPr>
          <w:rFonts w:ascii="Times New Roman" w:eastAsia="宋体" w:hAnsi="Times New Roman" w:cs="Times New Roman" w:hint="eastAsia"/>
          <w:spacing w:val="-1"/>
          <w:sz w:val="23"/>
          <w:szCs w:val="23"/>
        </w:rPr>
        <w:t>ɪ</w:t>
      </w:r>
      <w:r w:rsidRPr="00E002D6">
        <w:rPr>
          <w:rFonts w:ascii="Times New Roman" w:eastAsia="宋体" w:hAnsi="Times New Roman" w:cs="Times New Roman" w:hint="eastAsia"/>
          <w:spacing w:val="-1"/>
          <w:sz w:val="23"/>
          <w:szCs w:val="23"/>
        </w:rPr>
        <w:t xml:space="preserve">ð] </w:t>
      </w:r>
      <w:r w:rsidRPr="00E002D6">
        <w:rPr>
          <w:rFonts w:ascii="Times New Roman" w:eastAsia="宋体" w:hAnsi="Times New Roman" w:cs="Times New Roman" w:hint="eastAsia"/>
          <w:spacing w:val="-1"/>
          <w:sz w:val="23"/>
          <w:szCs w:val="23"/>
        </w:rPr>
        <w:t>充满</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1F399934" w14:textId="77777777" w:rsidR="00792C08" w:rsidRPr="00E002D6" w:rsidRDefault="00000000">
      <w:pPr>
        <w:numPr>
          <w:ilvl w:val="0"/>
          <w:numId w:val="4"/>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b/>
          <w:bCs/>
          <w:spacing w:val="-2"/>
          <w:sz w:val="22"/>
          <w:szCs w:val="22"/>
        </w:rPr>
        <w:t>hesitate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hɛzəˌtet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hez</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teɪt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vi</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犹豫；迟疑</w:t>
      </w:r>
      <w:r w:rsidRPr="00E002D6">
        <w:rPr>
          <w:rFonts w:ascii="Times New Roman" w:eastAsia="Times New Roman" w:hAnsi="Times New Roman" w:cs="Times New Roman" w:hint="eastAsia"/>
          <w:spacing w:val="-2"/>
          <w:sz w:val="22"/>
          <w:szCs w:val="22"/>
        </w:rPr>
        <w:t xml:space="preserve">  </w:t>
      </w:r>
    </w:p>
    <w:p w14:paraId="7FB73468" w14:textId="77777777" w:rsidR="00792C08" w:rsidRPr="00E002D6" w:rsidRDefault="00000000">
      <w:pPr>
        <w:numPr>
          <w:ilvl w:val="0"/>
          <w:numId w:val="4"/>
        </w:numPr>
        <w:spacing w:line="400" w:lineRule="exact"/>
        <w:rPr>
          <w:rFonts w:ascii="Times New Roman" w:eastAsia="Times New Roman" w:hAnsi="Times New Roman" w:cs="Times New Roman"/>
          <w:spacing w:val="-2"/>
          <w:sz w:val="22"/>
          <w:szCs w:val="22"/>
        </w:rPr>
      </w:pPr>
      <w:r w:rsidRPr="00E002D6">
        <w:rPr>
          <w:rFonts w:ascii="Times New Roman" w:eastAsia="宋体" w:hAnsi="Times New Roman" w:cs="Times New Roman" w:hint="eastAsia"/>
          <w:b/>
          <w:bCs/>
          <w:spacing w:val="-2"/>
          <w:sz w:val="22"/>
          <w:szCs w:val="22"/>
        </w:rPr>
        <w:t>have the time of one</w:t>
      </w:r>
      <w:proofErr w:type="gramStart"/>
      <w:r w:rsidRPr="00E002D6">
        <w:rPr>
          <w:rFonts w:ascii="Times New Roman" w:eastAsia="宋体" w:hAnsi="Times New Roman" w:cs="Times New Roman"/>
          <w:b/>
          <w:bCs/>
          <w:spacing w:val="-2"/>
          <w:sz w:val="22"/>
          <w:szCs w:val="22"/>
        </w:rPr>
        <w:t>’</w:t>
      </w:r>
      <w:proofErr w:type="gramEnd"/>
      <w:r w:rsidRPr="00E002D6">
        <w:rPr>
          <w:rFonts w:ascii="Times New Roman" w:eastAsia="宋体" w:hAnsi="Times New Roman" w:cs="Times New Roman" w:hint="eastAsia"/>
          <w:b/>
          <w:bCs/>
          <w:spacing w:val="-2"/>
          <w:sz w:val="22"/>
          <w:szCs w:val="22"/>
        </w:rPr>
        <w:t>s life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spacing w:val="-2"/>
          <w:sz w:val="22"/>
          <w:szCs w:val="22"/>
        </w:rPr>
        <w:t>[</w:t>
      </w:r>
      <w:proofErr w:type="spellStart"/>
      <w:r w:rsidRPr="00E002D6">
        <w:rPr>
          <w:rFonts w:ascii="Times New Roman" w:eastAsia="宋体" w:hAnsi="Times New Roman" w:cs="Times New Roman" w:hint="eastAsia"/>
          <w:spacing w:val="-2"/>
          <w:sz w:val="22"/>
          <w:szCs w:val="22"/>
        </w:rPr>
        <w:t>hæv</w:t>
      </w:r>
      <w:proofErr w:type="spellEnd"/>
      <w:r w:rsidRPr="00E002D6">
        <w:rPr>
          <w:rFonts w:ascii="Times New Roman" w:eastAsia="宋体" w:hAnsi="Times New Roman" w:cs="Times New Roman" w:hint="eastAsia"/>
          <w:spacing w:val="-2"/>
          <w:sz w:val="22"/>
          <w:szCs w:val="22"/>
        </w:rPr>
        <w:t xml:space="preserve"> ð</w:t>
      </w:r>
      <w:r w:rsidRPr="00E002D6">
        <w:rPr>
          <w:rFonts w:ascii="Times New Roman" w:eastAsia="宋体" w:hAnsi="Times New Roman" w:cs="Times New Roman" w:hint="eastAsia"/>
          <w:spacing w:val="-2"/>
          <w:sz w:val="22"/>
          <w:szCs w:val="22"/>
        </w:rPr>
        <w:t>ə</w:t>
      </w:r>
      <w:r w:rsidRPr="00E002D6">
        <w:rPr>
          <w:rFonts w:ascii="Times New Roman" w:eastAsia="宋体" w:hAnsi="Times New Roman" w:cs="Times New Roman" w:hint="eastAsia"/>
          <w:spacing w:val="-2"/>
          <w:sz w:val="22"/>
          <w:szCs w:val="22"/>
        </w:rPr>
        <w:t xml:space="preserve"> ta</w:t>
      </w:r>
      <w:r w:rsidRPr="00E002D6">
        <w:rPr>
          <w:rFonts w:ascii="Times New Roman" w:eastAsia="宋体" w:hAnsi="Times New Roman" w:cs="Times New Roman" w:hint="eastAsia"/>
          <w:spacing w:val="-2"/>
          <w:sz w:val="22"/>
          <w:szCs w:val="22"/>
        </w:rPr>
        <w:t>ɪ</w:t>
      </w:r>
      <w:r w:rsidRPr="00E002D6">
        <w:rPr>
          <w:rFonts w:ascii="Times New Roman" w:eastAsia="宋体" w:hAnsi="Times New Roman" w:cs="Times New Roman" w:hint="eastAsia"/>
          <w:spacing w:val="-2"/>
          <w:sz w:val="22"/>
          <w:szCs w:val="22"/>
        </w:rPr>
        <w:t xml:space="preserve">m </w:t>
      </w:r>
      <w:r w:rsidRPr="00E002D6">
        <w:rPr>
          <w:rFonts w:ascii="Times New Roman" w:eastAsia="宋体" w:hAnsi="Times New Roman" w:cs="Times New Roman" w:hint="eastAsia"/>
          <w:spacing w:val="-2"/>
          <w:sz w:val="22"/>
          <w:szCs w:val="22"/>
        </w:rPr>
        <w:t>ʌ</w:t>
      </w:r>
      <w:r w:rsidRPr="00E002D6">
        <w:rPr>
          <w:rFonts w:ascii="Times New Roman" w:eastAsia="宋体" w:hAnsi="Times New Roman" w:cs="Times New Roman" w:hint="eastAsia"/>
          <w:spacing w:val="-2"/>
          <w:sz w:val="22"/>
          <w:szCs w:val="22"/>
        </w:rPr>
        <w:t>v w</w:t>
      </w:r>
      <w:r w:rsidRPr="00E002D6">
        <w:rPr>
          <w:rFonts w:ascii="Times New Roman" w:eastAsia="宋体" w:hAnsi="Times New Roman" w:cs="Times New Roman" w:hint="eastAsia"/>
          <w:spacing w:val="-2"/>
          <w:sz w:val="22"/>
          <w:szCs w:val="22"/>
        </w:rPr>
        <w:t>ʌ</w:t>
      </w:r>
      <w:proofErr w:type="spellStart"/>
      <w:r w:rsidRPr="00E002D6">
        <w:rPr>
          <w:rFonts w:ascii="Times New Roman" w:eastAsia="宋体" w:hAnsi="Times New Roman" w:cs="Times New Roman" w:hint="eastAsia"/>
          <w:spacing w:val="-2"/>
          <w:sz w:val="22"/>
          <w:szCs w:val="22"/>
        </w:rPr>
        <w:t>nz</w:t>
      </w:r>
      <w:proofErr w:type="spellEnd"/>
      <w:r w:rsidRPr="00E002D6">
        <w:rPr>
          <w:rFonts w:ascii="Times New Roman" w:eastAsia="宋体" w:hAnsi="Times New Roman" w:cs="Times New Roman" w:hint="eastAsia"/>
          <w:spacing w:val="-2"/>
          <w:sz w:val="22"/>
          <w:szCs w:val="22"/>
        </w:rPr>
        <w:t xml:space="preserve"> la</w:t>
      </w:r>
      <w:r w:rsidRPr="00E002D6">
        <w:rPr>
          <w:rFonts w:ascii="Times New Roman" w:eastAsia="宋体" w:hAnsi="Times New Roman" w:cs="Times New Roman" w:hint="eastAsia"/>
          <w:spacing w:val="-2"/>
          <w:sz w:val="22"/>
          <w:szCs w:val="22"/>
        </w:rPr>
        <w:t>ɪ</w:t>
      </w:r>
      <w:r w:rsidRPr="00E002D6">
        <w:rPr>
          <w:rFonts w:ascii="Times New Roman" w:eastAsia="宋体" w:hAnsi="Times New Roman" w:cs="Times New Roman" w:hint="eastAsia"/>
          <w:spacing w:val="-2"/>
          <w:sz w:val="22"/>
          <w:szCs w:val="22"/>
        </w:rPr>
        <w:t>f</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spacing w:val="-2"/>
          <w:sz w:val="22"/>
          <w:szCs w:val="22"/>
        </w:rPr>
        <w:t>[</w:t>
      </w:r>
      <w:proofErr w:type="spellStart"/>
      <w:r w:rsidRPr="00E002D6">
        <w:rPr>
          <w:rFonts w:ascii="Times New Roman" w:eastAsia="宋体" w:hAnsi="Times New Roman" w:cs="Times New Roman" w:hint="eastAsia"/>
          <w:spacing w:val="-2"/>
          <w:sz w:val="22"/>
          <w:szCs w:val="22"/>
        </w:rPr>
        <w:t>hæv</w:t>
      </w:r>
      <w:proofErr w:type="spellEnd"/>
      <w:r w:rsidRPr="00E002D6">
        <w:rPr>
          <w:rFonts w:ascii="Times New Roman" w:eastAsia="宋体" w:hAnsi="Times New Roman" w:cs="Times New Roman" w:hint="eastAsia"/>
          <w:spacing w:val="-2"/>
          <w:sz w:val="22"/>
          <w:szCs w:val="22"/>
        </w:rPr>
        <w:t xml:space="preserve"> ð</w:t>
      </w:r>
      <w:r w:rsidRPr="00E002D6">
        <w:rPr>
          <w:rFonts w:ascii="Times New Roman" w:eastAsia="宋体" w:hAnsi="Times New Roman" w:cs="Times New Roman" w:hint="eastAsia"/>
          <w:spacing w:val="-2"/>
          <w:sz w:val="22"/>
          <w:szCs w:val="22"/>
        </w:rPr>
        <w:t>ə</w:t>
      </w:r>
      <w:r w:rsidRPr="00E002D6">
        <w:rPr>
          <w:rFonts w:ascii="Times New Roman" w:eastAsia="宋体" w:hAnsi="Times New Roman" w:cs="Times New Roman" w:hint="eastAsia"/>
          <w:spacing w:val="-2"/>
          <w:sz w:val="22"/>
          <w:szCs w:val="22"/>
        </w:rPr>
        <w:t xml:space="preserve"> ta</w:t>
      </w:r>
      <w:r w:rsidRPr="00E002D6">
        <w:rPr>
          <w:rFonts w:ascii="Times New Roman" w:eastAsia="宋体" w:hAnsi="Times New Roman" w:cs="Times New Roman" w:hint="eastAsia"/>
          <w:spacing w:val="-2"/>
          <w:sz w:val="22"/>
          <w:szCs w:val="22"/>
        </w:rPr>
        <w:t>ɪ</w:t>
      </w:r>
      <w:r w:rsidRPr="00E002D6">
        <w:rPr>
          <w:rFonts w:ascii="Times New Roman" w:eastAsia="宋体" w:hAnsi="Times New Roman" w:cs="Times New Roman" w:hint="eastAsia"/>
          <w:spacing w:val="-2"/>
          <w:sz w:val="22"/>
          <w:szCs w:val="22"/>
        </w:rPr>
        <w:t xml:space="preserve">m </w:t>
      </w:r>
      <w:r w:rsidRPr="00E002D6">
        <w:rPr>
          <w:rFonts w:ascii="Times New Roman" w:eastAsia="宋体" w:hAnsi="Times New Roman" w:cs="Times New Roman" w:hint="eastAsia"/>
          <w:spacing w:val="-2"/>
          <w:sz w:val="22"/>
          <w:szCs w:val="22"/>
        </w:rPr>
        <w:t>ʌ</w:t>
      </w:r>
      <w:r w:rsidRPr="00E002D6">
        <w:rPr>
          <w:rFonts w:ascii="Times New Roman" w:eastAsia="宋体" w:hAnsi="Times New Roman" w:cs="Times New Roman" w:hint="eastAsia"/>
          <w:spacing w:val="-2"/>
          <w:sz w:val="22"/>
          <w:szCs w:val="22"/>
        </w:rPr>
        <w:t>v w</w:t>
      </w:r>
      <w:r w:rsidRPr="00E002D6">
        <w:rPr>
          <w:rFonts w:ascii="Times New Roman" w:eastAsia="宋体" w:hAnsi="Times New Roman" w:cs="Times New Roman" w:hint="eastAsia"/>
          <w:spacing w:val="-2"/>
          <w:sz w:val="22"/>
          <w:szCs w:val="22"/>
        </w:rPr>
        <w:t>ʌ</w:t>
      </w:r>
      <w:proofErr w:type="spellStart"/>
      <w:r w:rsidRPr="00E002D6">
        <w:rPr>
          <w:rFonts w:ascii="Times New Roman" w:eastAsia="宋体" w:hAnsi="Times New Roman" w:cs="Times New Roman" w:hint="eastAsia"/>
          <w:spacing w:val="-2"/>
          <w:sz w:val="22"/>
          <w:szCs w:val="22"/>
        </w:rPr>
        <w:t>nz</w:t>
      </w:r>
      <w:proofErr w:type="spellEnd"/>
      <w:r w:rsidRPr="00E002D6">
        <w:rPr>
          <w:rFonts w:ascii="Times New Roman" w:eastAsia="宋体" w:hAnsi="Times New Roman" w:cs="Times New Roman" w:hint="eastAsia"/>
          <w:spacing w:val="-2"/>
          <w:sz w:val="22"/>
          <w:szCs w:val="22"/>
        </w:rPr>
        <w:t xml:space="preserve"> la</w:t>
      </w:r>
      <w:r w:rsidRPr="00E002D6">
        <w:rPr>
          <w:rFonts w:ascii="Times New Roman" w:eastAsia="宋体" w:hAnsi="Times New Roman" w:cs="Times New Roman" w:hint="eastAsia"/>
          <w:spacing w:val="-2"/>
          <w:sz w:val="22"/>
          <w:szCs w:val="22"/>
        </w:rPr>
        <w:t>ɪ</w:t>
      </w:r>
      <w:r w:rsidRPr="00E002D6">
        <w:rPr>
          <w:rFonts w:ascii="Times New Roman" w:eastAsia="宋体" w:hAnsi="Times New Roman" w:cs="Times New Roman" w:hint="eastAsia"/>
          <w:spacing w:val="-2"/>
          <w:sz w:val="22"/>
          <w:szCs w:val="22"/>
        </w:rPr>
        <w:t>f</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度过某人一生中最愉快的时光</w:t>
      </w:r>
    </w:p>
    <w:p w14:paraId="326275CA" w14:textId="77777777" w:rsidR="00792C08" w:rsidRPr="00E002D6" w:rsidRDefault="00000000">
      <w:pPr>
        <w:numPr>
          <w:ilvl w:val="0"/>
          <w:numId w:val="4"/>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fantastic</w:t>
      </w:r>
      <w:r w:rsidRPr="00E002D6">
        <w:rPr>
          <w:rFonts w:ascii="Times New Roman" w:eastAsia="宋体" w:hAnsi="Times New Roman" w:cs="Times New Roman" w:hint="eastAsia"/>
          <w:b/>
          <w:bCs/>
          <w:spacing w:val="-1"/>
          <w:sz w:val="22"/>
          <w:szCs w:val="22"/>
        </w:rPr>
        <w:t xml:space="preserve">  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hint="eastAsia"/>
          <w:spacing w:val="-1"/>
          <w:sz w:val="22"/>
          <w:szCs w:val="22"/>
        </w:rPr>
        <w:t>fæn</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tæst</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k</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hint="eastAsia"/>
          <w:spacing w:val="-1"/>
          <w:sz w:val="22"/>
          <w:szCs w:val="22"/>
        </w:rPr>
        <w:t>fæn</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tæst</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k</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spacing w:val="-2"/>
          <w:sz w:val="22"/>
          <w:szCs w:val="22"/>
        </w:rPr>
        <w:t xml:space="preserve"> adj. </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spacing w:val="-2"/>
          <w:sz w:val="22"/>
          <w:szCs w:val="22"/>
        </w:rPr>
        <w:t>（</w:t>
      </w:r>
      <w:proofErr w:type="spellStart"/>
      <w:r w:rsidRPr="00E002D6">
        <w:rPr>
          <w:rFonts w:ascii="Times New Roman" w:eastAsia="Times New Roman" w:hAnsi="Times New Roman" w:cs="Times New Roman" w:hint="eastAsia"/>
          <w:spacing w:val="-2"/>
          <w:sz w:val="22"/>
          <w:szCs w:val="22"/>
        </w:rPr>
        <w:t>口语</w:t>
      </w:r>
      <w:proofErr w:type="spellEnd"/>
      <w:r w:rsidRPr="00E002D6">
        <w:rPr>
          <w:rFonts w:ascii="Times New Roman" w:eastAsia="Times New Roman" w:hAnsi="Times New Roman" w:cs="Times New Roman"/>
          <w:spacing w:val="-2"/>
          <w:sz w:val="22"/>
          <w:szCs w:val="22"/>
        </w:rPr>
        <w:t>）</w:t>
      </w:r>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spacing w:val="-2"/>
          <w:sz w:val="22"/>
          <w:szCs w:val="22"/>
        </w:rPr>
        <w:t>极好的；美妙的</w:t>
      </w:r>
      <w:proofErr w:type="spellEnd"/>
      <w:r w:rsidRPr="00E002D6">
        <w:rPr>
          <w:rFonts w:ascii="Times New Roman" w:eastAsia="宋体" w:hAnsi="Times New Roman" w:cs="Times New Roman" w:hint="eastAsia"/>
          <w:spacing w:val="-2"/>
          <w:sz w:val="22"/>
          <w:szCs w:val="22"/>
        </w:rPr>
        <w:t xml:space="preserve">  </w:t>
      </w:r>
    </w:p>
    <w:p w14:paraId="064D918A" w14:textId="77777777" w:rsidR="00792C08" w:rsidRPr="00E002D6" w:rsidRDefault="00000000">
      <w:pPr>
        <w:numPr>
          <w:ilvl w:val="0"/>
          <w:numId w:val="4"/>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bike</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hint="eastAsia"/>
          <w:spacing w:val="-1"/>
          <w:sz w:val="22"/>
          <w:szCs w:val="22"/>
        </w:rPr>
        <w:t>ba</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k</w:t>
      </w:r>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hint="eastAsia"/>
          <w:spacing w:val="-1"/>
          <w:sz w:val="22"/>
          <w:szCs w:val="22"/>
        </w:rPr>
        <w:t>ba</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k</w:t>
      </w:r>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i/>
          <w:iCs/>
          <w:spacing w:val="-2"/>
          <w:sz w:val="22"/>
          <w:szCs w:val="22"/>
        </w:rPr>
        <w:t>vi.</w:t>
      </w:r>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spacing w:val="-2"/>
          <w:sz w:val="22"/>
          <w:szCs w:val="22"/>
        </w:rPr>
        <w:t>骑自行车</w:t>
      </w:r>
      <w:proofErr w:type="spellEnd"/>
      <w:r w:rsidRPr="00E002D6">
        <w:rPr>
          <w:rFonts w:ascii="Times New Roman" w:eastAsia="Times New Roman" w:hAnsi="Times New Roman" w:cs="Times New Roman" w:hint="eastAsia"/>
          <w:spacing w:val="-2"/>
          <w:sz w:val="22"/>
          <w:szCs w:val="22"/>
        </w:rPr>
        <w:t xml:space="preserve">                                                                          </w:t>
      </w:r>
    </w:p>
    <w:p w14:paraId="68D515B9" w14:textId="77777777" w:rsidR="00792C08" w:rsidRPr="00E002D6" w:rsidRDefault="00000000">
      <w:pPr>
        <w:numPr>
          <w:ilvl w:val="0"/>
          <w:numId w:val="4"/>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bank  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Segoe UI" w:hAnsi="Cambria" w:cs="Cambria"/>
          <w:color w:val="404040"/>
          <w:sz w:val="22"/>
          <w:szCs w:val="22"/>
          <w:shd w:val="clear" w:color="auto" w:fill="FFFFFF"/>
        </w:rPr>
        <w:t>bæŋk</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b/>
          <w:bCs/>
          <w:spacing w:val="-2"/>
          <w:sz w:val="22"/>
          <w:szCs w:val="22"/>
        </w:rPr>
        <w:t xml:space="preserve">  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hint="eastAsia"/>
          <w:spacing w:val="-1"/>
          <w:sz w:val="22"/>
          <w:szCs w:val="22"/>
        </w:rPr>
        <w:t>bæ</w:t>
      </w:r>
      <w:proofErr w:type="spellEnd"/>
      <w:r w:rsidRPr="00E002D6">
        <w:rPr>
          <w:rFonts w:ascii="Cambria" w:eastAsia="宋体" w:hAnsi="Cambria" w:cs="Cambria" w:hint="eastAsia"/>
          <w:spacing w:val="-1"/>
          <w:sz w:val="22"/>
          <w:szCs w:val="22"/>
        </w:rPr>
        <w:t>ŋ</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Times New Roman" w:hAnsi="Times New Roman" w:cs="Times New Roman" w:hint="eastAsia"/>
          <w:i/>
          <w:iCs/>
          <w:spacing w:val="-2"/>
          <w:sz w:val="22"/>
          <w:szCs w:val="22"/>
        </w:rPr>
        <w:t>n.</w:t>
      </w:r>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spacing w:val="-2"/>
          <w:sz w:val="22"/>
          <w:szCs w:val="22"/>
        </w:rPr>
        <w:t>河岸；银行</w:t>
      </w:r>
      <w:proofErr w:type="spellEnd"/>
      <w:r w:rsidRPr="00E002D6">
        <w:rPr>
          <w:rFonts w:ascii="Times New Roman" w:eastAsia="Times New Roman" w:hAnsi="Times New Roman" w:cs="Times New Roman" w:hint="eastAsia"/>
          <w:spacing w:val="-2"/>
          <w:sz w:val="22"/>
          <w:szCs w:val="22"/>
        </w:rPr>
        <w:t xml:space="preserve"> </w:t>
      </w:r>
    </w:p>
    <w:p w14:paraId="51AF5C0F" w14:textId="77777777" w:rsidR="00792C08" w:rsidRPr="00E002D6" w:rsidRDefault="00792C08">
      <w:pPr>
        <w:spacing w:line="400" w:lineRule="exact"/>
        <w:rPr>
          <w:rFonts w:ascii="Times New Roman" w:eastAsia="Times New Roman" w:hAnsi="Times New Roman" w:cs="Times New Roman"/>
          <w:spacing w:val="-2"/>
          <w:sz w:val="22"/>
          <w:szCs w:val="22"/>
        </w:rPr>
      </w:pPr>
    </w:p>
    <w:p w14:paraId="4F6B7CF8" w14:textId="77777777" w:rsidR="00792C08" w:rsidRPr="00E002D6" w:rsidRDefault="00000000">
      <w:pPr>
        <w:pStyle w:val="a3"/>
        <w:spacing w:line="400" w:lineRule="exact"/>
        <w:ind w:right="181"/>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69A627E8"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w:t>
      </w:r>
      <w:proofErr w:type="gramStart"/>
      <w:r w:rsidRPr="00E002D6">
        <w:rPr>
          <w:rFonts w:ascii="Times New Roman" w:hAnsi="Times New Roman" w:hint="eastAsia"/>
          <w:color w:val="FDD860" w:themeColor="accent3" w:themeTint="99"/>
          <w:sz w:val="24"/>
        </w:rPr>
        <w:t>课了解</w:t>
      </w:r>
      <w:proofErr w:type="gramEnd"/>
      <w:r w:rsidRPr="00E002D6">
        <w:rPr>
          <w:rFonts w:ascii="Times New Roman" w:hAnsi="Times New Roman" w:hint="eastAsia"/>
          <w:color w:val="FDD860" w:themeColor="accent3" w:themeTint="99"/>
          <w:sz w:val="24"/>
        </w:rPr>
        <w:t>be the home of</w:t>
      </w:r>
      <w:r w:rsidRPr="00E002D6">
        <w:rPr>
          <w:rFonts w:ascii="Times New Roman" w:hAnsi="Times New Roman" w:hint="eastAsia"/>
          <w:color w:val="FDD860" w:themeColor="accent3" w:themeTint="99"/>
          <w:sz w:val="24"/>
        </w:rPr>
        <w:t>和</w:t>
      </w:r>
      <w:r w:rsidRPr="00E002D6">
        <w:rPr>
          <w:rFonts w:ascii="Times New Roman" w:hAnsi="Times New Roman" w:hint="eastAsia"/>
          <w:color w:val="FDD860" w:themeColor="accent3" w:themeTint="99"/>
          <w:sz w:val="24"/>
        </w:rPr>
        <w:t>be home to</w:t>
      </w:r>
      <w:r w:rsidRPr="00E002D6">
        <w:rPr>
          <w:rFonts w:ascii="Times New Roman" w:hAnsi="Times New Roman" w:hint="eastAsia"/>
          <w:color w:val="FDD860" w:themeColor="accent3" w:themeTint="99"/>
          <w:sz w:val="24"/>
        </w:rPr>
        <w:t>的用法、掌握动名词短语和不定式短语</w:t>
      </w:r>
      <w:proofErr w:type="gramStart"/>
      <w:r w:rsidRPr="00E002D6">
        <w:rPr>
          <w:rFonts w:ascii="Times New Roman" w:hAnsi="Times New Roman" w:hint="eastAsia"/>
          <w:color w:val="FDD860" w:themeColor="accent3" w:themeTint="99"/>
          <w:sz w:val="24"/>
        </w:rPr>
        <w:t>作主</w:t>
      </w:r>
      <w:proofErr w:type="gramEnd"/>
      <w:r w:rsidRPr="00E002D6">
        <w:rPr>
          <w:rFonts w:ascii="Times New Roman" w:hAnsi="Times New Roman" w:hint="eastAsia"/>
          <w:color w:val="FDD860" w:themeColor="accent3" w:themeTint="99"/>
          <w:sz w:val="24"/>
        </w:rPr>
        <w:t>语的区别、了解主语补足语以及</w:t>
      </w:r>
      <w:r w:rsidRPr="00E002D6">
        <w:rPr>
          <w:rFonts w:ascii="Times New Roman" w:hAnsi="Times New Roman" w:hint="eastAsia"/>
          <w:color w:val="FDD860" w:themeColor="accent3" w:themeTint="99"/>
          <w:sz w:val="24"/>
        </w:rPr>
        <w:t>No wonder</w:t>
      </w:r>
      <w:r w:rsidRPr="00E002D6">
        <w:rPr>
          <w:rFonts w:ascii="Times New Roman" w:hAnsi="Times New Roman" w:hint="eastAsia"/>
          <w:color w:val="FDD860" w:themeColor="accent3" w:themeTint="99"/>
          <w:sz w:val="24"/>
        </w:rPr>
        <w:t>作副词的使用方法。</w:t>
      </w:r>
    </w:p>
    <w:p w14:paraId="2655EC1D"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“地方名词</w:t>
      </w:r>
      <w:r w:rsidRPr="00E002D6">
        <w:rPr>
          <w:rFonts w:ascii="Times New Roman" w:hAnsi="Times New Roman" w:hint="eastAsia"/>
          <w:sz w:val="24"/>
        </w:rPr>
        <w:t>+be the home of...</w:t>
      </w:r>
      <w:r w:rsidRPr="00E002D6">
        <w:rPr>
          <w:rFonts w:ascii="Times New Roman" w:hAnsi="Times New Roman" w:hint="eastAsia"/>
          <w:sz w:val="24"/>
        </w:rPr>
        <w:t>”及“地方名词</w:t>
      </w:r>
      <w:r w:rsidRPr="00E002D6">
        <w:rPr>
          <w:rFonts w:ascii="Times New Roman" w:hAnsi="Times New Roman" w:hint="eastAsia"/>
          <w:sz w:val="24"/>
        </w:rPr>
        <w:t>+be home to...</w:t>
      </w:r>
      <w:r w:rsidRPr="00E002D6">
        <w:rPr>
          <w:rFonts w:ascii="Times New Roman" w:hAnsi="Times New Roman" w:hint="eastAsia"/>
          <w:sz w:val="24"/>
        </w:rPr>
        <w:t>”的区别</w:t>
      </w:r>
      <w:r w:rsidRPr="00E002D6">
        <w:rPr>
          <w:rFonts w:ascii="Times New Roman" w:hAnsi="Times New Roman" w:hint="eastAsia"/>
          <w:sz w:val="24"/>
        </w:rPr>
        <w:t>:</w:t>
      </w:r>
    </w:p>
    <w:p w14:paraId="494FDF8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地方名词</w:t>
      </w:r>
      <w:r w:rsidRPr="00E002D6">
        <w:rPr>
          <w:rFonts w:ascii="Times New Roman" w:hAnsi="Times New Roman" w:hint="eastAsia"/>
          <w:sz w:val="24"/>
        </w:rPr>
        <w:t>+be the home of...</w:t>
      </w:r>
      <w:r w:rsidRPr="00E002D6">
        <w:rPr>
          <w:rFonts w:ascii="Times New Roman" w:hAnsi="Times New Roman" w:hint="eastAsia"/>
          <w:sz w:val="24"/>
        </w:rPr>
        <w:t>某地是</w:t>
      </w:r>
      <w:r w:rsidRPr="00E002D6">
        <w:rPr>
          <w:rFonts w:ascii="Times New Roman" w:hAnsi="Times New Roman" w:hint="eastAsia"/>
          <w:sz w:val="24"/>
          <w:lang w:eastAsia="zh"/>
        </w:rPr>
        <w:t>……</w:t>
      </w:r>
      <w:r w:rsidRPr="00E002D6">
        <w:rPr>
          <w:rFonts w:ascii="Times New Roman" w:hAnsi="Times New Roman" w:hint="eastAsia"/>
          <w:sz w:val="24"/>
        </w:rPr>
        <w:t>的故乡</w:t>
      </w:r>
      <w:r w:rsidRPr="00E002D6">
        <w:rPr>
          <w:rFonts w:ascii="Times New Roman" w:hAnsi="Times New Roman" w:hint="eastAsia"/>
          <w:sz w:val="24"/>
        </w:rPr>
        <w:t>/</w:t>
      </w:r>
      <w:r w:rsidRPr="00E002D6">
        <w:rPr>
          <w:rFonts w:ascii="Times New Roman" w:hAnsi="Times New Roman" w:hint="eastAsia"/>
          <w:sz w:val="24"/>
        </w:rPr>
        <w:t>家</w:t>
      </w:r>
    </w:p>
    <w:p w14:paraId="183F842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Australia is the home of kangaroos. </w:t>
      </w:r>
      <w:r w:rsidRPr="00E002D6">
        <w:rPr>
          <w:rFonts w:ascii="Times New Roman" w:hAnsi="Times New Roman" w:hint="eastAsia"/>
          <w:sz w:val="24"/>
        </w:rPr>
        <w:t>澳大利亚是袋鼠的故乡。</w:t>
      </w:r>
      <w:r w:rsidRPr="00E002D6">
        <w:rPr>
          <w:rFonts w:ascii="Times New Roman" w:hAnsi="Times New Roman" w:hint="eastAsia"/>
          <w:sz w:val="24"/>
        </w:rPr>
        <w:t>kangaroo [</w:t>
      </w:r>
      <w:r w:rsidRPr="00E002D6">
        <w:rPr>
          <w:rFonts w:ascii="Cambria" w:hAnsi="Cambria" w:cs="Cambria"/>
          <w:sz w:val="24"/>
        </w:rPr>
        <w:t>ˌ</w:t>
      </w:r>
      <w:proofErr w:type="spellStart"/>
      <w:r w:rsidRPr="00E002D6">
        <w:rPr>
          <w:rFonts w:ascii="Cambria" w:hAnsi="Cambria" w:cs="Cambria"/>
          <w:sz w:val="24"/>
        </w:rPr>
        <w:t>kæŋɡəˈru</w:t>
      </w:r>
      <w:proofErr w:type="spellEnd"/>
      <w:r w:rsidRPr="00E002D6">
        <w:rPr>
          <w:rFonts w:ascii="Cambria" w:hAnsi="Cambria" w:cs="Cambria"/>
          <w:sz w:val="24"/>
        </w:rPr>
        <w:t>ː</w:t>
      </w:r>
      <w:r w:rsidRPr="00E002D6">
        <w:rPr>
          <w:rFonts w:ascii="Times New Roman" w:hAnsi="Times New Roman" w:hint="eastAsia"/>
          <w:sz w:val="24"/>
        </w:rPr>
        <w:t xml:space="preserve">] n. </w:t>
      </w:r>
      <w:r w:rsidRPr="00E002D6">
        <w:rPr>
          <w:rFonts w:ascii="Times New Roman" w:hAnsi="Times New Roman" w:hint="eastAsia"/>
          <w:sz w:val="24"/>
        </w:rPr>
        <w:t>袋鼠</w:t>
      </w:r>
    </w:p>
    <w:p w14:paraId="57BDAFE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This beautiful house is the home of the former city mayor.</w:t>
      </w:r>
    </w:p>
    <w:p w14:paraId="2311DB5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lastRenderedPageBreak/>
        <w:t>这栋漂亮的屋子是前任市长的家。</w:t>
      </w:r>
    </w:p>
    <w:p w14:paraId="7F17F80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地方名词</w:t>
      </w:r>
      <w:r w:rsidRPr="00E002D6">
        <w:rPr>
          <w:rFonts w:ascii="Times New Roman" w:hAnsi="Times New Roman" w:hint="eastAsia"/>
          <w:sz w:val="24"/>
        </w:rPr>
        <w:t>+be home to...</w:t>
      </w:r>
      <w:r w:rsidRPr="00E002D6">
        <w:rPr>
          <w:rFonts w:ascii="Times New Roman" w:hAnsi="Times New Roman" w:hint="eastAsia"/>
          <w:sz w:val="24"/>
        </w:rPr>
        <w:t>某地是</w:t>
      </w:r>
      <w:r w:rsidRPr="00E002D6">
        <w:rPr>
          <w:rFonts w:ascii="Times New Roman" w:hAnsi="Times New Roman" w:hint="eastAsia"/>
          <w:sz w:val="24"/>
          <w:lang w:eastAsia="zh"/>
        </w:rPr>
        <w:t>……</w:t>
      </w:r>
      <w:r w:rsidRPr="00E002D6">
        <w:rPr>
          <w:rFonts w:ascii="Times New Roman" w:hAnsi="Times New Roman" w:hint="eastAsia"/>
          <w:sz w:val="24"/>
        </w:rPr>
        <w:t>的所在地</w:t>
      </w:r>
      <w:r w:rsidRPr="00E002D6">
        <w:rPr>
          <w:rFonts w:ascii="Times New Roman" w:hAnsi="Times New Roman" w:hint="eastAsia"/>
          <w:sz w:val="24"/>
        </w:rPr>
        <w:t>/</w:t>
      </w:r>
      <w:r w:rsidRPr="00E002D6">
        <w:rPr>
          <w:rFonts w:ascii="Times New Roman" w:hAnsi="Times New Roman" w:hint="eastAsia"/>
          <w:sz w:val="24"/>
        </w:rPr>
        <w:t>出产地</w:t>
      </w:r>
      <w:r w:rsidRPr="00E002D6">
        <w:rPr>
          <w:rFonts w:ascii="Times New Roman" w:hAnsi="Times New Roman" w:hint="eastAsia"/>
          <w:sz w:val="24"/>
        </w:rPr>
        <w:t>/</w:t>
      </w:r>
      <w:r w:rsidRPr="00E002D6">
        <w:rPr>
          <w:rFonts w:ascii="Times New Roman" w:hAnsi="Times New Roman" w:hint="eastAsia"/>
          <w:sz w:val="24"/>
        </w:rPr>
        <w:t>聚集地</w:t>
      </w:r>
      <w:r w:rsidRPr="00E002D6">
        <w:rPr>
          <w:rFonts w:ascii="Times New Roman" w:hAnsi="Times New Roman" w:hint="eastAsia"/>
          <w:sz w:val="24"/>
        </w:rPr>
        <w:t xml:space="preserve"> </w:t>
      </w:r>
    </w:p>
    <w:p w14:paraId="5592646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This deserted old building is home to mice and cockroaches. </w:t>
      </w:r>
    </w:p>
    <w:p w14:paraId="6C22B10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这栋废弃的古老建筑物是老鼠和蟑螂的聚集地。</w:t>
      </w:r>
    </w:p>
    <w:p w14:paraId="09EE9C8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It is rumored that this old house is home to </w:t>
      </w:r>
      <w:proofErr w:type="gramStart"/>
      <w:r w:rsidRPr="00E002D6">
        <w:rPr>
          <w:rFonts w:ascii="Times New Roman" w:hAnsi="Times New Roman" w:hint="eastAsia"/>
          <w:sz w:val="24"/>
        </w:rPr>
        <w:t>a number of</w:t>
      </w:r>
      <w:proofErr w:type="gramEnd"/>
      <w:r w:rsidRPr="00E002D6">
        <w:rPr>
          <w:rFonts w:ascii="Times New Roman" w:hAnsi="Times New Roman" w:hint="eastAsia"/>
          <w:sz w:val="24"/>
        </w:rPr>
        <w:t xml:space="preserve"> long-haired ghosts.</w:t>
      </w:r>
    </w:p>
    <w:p w14:paraId="21F6F2F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谣传这栋古宅是一些长发鬼聚集的地方。</w:t>
      </w:r>
    </w:p>
    <w:p w14:paraId="19D4532A"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01872CC8"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在传统语法里，动名词短语</w:t>
      </w:r>
      <w:proofErr w:type="gramStart"/>
      <w:r w:rsidRPr="00E002D6">
        <w:rPr>
          <w:rFonts w:ascii="Times New Roman" w:hAnsi="Times New Roman" w:hint="eastAsia"/>
          <w:sz w:val="24"/>
        </w:rPr>
        <w:t>作主语表抽象</w:t>
      </w:r>
      <w:proofErr w:type="gramEnd"/>
      <w:r w:rsidRPr="00E002D6">
        <w:rPr>
          <w:rFonts w:ascii="Times New Roman" w:hAnsi="Times New Roman" w:hint="eastAsia"/>
          <w:sz w:val="24"/>
        </w:rPr>
        <w:t>的、习惯性的动作，不定式短语</w:t>
      </w:r>
      <w:proofErr w:type="gramStart"/>
      <w:r w:rsidRPr="00E002D6">
        <w:rPr>
          <w:rFonts w:ascii="Times New Roman" w:hAnsi="Times New Roman" w:hint="eastAsia"/>
          <w:sz w:val="24"/>
        </w:rPr>
        <w:t>作主语表具体</w:t>
      </w:r>
      <w:proofErr w:type="gramEnd"/>
      <w:r w:rsidRPr="00E002D6">
        <w:rPr>
          <w:rFonts w:ascii="Times New Roman" w:hAnsi="Times New Roman" w:hint="eastAsia"/>
          <w:sz w:val="24"/>
        </w:rPr>
        <w:t>的、一次性的、将来的动作。但在实际使用中，并不严格遵循这一规则，尤其是在</w:t>
      </w:r>
      <w:r w:rsidRPr="00E002D6">
        <w:rPr>
          <w:rFonts w:ascii="Times New Roman" w:hAnsi="Times New Roman" w:hint="eastAsia"/>
          <w:sz w:val="24"/>
        </w:rPr>
        <w:t>it</w:t>
      </w:r>
      <w:r w:rsidRPr="00E002D6">
        <w:rPr>
          <w:rFonts w:ascii="Times New Roman" w:hAnsi="Times New Roman" w:hint="eastAsia"/>
          <w:sz w:val="24"/>
        </w:rPr>
        <w:t>作形式主语和形式宾语时，不定式短语和动名词短语意思一模一样。动名词短语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语时，谓语动词用单数形式。如：</w:t>
      </w:r>
    </w:p>
    <w:p w14:paraId="39CDA2D0"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Learning English is a good habit.    </w:t>
      </w:r>
      <w:r w:rsidRPr="00E002D6">
        <w:rPr>
          <w:rFonts w:ascii="Times New Roman" w:hAnsi="Times New Roman" w:hint="eastAsia"/>
          <w:sz w:val="24"/>
        </w:rPr>
        <w:t>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语，表习惯性的动作。</w:t>
      </w:r>
    </w:p>
    <w:p w14:paraId="20EBDB35"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To learn English tomorrow is my plan.    </w:t>
      </w:r>
      <w:r w:rsidRPr="00E002D6">
        <w:rPr>
          <w:rFonts w:ascii="Times New Roman" w:hAnsi="Times New Roman" w:hint="eastAsia"/>
          <w:sz w:val="24"/>
        </w:rPr>
        <w:t>不定式短语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roofErr w:type="gramStart"/>
      <w:r w:rsidRPr="00E002D6">
        <w:rPr>
          <w:rFonts w:ascii="Times New Roman" w:hAnsi="Times New Roman" w:hint="eastAsia"/>
          <w:sz w:val="24"/>
        </w:rPr>
        <w:t>表具体</w:t>
      </w:r>
      <w:proofErr w:type="gramEnd"/>
      <w:r w:rsidRPr="00E002D6">
        <w:rPr>
          <w:rFonts w:ascii="Times New Roman" w:hAnsi="Times New Roman" w:hint="eastAsia"/>
          <w:sz w:val="24"/>
        </w:rPr>
        <w:t>的、将来的动作。</w:t>
      </w:r>
    </w:p>
    <w:p w14:paraId="134556CD"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It is a good habit to learn English.</w:t>
      </w:r>
    </w:p>
    <w:p w14:paraId="661FA214"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和不定式短语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语一样，当动名词短语过长时，英语中习惯用</w:t>
      </w:r>
      <w:r w:rsidRPr="00E002D6">
        <w:rPr>
          <w:rFonts w:ascii="Times New Roman" w:hAnsi="Times New Roman" w:hint="eastAsia"/>
          <w:sz w:val="24"/>
        </w:rPr>
        <w:t>it</w:t>
      </w:r>
      <w:r w:rsidRPr="00E002D6">
        <w:rPr>
          <w:rFonts w:ascii="Times New Roman" w:hAnsi="Times New Roman" w:hint="eastAsia"/>
          <w:sz w:val="24"/>
        </w:rPr>
        <w:t>代替整个动名词短语作形式主语，动名词短语则放在句尾，但是放句尾后，动名词短语会变成不定式短语，只有极少数例外，比如：</w:t>
      </w:r>
      <w:r w:rsidRPr="00E002D6">
        <w:rPr>
          <w:rFonts w:ascii="Times New Roman" w:hAnsi="Times New Roman" w:hint="eastAsia"/>
          <w:sz w:val="24"/>
        </w:rPr>
        <w:t xml:space="preserve">    </w:t>
      </w:r>
    </w:p>
    <w:p w14:paraId="6699CE87"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It is no use crying over spilt milk.   </w:t>
      </w:r>
      <w:r w:rsidRPr="00E002D6">
        <w:rPr>
          <w:rFonts w:ascii="Times New Roman" w:hAnsi="Times New Roman" w:hint="eastAsia"/>
          <w:sz w:val="24"/>
        </w:rPr>
        <w:t>固定句型，</w:t>
      </w:r>
      <w:r w:rsidRPr="00E002D6">
        <w:rPr>
          <w:rFonts w:ascii="Times New Roman" w:hAnsi="Times New Roman" w:hint="eastAsia"/>
          <w:sz w:val="24"/>
        </w:rPr>
        <w:t>it</w:t>
      </w:r>
      <w:r w:rsidRPr="00E002D6">
        <w:rPr>
          <w:rFonts w:ascii="Times New Roman" w:hAnsi="Times New Roman" w:hint="eastAsia"/>
          <w:sz w:val="24"/>
        </w:rPr>
        <w:t>作形式主语，动名词短语作真正的主语</w:t>
      </w:r>
    </w:p>
    <w:p w14:paraId="3594F526"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常见的</w:t>
      </w:r>
      <w:r w:rsidRPr="00E002D6">
        <w:rPr>
          <w:rFonts w:ascii="Times New Roman" w:hAnsi="Times New Roman" w:hint="eastAsia"/>
          <w:sz w:val="24"/>
        </w:rPr>
        <w:t>it</w:t>
      </w:r>
      <w:r w:rsidRPr="00E002D6">
        <w:rPr>
          <w:rFonts w:ascii="Times New Roman" w:hAnsi="Times New Roman" w:hint="eastAsia"/>
          <w:sz w:val="24"/>
        </w:rPr>
        <w:t>作形式主语的动名词句型有</w:t>
      </w:r>
      <w:r w:rsidRPr="00E002D6">
        <w:rPr>
          <w:rFonts w:ascii="Times New Roman" w:hAnsi="Times New Roman" w:hint="eastAsia"/>
          <w:sz w:val="24"/>
        </w:rPr>
        <w:t>it is no good doing .</w:t>
      </w:r>
      <w:proofErr w:type="gramStart"/>
      <w:r w:rsidRPr="00E002D6">
        <w:rPr>
          <w:rFonts w:ascii="Times New Roman" w:hAnsi="Times New Roman" w:hint="eastAsia"/>
          <w:sz w:val="24"/>
        </w:rPr>
        <w:t>..</w:t>
      </w:r>
      <w:proofErr w:type="gramEnd"/>
      <w:r w:rsidRPr="00E002D6">
        <w:rPr>
          <w:rFonts w:ascii="Times New Roman" w:hAnsi="Times New Roman" w:hint="eastAsia"/>
          <w:sz w:val="24"/>
        </w:rPr>
        <w:t>、</w:t>
      </w:r>
      <w:r w:rsidRPr="00E002D6">
        <w:rPr>
          <w:rFonts w:ascii="Times New Roman" w:hAnsi="Times New Roman" w:hint="eastAsia"/>
          <w:sz w:val="24"/>
        </w:rPr>
        <w:t>it is useless doing ...</w:t>
      </w:r>
      <w:r w:rsidRPr="00E002D6">
        <w:rPr>
          <w:rFonts w:ascii="Times New Roman" w:hAnsi="Times New Roman" w:hint="eastAsia"/>
          <w:sz w:val="24"/>
        </w:rPr>
        <w:t>等。</w:t>
      </w:r>
    </w:p>
    <w:p w14:paraId="2E8D800F"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3. </w:t>
      </w:r>
      <w:r w:rsidRPr="00E002D6">
        <w:rPr>
          <w:rFonts w:ascii="Times New Roman" w:hAnsi="Times New Roman" w:hint="eastAsia"/>
          <w:sz w:val="24"/>
        </w:rPr>
        <w:t>不定式短语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05767D58"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proofErr w:type="gramStart"/>
      <w:r w:rsidRPr="00E002D6">
        <w:rPr>
          <w:rFonts w:ascii="Times New Roman" w:hAnsi="Times New Roman" w:hint="eastAsia"/>
          <w:sz w:val="24"/>
        </w:rPr>
        <w:t>To study</w:t>
      </w:r>
      <w:proofErr w:type="gramEnd"/>
      <w:r w:rsidRPr="00E002D6">
        <w:rPr>
          <w:rFonts w:ascii="Times New Roman" w:hAnsi="Times New Roman" w:hint="eastAsia"/>
          <w:sz w:val="24"/>
        </w:rPr>
        <w:t xml:space="preserve"> with Mandy is wonderful.</w:t>
      </w:r>
    </w:p>
    <w:p w14:paraId="2DB34DCB"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To speak English fluently is important.</w:t>
      </w:r>
    </w:p>
    <w:p w14:paraId="52BC40C2"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此时的</w:t>
      </w:r>
      <w:proofErr w:type="gramStart"/>
      <w:r w:rsidRPr="00E002D6">
        <w:rPr>
          <w:rFonts w:ascii="Times New Roman" w:hAnsi="Times New Roman" w:hint="eastAsia"/>
          <w:sz w:val="24"/>
        </w:rPr>
        <w:t>不</w:t>
      </w:r>
      <w:proofErr w:type="gramEnd"/>
      <w:r w:rsidRPr="00E002D6">
        <w:rPr>
          <w:rFonts w:ascii="Times New Roman" w:hAnsi="Times New Roman" w:hint="eastAsia"/>
          <w:sz w:val="24"/>
        </w:rPr>
        <w:t>定语式短语就相当于一个短语名词，但是该短语里的动词依然为动词，相当于一个没有主语的句子，它内部可以有“谓宾定状补”等成分。整个不定式短语作为一个整体在主句里</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语，不定式短语内的任何一部分在主句中均不</w:t>
      </w:r>
      <w:proofErr w:type="gramStart"/>
      <w:r w:rsidRPr="00E002D6">
        <w:rPr>
          <w:rFonts w:ascii="Times New Roman" w:hAnsi="Times New Roman" w:hint="eastAsia"/>
          <w:sz w:val="24"/>
        </w:rPr>
        <w:t>作成</w:t>
      </w:r>
      <w:proofErr w:type="gramEnd"/>
      <w:r w:rsidRPr="00E002D6">
        <w:rPr>
          <w:rFonts w:ascii="Times New Roman" w:hAnsi="Times New Roman" w:hint="eastAsia"/>
          <w:sz w:val="24"/>
        </w:rPr>
        <w:t>分，无法分析。</w:t>
      </w:r>
    </w:p>
    <w:p w14:paraId="1B0D2E6B"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lastRenderedPageBreak/>
        <w:t xml:space="preserve">    </w:t>
      </w:r>
      <w:r w:rsidRPr="00E002D6">
        <w:rPr>
          <w:rFonts w:ascii="Times New Roman" w:hAnsi="Times New Roman" w:hint="eastAsia"/>
          <w:sz w:val="24"/>
        </w:rPr>
        <w:t>在实际使用中，主语太长会显得句子头重脚轻，在英语</w:t>
      </w:r>
      <w:proofErr w:type="gramStart"/>
      <w:r w:rsidRPr="00E002D6">
        <w:rPr>
          <w:rFonts w:ascii="Times New Roman" w:hAnsi="Times New Roman" w:hint="eastAsia"/>
          <w:sz w:val="24"/>
        </w:rPr>
        <w:t>里习惯</w:t>
      </w:r>
      <w:proofErr w:type="gramEnd"/>
      <w:r w:rsidRPr="00E002D6">
        <w:rPr>
          <w:rFonts w:ascii="Times New Roman" w:hAnsi="Times New Roman" w:hint="eastAsia"/>
          <w:sz w:val="24"/>
        </w:rPr>
        <w:t>用</w:t>
      </w:r>
      <w:r w:rsidRPr="00E002D6">
        <w:rPr>
          <w:rFonts w:ascii="Times New Roman" w:hAnsi="Times New Roman" w:hint="eastAsia"/>
          <w:sz w:val="24"/>
        </w:rPr>
        <w:t xml:space="preserve"> </w:t>
      </w:r>
      <w:r w:rsidRPr="00E002D6">
        <w:rPr>
          <w:rFonts w:ascii="Times New Roman" w:hAnsi="Times New Roman" w:hint="eastAsia"/>
          <w:sz w:val="24"/>
        </w:rPr>
        <w:t>“</w:t>
      </w:r>
      <w:r w:rsidRPr="00E002D6">
        <w:rPr>
          <w:rFonts w:ascii="Times New Roman" w:hAnsi="Times New Roman" w:hint="eastAsia"/>
          <w:sz w:val="24"/>
        </w:rPr>
        <w:t>it</w:t>
      </w:r>
      <w:r w:rsidRPr="00E002D6">
        <w:rPr>
          <w:rFonts w:ascii="Times New Roman" w:hAnsi="Times New Roman" w:hint="eastAsia"/>
          <w:sz w:val="24"/>
        </w:rPr>
        <w:t>”代替整个不定式短语作形式主语，不定式短语则放在句尾。上述例句可改为：</w:t>
      </w:r>
    </w:p>
    <w:p w14:paraId="63BA6D7A"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It is wonderful to study with Mandy.</w:t>
      </w:r>
    </w:p>
    <w:p w14:paraId="0206BA6A"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It is important to speak English fluently.</w:t>
      </w:r>
    </w:p>
    <w:p w14:paraId="572A26DC"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4. </w:t>
      </w:r>
      <w:r w:rsidRPr="00E002D6">
        <w:rPr>
          <w:rFonts w:ascii="Times New Roman" w:hAnsi="Times New Roman" w:hint="eastAsia"/>
          <w:sz w:val="24"/>
        </w:rPr>
        <w:t>主语补足语</w:t>
      </w:r>
    </w:p>
    <w:p w14:paraId="0721A22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主语补足语是语法中看似简单，但实际上很容易被误判的一个成分，它补充主语，也就是修饰主语，但是很容易被判断为状语，这样修饰的对象变了，整句话的意思也就变了。最常见的主语补足语就是表语，其他的都是表语的变形。</w:t>
      </w:r>
    </w:p>
    <w:p w14:paraId="3056E06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分类：</w:t>
      </w:r>
    </w:p>
    <w:p w14:paraId="0FEAA8C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sz w:val="24"/>
        </w:rPr>
        <w:t>与谓语动词同时发生的</w:t>
      </w:r>
    </w:p>
    <w:p w14:paraId="3859B55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两个句子连接时，需要有连词。如果两句话的主语相同，那么主语可省去。如果连词是</w:t>
      </w:r>
      <w:r w:rsidRPr="00E002D6">
        <w:rPr>
          <w:rFonts w:ascii="Times New Roman" w:hAnsi="Times New Roman"/>
          <w:sz w:val="24"/>
        </w:rPr>
        <w:t>and</w:t>
      </w:r>
      <w:r w:rsidRPr="00E002D6">
        <w:rPr>
          <w:rFonts w:ascii="Times New Roman" w:hAnsi="Times New Roman"/>
          <w:sz w:val="24"/>
        </w:rPr>
        <w:t>，那么</w:t>
      </w:r>
      <w:r w:rsidRPr="00E002D6">
        <w:rPr>
          <w:rFonts w:ascii="Times New Roman" w:hAnsi="Times New Roman"/>
          <w:sz w:val="24"/>
        </w:rPr>
        <w:t>and</w:t>
      </w:r>
      <w:r w:rsidRPr="00E002D6">
        <w:rPr>
          <w:rFonts w:ascii="Times New Roman" w:hAnsi="Times New Roman"/>
          <w:sz w:val="24"/>
        </w:rPr>
        <w:t>也可以省略。</w:t>
      </w:r>
      <w:r w:rsidRPr="00E002D6">
        <w:rPr>
          <w:rFonts w:ascii="Times New Roman" w:hAnsi="Times New Roman"/>
          <w:sz w:val="24"/>
        </w:rPr>
        <w:t>And</w:t>
      </w:r>
      <w:r w:rsidRPr="00E002D6">
        <w:rPr>
          <w:rFonts w:ascii="Times New Roman" w:hAnsi="Times New Roman"/>
          <w:sz w:val="24"/>
        </w:rPr>
        <w:t>是唯一</w:t>
      </w:r>
      <w:proofErr w:type="gramStart"/>
      <w:r w:rsidRPr="00E002D6">
        <w:rPr>
          <w:rFonts w:ascii="Times New Roman" w:hAnsi="Times New Roman"/>
          <w:sz w:val="24"/>
        </w:rPr>
        <w:t>一个</w:t>
      </w:r>
      <w:proofErr w:type="gramEnd"/>
      <w:r w:rsidRPr="00E002D6">
        <w:rPr>
          <w:rFonts w:ascii="Times New Roman" w:hAnsi="Times New Roman"/>
          <w:sz w:val="24"/>
        </w:rPr>
        <w:t>可以省略掉的连词，但对应的分句动词需要变为现在分词。</w:t>
      </w:r>
    </w:p>
    <w:p w14:paraId="648E4BF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He sat there, and he smoked.</w:t>
      </w:r>
      <w:r w:rsidRPr="00E002D6">
        <w:rPr>
          <w:rFonts w:ascii="Times New Roman" w:hAnsi="Times New Roman"/>
          <w:sz w:val="24"/>
        </w:rPr>
        <w:tab/>
      </w:r>
      <w:r w:rsidRPr="00E002D6">
        <w:rPr>
          <w:rFonts w:ascii="Times New Roman" w:hAnsi="Times New Roman"/>
          <w:sz w:val="24"/>
        </w:rPr>
        <w:t>并列分句</w:t>
      </w:r>
    </w:p>
    <w:p w14:paraId="4204B3D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He sat there and smoked.</w:t>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可省略为并列谓语</w:t>
      </w:r>
    </w:p>
    <w:p w14:paraId="4973538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He sat there smoking.</w:t>
      </w:r>
      <w:r w:rsidRPr="00E002D6">
        <w:rPr>
          <w:rFonts w:ascii="Times New Roman" w:hAnsi="Times New Roman"/>
          <w:sz w:val="24"/>
        </w:rPr>
        <w:tab/>
      </w:r>
      <w:r w:rsidRPr="00E002D6">
        <w:rPr>
          <w:rFonts w:ascii="Times New Roman" w:hAnsi="Times New Roman"/>
          <w:sz w:val="24"/>
        </w:rPr>
        <w:tab/>
        <w:t xml:space="preserve">   </w:t>
      </w:r>
      <w:r w:rsidRPr="00E002D6">
        <w:rPr>
          <w:rFonts w:ascii="Times New Roman" w:hAnsi="Times New Roman"/>
          <w:sz w:val="24"/>
        </w:rPr>
        <w:t>再省略为主语补足语，将</w:t>
      </w:r>
      <w:r w:rsidRPr="00E002D6">
        <w:rPr>
          <w:rFonts w:ascii="Times New Roman" w:hAnsi="Times New Roman"/>
          <w:sz w:val="24"/>
        </w:rPr>
        <w:t>smoke</w:t>
      </w:r>
    </w:p>
    <w:p w14:paraId="6857825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主补</w:t>
      </w:r>
    </w:p>
    <w:p w14:paraId="0030DEF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变为现在分词即可省去</w:t>
      </w:r>
      <w:r w:rsidRPr="00E002D6">
        <w:rPr>
          <w:rFonts w:ascii="Times New Roman" w:hAnsi="Times New Roman"/>
          <w:sz w:val="24"/>
        </w:rPr>
        <w:t>and</w:t>
      </w:r>
      <w:r w:rsidRPr="00E002D6">
        <w:rPr>
          <w:rFonts w:ascii="Times New Roman" w:hAnsi="Times New Roman"/>
          <w:sz w:val="24"/>
        </w:rPr>
        <w:t>，这里</w:t>
      </w:r>
      <w:r w:rsidRPr="00E002D6">
        <w:rPr>
          <w:rFonts w:ascii="Times New Roman" w:hAnsi="Times New Roman"/>
          <w:sz w:val="24"/>
        </w:rPr>
        <w:t>smoking</w:t>
      </w:r>
      <w:r w:rsidRPr="00E002D6">
        <w:rPr>
          <w:rFonts w:ascii="Times New Roman" w:hAnsi="Times New Roman"/>
          <w:sz w:val="24"/>
        </w:rPr>
        <w:t>为主语补足语，表示两个动作同时发生。再举几个不典型的例子：</w:t>
      </w:r>
    </w:p>
    <w:p w14:paraId="6DE7420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①He didn’t die a pauper.</w:t>
      </w:r>
      <w:r w:rsidRPr="00E002D6">
        <w:rPr>
          <w:rFonts w:ascii="Times New Roman" w:hAnsi="Times New Roman"/>
          <w:sz w:val="24"/>
        </w:rPr>
        <w:tab/>
      </w:r>
      <w:r w:rsidRPr="00E002D6">
        <w:rPr>
          <w:rFonts w:ascii="Times New Roman" w:hAnsi="Times New Roman"/>
          <w:sz w:val="24"/>
        </w:rPr>
        <w:tab/>
        <w:t xml:space="preserve">     </w:t>
      </w:r>
      <w:r w:rsidRPr="00E002D6">
        <w:rPr>
          <w:rFonts w:ascii="Times New Roman" w:hAnsi="Times New Roman"/>
          <w:sz w:val="24"/>
        </w:rPr>
        <w:t>他死的时候，不是一个穷光蛋。</w:t>
      </w:r>
    </w:p>
    <w:p w14:paraId="5BDD40F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He didn’t die being a pauper.</w:t>
      </w:r>
      <w:r w:rsidRPr="00E002D6">
        <w:rPr>
          <w:rFonts w:ascii="Times New Roman" w:hAnsi="Times New Roman"/>
          <w:sz w:val="24"/>
        </w:rPr>
        <w:tab/>
        <w:t xml:space="preserve">  </w:t>
      </w:r>
      <w:proofErr w:type="gramStart"/>
      <w:r w:rsidRPr="00E002D6">
        <w:rPr>
          <w:rFonts w:ascii="Times New Roman" w:hAnsi="Times New Roman"/>
          <w:sz w:val="24"/>
        </w:rPr>
        <w:t>变主补</w:t>
      </w:r>
      <w:proofErr w:type="gramEnd"/>
      <w:r w:rsidRPr="00E002D6">
        <w:rPr>
          <w:rFonts w:ascii="Times New Roman" w:hAnsi="Times New Roman"/>
          <w:sz w:val="24"/>
        </w:rPr>
        <w:t>时，</w:t>
      </w:r>
      <w:r w:rsidRPr="00E002D6">
        <w:rPr>
          <w:rFonts w:ascii="Times New Roman" w:hAnsi="Times New Roman"/>
          <w:sz w:val="24"/>
        </w:rPr>
        <w:t>being</w:t>
      </w:r>
      <w:r w:rsidRPr="00E002D6">
        <w:rPr>
          <w:rFonts w:ascii="Times New Roman" w:hAnsi="Times New Roman"/>
          <w:sz w:val="24"/>
        </w:rPr>
        <w:t>一般予以省略，表同时发生。</w:t>
      </w:r>
    </w:p>
    <w:p w14:paraId="521228F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He didn’t die and wasn’t a pauper.   </w:t>
      </w:r>
      <w:r w:rsidRPr="00E002D6">
        <w:rPr>
          <w:rFonts w:ascii="Times New Roman" w:hAnsi="Times New Roman"/>
          <w:sz w:val="24"/>
        </w:rPr>
        <w:t>原句写成这样过于啰嗦，可以省略为第一句的形式。</w:t>
      </w:r>
    </w:p>
    <w:p w14:paraId="1DBA280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②Kelly plays nice with Tom.</w:t>
      </w:r>
    </w:p>
    <w:p w14:paraId="099F6DE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Kelly plays being nice with Tom.</w:t>
      </w:r>
    </w:p>
    <w:p w14:paraId="44477E4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Kelly plays with Tom and is nice with Tom.</w:t>
      </w:r>
    </w:p>
    <w:p w14:paraId="05C410F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③He came home tired.</w:t>
      </w:r>
    </w:p>
    <w:p w14:paraId="4DCC46F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He came home </w:t>
      </w:r>
      <w:proofErr w:type="gramStart"/>
      <w:r w:rsidRPr="00E002D6">
        <w:rPr>
          <w:rFonts w:ascii="Times New Roman" w:hAnsi="Times New Roman"/>
          <w:sz w:val="24"/>
        </w:rPr>
        <w:t>being tired</w:t>
      </w:r>
      <w:proofErr w:type="gramEnd"/>
      <w:r w:rsidRPr="00E002D6">
        <w:rPr>
          <w:rFonts w:ascii="Times New Roman" w:hAnsi="Times New Roman"/>
          <w:sz w:val="24"/>
        </w:rPr>
        <w:t>.</w:t>
      </w:r>
    </w:p>
    <w:p w14:paraId="30CAA2F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He came home and was tired.</w:t>
      </w:r>
    </w:p>
    <w:p w14:paraId="68DB54B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lastRenderedPageBreak/>
        <w:t>每组例句的第一句</w:t>
      </w:r>
      <w:proofErr w:type="gramStart"/>
      <w:r w:rsidRPr="00E002D6">
        <w:rPr>
          <w:rFonts w:ascii="Times New Roman" w:hAnsi="Times New Roman"/>
          <w:sz w:val="24"/>
        </w:rPr>
        <w:t>都是主补的</w:t>
      </w:r>
      <w:proofErr w:type="gramEnd"/>
      <w:r w:rsidRPr="00E002D6">
        <w:rPr>
          <w:rFonts w:ascii="Times New Roman" w:hAnsi="Times New Roman"/>
          <w:sz w:val="24"/>
        </w:rPr>
        <w:t>实际应用，与原句相比，</w:t>
      </w:r>
      <w:proofErr w:type="gramStart"/>
      <w:r w:rsidRPr="00E002D6">
        <w:rPr>
          <w:rFonts w:ascii="Times New Roman" w:hAnsi="Times New Roman"/>
          <w:sz w:val="24"/>
        </w:rPr>
        <w:t>主补可以</w:t>
      </w:r>
      <w:proofErr w:type="gramEnd"/>
      <w:r w:rsidRPr="00E002D6">
        <w:rPr>
          <w:rFonts w:ascii="Times New Roman" w:hAnsi="Times New Roman"/>
          <w:sz w:val="24"/>
        </w:rPr>
        <w:t>表达得更加简洁得体，还原后反而显得邋遢，而且表达不出来同时发生的意思，需要加上时间状语</w:t>
      </w:r>
      <w:r w:rsidRPr="00E002D6">
        <w:rPr>
          <w:rFonts w:ascii="Times New Roman" w:hAnsi="Times New Roman"/>
          <w:sz w:val="24"/>
        </w:rPr>
        <w:t>at the same time</w:t>
      </w:r>
      <w:r w:rsidRPr="00E002D6">
        <w:rPr>
          <w:rFonts w:ascii="Times New Roman" w:hAnsi="Times New Roman"/>
          <w:sz w:val="24"/>
        </w:rPr>
        <w:t>才行。如果两个动作不是同时发生，有先后顺序，可以把后发生的动作改为不定式短语：</w:t>
      </w:r>
    </w:p>
    <w:p w14:paraId="414CFE8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He stood up to smoke.</w:t>
      </w:r>
    </w:p>
    <w:p w14:paraId="41CCDD3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He came home to see me.</w:t>
      </w:r>
    </w:p>
    <w:p w14:paraId="6B4FDAA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如果不强调两件事发生的先后顺序，我们还可以用逗号</w:t>
      </w:r>
      <w:proofErr w:type="gramStart"/>
      <w:r w:rsidRPr="00E002D6">
        <w:rPr>
          <w:rFonts w:ascii="Times New Roman" w:hAnsi="Times New Roman"/>
          <w:sz w:val="24"/>
        </w:rPr>
        <w:t>把主补与</w:t>
      </w:r>
      <w:proofErr w:type="gramEnd"/>
      <w:r w:rsidRPr="00E002D6">
        <w:rPr>
          <w:rFonts w:ascii="Times New Roman" w:hAnsi="Times New Roman"/>
          <w:sz w:val="24"/>
        </w:rPr>
        <w:t>主句分开，</w:t>
      </w:r>
      <w:proofErr w:type="gramStart"/>
      <w:r w:rsidRPr="00E002D6">
        <w:rPr>
          <w:rFonts w:ascii="Times New Roman" w:hAnsi="Times New Roman"/>
          <w:sz w:val="24"/>
        </w:rPr>
        <w:t>扩大主补的</w:t>
      </w:r>
      <w:proofErr w:type="gramEnd"/>
      <w:r w:rsidRPr="00E002D6">
        <w:rPr>
          <w:rFonts w:ascii="Times New Roman" w:hAnsi="Times New Roman"/>
          <w:sz w:val="24"/>
        </w:rPr>
        <w:t>应用场景。</w:t>
      </w:r>
    </w:p>
    <w:p w14:paraId="718417A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与谓语动词不同时发生的</w:t>
      </w:r>
    </w:p>
    <w:p w14:paraId="738D2DF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先看几个例句：</w:t>
      </w:r>
    </w:p>
    <w:p w14:paraId="0A29997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①Marrying that guy, she has lived a bad life.   </w:t>
      </w:r>
      <w:r w:rsidRPr="00E002D6">
        <w:rPr>
          <w:rFonts w:ascii="Times New Roman" w:hAnsi="Times New Roman"/>
          <w:sz w:val="24"/>
        </w:rPr>
        <w:t>先嫁人，再过悲惨的生活。</w:t>
      </w:r>
    </w:p>
    <w:p w14:paraId="78F1A61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②She lived a bad life, marrying a rich guy.   </w:t>
      </w:r>
      <w:r w:rsidRPr="00E002D6">
        <w:rPr>
          <w:rFonts w:ascii="Times New Roman" w:hAnsi="Times New Roman"/>
          <w:sz w:val="24"/>
        </w:rPr>
        <w:t>先过不好的生活，再嫁给一个有钱人。</w:t>
      </w:r>
    </w:p>
    <w:p w14:paraId="697D0F0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③She married a guy, going out shopping every day.   </w:t>
      </w:r>
      <w:r w:rsidRPr="00E002D6">
        <w:rPr>
          <w:rFonts w:ascii="Times New Roman" w:hAnsi="Times New Roman"/>
          <w:sz w:val="24"/>
        </w:rPr>
        <w:t>两件事没有先后顺序，可能交叉发生。</w:t>
      </w:r>
    </w:p>
    <w:p w14:paraId="7DB7522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④Lily went into the kitchen, her son having killed an ant.   </w:t>
      </w:r>
      <w:r w:rsidRPr="00E002D6">
        <w:rPr>
          <w:rFonts w:ascii="Times New Roman" w:hAnsi="Times New Roman"/>
          <w:sz w:val="24"/>
        </w:rPr>
        <w:t>独立主格，主语不一致。</w:t>
      </w:r>
    </w:p>
    <w:p w14:paraId="7CD728E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尽管有逗号隔开，代表着不强调同时发生，但是同一句话里，一般还是会把先发生</w:t>
      </w:r>
      <w:proofErr w:type="gramStart"/>
      <w:r w:rsidRPr="00E002D6">
        <w:rPr>
          <w:rFonts w:ascii="Times New Roman" w:hAnsi="Times New Roman"/>
          <w:sz w:val="24"/>
        </w:rPr>
        <w:t>的事放前面</w:t>
      </w:r>
      <w:proofErr w:type="gramEnd"/>
      <w:r w:rsidRPr="00E002D6">
        <w:rPr>
          <w:rFonts w:ascii="Times New Roman" w:hAnsi="Times New Roman"/>
          <w:sz w:val="24"/>
        </w:rPr>
        <w:t>，后发生</w:t>
      </w:r>
      <w:proofErr w:type="gramStart"/>
      <w:r w:rsidRPr="00E002D6">
        <w:rPr>
          <w:rFonts w:ascii="Times New Roman" w:hAnsi="Times New Roman"/>
          <w:sz w:val="24"/>
        </w:rPr>
        <w:t>的事放后面</w:t>
      </w:r>
      <w:proofErr w:type="gramEnd"/>
      <w:r w:rsidRPr="00E002D6">
        <w:rPr>
          <w:rFonts w:ascii="Times New Roman" w:hAnsi="Times New Roman"/>
          <w:sz w:val="24"/>
        </w:rPr>
        <w:t>。以上例句</w:t>
      </w:r>
      <w:r w:rsidRPr="00E002D6">
        <w:rPr>
          <w:rFonts w:ascii="Times New Roman" w:hAnsi="Times New Roman"/>
          <w:sz w:val="24"/>
        </w:rPr>
        <w:t>①</w:t>
      </w:r>
      <w:r w:rsidRPr="00E002D6">
        <w:rPr>
          <w:rFonts w:ascii="Times New Roman" w:hAnsi="Times New Roman"/>
          <w:sz w:val="24"/>
        </w:rPr>
        <w:t>和</w:t>
      </w:r>
      <w:r w:rsidRPr="00E002D6">
        <w:rPr>
          <w:rFonts w:ascii="Times New Roman" w:hAnsi="Times New Roman"/>
          <w:sz w:val="24"/>
        </w:rPr>
        <w:t>②</w:t>
      </w:r>
      <w:r w:rsidRPr="00E002D6">
        <w:rPr>
          <w:rFonts w:ascii="Times New Roman" w:hAnsi="Times New Roman"/>
          <w:sz w:val="24"/>
        </w:rPr>
        <w:t>，现在分词短语</w:t>
      </w:r>
      <w:proofErr w:type="gramStart"/>
      <w:r w:rsidRPr="00E002D6">
        <w:rPr>
          <w:rFonts w:ascii="Times New Roman" w:hAnsi="Times New Roman"/>
          <w:sz w:val="24"/>
        </w:rPr>
        <w:t>作主</w:t>
      </w:r>
      <w:proofErr w:type="gramEnd"/>
      <w:r w:rsidRPr="00E002D6">
        <w:rPr>
          <w:rFonts w:ascii="Times New Roman" w:hAnsi="Times New Roman"/>
          <w:sz w:val="24"/>
        </w:rPr>
        <w:t>语补足语，事情的发生有先后顺序；例</w:t>
      </w:r>
      <w:r w:rsidRPr="00E002D6">
        <w:rPr>
          <w:rFonts w:ascii="Times New Roman" w:hAnsi="Times New Roman"/>
          <w:sz w:val="24"/>
        </w:rPr>
        <w:t>③</w:t>
      </w:r>
      <w:r w:rsidRPr="00E002D6">
        <w:rPr>
          <w:rFonts w:ascii="Times New Roman" w:hAnsi="Times New Roman"/>
          <w:sz w:val="24"/>
        </w:rPr>
        <w:t>发生的两件事没有时间的先后顺序；例</w:t>
      </w:r>
      <w:r w:rsidRPr="00E002D6">
        <w:rPr>
          <w:rFonts w:ascii="Times New Roman" w:hAnsi="Times New Roman"/>
          <w:sz w:val="24"/>
        </w:rPr>
        <w:t>④</w:t>
      </w:r>
      <w:r w:rsidRPr="00E002D6">
        <w:rPr>
          <w:rFonts w:ascii="Times New Roman" w:hAnsi="Times New Roman"/>
          <w:sz w:val="24"/>
        </w:rPr>
        <w:t>是独立主格。</w:t>
      </w:r>
    </w:p>
    <w:p w14:paraId="654959F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a.</w:t>
      </w:r>
      <w:r w:rsidRPr="00E002D6">
        <w:rPr>
          <w:rFonts w:ascii="Times New Roman" w:hAnsi="Times New Roman"/>
          <w:sz w:val="24"/>
        </w:rPr>
        <w:t xml:space="preserve"> </w:t>
      </w:r>
      <w:r w:rsidRPr="00E002D6">
        <w:rPr>
          <w:rFonts w:ascii="Times New Roman" w:hAnsi="Times New Roman"/>
          <w:sz w:val="24"/>
        </w:rPr>
        <w:t>加逗号的主补</w:t>
      </w:r>
    </w:p>
    <w:p w14:paraId="4A0D6B8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Marrying that guy, she has lived a bad life. </w:t>
      </w:r>
    </w:p>
    <w:p w14:paraId="7FE27A6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She married that guy, and she has lived a bad life.</w:t>
      </w:r>
    </w:p>
    <w:p w14:paraId="2E7F686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本来是两个独立的并列分句，但是主语相同，显得较为拖沓，于是就把主语省掉，连词</w:t>
      </w:r>
      <w:r w:rsidRPr="00E002D6">
        <w:rPr>
          <w:rFonts w:ascii="Times New Roman" w:hAnsi="Times New Roman"/>
          <w:sz w:val="24"/>
        </w:rPr>
        <w:t>and</w:t>
      </w:r>
      <w:r w:rsidRPr="00E002D6">
        <w:rPr>
          <w:rFonts w:ascii="Times New Roman" w:hAnsi="Times New Roman"/>
          <w:sz w:val="24"/>
        </w:rPr>
        <w:t>也省掉，其中一个分句里的动词变为现在分词，形成主语补足语，这和同时发生的两件事的省略方法相同。我们可根据实际需要把先发生</w:t>
      </w:r>
      <w:proofErr w:type="gramStart"/>
      <w:r w:rsidRPr="00E002D6">
        <w:rPr>
          <w:rFonts w:ascii="Times New Roman" w:hAnsi="Times New Roman"/>
          <w:sz w:val="24"/>
        </w:rPr>
        <w:t>的事放前面</w:t>
      </w:r>
      <w:proofErr w:type="gramEnd"/>
      <w:r w:rsidRPr="00E002D6">
        <w:rPr>
          <w:rFonts w:ascii="Times New Roman" w:hAnsi="Times New Roman"/>
          <w:sz w:val="24"/>
        </w:rPr>
        <w:t>，省去任意一句话的主语，动词</w:t>
      </w:r>
      <w:proofErr w:type="gramStart"/>
      <w:r w:rsidRPr="00E002D6">
        <w:rPr>
          <w:rFonts w:ascii="Times New Roman" w:hAnsi="Times New Roman"/>
          <w:sz w:val="24"/>
        </w:rPr>
        <w:t>变现在</w:t>
      </w:r>
      <w:proofErr w:type="gramEnd"/>
      <w:r w:rsidRPr="00E002D6">
        <w:rPr>
          <w:rFonts w:ascii="Times New Roman" w:hAnsi="Times New Roman"/>
          <w:sz w:val="24"/>
        </w:rPr>
        <w:t>分词，就成了主语补足语。分词短语那一部分可以认为是形容词性，对句子的主语进行补充，它修饰的是主语，不是谓</w:t>
      </w:r>
      <w:r w:rsidRPr="00E002D6">
        <w:rPr>
          <w:rFonts w:ascii="Times New Roman" w:hAnsi="Times New Roman"/>
          <w:sz w:val="24"/>
        </w:rPr>
        <w:lastRenderedPageBreak/>
        <w:t>语动词，所以不是作状语。再举个例子，供大家消化：</w:t>
      </w:r>
    </w:p>
    <w:p w14:paraId="68D562A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Shanghai is the biggest city in China, and it has a long history.</w:t>
      </w:r>
    </w:p>
    <w:p w14:paraId="5D35963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Being the biggest city in China, Shanghai has a long history.  </w:t>
      </w:r>
    </w:p>
    <w:p w14:paraId="6BD008F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把</w:t>
      </w:r>
      <w:r w:rsidRPr="00E002D6">
        <w:rPr>
          <w:rFonts w:ascii="Times New Roman" w:hAnsi="Times New Roman"/>
          <w:sz w:val="24"/>
        </w:rPr>
        <w:t>and</w:t>
      </w:r>
      <w:r w:rsidRPr="00E002D6">
        <w:rPr>
          <w:rFonts w:ascii="Times New Roman" w:hAnsi="Times New Roman"/>
          <w:sz w:val="24"/>
        </w:rPr>
        <w:t>省掉，主语省掉，系动词</w:t>
      </w:r>
      <w:proofErr w:type="gramStart"/>
      <w:r w:rsidRPr="00E002D6">
        <w:rPr>
          <w:rFonts w:ascii="Times New Roman" w:hAnsi="Times New Roman"/>
          <w:sz w:val="24"/>
        </w:rPr>
        <w:t>变现在</w:t>
      </w:r>
      <w:proofErr w:type="gramEnd"/>
      <w:r w:rsidRPr="00E002D6">
        <w:rPr>
          <w:rFonts w:ascii="Times New Roman" w:hAnsi="Times New Roman"/>
          <w:sz w:val="24"/>
        </w:rPr>
        <w:t>分词</w:t>
      </w:r>
      <w:r w:rsidRPr="00E002D6">
        <w:rPr>
          <w:rFonts w:ascii="Times New Roman" w:hAnsi="Times New Roman"/>
          <w:sz w:val="24"/>
        </w:rPr>
        <w:t>being</w:t>
      </w:r>
      <w:r w:rsidRPr="00E002D6">
        <w:rPr>
          <w:rFonts w:ascii="Times New Roman" w:hAnsi="Times New Roman"/>
          <w:sz w:val="24"/>
        </w:rPr>
        <w:t>。</w:t>
      </w:r>
    </w:p>
    <w:p w14:paraId="26F45E1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The biggest city in China, Shanghai has a long history.</w:t>
      </w:r>
    </w:p>
    <w:p w14:paraId="07CA967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lang w:eastAsia="zh"/>
        </w:rPr>
        <w:t>b.</w:t>
      </w:r>
      <w:r w:rsidRPr="00E002D6">
        <w:rPr>
          <w:rFonts w:ascii="Times New Roman" w:hAnsi="Times New Roman"/>
          <w:sz w:val="24"/>
        </w:rPr>
        <w:t xml:space="preserve"> </w:t>
      </w:r>
      <w:r w:rsidRPr="00E002D6">
        <w:rPr>
          <w:rFonts w:ascii="Times New Roman" w:hAnsi="Times New Roman"/>
          <w:sz w:val="24"/>
        </w:rPr>
        <w:t>独立主格</w:t>
      </w:r>
    </w:p>
    <w:p w14:paraId="01FAFB3F" w14:textId="77777777" w:rsidR="00792C08" w:rsidRPr="00E002D6" w:rsidRDefault="00000000">
      <w:pPr>
        <w:spacing w:line="360" w:lineRule="auto"/>
        <w:ind w:firstLineChars="200" w:firstLine="480"/>
        <w:rPr>
          <w:rFonts w:ascii="Times New Roman" w:hAnsi="Times New Roman"/>
          <w:sz w:val="24"/>
        </w:rPr>
      </w:pPr>
      <w:proofErr w:type="gramStart"/>
      <w:r w:rsidRPr="00E002D6">
        <w:rPr>
          <w:rFonts w:ascii="Times New Roman" w:hAnsi="Times New Roman"/>
          <w:sz w:val="24"/>
        </w:rPr>
        <w:t>主补结构</w:t>
      </w:r>
      <w:proofErr w:type="gramEnd"/>
      <w:r w:rsidRPr="00E002D6">
        <w:rPr>
          <w:rFonts w:ascii="Times New Roman" w:hAnsi="Times New Roman"/>
          <w:sz w:val="24"/>
        </w:rPr>
        <w:t>中的两个句子要求主语必须相同才能省略，如果主语不一样，省略后则会丢失关键信息，导致歧义。但是在现代英语中，越来越多的使用主语不一样</w:t>
      </w:r>
      <w:proofErr w:type="gramStart"/>
      <w:r w:rsidRPr="00E002D6">
        <w:rPr>
          <w:rFonts w:ascii="Times New Roman" w:hAnsi="Times New Roman"/>
          <w:sz w:val="24"/>
        </w:rPr>
        <w:t>的主补的</w:t>
      </w:r>
      <w:proofErr w:type="gramEnd"/>
      <w:r w:rsidRPr="00E002D6">
        <w:rPr>
          <w:rFonts w:ascii="Times New Roman" w:hAnsi="Times New Roman"/>
          <w:sz w:val="24"/>
        </w:rPr>
        <w:t>情况，我们把原来的主语补上就形成了独立主格结构。</w:t>
      </w:r>
    </w:p>
    <w:p w14:paraId="1485533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Lily marrying that guy, Amanda lives a good life.</w:t>
      </w:r>
    </w:p>
    <w:p w14:paraId="59D628B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Lily married that guy, Amanda</w:t>
      </w:r>
      <w:proofErr w:type="gramStart"/>
      <w:r w:rsidRPr="00E002D6">
        <w:rPr>
          <w:rFonts w:ascii="Times New Roman" w:hAnsi="Times New Roman"/>
          <w:sz w:val="24"/>
        </w:rPr>
        <w:t xml:space="preserve"> living</w:t>
      </w:r>
      <w:proofErr w:type="gramEnd"/>
      <w:r w:rsidRPr="00E002D6">
        <w:rPr>
          <w:rFonts w:ascii="Times New Roman" w:hAnsi="Times New Roman"/>
          <w:sz w:val="24"/>
        </w:rPr>
        <w:t xml:space="preserve"> a good life.</w:t>
      </w:r>
    </w:p>
    <w:p w14:paraId="07E4ED1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变成独立主格的作用，主要是省掉了连词</w:t>
      </w:r>
      <w:r w:rsidRPr="00E002D6">
        <w:rPr>
          <w:rFonts w:ascii="Times New Roman" w:hAnsi="Times New Roman"/>
          <w:sz w:val="24"/>
        </w:rPr>
        <w:t>and</w:t>
      </w:r>
      <w:r w:rsidRPr="00E002D6">
        <w:rPr>
          <w:rFonts w:ascii="Times New Roman" w:hAnsi="Times New Roman"/>
          <w:sz w:val="24"/>
        </w:rPr>
        <w:t>。有时候其中一个句子很长，若后面再接一个独立主格，就不好识别出来，影响对句子意思的理解。这一个问题只有通过多读才能解决，单靠语法学得好解决不了。</w:t>
      </w:r>
    </w:p>
    <w:p w14:paraId="74695C4E"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5. No wonder</w:t>
      </w:r>
      <w:r w:rsidRPr="00E002D6">
        <w:rPr>
          <w:rFonts w:ascii="Times New Roman" w:hAnsi="Times New Roman" w:hint="eastAsia"/>
          <w:sz w:val="24"/>
        </w:rPr>
        <w:t>作副词的用法</w:t>
      </w:r>
    </w:p>
    <w:p w14:paraId="0907165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No wonder + </w:t>
      </w:r>
      <w:r w:rsidRPr="00E002D6">
        <w:rPr>
          <w:rFonts w:ascii="Times New Roman" w:hAnsi="Times New Roman" w:hint="eastAsia"/>
          <w:sz w:val="24"/>
        </w:rPr>
        <w:t>主语</w:t>
      </w:r>
      <w:r w:rsidRPr="00E002D6">
        <w:rPr>
          <w:rFonts w:ascii="Times New Roman" w:hAnsi="Times New Roman" w:hint="eastAsia"/>
          <w:sz w:val="24"/>
        </w:rPr>
        <w:t xml:space="preserve"> + </w:t>
      </w:r>
      <w:r w:rsidRPr="00E002D6">
        <w:rPr>
          <w:rFonts w:ascii="Times New Roman" w:hAnsi="Times New Roman" w:hint="eastAsia"/>
          <w:sz w:val="24"/>
        </w:rPr>
        <w:t>动词</w:t>
      </w:r>
      <w:r w:rsidRPr="00E002D6">
        <w:rPr>
          <w:rFonts w:ascii="Times New Roman" w:hAnsi="Times New Roman" w:hint="eastAsia"/>
          <w:sz w:val="24"/>
        </w:rPr>
        <w:t xml:space="preserve"> </w:t>
      </w:r>
      <w:r w:rsidRPr="00E002D6">
        <w:rPr>
          <w:rFonts w:ascii="Times New Roman" w:hAnsi="Times New Roman" w:hint="eastAsia"/>
          <w:sz w:val="24"/>
        </w:rPr>
        <w:t>难怪</w:t>
      </w:r>
      <w:r w:rsidRPr="00E002D6">
        <w:rPr>
          <w:rFonts w:ascii="Times New Roman" w:hAnsi="Times New Roman" w:hint="eastAsia"/>
          <w:sz w:val="24"/>
        </w:rPr>
        <w:t>.....</w:t>
      </w:r>
      <w:r w:rsidRPr="00E002D6">
        <w:rPr>
          <w:rFonts w:ascii="Times New Roman" w:hAnsi="Times New Roman" w:hint="eastAsia"/>
          <w:sz w:val="24"/>
        </w:rPr>
        <w:t>注意</w:t>
      </w:r>
    </w:p>
    <w:p w14:paraId="6FF01689"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No wonder</w:t>
      </w:r>
      <w:r w:rsidRPr="00E002D6">
        <w:rPr>
          <w:rFonts w:ascii="Times New Roman" w:hAnsi="Times New Roman" w:hint="eastAsia"/>
          <w:sz w:val="24"/>
        </w:rPr>
        <w:t>虽是名词短语，却视为副词，使用时置于句首，修饰全句；是由“</w:t>
      </w:r>
      <w:r w:rsidRPr="00E002D6">
        <w:rPr>
          <w:rFonts w:ascii="Times New Roman" w:hAnsi="Times New Roman" w:hint="eastAsia"/>
          <w:sz w:val="24"/>
        </w:rPr>
        <w:t xml:space="preserve">It is no </w:t>
      </w:r>
      <w:proofErr w:type="spellStart"/>
      <w:r w:rsidRPr="00E002D6">
        <w:rPr>
          <w:rFonts w:ascii="Times New Roman" w:hAnsi="Times New Roman" w:hint="eastAsia"/>
          <w:sz w:val="24"/>
        </w:rPr>
        <w:t>wonder+that</w:t>
      </w:r>
      <w:proofErr w:type="spellEnd"/>
      <w:r w:rsidRPr="00E002D6">
        <w:rPr>
          <w:rFonts w:ascii="Times New Roman" w:hAnsi="Times New Roman" w:hint="eastAsia"/>
          <w:sz w:val="24"/>
        </w:rPr>
        <w:t>从句”化简而来。</w:t>
      </w:r>
    </w:p>
    <w:p w14:paraId="689D824C"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No wonder you're so thin; you eat so little.</w:t>
      </w:r>
    </w:p>
    <w:p w14:paraId="7D9C999D"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难怪你会这么瘦；你吃得好少啊。</w:t>
      </w:r>
    </w:p>
    <w:p w14:paraId="7BBE0D79" w14:textId="77777777" w:rsidR="00792C08" w:rsidRPr="00E002D6" w:rsidRDefault="00792C08">
      <w:pPr>
        <w:spacing w:line="360" w:lineRule="auto"/>
        <w:ind w:firstLineChars="200" w:firstLine="480"/>
        <w:rPr>
          <w:rFonts w:ascii="Times New Roman" w:hAnsi="Times New Roman"/>
          <w:sz w:val="24"/>
        </w:rPr>
      </w:pPr>
    </w:p>
    <w:p w14:paraId="4517DB76" w14:textId="77777777" w:rsidR="00792C08" w:rsidRPr="00E002D6" w:rsidRDefault="00000000">
      <w:pPr>
        <w:pStyle w:val="a3"/>
        <w:spacing w:line="400" w:lineRule="exact"/>
        <w:ind w:right="183"/>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4: Exercise</w:t>
      </w:r>
    </w:p>
    <w:p w14:paraId="3F4B0520" w14:textId="77777777" w:rsidR="00792C08" w:rsidRPr="00E002D6" w:rsidRDefault="00792C08">
      <w:pPr>
        <w:spacing w:line="400" w:lineRule="exact"/>
        <w:rPr>
          <w:rFonts w:ascii="Times New Roman" w:hAnsi="Times New Roman" w:cs="Times New Roman"/>
          <w:b/>
          <w:bCs/>
          <w:i/>
          <w:iCs/>
          <w:sz w:val="32"/>
          <w:szCs w:val="40"/>
        </w:rPr>
      </w:pPr>
    </w:p>
    <w:p w14:paraId="3C106C80"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找出句中的主语补足语。</w:t>
      </w:r>
    </w:p>
    <w:p w14:paraId="5D1F361A" w14:textId="77777777" w:rsidR="00792C08" w:rsidRPr="00E002D6" w:rsidRDefault="00000000">
      <w:pPr>
        <w:pStyle w:val="a3"/>
        <w:numPr>
          <w:ilvl w:val="0"/>
          <w:numId w:val="5"/>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He was found lying on the floor.</w:t>
      </w:r>
    </w:p>
    <w:p w14:paraId="116B67DA" w14:textId="77777777" w:rsidR="00792C08" w:rsidRPr="00E002D6" w:rsidRDefault="00000000">
      <w:pPr>
        <w:pStyle w:val="a3"/>
        <w:numPr>
          <w:ilvl w:val="0"/>
          <w:numId w:val="5"/>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He was considered a very patient teacher.</w:t>
      </w:r>
    </w:p>
    <w:p w14:paraId="607BD8F4" w14:textId="77777777" w:rsidR="00792C08" w:rsidRPr="00E002D6" w:rsidRDefault="00000000">
      <w:pPr>
        <w:pStyle w:val="a3"/>
        <w:numPr>
          <w:ilvl w:val="0"/>
          <w:numId w:val="5"/>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She was seen reading an international language book.</w:t>
      </w:r>
    </w:p>
    <w:p w14:paraId="0A3F02C7" w14:textId="77777777" w:rsidR="00792C08" w:rsidRPr="00E002D6" w:rsidRDefault="00000000">
      <w:pPr>
        <w:pStyle w:val="a3"/>
        <w:numPr>
          <w:ilvl w:val="0"/>
          <w:numId w:val="5"/>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The boy was made shy and nervous.</w:t>
      </w:r>
    </w:p>
    <w:p w14:paraId="2E5A429E" w14:textId="77777777" w:rsidR="00792C08" w:rsidRPr="00E002D6" w:rsidRDefault="00000000">
      <w:pPr>
        <w:numPr>
          <w:ilvl w:val="0"/>
          <w:numId w:val="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young man was thought very famous and talented.</w:t>
      </w:r>
    </w:p>
    <w:p w14:paraId="57BA7553" w14:textId="77777777" w:rsidR="00792C08" w:rsidRPr="00E002D6" w:rsidRDefault="00000000">
      <w:pPr>
        <w:numPr>
          <w:ilvl w:val="0"/>
          <w:numId w:val="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This place is considered the birthplace of classical music.</w:t>
      </w:r>
    </w:p>
    <w:p w14:paraId="2733C766" w14:textId="77777777" w:rsidR="00792C08" w:rsidRPr="00E002D6" w:rsidRDefault="00000000">
      <w:pPr>
        <w:numPr>
          <w:ilvl w:val="0"/>
          <w:numId w:val="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Mozart was regarded the greatest composer of waltzes.</w:t>
      </w:r>
    </w:p>
    <w:p w14:paraId="08754A28" w14:textId="77777777" w:rsidR="00792C08" w:rsidRPr="00E002D6" w:rsidRDefault="00000000">
      <w:pPr>
        <w:numPr>
          <w:ilvl w:val="0"/>
          <w:numId w:val="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Vienna is considered the birthplace of classical music and waltzes.</w:t>
      </w:r>
    </w:p>
    <w:p w14:paraId="16AA998E" w14:textId="77777777" w:rsidR="00792C08" w:rsidRPr="00E002D6" w:rsidRDefault="00792C08">
      <w:pPr>
        <w:rPr>
          <w:rFonts w:ascii="Times New Roman" w:eastAsia="宋体" w:hAnsi="Times New Roman" w:cs="Times New Roman"/>
          <w:spacing w:val="-1"/>
          <w:sz w:val="24"/>
        </w:rPr>
      </w:pPr>
    </w:p>
    <w:p w14:paraId="29D198D4"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lastRenderedPageBreak/>
        <w:t xml:space="preserve">2. </w:t>
      </w:r>
      <w:r w:rsidRPr="00E002D6">
        <w:rPr>
          <w:rFonts w:ascii="Times New Roman" w:eastAsia="宋体" w:hAnsi="Times New Roman" w:cs="Times New Roman" w:hint="eastAsia"/>
          <w:spacing w:val="-1"/>
          <w:sz w:val="24"/>
        </w:rPr>
        <w:t>翻译</w:t>
      </w:r>
    </w:p>
    <w:p w14:paraId="68E0D85A"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沿着河岸骑自行车是极好的消遣。（</w:t>
      </w:r>
      <w:r w:rsidRPr="00E002D6">
        <w:rPr>
          <w:rFonts w:ascii="Times New Roman" w:eastAsia="宋体" w:hAnsi="Times New Roman" w:cs="Times New Roman"/>
          <w:spacing w:val="-1"/>
          <w:sz w:val="24"/>
        </w:rPr>
        <w:t>fantastic; pastime</w:t>
      </w:r>
      <w:r w:rsidRPr="00E002D6">
        <w:rPr>
          <w:rFonts w:ascii="Times New Roman" w:eastAsia="宋体" w:hAnsi="Times New Roman" w:cs="Times New Roman" w:hint="eastAsia"/>
          <w:spacing w:val="-1"/>
          <w:sz w:val="24"/>
          <w:lang w:eastAsia="zh"/>
        </w:rPr>
        <w:t>）</w:t>
      </w:r>
    </w:p>
    <w:p w14:paraId="14D8DEA6"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犹豫</w:t>
      </w:r>
      <w:r w:rsidRPr="00E002D6">
        <w:rPr>
          <w:rFonts w:ascii="Times New Roman" w:eastAsia="宋体" w:hAnsi="Times New Roman" w:cs="Times New Roman" w:hint="eastAsia"/>
          <w:spacing w:val="-1"/>
          <w:sz w:val="24"/>
        </w:rPr>
        <w:t>去</w:t>
      </w:r>
      <w:r w:rsidRPr="00E002D6">
        <w:rPr>
          <w:rFonts w:ascii="Times New Roman" w:eastAsia="宋体" w:hAnsi="Times New Roman" w:cs="Times New Roman"/>
          <w:spacing w:val="-1"/>
          <w:sz w:val="24"/>
        </w:rPr>
        <w:t>不去参加音乐会是很可惜的。（</w:t>
      </w:r>
      <w:r w:rsidRPr="00E002D6">
        <w:rPr>
          <w:rFonts w:ascii="Times New Roman" w:eastAsia="宋体" w:hAnsi="Times New Roman" w:cs="Times New Roman"/>
          <w:spacing w:val="-1"/>
          <w:sz w:val="24"/>
        </w:rPr>
        <w:t>hesitate</w:t>
      </w:r>
      <w:r w:rsidRPr="00E002D6">
        <w:rPr>
          <w:rFonts w:ascii="Times New Roman" w:eastAsia="宋体" w:hAnsi="Times New Roman" w:cs="Times New Roman" w:hint="eastAsia"/>
          <w:spacing w:val="-1"/>
          <w:sz w:val="24"/>
          <w:lang w:eastAsia="zh"/>
        </w:rPr>
        <w:t>）</w:t>
      </w:r>
    </w:p>
    <w:p w14:paraId="5EE233A2"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去</w:t>
      </w:r>
      <w:proofErr w:type="gramStart"/>
      <w:r w:rsidRPr="00E002D6">
        <w:rPr>
          <w:rFonts w:ascii="Times New Roman" w:eastAsia="宋体" w:hAnsi="Times New Roman" w:cs="Times New Roman"/>
          <w:spacing w:val="-1"/>
          <w:sz w:val="24"/>
        </w:rPr>
        <w:t>听著名</w:t>
      </w:r>
      <w:proofErr w:type="gramEnd"/>
      <w:r w:rsidRPr="00E002D6">
        <w:rPr>
          <w:rFonts w:ascii="Times New Roman" w:eastAsia="宋体" w:hAnsi="Times New Roman" w:cs="Times New Roman"/>
          <w:spacing w:val="-1"/>
          <w:sz w:val="24"/>
        </w:rPr>
        <w:t>合唱团的演出会</w:t>
      </w:r>
      <w:proofErr w:type="gramStart"/>
      <w:r w:rsidRPr="00E002D6">
        <w:rPr>
          <w:rFonts w:ascii="Times New Roman" w:eastAsia="宋体" w:hAnsi="Times New Roman" w:cs="Times New Roman"/>
          <w:spacing w:val="-1"/>
          <w:sz w:val="24"/>
        </w:rPr>
        <w:t>非常</w:t>
      </w:r>
      <w:proofErr w:type="gramEnd"/>
      <w:r w:rsidRPr="00E002D6">
        <w:rPr>
          <w:rFonts w:ascii="Times New Roman" w:eastAsia="宋体" w:hAnsi="Times New Roman" w:cs="Times New Roman"/>
          <w:spacing w:val="-1"/>
          <w:sz w:val="24"/>
        </w:rPr>
        <w:t>棒。（</w:t>
      </w:r>
      <w:r w:rsidRPr="00E002D6">
        <w:rPr>
          <w:rFonts w:ascii="Times New Roman" w:eastAsia="宋体" w:hAnsi="Times New Roman" w:cs="Times New Roman"/>
          <w:spacing w:val="-1"/>
          <w:sz w:val="24"/>
        </w:rPr>
        <w:t>choir; performance; fantastic</w:t>
      </w:r>
      <w:r w:rsidRPr="00E002D6">
        <w:rPr>
          <w:rFonts w:ascii="Times New Roman" w:eastAsia="宋体" w:hAnsi="Times New Roman" w:cs="Times New Roman" w:hint="eastAsia"/>
          <w:spacing w:val="-1"/>
          <w:sz w:val="24"/>
          <w:lang w:eastAsia="zh"/>
        </w:rPr>
        <w:t>）</w:t>
      </w:r>
    </w:p>
    <w:p w14:paraId="26E3C9EF"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喜欢古典音乐是他最大的爱好。（</w:t>
      </w:r>
      <w:r w:rsidRPr="00E002D6">
        <w:rPr>
          <w:rFonts w:ascii="Times New Roman" w:eastAsia="宋体" w:hAnsi="Times New Roman" w:cs="Times New Roman"/>
          <w:spacing w:val="-1"/>
          <w:sz w:val="24"/>
        </w:rPr>
        <w:t xml:space="preserve">classical; </w:t>
      </w:r>
      <w:r w:rsidRPr="00E002D6">
        <w:rPr>
          <w:rFonts w:ascii="Times New Roman" w:eastAsia="宋体" w:hAnsi="Times New Roman" w:cs="Times New Roman" w:hint="eastAsia"/>
          <w:spacing w:val="-1"/>
          <w:sz w:val="24"/>
        </w:rPr>
        <w:t xml:space="preserve">favorite; </w:t>
      </w:r>
      <w:r w:rsidRPr="00E002D6">
        <w:rPr>
          <w:rFonts w:ascii="Times New Roman" w:eastAsia="宋体" w:hAnsi="Times New Roman" w:cs="Times New Roman"/>
          <w:spacing w:val="-1"/>
          <w:sz w:val="24"/>
        </w:rPr>
        <w:t>hobby</w:t>
      </w:r>
      <w:r w:rsidRPr="00E002D6">
        <w:rPr>
          <w:rFonts w:ascii="Times New Roman" w:eastAsia="宋体" w:hAnsi="Times New Roman" w:cs="Times New Roman" w:hint="eastAsia"/>
          <w:spacing w:val="-1"/>
          <w:sz w:val="24"/>
          <w:lang w:eastAsia="zh"/>
        </w:rPr>
        <w:t>）</w:t>
      </w:r>
    </w:p>
    <w:p w14:paraId="0BC6A7E0"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莫扎特被认为是古典音乐界最著名的作曲家之一。（</w:t>
      </w:r>
      <w:r w:rsidRPr="00E002D6">
        <w:rPr>
          <w:rFonts w:ascii="Times New Roman" w:eastAsia="宋体" w:hAnsi="Times New Roman" w:cs="Times New Roman"/>
          <w:spacing w:val="-1"/>
          <w:sz w:val="24"/>
        </w:rPr>
        <w:t>composer; classical</w:t>
      </w:r>
      <w:r w:rsidRPr="00E002D6">
        <w:rPr>
          <w:rFonts w:ascii="Times New Roman" w:eastAsia="宋体" w:hAnsi="Times New Roman" w:cs="Times New Roman" w:hint="eastAsia"/>
          <w:spacing w:val="-1"/>
          <w:sz w:val="24"/>
          <w:lang w:eastAsia="zh"/>
        </w:rPr>
        <w:t>）</w:t>
      </w:r>
    </w:p>
    <w:p w14:paraId="5F22EBE1"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这座城市被称作许多经典圆舞曲的诞生地。（</w:t>
      </w:r>
      <w:r w:rsidRPr="00E002D6">
        <w:rPr>
          <w:rFonts w:ascii="Times New Roman" w:eastAsia="宋体" w:hAnsi="Times New Roman" w:cs="Times New Roman"/>
          <w:spacing w:val="-1"/>
          <w:sz w:val="24"/>
        </w:rPr>
        <w:t>waltz; birthplace</w:t>
      </w:r>
      <w:r w:rsidRPr="00E002D6">
        <w:rPr>
          <w:rFonts w:ascii="Times New Roman" w:eastAsia="宋体" w:hAnsi="Times New Roman" w:cs="Times New Roman" w:hint="eastAsia"/>
          <w:spacing w:val="-1"/>
          <w:sz w:val="24"/>
          <w:lang w:eastAsia="zh"/>
        </w:rPr>
        <w:t>）</w:t>
      </w:r>
    </w:p>
    <w:p w14:paraId="59BFF6B8"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让音乐保持鲜活是这座城市的责任。（</w:t>
      </w:r>
      <w:r w:rsidRPr="00E002D6">
        <w:rPr>
          <w:rFonts w:ascii="Times New Roman" w:eastAsia="宋体" w:hAnsi="Times New Roman" w:cs="Times New Roman"/>
          <w:spacing w:val="-1"/>
          <w:sz w:val="24"/>
        </w:rPr>
        <w:t>alive; responsible</w:t>
      </w:r>
      <w:r w:rsidRPr="00E002D6">
        <w:rPr>
          <w:rFonts w:ascii="Times New Roman" w:eastAsia="宋体" w:hAnsi="Times New Roman" w:cs="Times New Roman" w:hint="eastAsia"/>
          <w:spacing w:val="-1"/>
          <w:sz w:val="24"/>
          <w:lang w:eastAsia="zh"/>
        </w:rPr>
        <w:t>）</w:t>
      </w:r>
    </w:p>
    <w:p w14:paraId="3468E4D5"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喜爱华尔兹是很多维也纳人的特点。（</w:t>
      </w:r>
      <w:r w:rsidRPr="00E002D6">
        <w:rPr>
          <w:rFonts w:ascii="Times New Roman" w:eastAsia="宋体" w:hAnsi="Times New Roman" w:cs="Times New Roman"/>
          <w:spacing w:val="-1"/>
          <w:sz w:val="24"/>
        </w:rPr>
        <w:t>typical; Viennese</w:t>
      </w:r>
      <w:r w:rsidRPr="00E002D6">
        <w:rPr>
          <w:rFonts w:ascii="Times New Roman" w:eastAsia="宋体" w:hAnsi="Times New Roman" w:cs="Times New Roman" w:hint="eastAsia"/>
          <w:spacing w:val="-1"/>
          <w:sz w:val="24"/>
          <w:lang w:eastAsia="zh"/>
        </w:rPr>
        <w:t>）</w:t>
      </w:r>
    </w:p>
    <w:p w14:paraId="371FA01D"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去维也纳听音乐会会花费不少费用。（</w:t>
      </w:r>
      <w:r w:rsidRPr="00E002D6">
        <w:rPr>
          <w:rFonts w:ascii="Times New Roman" w:eastAsia="宋体" w:hAnsi="Times New Roman" w:cs="Times New Roman"/>
          <w:spacing w:val="-1"/>
          <w:sz w:val="24"/>
        </w:rPr>
        <w:t>concert; expense</w:t>
      </w:r>
      <w:r w:rsidRPr="00E002D6">
        <w:rPr>
          <w:rFonts w:ascii="Times New Roman" w:eastAsia="宋体" w:hAnsi="Times New Roman" w:cs="Times New Roman" w:hint="eastAsia"/>
          <w:spacing w:val="-1"/>
          <w:sz w:val="24"/>
          <w:lang w:eastAsia="zh"/>
        </w:rPr>
        <w:t>）</w:t>
      </w:r>
    </w:p>
    <w:p w14:paraId="534E3F1E" w14:textId="77777777" w:rsidR="00792C08" w:rsidRPr="00E002D6" w:rsidRDefault="00000000">
      <w:pPr>
        <w:numPr>
          <w:ilvl w:val="0"/>
          <w:numId w:val="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放弃学习古典音乐是很多人会后悔的事。（</w:t>
      </w:r>
      <w:r w:rsidRPr="00E002D6">
        <w:rPr>
          <w:rFonts w:ascii="Times New Roman" w:eastAsia="宋体" w:hAnsi="Times New Roman" w:cs="Times New Roman"/>
          <w:spacing w:val="-1"/>
          <w:sz w:val="24"/>
        </w:rPr>
        <w:t>abandon; regret</w:t>
      </w:r>
      <w:r w:rsidRPr="00E002D6">
        <w:rPr>
          <w:rFonts w:ascii="Times New Roman" w:eastAsia="宋体" w:hAnsi="Times New Roman" w:cs="Times New Roman" w:hint="eastAsia"/>
          <w:spacing w:val="-1"/>
          <w:sz w:val="24"/>
          <w:lang w:eastAsia="zh"/>
        </w:rPr>
        <w:t>）</w:t>
      </w:r>
    </w:p>
    <w:p w14:paraId="7BD83FC8" w14:textId="77777777" w:rsidR="00792C08" w:rsidRPr="00E002D6" w:rsidRDefault="00792C08">
      <w:pPr>
        <w:rPr>
          <w:rFonts w:ascii="Times New Roman" w:eastAsia="宋体" w:hAnsi="Times New Roman" w:cs="Times New Roman"/>
          <w:spacing w:val="-1"/>
          <w:sz w:val="28"/>
          <w:szCs w:val="28"/>
        </w:rPr>
      </w:pPr>
    </w:p>
    <w:p w14:paraId="3213CC59" w14:textId="77777777" w:rsidR="00792C08" w:rsidRPr="00E002D6" w:rsidRDefault="00792C08">
      <w:pPr>
        <w:rPr>
          <w:rFonts w:ascii="Times New Roman" w:eastAsia="宋体" w:hAnsi="Times New Roman" w:cs="Times New Roman"/>
          <w:spacing w:val="-1"/>
          <w:sz w:val="24"/>
        </w:rPr>
      </w:pPr>
    </w:p>
    <w:p w14:paraId="3C93535D"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w:t>
      </w:r>
      <w:r w:rsidRPr="00E002D6">
        <w:rPr>
          <w:rFonts w:ascii="Times New Roman" w:eastAsia="宋体" w:hAnsi="Times New Roman" w:cs="Times New Roman" w:hint="eastAsia"/>
          <w:spacing w:val="-1"/>
          <w:sz w:val="24"/>
        </w:rPr>
        <w:t>L1-L4</w:t>
      </w:r>
      <w:r w:rsidRPr="00E002D6">
        <w:rPr>
          <w:rFonts w:ascii="Times New Roman" w:eastAsia="宋体" w:hAnsi="Times New Roman" w:cs="Times New Roman" w:hint="eastAsia"/>
          <w:spacing w:val="-1"/>
          <w:sz w:val="24"/>
        </w:rPr>
        <w:t>中的含有从句的句子，并标注从句类型。</w:t>
      </w:r>
    </w:p>
    <w:p w14:paraId="7AF1F93D" w14:textId="77777777" w:rsidR="00792C08" w:rsidRPr="00E002D6" w:rsidRDefault="00000000">
      <w:pPr>
        <w:rPr>
          <w:rFonts w:ascii="Times New Roman" w:hAnsi="Times New Roman" w:cs="Times New Roman"/>
          <w:b/>
          <w:bCs/>
          <w:sz w:val="24"/>
        </w:rPr>
      </w:pPr>
      <w:r w:rsidRPr="00E002D6">
        <w:rPr>
          <w:rFonts w:ascii="Times New Roman" w:hAnsi="Times New Roman" w:cs="Times New Roman"/>
          <w:b/>
          <w:bCs/>
          <w:sz w:val="24"/>
        </w:rPr>
        <w:br w:type="page"/>
      </w:r>
    </w:p>
    <w:p w14:paraId="2FF38CED"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5-6</w:t>
      </w:r>
    </w:p>
    <w:p w14:paraId="2D722C00"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Bungee Jumping</w:t>
      </w:r>
    </w:p>
    <w:p w14:paraId="100ED5EB" w14:textId="77777777" w:rsidR="00792C08" w:rsidRPr="00E002D6" w:rsidRDefault="00792C08">
      <w:pPr>
        <w:spacing w:line="400" w:lineRule="exact"/>
        <w:jc w:val="center"/>
        <w:rPr>
          <w:rFonts w:ascii="Times New Roman" w:hAnsi="Times New Roman" w:cs="Times New Roman"/>
          <w:b/>
          <w:bCs/>
          <w:sz w:val="36"/>
          <w:szCs w:val="44"/>
        </w:rPr>
      </w:pPr>
    </w:p>
    <w:p w14:paraId="24314AA6"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209979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b/>
          <w:bCs/>
          <w:i/>
          <w:iCs/>
          <w:sz w:val="22"/>
          <w:szCs w:val="22"/>
        </w:rPr>
        <w:t xml:space="preserve">     </w:t>
      </w:r>
      <w:r w:rsidRPr="00E002D6">
        <w:rPr>
          <w:rFonts w:ascii="Cambria" w:hAnsi="Cambria" w:cs="Cambria"/>
          <w:b/>
          <w:bCs/>
          <w:i/>
          <w:iCs/>
          <w:sz w:val="22"/>
          <w:szCs w:val="22"/>
        </w:rPr>
        <w:t xml:space="preserve"> </w:t>
      </w:r>
      <w:r w:rsidRPr="00E002D6">
        <w:rPr>
          <w:rFonts w:ascii="Cambria" w:eastAsia="Arial" w:hAnsi="Cambria" w:cs="Cambria"/>
          <w:i/>
          <w:iCs/>
          <w:sz w:val="22"/>
          <w:szCs w:val="22"/>
          <w:shd w:val="clear" w:color="auto" w:fill="FFFFFF"/>
        </w:rPr>
        <w:t> /ˈ</w:t>
      </w:r>
      <w:proofErr w:type="spellStart"/>
      <w:r w:rsidRPr="00E002D6">
        <w:rPr>
          <w:rFonts w:ascii="Cambria" w:eastAsia="Arial" w:hAnsi="Cambria" w:cs="Cambria"/>
          <w:i/>
          <w:iCs/>
          <w:sz w:val="22"/>
          <w:szCs w:val="22"/>
          <w:shd w:val="clear" w:color="auto" w:fill="FFFFFF"/>
        </w:rPr>
        <w:t>bʌndʒɪ</w:t>
      </w:r>
      <w:proofErr w:type="spellEnd"/>
      <w:r w:rsidRPr="00E002D6">
        <w:rPr>
          <w:rFonts w:ascii="Cambria" w:eastAsia="Arial" w:hAnsi="Cambria" w:cs="Cambria"/>
          <w:i/>
          <w:iCs/>
          <w:sz w:val="22"/>
          <w:szCs w:val="22"/>
          <w:shd w:val="clear" w:color="auto" w:fill="FFFFFF"/>
        </w:rPr>
        <w:t xml:space="preserve"> ˌ</w:t>
      </w:r>
      <w:proofErr w:type="spellStart"/>
      <w:r w:rsidRPr="00E002D6">
        <w:rPr>
          <w:rFonts w:ascii="Cambria" w:eastAsia="Arial" w:hAnsi="Cambria" w:cs="Cambria"/>
          <w:i/>
          <w:iCs/>
          <w:sz w:val="22"/>
          <w:szCs w:val="22"/>
          <w:shd w:val="clear" w:color="auto" w:fill="FFFFFF"/>
        </w:rPr>
        <w:t>dʒʌmpɪŋ</w:t>
      </w:r>
      <w:proofErr w:type="spellEnd"/>
      <w:r w:rsidRPr="00E002D6">
        <w:rPr>
          <w:rFonts w:ascii="Cambria" w:eastAsia="Arial" w:hAnsi="Cambria" w:cs="Cambria"/>
          <w:i/>
          <w:iCs/>
          <w:sz w:val="22"/>
          <w:szCs w:val="22"/>
          <w:shd w:val="clear" w:color="auto" w:fill="FFFFFF"/>
        </w:rPr>
        <w:t>/</w:t>
      </w:r>
      <w:r w:rsidRPr="00E002D6">
        <w:rPr>
          <w:rFonts w:ascii="Cambria" w:hAnsi="Cambria" w:cs="Cambria"/>
          <w:b/>
          <w:bCs/>
          <w:i/>
          <w:iCs/>
          <w:sz w:val="22"/>
          <w:szCs w:val="22"/>
        </w:rPr>
        <w:t xml:space="preserve">   </w:t>
      </w:r>
      <w:r w:rsidRPr="00E002D6">
        <w:rPr>
          <w:rFonts w:ascii="Times New Roman" w:hAnsi="Times New Roman" w:cs="Times New Roman" w:hint="eastAs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nɝvəs</w:t>
      </w:r>
      <w:proofErr w:type="spellEnd"/>
      <w:r w:rsidRPr="00E002D6">
        <w:rPr>
          <w:rFonts w:ascii="Cambria" w:hAnsi="Cambria" w:cs="Cambria"/>
          <w:sz w:val="22"/>
          <w:szCs w:val="22"/>
        </w:rPr>
        <w:t>/</w:t>
      </w:r>
    </w:p>
    <w:p w14:paraId="1508B10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Bungee jumping looks like fun. It makes me nervous just to watch </w:t>
      </w:r>
    </w:p>
    <w:p w14:paraId="097B3B99"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ɡʌts</w:t>
      </w:r>
      <w:proofErr w:type="spellEnd"/>
      <w:r w:rsidRPr="00E002D6">
        <w:rPr>
          <w:rFonts w:ascii="Cambria" w:eastAsia="宋体" w:hAnsi="Cambria" w:cs="Cambria" w:hint="eastAsia"/>
          <w:spacing w:val="-1"/>
          <w:sz w:val="22"/>
          <w:szCs w:val="22"/>
          <w:lang w:eastAsia="zh-CN"/>
        </w:rPr>
        <w:t>/</w:t>
      </w:r>
    </w:p>
    <w:p w14:paraId="57AA13F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someone</w:t>
      </w:r>
      <w:proofErr w:type="gramEnd"/>
      <w:r w:rsidRPr="00E002D6">
        <w:rPr>
          <w:rFonts w:ascii="Times New Roman" w:eastAsia="宋体" w:hAnsi="Times New Roman" w:cs="Times New Roman"/>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do</w:t>
      </w:r>
      <w:proofErr w:type="gramEnd"/>
      <w:r w:rsidRPr="00E002D6">
        <w:rPr>
          <w:rFonts w:ascii="Times New Roman" w:eastAsia="宋体" w:hAnsi="Times New Roman" w:cs="Times New Roman"/>
          <w:spacing w:val="-1"/>
          <w:sz w:val="28"/>
          <w:szCs w:val="28"/>
          <w:lang w:eastAsia="zh-CN"/>
        </w:rPr>
        <w:t xml:space="preserve"> it. It certainly takes a lot of guts to jump one thousand feet</w:t>
      </w:r>
    </w:p>
    <w:p w14:paraId="32CC5A66" w14:textId="77777777" w:rsidR="00792C08" w:rsidRPr="00E002D6" w:rsidRDefault="00000000">
      <w:pPr>
        <w:pStyle w:val="a3"/>
        <w:spacing w:line="400" w:lineRule="exact"/>
        <w:ind w:right="181"/>
        <w:rPr>
          <w:rFonts w:ascii="Cambria" w:eastAsia="宋体" w:hAnsi="Cambria" w:cs="Cambria"/>
          <w:i/>
          <w:iCs/>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rop</w:t>
      </w:r>
      <w:proofErr w:type="spellEnd"/>
      <w:r w:rsidRPr="00E002D6">
        <w:rPr>
          <w:rFonts w:ascii="Cambria" w:eastAsia="宋体" w:hAnsi="Cambria" w:cs="Cambria" w:hint="eastAsia"/>
          <w:spacing w:val="-1"/>
          <w:sz w:val="22"/>
          <w:szCs w:val="22"/>
          <w:lang w:eastAsia="zh-CN"/>
        </w:rPr>
        <w:t>/ /</w:t>
      </w:r>
      <w:r w:rsidRPr="00E002D6">
        <w:rPr>
          <w:rFonts w:ascii="Cambria" w:eastAsia="宋体" w:hAnsi="Cambria" w:cs="Cambria" w:hint="eastAsia"/>
          <w:i/>
          <w:iCs/>
          <w:spacing w:val="-1"/>
          <w:sz w:val="22"/>
          <w:szCs w:val="22"/>
          <w:lang w:eastAsia="zh-CN"/>
        </w:rPr>
        <w:t>ta</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d</w:t>
      </w:r>
      <w:r w:rsidRPr="00E002D6">
        <w:rPr>
          <w:rFonts w:ascii="Cambria" w:eastAsia="宋体" w:hAnsi="Cambria" w:cs="Cambria" w:hint="eastAsia"/>
          <w:spacing w:val="-1"/>
          <w:sz w:val="22"/>
          <w:szCs w:val="22"/>
          <w:lang w:eastAsia="zh-CN"/>
        </w:rPr>
        <w:t>/                /</w:t>
      </w:r>
      <w:proofErr w:type="spellStart"/>
      <w:r w:rsidRPr="00E002D6">
        <w:rPr>
          <w:rFonts w:ascii="Cambria" w:eastAsia="宋体" w:hAnsi="Cambria" w:cs="Cambria" w:hint="eastAsia"/>
          <w:i/>
          <w:iCs/>
          <w:spacing w:val="-1"/>
          <w:sz w:val="22"/>
          <w:szCs w:val="22"/>
          <w:lang w:eastAsia="zh-CN"/>
        </w:rPr>
        <w:t>sk</w:t>
      </w:r>
      <w:proofErr w:type="spellEnd"/>
      <w:r w:rsidRPr="00E002D6">
        <w:rPr>
          <w:rFonts w:ascii="Cambria" w:eastAsia="宋体" w:hAnsi="Cambria" w:cs="Cambria" w:hint="eastAsia"/>
          <w:i/>
          <w:iCs/>
          <w:spacing w:val="-1"/>
          <w:sz w:val="22"/>
          <w:szCs w:val="22"/>
          <w:lang w:eastAsia="zh-CN"/>
        </w:rPr>
        <w:t>ɛ</w:t>
      </w:r>
      <w:proofErr w:type="spellStart"/>
      <w:r w:rsidRPr="00E002D6">
        <w:rPr>
          <w:rFonts w:ascii="Cambria" w:eastAsia="宋体" w:hAnsi="Cambria" w:cs="Cambria" w:hint="eastAsia"/>
          <w:i/>
          <w:iCs/>
          <w:spacing w:val="-1"/>
          <w:sz w:val="22"/>
          <w:szCs w:val="22"/>
          <w:lang w:eastAsia="zh-CN"/>
        </w:rPr>
        <w:t>rz</w:t>
      </w:r>
      <w:proofErr w:type="spellEnd"/>
      <w:r w:rsidRPr="00E002D6">
        <w:rPr>
          <w:rFonts w:ascii="Cambria" w:eastAsia="宋体" w:hAnsi="Cambria" w:cs="Cambria" w:hint="eastAsia"/>
          <w:spacing w:val="-1"/>
          <w:sz w:val="22"/>
          <w:szCs w:val="22"/>
          <w:lang w:eastAsia="zh-CN"/>
        </w:rPr>
        <w:t>/</w:t>
      </w:r>
    </w:p>
    <w:p w14:paraId="64B4BDF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 above the water with only a rope tied to your legs. It scares me just to think about it. However, it is something I really want to do one day.</w:t>
      </w:r>
    </w:p>
    <w:p w14:paraId="04E88E71"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krezɪ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fᴜlɪʃ</w:t>
      </w:r>
      <w:proofErr w:type="spellEnd"/>
      <w:r w:rsidRPr="00E002D6">
        <w:rPr>
          <w:rFonts w:ascii="Cambria" w:eastAsia="宋体" w:hAnsi="Cambria" w:cs="Cambria"/>
          <w:spacing w:val="-1"/>
          <w:sz w:val="22"/>
          <w:szCs w:val="22"/>
          <w:lang w:eastAsia="zh-CN"/>
        </w:rPr>
        <w:t>/</w:t>
      </w:r>
    </w:p>
    <w:p w14:paraId="68AD332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Some people think I’m crazy. They say </w:t>
      </w:r>
      <w:proofErr w:type="gramStart"/>
      <w:r w:rsidRPr="00E002D6">
        <w:rPr>
          <w:rFonts w:ascii="Times New Roman" w:eastAsia="宋体" w:hAnsi="Times New Roman" w:cs="Times New Roman"/>
          <w:spacing w:val="-1"/>
          <w:sz w:val="28"/>
          <w:szCs w:val="28"/>
          <w:lang w:eastAsia="zh-CN"/>
        </w:rPr>
        <w:t>to jump</w:t>
      </w:r>
      <w:proofErr w:type="gramEnd"/>
      <w:r w:rsidRPr="00E002D6">
        <w:rPr>
          <w:rFonts w:ascii="Times New Roman" w:eastAsia="宋体" w:hAnsi="Times New Roman" w:cs="Times New Roman"/>
          <w:spacing w:val="-1"/>
          <w:sz w:val="28"/>
          <w:szCs w:val="28"/>
          <w:lang w:eastAsia="zh-CN"/>
        </w:rPr>
        <w:t xml:space="preserve"> is foolish enough, </w:t>
      </w:r>
    </w:p>
    <w:p w14:paraId="578F6E06"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i/>
          <w:iCs/>
          <w:spacing w:val="-1"/>
          <w:sz w:val="22"/>
          <w:szCs w:val="22"/>
          <w:lang w:eastAsia="zh-CN"/>
        </w:rPr>
        <w:t>/pe f</w:t>
      </w:r>
      <w:r w:rsidRPr="00E002D6">
        <w:rPr>
          <w:rFonts w:ascii="Cambria" w:eastAsia="宋体" w:hAnsi="Cambria" w:cs="Cambria" w:hint="eastAsia"/>
          <w:i/>
          <w:iCs/>
          <w:spacing w:val="-1"/>
          <w:sz w:val="22"/>
          <w:szCs w:val="22"/>
          <w:lang w:eastAsia="zh-CN"/>
        </w:rPr>
        <w:t>ɔ</w:t>
      </w:r>
      <w:r w:rsidRPr="00E002D6">
        <w:rPr>
          <w:rFonts w:ascii="Cambria" w:eastAsia="宋体" w:hAnsi="Cambria" w:cs="Cambria" w:hint="eastAsia"/>
          <w:i/>
          <w:iCs/>
          <w:spacing w:val="-1"/>
          <w:sz w:val="22"/>
          <w:szCs w:val="22"/>
          <w:lang w:eastAsia="zh-CN"/>
        </w:rPr>
        <w:t>r/</w:t>
      </w:r>
      <w:r w:rsidRPr="00E002D6">
        <w:rPr>
          <w:rFonts w:ascii="Cambria" w:eastAsia="宋体" w:hAnsi="Cambria" w:cs="Cambria"/>
          <w:i/>
          <w:iCs/>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mædnəs</w:t>
      </w:r>
      <w:proofErr w:type="spellEnd"/>
      <w:r w:rsidRPr="00E002D6">
        <w:rPr>
          <w:rFonts w:ascii="Cambria" w:eastAsia="宋体" w:hAnsi="Cambria" w:cs="Cambria" w:hint="eastAsia"/>
          <w:spacing w:val="-1"/>
          <w:sz w:val="22"/>
          <w:szCs w:val="22"/>
          <w:lang w:eastAsia="zh-CN"/>
        </w:rPr>
        <w:t>/         /</w:t>
      </w:r>
      <w:proofErr w:type="spellStart"/>
      <w:r w:rsidRPr="00E002D6">
        <w:rPr>
          <w:rFonts w:ascii="Cambria" w:eastAsia="宋体" w:hAnsi="Cambria" w:cs="Cambria"/>
          <w:i/>
          <w:iCs/>
          <w:spacing w:val="-1"/>
          <w:sz w:val="22"/>
          <w:szCs w:val="22"/>
          <w:lang w:eastAsia="zh-CN"/>
        </w:rPr>
        <w:t>əˈɡri</w:t>
      </w:r>
      <w:proofErr w:type="spellEnd"/>
      <w:r w:rsidRPr="00E002D6">
        <w:rPr>
          <w:rFonts w:ascii="Cambria" w:eastAsia="宋体" w:hAnsi="Cambria" w:cs="Cambria" w:hint="eastAsia"/>
          <w:spacing w:val="-1"/>
          <w:sz w:val="22"/>
          <w:szCs w:val="22"/>
          <w:lang w:eastAsia="zh-CN"/>
        </w:rPr>
        <w:t>/</w:t>
      </w:r>
    </w:p>
    <w:p w14:paraId="347CD1B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but to have to pay for it is madness. I don’t agree. For me, to live a short</w:t>
      </w:r>
    </w:p>
    <w:p w14:paraId="33873FA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ɪkˈsaɪtɪŋ</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bɔrɪŋ</w:t>
      </w:r>
      <w:proofErr w:type="spellEnd"/>
      <w:r w:rsidRPr="00E002D6">
        <w:rPr>
          <w:rFonts w:ascii="Cambria" w:eastAsia="宋体" w:hAnsi="Cambria" w:cs="Cambria"/>
          <w:spacing w:val="-1"/>
          <w:sz w:val="22"/>
          <w:szCs w:val="22"/>
          <w:lang w:eastAsia="zh-CN"/>
        </w:rPr>
        <w:t>/</w:t>
      </w:r>
    </w:p>
    <w:p w14:paraId="66A1335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and exciting life is far better than </w:t>
      </w:r>
      <w:proofErr w:type="gramStart"/>
      <w:r w:rsidRPr="00E002D6">
        <w:rPr>
          <w:rFonts w:ascii="Times New Roman" w:eastAsia="宋体" w:hAnsi="Times New Roman" w:cs="Times New Roman"/>
          <w:spacing w:val="-1"/>
          <w:sz w:val="28"/>
          <w:szCs w:val="28"/>
          <w:lang w:eastAsia="zh-CN"/>
        </w:rPr>
        <w:t>to live</w:t>
      </w:r>
      <w:proofErr w:type="gramEnd"/>
      <w:r w:rsidRPr="00E002D6">
        <w:rPr>
          <w:rFonts w:ascii="Times New Roman" w:eastAsia="宋体" w:hAnsi="Times New Roman" w:cs="Times New Roman"/>
          <w:spacing w:val="-1"/>
          <w:sz w:val="28"/>
          <w:szCs w:val="28"/>
          <w:lang w:eastAsia="zh-CN"/>
        </w:rPr>
        <w:t xml:space="preserve"> a long and boring one. What do</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 think?</w:t>
      </w:r>
    </w:p>
    <w:p w14:paraId="513B9CB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76F8324E" w14:textId="77777777" w:rsidR="00792C08" w:rsidRPr="00E002D6" w:rsidRDefault="00000000">
      <w:pPr>
        <w:pStyle w:val="a3"/>
        <w:spacing w:line="400" w:lineRule="exact"/>
        <w:ind w:right="181"/>
        <w:jc w:val="left"/>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fjutʃɚ</w:t>
      </w:r>
      <w:proofErr w:type="spellEnd"/>
      <w:r w:rsidRPr="00E002D6">
        <w:rPr>
          <w:rFonts w:ascii="Cambria" w:eastAsia="宋体" w:hAnsi="Cambria" w:cs="Cambria"/>
          <w:spacing w:val="-1"/>
          <w:sz w:val="22"/>
          <w:szCs w:val="22"/>
          <w:lang w:eastAsia="zh-CN"/>
        </w:rPr>
        <w:t>/</w:t>
      </w:r>
    </w:p>
    <w:p w14:paraId="2AAED705" w14:textId="77777777" w:rsidR="00792C08" w:rsidRPr="00E002D6" w:rsidRDefault="00000000">
      <w:pPr>
        <w:pStyle w:val="a3"/>
        <w:spacing w:line="400" w:lineRule="exact"/>
        <w:ind w:right="181"/>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Lisa and Bill are talking about their future</w:t>
      </w:r>
      <w:r w:rsidRPr="00E002D6">
        <w:rPr>
          <w:rFonts w:ascii="Times New Roman" w:eastAsia="宋体" w:hAnsi="Times New Roman" w:cs="Times New Roman" w:hint="eastAsia"/>
          <w:spacing w:val="-1"/>
          <w:sz w:val="28"/>
          <w:szCs w:val="28"/>
          <w:lang w:eastAsia="zh-CN"/>
        </w:rPr>
        <w:t>.</w:t>
      </w:r>
    </w:p>
    <w:p w14:paraId="107B97E3" w14:textId="77777777" w:rsidR="00792C08" w:rsidRPr="00E002D6" w:rsidRDefault="00000000">
      <w:pPr>
        <w:pStyle w:val="a3"/>
        <w:spacing w:line="400" w:lineRule="exact"/>
        <w:ind w:right="181"/>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(L = Lisa; B = Bill)</w:t>
      </w:r>
    </w:p>
    <w:p w14:paraId="707E945D" w14:textId="77777777" w:rsidR="00792C08" w:rsidRPr="00E002D6" w:rsidRDefault="00000000">
      <w:pPr>
        <w:pStyle w:val="a3"/>
        <w:spacing w:line="400" w:lineRule="exact"/>
        <w:ind w:right="183"/>
        <w:jc w:val="left"/>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ɡol</w:t>
      </w:r>
      <w:proofErr w:type="spellEnd"/>
      <w:r w:rsidRPr="00E002D6">
        <w:rPr>
          <w:rFonts w:ascii="Cambria" w:eastAsia="宋体" w:hAnsi="Cambria" w:cs="Cambria"/>
          <w:spacing w:val="-1"/>
          <w:sz w:val="22"/>
          <w:szCs w:val="22"/>
          <w:lang w:eastAsia="zh-CN"/>
        </w:rPr>
        <w:t>/</w:t>
      </w:r>
    </w:p>
    <w:p w14:paraId="430E96C4"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L: What</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s your goal in life, Bill?</w:t>
      </w:r>
    </w:p>
    <w:p w14:paraId="21BAB519" w14:textId="77777777" w:rsidR="00792C08" w:rsidRPr="00E002D6" w:rsidRDefault="00000000">
      <w:pPr>
        <w:pStyle w:val="a3"/>
        <w:spacing w:line="400" w:lineRule="exact"/>
        <w:ind w:right="183" w:firstLineChars="1400" w:firstLine="3052"/>
        <w:jc w:val="left"/>
        <w:rPr>
          <w:rFonts w:ascii="Times New Roman" w:eastAsia="宋体" w:hAnsi="Times New Roman" w:cs="Times New Roman"/>
          <w:spacing w:val="-1"/>
          <w:sz w:val="28"/>
          <w:szCs w:val="28"/>
          <w:lang w:eastAsia="zh-CN"/>
        </w:rPr>
      </w:pPr>
      <w:r w:rsidRPr="00E002D6">
        <w:rPr>
          <w:rFonts w:ascii="Cambria" w:eastAsia="宋体" w:hAnsi="Cambria" w:cs="Cambria"/>
          <w:i/>
          <w:iCs/>
          <w:spacing w:val="-1"/>
          <w:sz w:val="22"/>
          <w:szCs w:val="22"/>
          <w:lang w:eastAsia="zh-CN"/>
        </w:rPr>
        <w:t>/</w:t>
      </w:r>
      <w:proofErr w:type="gramStart"/>
      <w:r w:rsidRPr="00E002D6">
        <w:rPr>
          <w:rFonts w:ascii="Cambria" w:eastAsia="宋体" w:hAnsi="Cambria" w:cs="Cambria"/>
          <w:i/>
          <w:iCs/>
          <w:sz w:val="22"/>
          <w:szCs w:val="22"/>
        </w:rPr>
        <w:t>fil</w:t>
      </w:r>
      <w:proofErr w:type="gramEnd"/>
      <w:r w:rsidRPr="00E002D6">
        <w:rPr>
          <w:rFonts w:ascii="Cambria" w:eastAsia="宋体" w:hAnsi="Cambria" w:cs="Cambria"/>
          <w:i/>
          <w:iCs/>
          <w:sz w:val="22"/>
          <w:szCs w:val="22"/>
        </w:rPr>
        <w:t xml:space="preserve"> </w:t>
      </w:r>
      <w:proofErr w:type="spellStart"/>
      <w:r w:rsidRPr="00E002D6">
        <w:rPr>
          <w:rFonts w:ascii="Cambria" w:eastAsia="宋体" w:hAnsi="Cambria" w:cs="Cambria"/>
          <w:i/>
          <w:iCs/>
          <w:sz w:val="22"/>
          <w:szCs w:val="22"/>
        </w:rPr>
        <w:t>æz</w:t>
      </w:r>
      <w:proofErr w:type="spellEnd"/>
      <w:r w:rsidRPr="00E002D6">
        <w:rPr>
          <w:rFonts w:ascii="Cambria" w:eastAsia="宋体" w:hAnsi="Cambria" w:cs="Cambria"/>
          <w:i/>
          <w:iCs/>
          <w:sz w:val="22"/>
          <w:szCs w:val="22"/>
        </w:rPr>
        <w:t xml:space="preserve"> </w:t>
      </w:r>
      <w:proofErr w:type="spellStart"/>
      <w:r w:rsidRPr="00E002D6">
        <w:rPr>
          <w:rFonts w:ascii="Cambria" w:eastAsia="宋体" w:hAnsi="Cambria" w:cs="Cambria"/>
          <w:i/>
          <w:iCs/>
          <w:sz w:val="22"/>
          <w:szCs w:val="22"/>
        </w:rPr>
        <w:t>fri</w:t>
      </w:r>
      <w:proofErr w:type="spellEnd"/>
      <w:r w:rsidRPr="00E002D6">
        <w:rPr>
          <w:rFonts w:ascii="Cambria" w:eastAsia="宋体" w:hAnsi="Cambria" w:cs="Cambria"/>
          <w:i/>
          <w:iCs/>
          <w:sz w:val="22"/>
          <w:szCs w:val="22"/>
        </w:rPr>
        <w:t xml:space="preserve"> </w:t>
      </w:r>
      <w:proofErr w:type="spellStart"/>
      <w:r w:rsidRPr="00E002D6">
        <w:rPr>
          <w:rFonts w:ascii="Cambria" w:eastAsia="宋体" w:hAnsi="Cambria" w:cs="Cambria"/>
          <w:i/>
          <w:iCs/>
          <w:sz w:val="22"/>
          <w:szCs w:val="22"/>
        </w:rPr>
        <w:t>æz</w:t>
      </w:r>
      <w:proofErr w:type="spellEnd"/>
      <w:r w:rsidRPr="00E002D6">
        <w:rPr>
          <w:rFonts w:ascii="Cambria" w:eastAsia="宋体" w:hAnsi="Cambria" w:cs="Cambria"/>
          <w:i/>
          <w:iCs/>
          <w:sz w:val="22"/>
          <w:szCs w:val="22"/>
        </w:rPr>
        <w:t xml:space="preserve"> ə </w:t>
      </w:r>
      <w:proofErr w:type="spellStart"/>
      <w:r w:rsidRPr="00E002D6">
        <w:rPr>
          <w:rFonts w:ascii="Cambria" w:eastAsia="宋体" w:hAnsi="Cambria" w:cs="Cambria"/>
          <w:i/>
          <w:iCs/>
          <w:sz w:val="22"/>
          <w:szCs w:val="22"/>
        </w:rPr>
        <w:t>bɝd</w:t>
      </w:r>
      <w:proofErr w:type="spellEnd"/>
      <w:r w:rsidRPr="00E002D6">
        <w:rPr>
          <w:rFonts w:ascii="Cambria" w:eastAsia="宋体" w:hAnsi="Cambria" w:cs="Cambria"/>
          <w:i/>
          <w:iCs/>
          <w:sz w:val="22"/>
          <w:szCs w:val="22"/>
          <w:lang w:eastAsia="zh-CN"/>
        </w:rPr>
        <w:t>/</w:t>
      </w:r>
      <w:r w:rsidRPr="00E002D6">
        <w:rPr>
          <w:rFonts w:ascii="Times New Roman" w:eastAsia="宋体" w:hAnsi="Times New Roman" w:cs="Times New Roman" w:hint="eastAsia"/>
          <w:spacing w:val="-1"/>
          <w:sz w:val="28"/>
          <w:szCs w:val="28"/>
          <w:lang w:eastAsia="zh-CN"/>
        </w:rPr>
        <w:br/>
        <w:t>B: To fly in the sky and feel as free as a bird.</w:t>
      </w:r>
      <w:r w:rsidRPr="00E002D6">
        <w:rPr>
          <w:rFonts w:ascii="Times New Roman" w:eastAsia="宋体" w:hAnsi="Times New Roman" w:cs="Times New Roman" w:hint="eastAsia"/>
          <w:spacing w:val="-1"/>
          <w:sz w:val="28"/>
          <w:szCs w:val="28"/>
          <w:lang w:eastAsia="zh-CN"/>
        </w:rPr>
        <w:br/>
        <w:t>L: That</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s easy.</w:t>
      </w:r>
      <w:r w:rsidRPr="00E002D6">
        <w:rPr>
          <w:rFonts w:ascii="Times New Roman" w:eastAsia="宋体" w:hAnsi="Times New Roman" w:cs="Times New Roman" w:hint="eastAsia"/>
          <w:spacing w:val="-1"/>
          <w:sz w:val="28"/>
          <w:szCs w:val="28"/>
          <w:lang w:eastAsia="zh-CN"/>
        </w:rPr>
        <w:br/>
        <w:t>B: What do you mean?</w:t>
      </w:r>
      <w:r w:rsidRPr="00E002D6">
        <w:rPr>
          <w:rFonts w:ascii="Times New Roman" w:eastAsia="宋体" w:hAnsi="Times New Roman" w:cs="Times New Roman" w:hint="eastAsia"/>
          <w:spacing w:val="-1"/>
          <w:sz w:val="28"/>
          <w:szCs w:val="28"/>
          <w:lang w:eastAsia="zh-CN"/>
        </w:rPr>
        <w:br/>
        <w:t>L: Go bungee jumping.</w:t>
      </w:r>
    </w:p>
    <w:p w14:paraId="12C23609" w14:textId="77777777" w:rsidR="00792C08" w:rsidRPr="00E002D6" w:rsidRDefault="00000000">
      <w:pPr>
        <w:pStyle w:val="a3"/>
        <w:spacing w:line="400" w:lineRule="exact"/>
        <w:ind w:right="183" w:firstLineChars="1700" w:firstLine="3706"/>
        <w:jc w:val="left"/>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Times New Roman" w:hAnsi="Cambria" w:cs="Cambria"/>
          <w:i/>
          <w:iCs/>
          <w:spacing w:val="-2"/>
          <w:sz w:val="22"/>
          <w:szCs w:val="22"/>
          <w:lang w:eastAsia="zh-CN"/>
        </w:rPr>
        <w:t>ˈ</w:t>
      </w:r>
      <w:proofErr w:type="spellStart"/>
      <w:r w:rsidRPr="00E002D6">
        <w:rPr>
          <w:rFonts w:ascii="Cambria" w:eastAsia="Times New Roman" w:hAnsi="Cambria" w:cs="Cambria"/>
          <w:i/>
          <w:iCs/>
          <w:spacing w:val="-2"/>
          <w:sz w:val="22"/>
          <w:szCs w:val="22"/>
          <w:lang w:eastAsia="zh-CN"/>
        </w:rPr>
        <w:t>dendʒərəs</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hint="eastAsia"/>
          <w:spacing w:val="-1"/>
          <w:sz w:val="28"/>
          <w:szCs w:val="28"/>
          <w:lang w:eastAsia="zh-CN"/>
        </w:rPr>
        <w:br/>
        <w:t>B: You must be kidding. It</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s too dangerous.</w:t>
      </w:r>
      <w:r w:rsidRPr="00E002D6">
        <w:rPr>
          <w:rFonts w:ascii="Times New Roman" w:eastAsia="宋体" w:hAnsi="Times New Roman" w:cs="Times New Roman" w:hint="eastAsia"/>
          <w:spacing w:val="-1"/>
          <w:sz w:val="28"/>
          <w:szCs w:val="28"/>
          <w:lang w:eastAsia="zh-CN"/>
        </w:rPr>
        <w:br/>
        <w:t xml:space="preserve">              </w:t>
      </w:r>
      <w:r w:rsidRPr="00E002D6">
        <w:rPr>
          <w:rFonts w:ascii="Cambria" w:eastAsia="宋体" w:hAnsi="Cambria" w:cs="Cambria"/>
          <w:spacing w:val="-1"/>
          <w:sz w:val="22"/>
          <w:szCs w:val="22"/>
          <w:lang w:eastAsia="zh-CN"/>
        </w:rPr>
        <w:t>/</w:t>
      </w:r>
      <w:r w:rsidRPr="00E002D6">
        <w:rPr>
          <w:rFonts w:ascii="Cambria" w:eastAsia="Times New Roman" w:hAnsi="Cambria" w:cs="Cambria"/>
          <w:i/>
          <w:iCs/>
          <w:spacing w:val="-2"/>
          <w:sz w:val="22"/>
          <w:szCs w:val="22"/>
          <w:lang w:eastAsia="zh-CN"/>
        </w:rPr>
        <w:t>ˈ</w:t>
      </w:r>
      <w:proofErr w:type="spellStart"/>
      <w:r w:rsidRPr="00E002D6">
        <w:rPr>
          <w:rFonts w:ascii="Cambria" w:eastAsia="宋体" w:hAnsi="Cambria" w:cs="Cambria"/>
          <w:i/>
          <w:iCs/>
          <w:spacing w:val="-1"/>
          <w:sz w:val="22"/>
          <w:szCs w:val="22"/>
          <w:lang w:eastAsia="zh-CN"/>
        </w:rPr>
        <w:t>ventʃəd</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gend</w:t>
      </w:r>
      <w:proofErr w:type="spellEnd"/>
      <w:r w:rsidRPr="00E002D6">
        <w:rPr>
          <w:rFonts w:ascii="Cambria" w:eastAsia="宋体" w:hAnsi="Cambria" w:cs="Cambria"/>
          <w:spacing w:val="-1"/>
          <w:sz w:val="22"/>
          <w:szCs w:val="22"/>
          <w:lang w:eastAsia="zh-CN"/>
        </w:rPr>
        <w:t>/</w:t>
      </w:r>
    </w:p>
    <w:p w14:paraId="3F9FA25B"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L: Well, nothing ventured, nothing gained.</w:t>
      </w:r>
    </w:p>
    <w:p w14:paraId="6A24418A"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BF34C17"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FBAB2A0"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0863544F" w14:textId="77777777" w:rsidR="00792C08" w:rsidRPr="00E002D6" w:rsidRDefault="00000000">
      <w:pPr>
        <w:numPr>
          <w:ilvl w:val="0"/>
          <w:numId w:val="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bungee jumping</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bʌndʒ</w:t>
      </w:r>
      <w:proofErr w:type="spellEnd"/>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ˌ</w:t>
      </w:r>
      <w:r w:rsidRPr="00E002D6">
        <w:rPr>
          <w:rFonts w:ascii="Cambria" w:eastAsia="宋体" w:hAnsi="Cambria" w:cs="Cambria" w:hint="eastAsia"/>
          <w:spacing w:val="-1"/>
          <w:sz w:val="22"/>
          <w:szCs w:val="22"/>
        </w:rPr>
        <w:t>d</w:t>
      </w:r>
      <w:r w:rsidRPr="00E002D6">
        <w:rPr>
          <w:rFonts w:ascii="Cambria" w:eastAsia="宋体" w:hAnsi="Cambria" w:cs="Cambria" w:hint="eastAsia"/>
          <w:spacing w:val="-1"/>
          <w:sz w:val="22"/>
          <w:szCs w:val="22"/>
        </w:rPr>
        <w:t>ʒʌ</w:t>
      </w:r>
      <w:proofErr w:type="spellStart"/>
      <w:r w:rsidRPr="00E002D6">
        <w:rPr>
          <w:rFonts w:ascii="Cambria" w:eastAsia="宋体" w:hAnsi="Cambria" w:cs="Cambria" w:hint="eastAsia"/>
          <w:spacing w:val="-1"/>
          <w:sz w:val="22"/>
          <w:szCs w:val="22"/>
        </w:rPr>
        <w:t>mp</w:t>
      </w:r>
      <w:proofErr w:type="spellEnd"/>
      <w:r w:rsidRPr="00E002D6">
        <w:rPr>
          <w:rFonts w:ascii="Cambria" w:eastAsia="宋体" w:hAnsi="Cambria" w:cs="Cambria" w:hint="eastAsia"/>
          <w:spacing w:val="-1"/>
          <w:sz w:val="22"/>
          <w:szCs w:val="22"/>
        </w:rPr>
        <w:t>ɪŋ</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bʌndʒ</w:t>
      </w:r>
      <w:r w:rsidRPr="00E002D6">
        <w:rPr>
          <w:rFonts w:ascii="Cambria" w:eastAsia="宋体" w:hAnsi="Cambria" w:cs="Cambria" w:hint="eastAsia"/>
          <w:spacing w:val="-1"/>
          <w:sz w:val="22"/>
          <w:szCs w:val="22"/>
        </w:rPr>
        <w:t>i</w:t>
      </w:r>
      <w:proofErr w:type="spellEnd"/>
      <w:r w:rsidRPr="00E002D6">
        <w:rPr>
          <w:rFonts w:ascii="Cambria" w:eastAsia="宋体" w:hAnsi="Cambria" w:cs="Cambria" w:hint="eastAs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dʒʌmpɪŋ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蹦极</w:t>
      </w:r>
    </w:p>
    <w:p w14:paraId="65A6064E" w14:textId="77777777" w:rsidR="00792C08" w:rsidRPr="00E002D6" w:rsidRDefault="00000000">
      <w:pPr>
        <w:numPr>
          <w:ilvl w:val="0"/>
          <w:numId w:val="7"/>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nervous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nɝvəs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nɜːrvəs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紧张的</w:t>
      </w:r>
    </w:p>
    <w:p w14:paraId="2D4CD39A" w14:textId="77777777" w:rsidR="00792C08" w:rsidRPr="00E002D6" w:rsidRDefault="00000000">
      <w:pPr>
        <w:numPr>
          <w:ilvl w:val="0"/>
          <w:numId w:val="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guts   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ɡʌts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ɡʌts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勇气</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恒用复数</w:t>
      </w:r>
      <w:r w:rsidRPr="00E002D6">
        <w:rPr>
          <w:rFonts w:ascii="Times New Roman" w:eastAsia="宋体" w:hAnsi="Times New Roman" w:cs="Times New Roman"/>
          <w:spacing w:val="-1"/>
          <w:sz w:val="22"/>
          <w:szCs w:val="22"/>
        </w:rPr>
        <w:t>）</w:t>
      </w:r>
    </w:p>
    <w:p w14:paraId="775E78AF" w14:textId="77777777" w:rsidR="00792C08" w:rsidRPr="00E002D6" w:rsidRDefault="00000000">
      <w:pPr>
        <w:numPr>
          <w:ilvl w:val="0"/>
          <w:numId w:val="7"/>
        </w:numPr>
        <w:spacing w:line="400" w:lineRule="exact"/>
        <w:jc w:val="left"/>
        <w:rPr>
          <w:sz w:val="22"/>
          <w:szCs w:val="22"/>
        </w:rPr>
      </w:pPr>
      <w:r w:rsidRPr="00E002D6">
        <w:rPr>
          <w:rFonts w:ascii="Times New Roman" w:eastAsia="宋体" w:hAnsi="Times New Roman" w:cs="Times New Roman" w:hint="eastAsia"/>
          <w:b/>
          <w:bCs/>
          <w:spacing w:val="-1"/>
          <w:sz w:val="22"/>
          <w:szCs w:val="22"/>
        </w:rPr>
        <w:t xml:space="preserve">rope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rop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ʊp</w:t>
      </w:r>
      <w:proofErr w:type="spellEnd"/>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绳索</w:t>
      </w:r>
    </w:p>
    <w:p w14:paraId="7E48C52F" w14:textId="77777777" w:rsidR="00792C08" w:rsidRPr="00E002D6" w:rsidRDefault="00000000">
      <w:pPr>
        <w:numPr>
          <w:ilvl w:val="0"/>
          <w:numId w:val="7"/>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tie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taɪ</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绑；系</w:t>
      </w:r>
      <w:r w:rsidRPr="00E002D6">
        <w:rPr>
          <w:rFonts w:ascii="Times New Roman" w:eastAsia="宋体" w:hAnsi="Times New Roman" w:cs="Times New Roman" w:hint="eastAsia"/>
          <w:spacing w:val="-1"/>
          <w:sz w:val="22"/>
          <w:szCs w:val="22"/>
        </w:rPr>
        <w:t xml:space="preserve">   </w:t>
      </w:r>
    </w:p>
    <w:p w14:paraId="48C1A6C4" w14:textId="77777777" w:rsidR="00792C08" w:rsidRPr="00E002D6" w:rsidRDefault="00000000">
      <w:pPr>
        <w:numPr>
          <w:ilvl w:val="0"/>
          <w:numId w:val="7"/>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scare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skɛr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w:t>
      </w:r>
      <w:r w:rsidRPr="00E002D6">
        <w:rPr>
          <w:rFonts w:ascii="Cambria" w:eastAsia="宋体" w:hAnsi="Cambria" w:cs="Cambria" w:hint="eastAsia"/>
          <w:spacing w:val="-1"/>
          <w:sz w:val="22"/>
          <w:szCs w:val="22"/>
        </w:rPr>
        <w:t>e</w:t>
      </w:r>
      <w:r w:rsidRPr="00E002D6">
        <w:rPr>
          <w:rFonts w:ascii="Cambria" w:eastAsia="宋体" w:hAnsi="Cambria" w:cs="Cambria"/>
          <w:spacing w:val="-1"/>
          <w:sz w:val="22"/>
          <w:szCs w:val="22"/>
        </w:rPr>
        <w:t>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惊吓</w:t>
      </w:r>
      <w:r w:rsidRPr="00E002D6">
        <w:rPr>
          <w:rFonts w:ascii="Times New Roman" w:eastAsia="宋体" w:hAnsi="Times New Roman" w:cs="Times New Roman" w:hint="eastAsia"/>
          <w:i/>
          <w:iCs/>
          <w:spacing w:val="-1"/>
          <w:sz w:val="22"/>
          <w:szCs w:val="22"/>
        </w:rPr>
        <w:t xml:space="preserve">      </w:t>
      </w:r>
    </w:p>
    <w:p w14:paraId="48278F6F" w14:textId="77777777" w:rsidR="00792C08" w:rsidRPr="00E002D6" w:rsidRDefault="00000000">
      <w:pPr>
        <w:pStyle w:val="a3"/>
        <w:numPr>
          <w:ilvl w:val="0"/>
          <w:numId w:val="7"/>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crazy</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krezɪ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kreɪzi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spacing w:val="-1"/>
          <w:sz w:val="22"/>
          <w:szCs w:val="22"/>
          <w:lang w:eastAsia="zh-CN"/>
        </w:rPr>
        <w:t xml:space="preserve"> adj.</w:t>
      </w:r>
      <w:proofErr w:type="gramEnd"/>
      <w:r w:rsidRPr="00E002D6">
        <w:rPr>
          <w:rFonts w:ascii="Times New Roman" w:eastAsia="宋体" w:hAnsi="Times New Roman" w:cs="Times New Roman" w:hint="eastAsia"/>
          <w:i/>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疯狂的；狂热的</w:t>
      </w:r>
    </w:p>
    <w:p w14:paraId="30B6742F" w14:textId="77777777" w:rsidR="00792C08" w:rsidRPr="00E002D6" w:rsidRDefault="00000000">
      <w:pPr>
        <w:numPr>
          <w:ilvl w:val="0"/>
          <w:numId w:val="7"/>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foolish</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fᴜlɪʃ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fʊlɪʃ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proofErr w:type="gramEnd"/>
      <w:r w:rsidRPr="00E002D6">
        <w:rPr>
          <w:rFonts w:ascii="Times New Roman" w:eastAsia="宋体" w:hAnsi="Times New Roman" w:cs="Times New Roman" w:hint="eastAsia"/>
          <w:i/>
          <w:spacing w:val="-1"/>
          <w:sz w:val="22"/>
          <w:szCs w:val="22"/>
        </w:rPr>
        <w:t xml:space="preserve">adj. </w:t>
      </w:r>
      <w:r w:rsidRPr="00E002D6">
        <w:rPr>
          <w:rFonts w:ascii="Times New Roman" w:eastAsia="宋体" w:hAnsi="Times New Roman" w:cs="Times New Roman" w:hint="eastAsia"/>
          <w:spacing w:val="-1"/>
          <w:sz w:val="22"/>
          <w:szCs w:val="22"/>
        </w:rPr>
        <w:t>愚蠢的</w:t>
      </w:r>
      <w:r w:rsidRPr="00E002D6">
        <w:rPr>
          <w:rFonts w:hint="eastAsia"/>
        </w:rPr>
        <w:t xml:space="preserve"> </w:t>
      </w:r>
    </w:p>
    <w:p w14:paraId="62940743" w14:textId="77777777" w:rsidR="00792C08" w:rsidRPr="00E002D6" w:rsidRDefault="00000000">
      <w:pPr>
        <w:numPr>
          <w:ilvl w:val="0"/>
          <w:numId w:val="7"/>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pay for</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rPr>
        <w:t>[</w:t>
      </w:r>
      <w:r w:rsidRPr="00E002D6">
        <w:rPr>
          <w:rFonts w:ascii="Cambria" w:eastAsia="宋体" w:hAnsi="Cambria" w:cs="Cambria" w:hint="eastAsia"/>
          <w:spacing w:val="-1"/>
          <w:sz w:val="22"/>
          <w:szCs w:val="22"/>
        </w:rPr>
        <w:t>pe f</w:t>
      </w:r>
      <w:r w:rsidRPr="00E002D6">
        <w:rPr>
          <w:rFonts w:ascii="Cambria" w:eastAsia="宋体" w:hAnsi="Cambria" w:cs="Cambria" w:hint="eastAsia"/>
          <w:spacing w:val="-1"/>
          <w:sz w:val="22"/>
          <w:szCs w:val="22"/>
        </w:rPr>
        <w:t>ɔ</w:t>
      </w:r>
      <w:r w:rsidRPr="00E002D6">
        <w:rPr>
          <w:rFonts w:ascii="Cambria" w:eastAsia="宋体" w:hAnsi="Cambria" w:cs="Cambria" w:hint="eastAsia"/>
          <w:spacing w:val="-1"/>
          <w:sz w:val="22"/>
          <w:szCs w:val="22"/>
        </w:rPr>
        <w:t>r</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proofErr w:type="spellStart"/>
      <w:r w:rsidRPr="00E002D6">
        <w:rPr>
          <w:rFonts w:ascii="Cambria" w:eastAsia="宋体" w:hAnsi="Cambria" w:cs="Cambria"/>
          <w:spacing w:val="-1"/>
          <w:sz w:val="22"/>
          <w:szCs w:val="22"/>
        </w:rPr>
        <w:t>peɪ</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fɔːr</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支付</w:t>
      </w:r>
      <w:r w:rsidRPr="00E002D6">
        <w:rPr>
          <w:rFonts w:ascii="Times New Roman" w:eastAsia="宋体" w:hAnsi="Times New Roman" w:cs="Times New Roman" w:hint="eastAsia"/>
          <w:spacing w:val="-1"/>
          <w:sz w:val="22"/>
          <w:szCs w:val="22"/>
          <w:lang w:eastAsia="zh"/>
        </w:rPr>
        <w:t>……</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p>
    <w:p w14:paraId="63E78D86" w14:textId="77777777" w:rsidR="00792C08" w:rsidRPr="00E002D6" w:rsidRDefault="00000000">
      <w:pPr>
        <w:numPr>
          <w:ilvl w:val="0"/>
          <w:numId w:val="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madness</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hint="eastAsia"/>
          <w:spacing w:val="-1"/>
          <w:sz w:val="22"/>
          <w:szCs w:val="22"/>
        </w:rPr>
        <w:t>mædn</w:t>
      </w:r>
      <w:proofErr w:type="spellEnd"/>
      <w:r w:rsidRPr="00E002D6">
        <w:rPr>
          <w:rFonts w:ascii="Cambria" w:eastAsia="宋体" w:hAnsi="Cambria" w:cs="Cambria" w:hint="eastAsia"/>
          <w:spacing w:val="-1"/>
          <w:sz w:val="22"/>
          <w:szCs w:val="22"/>
        </w:rPr>
        <w:t>ə</w:t>
      </w:r>
      <w:r w:rsidRPr="00E002D6">
        <w:rPr>
          <w:rFonts w:ascii="Cambria" w:eastAsia="宋体" w:hAnsi="Cambria" w:cs="Cambria" w:hint="eastAsia"/>
          <w:spacing w:val="-1"/>
          <w:sz w:val="22"/>
          <w:szCs w:val="22"/>
        </w:rPr>
        <w:t>s</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mædnəs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疯狂似的行为</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不可数</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b/>
          <w:bCs/>
          <w:spacing w:val="-1"/>
          <w:sz w:val="22"/>
          <w:szCs w:val="22"/>
        </w:rPr>
        <w:t xml:space="preserve">  </w:t>
      </w:r>
    </w:p>
    <w:p w14:paraId="452D3501" w14:textId="77777777" w:rsidR="00792C08" w:rsidRPr="00E002D6" w:rsidRDefault="00000000">
      <w:pPr>
        <w:numPr>
          <w:ilvl w:val="0"/>
          <w:numId w:val="7"/>
        </w:numPr>
        <w:spacing w:line="400" w:lineRule="exact"/>
      </w:pPr>
      <w:proofErr w:type="gramStart"/>
      <w:r w:rsidRPr="00E002D6">
        <w:rPr>
          <w:rFonts w:ascii="Times New Roman" w:eastAsia="宋体" w:hAnsi="Times New Roman" w:cs="Times New Roman"/>
          <w:b/>
          <w:bCs/>
          <w:spacing w:val="-1"/>
          <w:sz w:val="22"/>
          <w:szCs w:val="22"/>
        </w:rPr>
        <w:t>agree  KK</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əˈɡri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əˈɡri</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vi</w:t>
      </w:r>
      <w:proofErr w:type="gramEnd"/>
      <w:r w:rsidRPr="00E002D6">
        <w:rPr>
          <w:rFonts w:ascii="Times New Roman" w:eastAsia="宋体" w:hAnsi="Times New Roman" w:cs="Times New Roman"/>
          <w:i/>
          <w:iCs/>
          <w:spacing w:val="-1"/>
          <w:sz w:val="22"/>
          <w:szCs w:val="22"/>
        </w:rPr>
        <w:t xml:space="preserve">. </w:t>
      </w:r>
      <w:r w:rsidRPr="00E002D6">
        <w:rPr>
          <w:rFonts w:ascii="Times New Roman" w:eastAsia="宋体" w:hAnsi="Times New Roman" w:cs="Times New Roman"/>
          <w:spacing w:val="-1"/>
          <w:sz w:val="22"/>
          <w:szCs w:val="22"/>
        </w:rPr>
        <w:t>同意</w:t>
      </w:r>
      <w:r w:rsidRPr="00E002D6">
        <w:rPr>
          <w:rFonts w:ascii="Times New Roman" w:eastAsia="宋体" w:hAnsi="Times New Roman" w:cs="Times New Roman"/>
          <w:spacing w:val="-1"/>
          <w:sz w:val="22"/>
          <w:szCs w:val="22"/>
        </w:rPr>
        <w:t xml:space="preserve"> </w:t>
      </w:r>
    </w:p>
    <w:p w14:paraId="725753B5" w14:textId="77777777" w:rsidR="00792C08" w:rsidRPr="00E002D6" w:rsidRDefault="00000000">
      <w:pPr>
        <w:numPr>
          <w:ilvl w:val="0"/>
          <w:numId w:val="7"/>
        </w:numPr>
        <w:spacing w:line="400" w:lineRule="exact"/>
        <w:rPr>
          <w:rFonts w:ascii="Times New Roman" w:hAnsi="Times New Roman" w:cs="Times New Roman"/>
          <w:b/>
          <w:bCs/>
          <w:sz w:val="22"/>
          <w:szCs w:val="22"/>
        </w:rPr>
      </w:pPr>
      <w:r w:rsidRPr="00E002D6">
        <w:rPr>
          <w:rFonts w:ascii="Times New Roman" w:hAnsi="Times New Roman" w:cs="Times New Roman"/>
          <w:b/>
          <w:bCs/>
          <w:sz w:val="20"/>
          <w:szCs w:val="20"/>
        </w:rPr>
        <w:t>exciting</w:t>
      </w:r>
      <w:r w:rsidRPr="00E002D6">
        <w:rPr>
          <w:rFonts w:ascii="Times New Roman" w:hAnsi="Times New Roman" w:cs="Times New Roman" w:hint="eastAsia"/>
          <w:b/>
          <w:bCs/>
          <w:sz w:val="20"/>
          <w:szCs w:val="20"/>
        </w:rPr>
        <w:t xml:space="preserve">  </w:t>
      </w:r>
      <w:r w:rsidRPr="00E002D6">
        <w:rPr>
          <w:rFonts w:ascii="Times New Roman" w:hAnsi="Times New Roman" w:cs="Times New Roman" w:hint="eastAsia"/>
          <w:b/>
          <w:bCs/>
          <w:sz w:val="22"/>
          <w:szCs w:val="22"/>
        </w:rPr>
        <w:t xml:space="preserve">KK: </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ɪ</w:t>
      </w:r>
      <w:r w:rsidRPr="00E002D6">
        <w:rPr>
          <w:rFonts w:ascii="Times New Roman" w:hAnsi="Times New Roman" w:cs="Times New Roman" w:hint="eastAsia"/>
          <w:sz w:val="22"/>
          <w:szCs w:val="22"/>
        </w:rPr>
        <w:t>k</w:t>
      </w:r>
      <w:r w:rsidRPr="00E002D6">
        <w:rPr>
          <w:rFonts w:ascii="Times New Roman" w:hAnsi="Times New Roman" w:cs="Times New Roman" w:hint="eastAsia"/>
          <w:sz w:val="22"/>
          <w:szCs w:val="22"/>
        </w:rPr>
        <w:t>ˈ</w:t>
      </w:r>
      <w:proofErr w:type="spellStart"/>
      <w:r w:rsidRPr="00E002D6">
        <w:rPr>
          <w:rFonts w:ascii="Times New Roman" w:hAnsi="Times New Roman" w:cs="Times New Roman" w:hint="eastAsia"/>
          <w:sz w:val="22"/>
          <w:szCs w:val="22"/>
        </w:rPr>
        <w:t>sa</w:t>
      </w:r>
      <w:proofErr w:type="spellEnd"/>
      <w:r w:rsidRPr="00E002D6">
        <w:rPr>
          <w:rFonts w:ascii="Times New Roman" w:hAnsi="Times New Roman" w:cs="Times New Roman" w:hint="eastAsia"/>
          <w:sz w:val="22"/>
          <w:szCs w:val="22"/>
        </w:rPr>
        <w:t>ɪ</w:t>
      </w:r>
      <w:r w:rsidRPr="00E002D6">
        <w:rPr>
          <w:rFonts w:ascii="Times New Roman" w:hAnsi="Times New Roman" w:cs="Times New Roman" w:hint="eastAsia"/>
          <w:sz w:val="22"/>
          <w:szCs w:val="22"/>
        </w:rPr>
        <w:t>t</w:t>
      </w:r>
      <w:r w:rsidRPr="00E002D6">
        <w:rPr>
          <w:rFonts w:ascii="Times New Roman" w:hAnsi="Times New Roman" w:cs="Times New Roman" w:hint="eastAsia"/>
          <w:sz w:val="22"/>
          <w:szCs w:val="22"/>
        </w:rPr>
        <w:t>ɪŋ</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IPA: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ɪkˈsaɪtɪŋ</w:t>
      </w:r>
      <w:proofErr w:type="spellEnd"/>
      <w:r w:rsidRPr="00E002D6">
        <w:rPr>
          <w:rFonts w:ascii="Cambria" w:hAnsi="Cambria" w:cs="Cambria"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hint="eastAsia"/>
          <w:sz w:val="22"/>
          <w:szCs w:val="22"/>
        </w:rPr>
        <w:t>令人兴奋的；刺激的（修饰事物）</w:t>
      </w:r>
    </w:p>
    <w:p w14:paraId="1B33399F" w14:textId="77777777" w:rsidR="00792C08" w:rsidRPr="00E002D6" w:rsidRDefault="00000000">
      <w:pPr>
        <w:numPr>
          <w:ilvl w:val="0"/>
          <w:numId w:val="7"/>
        </w:numPr>
        <w:spacing w:line="400" w:lineRule="exact"/>
      </w:pPr>
      <w:r w:rsidRPr="00E002D6">
        <w:rPr>
          <w:rFonts w:ascii="Times New Roman" w:eastAsia="宋体" w:hAnsi="Times New Roman" w:cs="Times New Roman"/>
          <w:b/>
          <w:bCs/>
          <w:spacing w:val="-1"/>
          <w:sz w:val="20"/>
          <w:szCs w:val="20"/>
        </w:rPr>
        <w:t xml:space="preserve">boring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bɔrɪŋ</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bɔːrɪŋ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令人厌烦的；无聊的</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17364DC6" w14:textId="77777777" w:rsidR="00792C08" w:rsidRPr="00E002D6" w:rsidRDefault="00000000">
      <w:pPr>
        <w:numPr>
          <w:ilvl w:val="0"/>
          <w:numId w:val="7"/>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b/>
          <w:bCs/>
          <w:spacing w:val="-2"/>
          <w:sz w:val="22"/>
          <w:szCs w:val="22"/>
        </w:rPr>
        <w:t>future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w:t>
      </w:r>
      <w:r w:rsidRPr="00E002D6">
        <w:rPr>
          <w:rFonts w:ascii="Cambria" w:hAnsi="Cambria" w:cs="Cambria"/>
          <w:sz w:val="22"/>
          <w:szCs w:val="22"/>
        </w:rPr>
        <w:t>jutʃɚ</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w:t>
      </w:r>
      <w:r w:rsidRPr="00E002D6">
        <w:rPr>
          <w:rFonts w:ascii="Cambria" w:hAnsi="Cambria" w:cs="Cambria"/>
          <w:sz w:val="22"/>
          <w:szCs w:val="22"/>
        </w:rPr>
        <w:t>ju</w:t>
      </w:r>
      <w:r w:rsidRPr="00E002D6">
        <w:rPr>
          <w:rFonts w:ascii="Cambria" w:eastAsia="Helvetica" w:hAnsi="Cambria" w:cs="Cambria"/>
          <w:color w:val="373737"/>
          <w:sz w:val="22"/>
          <w:szCs w:val="22"/>
          <w:shd w:val="clear" w:color="auto" w:fill="FFFFFF"/>
        </w:rPr>
        <w:t>ː</w:t>
      </w:r>
      <w:r w:rsidRPr="00E002D6">
        <w:rPr>
          <w:rFonts w:ascii="Cambria" w:hAnsi="Cambria" w:cs="Cambria"/>
          <w:sz w:val="22"/>
          <w:szCs w:val="22"/>
        </w:rPr>
        <w:t>tʃ</w:t>
      </w:r>
      <w:proofErr w:type="spellEnd"/>
      <w:r w:rsidRPr="00E002D6">
        <w:rPr>
          <w:rFonts w:ascii="Cambria" w:hAnsi="Cambria" w:cs="Cambria" w:hint="eastAsia"/>
          <w:sz w:val="22"/>
          <w:szCs w:val="22"/>
        </w:rPr>
        <w:t>ə</w:t>
      </w:r>
      <w:r w:rsidRPr="00E002D6">
        <w:rPr>
          <w:rFonts w:ascii="Cambria" w:hAnsi="Cambria" w:cs="Cambria" w:hint="eastAsia"/>
          <w:sz w:val="22"/>
          <w:szCs w:val="22"/>
        </w:rPr>
        <w:t>r</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前途；未来</w:t>
      </w:r>
    </w:p>
    <w:p w14:paraId="19526393" w14:textId="77777777" w:rsidR="00792C08" w:rsidRPr="00E002D6" w:rsidRDefault="00000000">
      <w:pPr>
        <w:numPr>
          <w:ilvl w:val="0"/>
          <w:numId w:val="7"/>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goal</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ɡol</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ɡ</w:t>
      </w:r>
      <w:r w:rsidRPr="00E002D6">
        <w:rPr>
          <w:rFonts w:ascii="Cambria" w:eastAsia="宋体" w:hAnsi="Cambria" w:cs="Cambria" w:hint="eastAsia"/>
          <w:spacing w:val="-1"/>
          <w:sz w:val="22"/>
          <w:szCs w:val="22"/>
        </w:rPr>
        <w:t>əʊ</w:t>
      </w:r>
      <w:r w:rsidRPr="00E002D6">
        <w:rPr>
          <w:rFonts w:ascii="Cambria" w:eastAsia="宋体" w:hAnsi="Cambria" w:cs="Cambria"/>
          <w:spacing w:val="-1"/>
          <w:sz w:val="22"/>
          <w:szCs w:val="22"/>
        </w:rPr>
        <w:t>l</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目标</w:t>
      </w:r>
    </w:p>
    <w:p w14:paraId="08C2AC30" w14:textId="77777777" w:rsidR="00792C08" w:rsidRPr="00E002D6" w:rsidRDefault="00000000">
      <w:pPr>
        <w:numPr>
          <w:ilvl w:val="0"/>
          <w:numId w:val="7"/>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feel as free as a bird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fil </w:t>
      </w:r>
      <w:proofErr w:type="spellStart"/>
      <w:r w:rsidRPr="00E002D6">
        <w:rPr>
          <w:rFonts w:ascii="Times New Roman" w:eastAsia="宋体" w:hAnsi="Times New Roman" w:cs="Times New Roman" w:hint="eastAsia"/>
          <w:spacing w:val="-2"/>
          <w:sz w:val="22"/>
          <w:szCs w:val="22"/>
        </w:rPr>
        <w:t>æz</w:t>
      </w:r>
      <w:proofErr w:type="spellEnd"/>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hint="eastAsia"/>
          <w:spacing w:val="-2"/>
          <w:sz w:val="22"/>
          <w:szCs w:val="22"/>
        </w:rPr>
        <w:t>fri</w:t>
      </w:r>
      <w:proofErr w:type="spellEnd"/>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hint="eastAsia"/>
          <w:spacing w:val="-2"/>
          <w:sz w:val="22"/>
          <w:szCs w:val="22"/>
        </w:rPr>
        <w:t>æz</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ə</w:t>
      </w:r>
      <w:r w:rsidRPr="00E002D6">
        <w:rPr>
          <w:rFonts w:ascii="Times New Roman" w:eastAsia="宋体" w:hAnsi="Times New Roman" w:cs="Times New Roman" w:hint="eastAsia"/>
          <w:spacing w:val="-2"/>
          <w:sz w:val="22"/>
          <w:szCs w:val="22"/>
        </w:rPr>
        <w:t xml:space="preserve"> b</w:t>
      </w:r>
      <w:r w:rsidRPr="00E002D6">
        <w:rPr>
          <w:rFonts w:ascii="Times New Roman" w:eastAsia="宋体" w:hAnsi="Times New Roman" w:cs="Times New Roman" w:hint="eastAsia"/>
          <w:spacing w:val="-2"/>
          <w:sz w:val="22"/>
          <w:szCs w:val="22"/>
        </w:rPr>
        <w:t>ɝ</w:t>
      </w:r>
      <w:r w:rsidRPr="00E002D6">
        <w:rPr>
          <w:rFonts w:ascii="Times New Roman" w:eastAsia="宋体" w:hAnsi="Times New Roman" w:cs="Times New Roman" w:hint="eastAsia"/>
          <w:spacing w:val="-2"/>
          <w:sz w:val="22"/>
          <w:szCs w:val="22"/>
        </w:rPr>
        <w:t>d</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Cambria" w:eastAsia="宋体" w:hAnsi="Cambria" w:cs="Cambria"/>
          <w:b/>
          <w:bCs/>
          <w:spacing w:val="-1"/>
          <w:sz w:val="22"/>
          <w:szCs w:val="22"/>
        </w:rPr>
        <w:t xml:space="preserve"> </w:t>
      </w:r>
      <w:r w:rsidRPr="00E002D6">
        <w:rPr>
          <w:rFonts w:ascii="Cambria" w:eastAsia="Times New Roman" w:hAnsi="Cambria" w:cs="Cambria"/>
          <w:spacing w:val="-2"/>
          <w:sz w:val="22"/>
          <w:szCs w:val="22"/>
        </w:rPr>
        <w:t>[</w:t>
      </w:r>
      <w:proofErr w:type="spellStart"/>
      <w:r w:rsidRPr="00E002D6">
        <w:rPr>
          <w:rFonts w:ascii="Cambria" w:eastAsia="宋体" w:hAnsi="Cambria" w:cs="Cambria"/>
          <w:spacing w:val="-2"/>
          <w:sz w:val="22"/>
          <w:szCs w:val="22"/>
        </w:rPr>
        <w:t>fiːl</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æz</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fri</w:t>
      </w:r>
      <w:proofErr w:type="spellEnd"/>
      <w:r w:rsidRPr="00E002D6">
        <w:rPr>
          <w:rFonts w:ascii="Cambria" w:eastAsia="宋体" w:hAnsi="Cambria" w:cs="Cambria"/>
          <w:spacing w:val="-2"/>
          <w:sz w:val="22"/>
          <w:szCs w:val="22"/>
        </w:rPr>
        <w:t xml:space="preserve">ː </w:t>
      </w:r>
      <w:proofErr w:type="spellStart"/>
      <w:r w:rsidRPr="00E002D6">
        <w:rPr>
          <w:rFonts w:ascii="Cambria" w:eastAsia="宋体" w:hAnsi="Cambria" w:cs="Cambria"/>
          <w:spacing w:val="-2"/>
          <w:sz w:val="22"/>
          <w:szCs w:val="22"/>
        </w:rPr>
        <w:t>æz</w:t>
      </w:r>
      <w:proofErr w:type="spellEnd"/>
      <w:r w:rsidRPr="00E002D6">
        <w:rPr>
          <w:rFonts w:ascii="Cambria" w:eastAsia="宋体" w:hAnsi="Cambria" w:cs="Cambria"/>
          <w:spacing w:val="-2"/>
          <w:sz w:val="22"/>
          <w:szCs w:val="22"/>
        </w:rPr>
        <w:t xml:space="preserve"> ə </w:t>
      </w:r>
      <w:proofErr w:type="spellStart"/>
      <w:r w:rsidRPr="00E002D6">
        <w:rPr>
          <w:rFonts w:ascii="Cambria" w:eastAsia="宋体" w:hAnsi="Cambria" w:cs="Cambria"/>
          <w:spacing w:val="-2"/>
          <w:sz w:val="22"/>
          <w:szCs w:val="22"/>
        </w:rPr>
        <w:t>bɜːd</w:t>
      </w:r>
      <w:proofErr w:type="spellEnd"/>
      <w:r w:rsidRPr="00E002D6">
        <w:rPr>
          <w:rFonts w:ascii="Cambria" w:eastAsia="Times New Roman" w:hAnsi="Cambria" w:cs="Cambria"/>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感觉像鸟般自由；感觉非常自由</w:t>
      </w:r>
    </w:p>
    <w:p w14:paraId="2F54603D" w14:textId="77777777" w:rsidR="00792C08" w:rsidRPr="00E002D6" w:rsidRDefault="00000000">
      <w:pPr>
        <w:numPr>
          <w:ilvl w:val="0"/>
          <w:numId w:val="7"/>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venture</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KK</w:t>
      </w:r>
      <w:proofErr w:type="gramEnd"/>
      <w:r w:rsidRPr="00E002D6">
        <w:rPr>
          <w:rFonts w:ascii="Times New Roman" w:eastAsia="Times New Roman" w:hAnsi="Times New Roman" w:cs="Times New Roman" w:hint="eastAsia"/>
          <w:b/>
          <w:bCs/>
          <w:spacing w:val="-2"/>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Times New Roman" w:hAnsi="Cambria" w:cs="Cambria"/>
          <w:spacing w:val="-2"/>
          <w:sz w:val="22"/>
          <w:szCs w:val="22"/>
        </w:rPr>
        <w:t>ˈ</w:t>
      </w:r>
      <w:proofErr w:type="spellStart"/>
      <w:r w:rsidRPr="00E002D6">
        <w:rPr>
          <w:rFonts w:ascii="Cambria" w:eastAsia="Times New Roman" w:hAnsi="Cambria" w:cs="Cambria"/>
          <w:spacing w:val="-2"/>
          <w:sz w:val="22"/>
          <w:szCs w:val="22"/>
        </w:rPr>
        <w:t>ventʃɚ</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IPA</w:t>
      </w:r>
      <w:proofErr w:type="gramEnd"/>
      <w:r w:rsidRPr="00E002D6">
        <w:rPr>
          <w:rFonts w:ascii="Times New Roman" w:eastAsia="Times New Roman" w:hAnsi="Times New Roman" w:cs="Times New Roman" w:hint="eastAsia"/>
          <w:b/>
          <w:bCs/>
          <w:spacing w:val="-2"/>
          <w:sz w:val="22"/>
          <w:szCs w:val="22"/>
        </w:rPr>
        <w:t>:</w:t>
      </w:r>
      <w:r w:rsidRPr="00E002D6">
        <w:rPr>
          <w:rFonts w:ascii="Times New Roman" w:eastAsia="Times New Roman" w:hAnsi="Times New Roman" w:cs="Times New Roman" w:hint="eastAsia"/>
          <w:b/>
          <w:bCs/>
          <w:spacing w:val="-2"/>
          <w:sz w:val="22"/>
          <w:szCs w:val="22"/>
          <w:lang w:eastAsia="zh"/>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Times New Roman" w:hAnsi="Cambria" w:cs="Cambria"/>
          <w:spacing w:val="-2"/>
          <w:sz w:val="22"/>
          <w:szCs w:val="22"/>
        </w:rPr>
        <w:t>ˈ</w:t>
      </w:r>
      <w:proofErr w:type="spellStart"/>
      <w:r w:rsidRPr="00E002D6">
        <w:rPr>
          <w:rFonts w:ascii="Cambria" w:eastAsia="Times New Roman" w:hAnsi="Cambria" w:cs="Cambria"/>
          <w:spacing w:val="-2"/>
          <w:sz w:val="22"/>
          <w:szCs w:val="22"/>
        </w:rPr>
        <w:t>ventʃər</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i/>
          <w:iCs/>
          <w:spacing w:val="-2"/>
          <w:sz w:val="22"/>
          <w:szCs w:val="22"/>
        </w:rPr>
        <w:t>vt</w:t>
      </w:r>
      <w:proofErr w:type="gramEnd"/>
      <w:r w:rsidRPr="00E002D6">
        <w:rPr>
          <w:rFonts w:ascii="Times New Roman" w:eastAsia="Times New Roman" w:hAnsi="Times New Roman" w:cs="Times New Roman" w:hint="eastAsia"/>
          <w:i/>
          <w:iCs/>
          <w:spacing w:val="-2"/>
          <w:sz w:val="22"/>
          <w:szCs w:val="22"/>
        </w:rPr>
        <w:t>.</w:t>
      </w:r>
      <w:proofErr w:type="spellEnd"/>
      <w:r w:rsidRPr="00E002D6">
        <w:rPr>
          <w:rFonts w:ascii="Times New Roman" w:eastAsia="Times New Roman" w:hAnsi="Times New Roman" w:cs="Times New Roman" w:hint="eastAsia"/>
          <w:spacing w:val="-2"/>
          <w:sz w:val="22"/>
          <w:szCs w:val="22"/>
        </w:rPr>
        <w:t xml:space="preserve">  </w:t>
      </w:r>
      <w:r w:rsidRPr="00E002D6">
        <w:rPr>
          <w:rFonts w:asciiTheme="minorEastAsia" w:hAnsiTheme="minorEastAsia" w:cstheme="minorEastAsia" w:hint="eastAsia"/>
          <w:spacing w:val="-2"/>
          <w:sz w:val="22"/>
          <w:szCs w:val="22"/>
        </w:rPr>
        <w:t>冒险；赌注</w:t>
      </w:r>
    </w:p>
    <w:p w14:paraId="52FCE3D8" w14:textId="77777777" w:rsidR="00792C08" w:rsidRPr="00E002D6" w:rsidRDefault="00000000">
      <w:pPr>
        <w:numPr>
          <w:ilvl w:val="0"/>
          <w:numId w:val="7"/>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gain</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KK</w:t>
      </w:r>
      <w:proofErr w:type="gramEnd"/>
      <w:r w:rsidRPr="00E002D6">
        <w:rPr>
          <w:rFonts w:ascii="Times New Roman" w:eastAsia="Times New Roman" w:hAnsi="Times New Roman" w:cs="Times New Roman" w:hint="eastAsia"/>
          <w:b/>
          <w:bCs/>
          <w:spacing w:val="-2"/>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Times New Roman" w:hAnsi="Cambria" w:cs="Cambria"/>
          <w:spacing w:val="-2"/>
          <w:sz w:val="22"/>
          <w:szCs w:val="22"/>
        </w:rPr>
        <w:t>gen</w:t>
      </w:r>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IPA</w:t>
      </w:r>
      <w:proofErr w:type="gramEnd"/>
      <w:r w:rsidRPr="00E002D6">
        <w:rPr>
          <w:rFonts w:ascii="Times New Roman" w:eastAsia="Times New Roman" w:hAnsi="Times New Roman" w:cs="Times New Roman" w:hint="eastAsia"/>
          <w:b/>
          <w:bCs/>
          <w:spacing w:val="-2"/>
          <w:sz w:val="22"/>
          <w:szCs w:val="22"/>
        </w:rPr>
        <w:t>:</w:t>
      </w:r>
      <w:r w:rsidRPr="00E002D6">
        <w:rPr>
          <w:rFonts w:ascii="Times New Roman" w:eastAsia="Times New Roman" w:hAnsi="Times New Roman" w:cs="Times New Roman" w:hint="eastAsia"/>
          <w:b/>
          <w:bCs/>
          <w:spacing w:val="-2"/>
          <w:sz w:val="22"/>
          <w:szCs w:val="22"/>
          <w:lang w:eastAsia="zh"/>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Times New Roman" w:hAnsi="Cambria" w:cs="Cambria"/>
          <w:spacing w:val="-2"/>
          <w:sz w:val="22"/>
          <w:szCs w:val="22"/>
        </w:rPr>
        <w:t>ɡeɪn</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i/>
          <w:iCs/>
          <w:spacing w:val="-2"/>
          <w:sz w:val="22"/>
          <w:szCs w:val="22"/>
        </w:rPr>
        <w:t>vt</w:t>
      </w:r>
      <w:proofErr w:type="gramEnd"/>
      <w:r w:rsidRPr="00E002D6">
        <w:rPr>
          <w:rFonts w:ascii="Times New Roman" w:eastAsia="Times New Roman" w:hAnsi="Times New Roman" w:cs="Times New Roman" w:hint="eastAsia"/>
          <w:i/>
          <w:iCs/>
          <w:spacing w:val="-2"/>
          <w:sz w:val="22"/>
          <w:szCs w:val="22"/>
        </w:rPr>
        <w:t>.</w:t>
      </w:r>
      <w:proofErr w:type="spellEnd"/>
      <w:r w:rsidRPr="00E002D6">
        <w:rPr>
          <w:rFonts w:ascii="Times New Roman" w:eastAsia="Times New Roman" w:hAnsi="Times New Roman" w:cs="Times New Roman" w:hint="eastAsia"/>
          <w:spacing w:val="-2"/>
          <w:sz w:val="22"/>
          <w:szCs w:val="22"/>
        </w:rPr>
        <w:t xml:space="preserve">  </w:t>
      </w:r>
      <w:r w:rsidRPr="00E002D6">
        <w:rPr>
          <w:rFonts w:asciiTheme="minorEastAsia" w:hAnsiTheme="minorEastAsia" w:cstheme="minorEastAsia" w:hint="eastAsia"/>
          <w:spacing w:val="-2"/>
          <w:sz w:val="22"/>
          <w:szCs w:val="22"/>
        </w:rPr>
        <w:t>获得</w:t>
      </w:r>
    </w:p>
    <w:p w14:paraId="4ABDAD96" w14:textId="77777777" w:rsidR="00792C08" w:rsidRPr="00E002D6" w:rsidRDefault="00000000">
      <w:pPr>
        <w:numPr>
          <w:ilvl w:val="0"/>
          <w:numId w:val="7"/>
        </w:numPr>
        <w:spacing w:line="400" w:lineRule="exact"/>
        <w:ind w:left="425" w:hanging="425"/>
        <w:rPr>
          <w:rFonts w:ascii="Times New Roman" w:eastAsia="宋体" w:hAnsi="Times New Roman" w:cs="Times New Roman"/>
          <w:spacing w:val="-1"/>
          <w:sz w:val="22"/>
          <w:szCs w:val="22"/>
        </w:rPr>
      </w:pPr>
      <w:proofErr w:type="gramStart"/>
      <w:r w:rsidRPr="00E002D6">
        <w:rPr>
          <w:rFonts w:ascii="Times New Roman" w:eastAsia="Times New Roman" w:hAnsi="Times New Roman" w:cs="Times New Roman" w:hint="eastAsia"/>
          <w:b/>
          <w:bCs/>
          <w:spacing w:val="-2"/>
          <w:sz w:val="22"/>
          <w:szCs w:val="22"/>
        </w:rPr>
        <w:t>dangerous  KK</w:t>
      </w:r>
      <w:proofErr w:type="gramEnd"/>
      <w:r w:rsidRPr="00E002D6">
        <w:rPr>
          <w:rFonts w:ascii="Times New Roman" w:eastAsia="Times New Roman" w:hAnsi="Times New Roman" w:cs="Times New Roman" w:hint="eastAsia"/>
          <w:b/>
          <w:bCs/>
          <w:spacing w:val="-2"/>
          <w:sz w:val="22"/>
          <w:szCs w:val="22"/>
        </w:rPr>
        <w:t>:</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Times New Roman" w:hAnsi="Cambria" w:cs="Cambria"/>
          <w:spacing w:val="-2"/>
          <w:sz w:val="22"/>
          <w:szCs w:val="22"/>
        </w:rPr>
        <w:t>ˈ</w:t>
      </w:r>
      <w:proofErr w:type="spellStart"/>
      <w:r w:rsidRPr="00E002D6">
        <w:rPr>
          <w:rFonts w:ascii="Cambria" w:eastAsia="Times New Roman" w:hAnsi="Cambria" w:cs="Cambria"/>
          <w:spacing w:val="-2"/>
          <w:sz w:val="22"/>
          <w:szCs w:val="22"/>
        </w:rPr>
        <w:t>dendʒərəs</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b/>
          <w:bCs/>
          <w:spacing w:val="-2"/>
          <w:sz w:val="22"/>
          <w:szCs w:val="22"/>
        </w:rPr>
        <w:t>IPA</w:t>
      </w:r>
      <w:proofErr w:type="gramEnd"/>
      <w:r w:rsidRPr="00E002D6">
        <w:rPr>
          <w:rFonts w:ascii="Times New Roman" w:eastAsia="Times New Roman" w:hAnsi="Times New Roman" w:cs="Times New Roman" w:hint="eastAsia"/>
          <w:b/>
          <w:bCs/>
          <w:spacing w:val="-2"/>
          <w:sz w:val="22"/>
          <w:szCs w:val="22"/>
        </w:rPr>
        <w:t>:</w:t>
      </w:r>
      <w:r w:rsidRPr="00E002D6">
        <w:rPr>
          <w:rFonts w:ascii="Times New Roman" w:eastAsia="Times New Roman" w:hAnsi="Times New Roman" w:cs="Times New Roman" w:hint="eastAsia"/>
          <w:b/>
          <w:bCs/>
          <w:spacing w:val="-2"/>
          <w:sz w:val="22"/>
          <w:szCs w:val="22"/>
          <w:lang w:eastAsia="zh"/>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Times New Roman" w:hAnsi="Cambria" w:cs="Cambria"/>
          <w:spacing w:val="-2"/>
          <w:sz w:val="22"/>
          <w:szCs w:val="22"/>
        </w:rPr>
        <w:t>ˈ</w:t>
      </w:r>
      <w:proofErr w:type="spellStart"/>
      <w:r w:rsidRPr="00E002D6">
        <w:rPr>
          <w:rFonts w:ascii="Cambria" w:eastAsia="Times New Roman" w:hAnsi="Cambria" w:cs="Cambria"/>
          <w:spacing w:val="-2"/>
          <w:sz w:val="22"/>
          <w:szCs w:val="22"/>
        </w:rPr>
        <w:t>deɪndʒərəs</w:t>
      </w:r>
      <w:proofErr w:type="spellEnd"/>
      <w:r w:rsidRPr="00E002D6">
        <w:rPr>
          <w:rFonts w:ascii="Times New Roman" w:eastAsia="Times New Roman" w:hAnsi="Times New Roman" w:cs="Times New Roman" w:hint="eastAsia"/>
          <w:spacing w:val="-2"/>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i/>
          <w:spacing w:val="-2"/>
          <w:sz w:val="22"/>
          <w:szCs w:val="22"/>
        </w:rPr>
        <w:t xml:space="preserve"> </w:t>
      </w:r>
      <w:proofErr w:type="gramEnd"/>
      <w:r w:rsidRPr="00E002D6">
        <w:rPr>
          <w:rFonts w:ascii="Times New Roman" w:eastAsia="Times New Roman" w:hAnsi="Times New Roman" w:cs="Times New Roman" w:hint="eastAsia"/>
          <w:i/>
          <w:spacing w:val="-2"/>
          <w:sz w:val="22"/>
          <w:szCs w:val="22"/>
        </w:rPr>
        <w:t xml:space="preserve">adj. </w:t>
      </w:r>
      <w:r w:rsidRPr="00E002D6">
        <w:rPr>
          <w:rFonts w:ascii="Times New Roman" w:eastAsia="Times New Roman" w:hAnsi="Times New Roman" w:cs="Times New Roman" w:hint="eastAsia"/>
          <w:spacing w:val="-2"/>
          <w:sz w:val="22"/>
          <w:szCs w:val="22"/>
        </w:rPr>
        <w:t xml:space="preserve"> </w:t>
      </w:r>
      <w:r w:rsidRPr="00E002D6">
        <w:rPr>
          <w:rFonts w:asciiTheme="minorEastAsia" w:hAnsiTheme="minorEastAsia" w:cstheme="minorEastAsia" w:hint="eastAsia"/>
          <w:spacing w:val="-2"/>
          <w:sz w:val="22"/>
          <w:szCs w:val="22"/>
        </w:rPr>
        <w:t>危险的</w:t>
      </w:r>
      <w:r w:rsidRPr="00E002D6">
        <w:rPr>
          <w:rFonts w:ascii="Times New Roman" w:eastAsia="Times New Roman" w:hAnsi="Times New Roman" w:cs="Times New Roman" w:hint="eastAsia"/>
          <w:spacing w:val="-2"/>
          <w:sz w:val="22"/>
          <w:szCs w:val="22"/>
        </w:rPr>
        <w:t xml:space="preserve"> </w:t>
      </w:r>
    </w:p>
    <w:p w14:paraId="69B91E58" w14:textId="77777777" w:rsidR="00792C08" w:rsidRPr="00E002D6" w:rsidRDefault="00792C08">
      <w:pPr>
        <w:spacing w:line="400" w:lineRule="exact"/>
        <w:rPr>
          <w:rFonts w:ascii="Times New Roman" w:eastAsia="宋体" w:hAnsi="Times New Roman" w:cs="Times New Roman"/>
          <w:spacing w:val="-1"/>
          <w:sz w:val="22"/>
          <w:szCs w:val="22"/>
        </w:rPr>
      </w:pPr>
    </w:p>
    <w:p w14:paraId="7DCE016A" w14:textId="77777777" w:rsidR="00792C08" w:rsidRPr="00E002D6" w:rsidRDefault="00000000">
      <w:pPr>
        <w:pStyle w:val="a3"/>
        <w:spacing w:line="400" w:lineRule="exact"/>
        <w:ind w:right="181"/>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63192B7A"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本节课学习</w:t>
      </w:r>
      <w:r w:rsidRPr="00E002D6">
        <w:rPr>
          <w:rFonts w:ascii="Times New Roman" w:hAnsi="Times New Roman" w:hint="eastAsia"/>
          <w:color w:val="FDD860" w:themeColor="accent3" w:themeTint="99"/>
          <w:sz w:val="24"/>
        </w:rPr>
        <w:t>it</w:t>
      </w:r>
      <w:r w:rsidRPr="00E002D6">
        <w:rPr>
          <w:rFonts w:ascii="Times New Roman" w:hAnsi="Times New Roman" w:hint="eastAsia"/>
          <w:color w:val="FDD860" w:themeColor="accent3" w:themeTint="99"/>
          <w:sz w:val="24"/>
        </w:rPr>
        <w:t>作形式主语，不定式短语作实际主语的句型、学习感官动词作不完全及物动词</w:t>
      </w:r>
      <w:proofErr w:type="gramStart"/>
      <w:r w:rsidRPr="00E002D6">
        <w:rPr>
          <w:rFonts w:ascii="Times New Roman" w:hAnsi="Times New Roman" w:hint="eastAsia"/>
          <w:color w:val="FDD860" w:themeColor="accent3" w:themeTint="99"/>
          <w:sz w:val="24"/>
        </w:rPr>
        <w:t>接宾补</w:t>
      </w:r>
      <w:proofErr w:type="gramEnd"/>
      <w:r w:rsidRPr="00E002D6">
        <w:rPr>
          <w:rFonts w:ascii="Times New Roman" w:hAnsi="Times New Roman" w:hint="eastAsia"/>
          <w:color w:val="FDD860" w:themeColor="accent3" w:themeTint="99"/>
          <w:sz w:val="24"/>
        </w:rPr>
        <w:t>的用法以及复习定语从句省略为过去分词短语的用法。</w:t>
      </w:r>
    </w:p>
    <w:p w14:paraId="57A5DDC8"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1. it</w:t>
      </w:r>
      <w:r w:rsidRPr="00E002D6">
        <w:rPr>
          <w:rFonts w:ascii="Times New Roman" w:hAnsi="Times New Roman" w:hint="eastAsia"/>
          <w:sz w:val="24"/>
        </w:rPr>
        <w:t>作形式主语，不定式短语作实际主语</w:t>
      </w:r>
    </w:p>
    <w:p w14:paraId="113A222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当不定式短语（</w:t>
      </w:r>
      <w:r w:rsidRPr="00E002D6">
        <w:rPr>
          <w:rFonts w:ascii="Times New Roman" w:hAnsi="Times New Roman" w:hint="eastAsia"/>
          <w:sz w:val="24"/>
        </w:rPr>
        <w:t xml:space="preserve">to do </w:t>
      </w:r>
      <w:proofErr w:type="spellStart"/>
      <w:r w:rsidRPr="00E002D6">
        <w:rPr>
          <w:rFonts w:ascii="Times New Roman" w:hAnsi="Times New Roman" w:hint="eastAsia"/>
          <w:sz w:val="24"/>
        </w:rPr>
        <w:t>sth</w:t>
      </w:r>
      <w:proofErr w:type="spellEnd"/>
      <w:r w:rsidRPr="00E002D6">
        <w:rPr>
          <w:rFonts w:ascii="Times New Roman" w:hAnsi="Times New Roman" w:hint="eastAsia"/>
          <w:sz w:val="24"/>
        </w:rPr>
        <w:t>.</w:t>
      </w:r>
      <w:r w:rsidRPr="00E002D6">
        <w:rPr>
          <w:rFonts w:ascii="Times New Roman" w:hAnsi="Times New Roman" w:hint="eastAsia"/>
          <w:sz w:val="24"/>
        </w:rPr>
        <w:t>）直接作句子主语时，若短语过长，会导致句子“头重脚轻”。此时英语中习惯用</w:t>
      </w:r>
      <w:r w:rsidRPr="00E002D6">
        <w:rPr>
          <w:rFonts w:ascii="Times New Roman" w:hAnsi="Times New Roman" w:hint="eastAsia"/>
          <w:sz w:val="24"/>
        </w:rPr>
        <w:t xml:space="preserve"> it </w:t>
      </w:r>
      <w:r w:rsidRPr="00E002D6">
        <w:rPr>
          <w:rFonts w:ascii="Times New Roman" w:hAnsi="Times New Roman" w:hint="eastAsia"/>
          <w:sz w:val="24"/>
        </w:rPr>
        <w:t>放在句首作形式主语（仅占主语位置，无实际词义），而把真正表达主语含义的不定式短语放在句尾，使句子结构更平衡自然。</w:t>
      </w:r>
    </w:p>
    <w:p w14:paraId="7E3D7D4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核心结构：</w:t>
      </w:r>
    </w:p>
    <w:p w14:paraId="17FCB6D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It + be +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名词</w:t>
      </w:r>
      <w:r w:rsidRPr="00E002D6">
        <w:rPr>
          <w:rFonts w:ascii="Times New Roman" w:hAnsi="Times New Roman"/>
          <w:sz w:val="24"/>
        </w:rPr>
        <w:t xml:space="preserve"> + to do </w:t>
      </w:r>
      <w:proofErr w:type="spellStart"/>
      <w:r w:rsidRPr="00E002D6">
        <w:rPr>
          <w:rFonts w:ascii="Times New Roman" w:hAnsi="Times New Roman"/>
          <w:sz w:val="24"/>
        </w:rPr>
        <w:t>sth</w:t>
      </w:r>
      <w:proofErr w:type="spellEnd"/>
      <w:r w:rsidRPr="00E002D6">
        <w:rPr>
          <w:rFonts w:ascii="Times New Roman" w:hAnsi="Times New Roman"/>
          <w:sz w:val="24"/>
        </w:rPr>
        <w:t>.</w:t>
      </w:r>
    </w:p>
    <w:p w14:paraId="54FFDF4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it</w:t>
      </w:r>
      <w:r w:rsidRPr="00E002D6">
        <w:rPr>
          <w:rFonts w:ascii="Times New Roman" w:hAnsi="Times New Roman"/>
          <w:sz w:val="24"/>
        </w:rPr>
        <w:t>：形式主语，无实际意义，仅用于平衡句子结构，避免头重脚轻；</w:t>
      </w:r>
    </w:p>
    <w:p w14:paraId="772579F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lastRenderedPageBreak/>
        <w:t>- be</w:t>
      </w:r>
      <w:r w:rsidRPr="00E002D6">
        <w:rPr>
          <w:rFonts w:ascii="Times New Roman" w:hAnsi="Times New Roman"/>
          <w:sz w:val="24"/>
        </w:rPr>
        <w:t>：系动词（</w:t>
      </w:r>
      <w:r w:rsidRPr="00E002D6">
        <w:rPr>
          <w:rFonts w:ascii="Times New Roman" w:hAnsi="Times New Roman"/>
          <w:sz w:val="24"/>
        </w:rPr>
        <w:t>is/was</w:t>
      </w:r>
      <w:r w:rsidRPr="00E002D6">
        <w:rPr>
          <w:rFonts w:ascii="Times New Roman" w:hAnsi="Times New Roman"/>
          <w:sz w:val="24"/>
        </w:rPr>
        <w:t>等），根据时态和语境变化；</w:t>
      </w:r>
    </w:p>
    <w:p w14:paraId="73C4C40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名词：作表语，说明不定式短语所表示的动作或情况的性质、状态；</w:t>
      </w:r>
    </w:p>
    <w:p w14:paraId="5EA155E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to do </w:t>
      </w:r>
      <w:proofErr w:type="spellStart"/>
      <w:r w:rsidRPr="00E002D6">
        <w:rPr>
          <w:rFonts w:ascii="Times New Roman" w:hAnsi="Times New Roman"/>
          <w:sz w:val="24"/>
        </w:rPr>
        <w:t>sth</w:t>
      </w:r>
      <w:proofErr w:type="spellEnd"/>
      <w:r w:rsidRPr="00E002D6">
        <w:rPr>
          <w:rFonts w:ascii="Times New Roman" w:hAnsi="Times New Roman"/>
          <w:sz w:val="24"/>
        </w:rPr>
        <w:t>.</w:t>
      </w:r>
      <w:r w:rsidRPr="00E002D6">
        <w:rPr>
          <w:rFonts w:ascii="Times New Roman" w:hAnsi="Times New Roman"/>
          <w:sz w:val="24"/>
        </w:rPr>
        <w:t>：真正主语（不定式短语），是句子真正表达的主语内容。</w:t>
      </w:r>
    </w:p>
    <w:p w14:paraId="6E684CA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例子：</w:t>
      </w:r>
    </w:p>
    <w:p w14:paraId="3251EAE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To speak English fluently is important. </w:t>
      </w:r>
    </w:p>
    <w:p w14:paraId="0BAC7A6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It is important to speak English fluently. </w:t>
      </w:r>
    </w:p>
    <w:p w14:paraId="72E091E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hint="eastAsia"/>
          <w:sz w:val="24"/>
        </w:rPr>
        <w:t>能够流利地说英语很重要。</w:t>
      </w:r>
      <w:r w:rsidRPr="00E002D6">
        <w:rPr>
          <w:rFonts w:ascii="Times New Roman" w:hAnsi="Times New Roman"/>
          <w:sz w:val="24"/>
        </w:rPr>
        <w:t>）</w:t>
      </w:r>
    </w:p>
    <w:p w14:paraId="2C49B4D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proofErr w:type="gramStart"/>
      <w:r w:rsidRPr="00E002D6">
        <w:rPr>
          <w:rFonts w:ascii="Times New Roman" w:hAnsi="Times New Roman"/>
          <w:sz w:val="24"/>
        </w:rPr>
        <w:t>To study</w:t>
      </w:r>
      <w:proofErr w:type="gramEnd"/>
      <w:r w:rsidRPr="00E002D6">
        <w:rPr>
          <w:rFonts w:ascii="Times New Roman" w:hAnsi="Times New Roman"/>
          <w:sz w:val="24"/>
        </w:rPr>
        <w:t xml:space="preserve"> with Mandy is wonderful.</w:t>
      </w:r>
    </w:p>
    <w:p w14:paraId="22AA797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It is wonderful to study with Mandy. </w:t>
      </w:r>
    </w:p>
    <w:p w14:paraId="01018A6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hint="eastAsia"/>
          <w:sz w:val="24"/>
        </w:rPr>
        <w:t>和</w:t>
      </w:r>
      <w:proofErr w:type="gramStart"/>
      <w:r w:rsidRPr="00E002D6">
        <w:rPr>
          <w:rFonts w:ascii="Times New Roman" w:hAnsi="Times New Roman" w:hint="eastAsia"/>
          <w:sz w:val="24"/>
        </w:rPr>
        <w:t>曼迪</w:t>
      </w:r>
      <w:proofErr w:type="gramEnd"/>
      <w:r w:rsidRPr="00E002D6">
        <w:rPr>
          <w:rFonts w:ascii="Times New Roman" w:hAnsi="Times New Roman" w:hint="eastAsia"/>
          <w:sz w:val="24"/>
        </w:rPr>
        <w:t>一起学习很棒。</w:t>
      </w:r>
      <w:r w:rsidRPr="00E002D6">
        <w:rPr>
          <w:rFonts w:ascii="Times New Roman" w:hAnsi="Times New Roman"/>
          <w:sz w:val="24"/>
        </w:rPr>
        <w:t>）</w:t>
      </w:r>
    </w:p>
    <w:p w14:paraId="3327DE5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To learn English is a good habit. </w:t>
      </w:r>
    </w:p>
    <w:p w14:paraId="1B89CE0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It is a good habit to learn English. </w:t>
      </w:r>
    </w:p>
    <w:p w14:paraId="10B0E14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hint="eastAsia"/>
          <w:sz w:val="24"/>
        </w:rPr>
        <w:t>学习英语是一个好习惯。</w:t>
      </w:r>
      <w:r w:rsidRPr="00E002D6">
        <w:rPr>
          <w:rFonts w:ascii="Times New Roman" w:hAnsi="Times New Roman"/>
          <w:sz w:val="24"/>
        </w:rPr>
        <w:t>）</w:t>
      </w:r>
    </w:p>
    <w:p w14:paraId="6CBE577C"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感官动词作不完全及物动词</w:t>
      </w:r>
      <w:proofErr w:type="gramStart"/>
      <w:r w:rsidRPr="00E002D6">
        <w:rPr>
          <w:rFonts w:ascii="Times New Roman" w:hAnsi="Times New Roman" w:hint="eastAsia"/>
          <w:sz w:val="24"/>
        </w:rPr>
        <w:t>接宾补</w:t>
      </w:r>
      <w:proofErr w:type="gramEnd"/>
    </w:p>
    <w:p w14:paraId="5D2F229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感官动词是一类用法跟使役动词不一样且具有自身典型特征的不完全及物动词，感官动词对宾语不产生任何干扰，只是宾语做的事情被主语感知到了。感官动词可作完全及物动词形成主谓宾，也可以作不完全及物动词形成主谓宾</w:t>
      </w:r>
      <w:r w:rsidRPr="00E002D6">
        <w:rPr>
          <w:rFonts w:ascii="Times New Roman" w:hAnsi="Times New Roman"/>
          <w:sz w:val="24"/>
        </w:rPr>
        <w:t>+</w:t>
      </w:r>
      <w:r w:rsidRPr="00E002D6">
        <w:rPr>
          <w:rFonts w:ascii="Times New Roman" w:hAnsi="Times New Roman"/>
          <w:sz w:val="24"/>
        </w:rPr>
        <w:t>宾补，比如：</w:t>
      </w:r>
    </w:p>
    <w:p w14:paraId="744E40A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saw Lily.  →</w:t>
      </w:r>
      <w:r w:rsidRPr="00E002D6">
        <w:rPr>
          <w:rFonts w:ascii="Times New Roman" w:hAnsi="Times New Roman"/>
          <w:sz w:val="24"/>
        </w:rPr>
        <w:t>主谓宾，意思已完全。</w:t>
      </w:r>
    </w:p>
    <w:p w14:paraId="791281E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saw Lily sing.  →</w:t>
      </w:r>
      <w:r w:rsidRPr="00E002D6">
        <w:rPr>
          <w:rFonts w:ascii="Times New Roman" w:hAnsi="Times New Roman"/>
          <w:sz w:val="24"/>
        </w:rPr>
        <w:t>想表达看见宾语做某事，只加宾语，意思并不完整，需要再加上宾补，这里就是不完全及物动词。如果只是想表达看见宾语了，不管她干了什么事，就是完全及物动词，无需宾补。</w:t>
      </w:r>
    </w:p>
    <w:p w14:paraId="560D9ED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再看下列例句：</w:t>
      </w:r>
      <w:r w:rsidRPr="00E002D6">
        <w:rPr>
          <w:rFonts w:ascii="Times New Roman" w:hAnsi="Times New Roman"/>
          <w:sz w:val="24"/>
        </w:rPr>
        <w:t> </w:t>
      </w:r>
    </w:p>
    <w:p w14:paraId="6393223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I saw Lily </w:t>
      </w:r>
      <w:proofErr w:type="gramStart"/>
      <w:r w:rsidRPr="00E002D6">
        <w:rPr>
          <w:rFonts w:ascii="Times New Roman" w:hAnsi="Times New Roman"/>
          <w:sz w:val="24"/>
        </w:rPr>
        <w:t>dance</w:t>
      </w:r>
      <w:proofErr w:type="gramEnd"/>
      <w:r w:rsidRPr="00E002D6">
        <w:rPr>
          <w:rFonts w:ascii="Times New Roman" w:hAnsi="Times New Roman"/>
          <w:sz w:val="24"/>
        </w:rPr>
        <w:t>. →</w:t>
      </w:r>
      <w:r w:rsidRPr="00E002D6">
        <w:rPr>
          <w:rFonts w:ascii="Times New Roman" w:hAnsi="Times New Roman"/>
          <w:sz w:val="24"/>
        </w:rPr>
        <w:t>宾补用原形，强调宾语</w:t>
      </w:r>
      <w:r w:rsidRPr="00E002D6">
        <w:rPr>
          <w:rFonts w:ascii="Times New Roman" w:hAnsi="Times New Roman"/>
          <w:sz w:val="24"/>
        </w:rPr>
        <w:t>dance</w:t>
      </w:r>
      <w:r w:rsidRPr="00E002D6">
        <w:rPr>
          <w:rFonts w:ascii="Times New Roman" w:hAnsi="Times New Roman"/>
          <w:sz w:val="24"/>
        </w:rPr>
        <w:t>这个事确实发生了。</w:t>
      </w:r>
    </w:p>
    <w:p w14:paraId="1E94E48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主谓</w:t>
      </w:r>
      <w:proofErr w:type="gramStart"/>
      <w:r w:rsidRPr="00E002D6">
        <w:rPr>
          <w:rFonts w:ascii="Times New Roman" w:hAnsi="Times New Roman"/>
          <w:sz w:val="24"/>
        </w:rPr>
        <w:t xml:space="preserve">  </w:t>
      </w:r>
      <w:r w:rsidRPr="00E002D6">
        <w:rPr>
          <w:rFonts w:ascii="Times New Roman" w:hAnsi="Times New Roman"/>
          <w:sz w:val="24"/>
        </w:rPr>
        <w:t>宾</w:t>
      </w:r>
      <w:r w:rsidRPr="00E002D6">
        <w:rPr>
          <w:rFonts w:ascii="Times New Roman" w:hAnsi="Times New Roman"/>
          <w:sz w:val="24"/>
        </w:rPr>
        <w:t xml:space="preserve">  </w:t>
      </w:r>
      <w:r w:rsidRPr="00E002D6">
        <w:rPr>
          <w:rFonts w:ascii="Times New Roman" w:hAnsi="Times New Roman"/>
          <w:sz w:val="24"/>
        </w:rPr>
        <w:t>宾</w:t>
      </w:r>
      <w:proofErr w:type="gramEnd"/>
      <w:r w:rsidRPr="00E002D6">
        <w:rPr>
          <w:rFonts w:ascii="Times New Roman" w:hAnsi="Times New Roman"/>
          <w:sz w:val="24"/>
        </w:rPr>
        <w:t>补</w:t>
      </w:r>
      <w:r w:rsidRPr="00E002D6">
        <w:rPr>
          <w:rFonts w:ascii="Times New Roman" w:hAnsi="Times New Roman"/>
          <w:sz w:val="24"/>
        </w:rPr>
        <w:t xml:space="preserve">  </w:t>
      </w:r>
    </w:p>
    <w:p w14:paraId="511030F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saw Lily dancing. →</w:t>
      </w:r>
      <w:r w:rsidRPr="00E002D6">
        <w:rPr>
          <w:rFonts w:ascii="Times New Roman" w:hAnsi="Times New Roman"/>
          <w:sz w:val="24"/>
        </w:rPr>
        <w:t>宾补用现在分词，强调看到宾语</w:t>
      </w:r>
      <w:r w:rsidRPr="00E002D6">
        <w:rPr>
          <w:rFonts w:ascii="Times New Roman" w:hAnsi="Times New Roman"/>
          <w:sz w:val="24"/>
        </w:rPr>
        <w:t>Lily</w:t>
      </w:r>
      <w:r w:rsidRPr="00E002D6">
        <w:rPr>
          <w:rFonts w:ascii="Times New Roman" w:hAnsi="Times New Roman"/>
          <w:sz w:val="24"/>
        </w:rPr>
        <w:t>正在跳舞。</w:t>
      </w:r>
    </w:p>
    <w:p w14:paraId="75333B5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主谓</w:t>
      </w:r>
      <w:proofErr w:type="gramStart"/>
      <w:r w:rsidRPr="00E002D6">
        <w:rPr>
          <w:rFonts w:ascii="Times New Roman" w:hAnsi="Times New Roman"/>
          <w:sz w:val="24"/>
        </w:rPr>
        <w:t xml:space="preserve">  </w:t>
      </w:r>
      <w:r w:rsidRPr="00E002D6">
        <w:rPr>
          <w:rFonts w:ascii="Times New Roman" w:hAnsi="Times New Roman"/>
          <w:sz w:val="24"/>
        </w:rPr>
        <w:t>宾</w:t>
      </w:r>
      <w:r w:rsidRPr="00E002D6">
        <w:rPr>
          <w:rFonts w:ascii="Times New Roman" w:hAnsi="Times New Roman"/>
          <w:sz w:val="24"/>
        </w:rPr>
        <w:t xml:space="preserve">  </w:t>
      </w:r>
      <w:r w:rsidRPr="00E002D6">
        <w:rPr>
          <w:rFonts w:ascii="Times New Roman" w:hAnsi="Times New Roman"/>
          <w:sz w:val="24"/>
        </w:rPr>
        <w:t>宾</w:t>
      </w:r>
      <w:proofErr w:type="gramEnd"/>
      <w:r w:rsidRPr="00E002D6">
        <w:rPr>
          <w:rFonts w:ascii="Times New Roman" w:hAnsi="Times New Roman"/>
          <w:sz w:val="24"/>
        </w:rPr>
        <w:t>补</w:t>
      </w:r>
      <w:r w:rsidRPr="00E002D6">
        <w:rPr>
          <w:rFonts w:ascii="Times New Roman" w:hAnsi="Times New Roman"/>
          <w:sz w:val="24"/>
        </w:rPr>
        <w:t> </w:t>
      </w:r>
    </w:p>
    <w:p w14:paraId="49792B2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saw Lily slapped by her brother.  →</w:t>
      </w:r>
      <w:r w:rsidRPr="00E002D6">
        <w:rPr>
          <w:rFonts w:ascii="Times New Roman" w:hAnsi="Times New Roman"/>
          <w:sz w:val="24"/>
        </w:rPr>
        <w:t>宾补用过去分词，强调宾语</w:t>
      </w:r>
      <w:r w:rsidRPr="00E002D6">
        <w:rPr>
          <w:rFonts w:ascii="Times New Roman" w:hAnsi="Times New Roman"/>
          <w:sz w:val="24"/>
        </w:rPr>
        <w:t>Lily</w:t>
      </w:r>
    </w:p>
    <w:p w14:paraId="4878BB2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lastRenderedPageBreak/>
        <w:t xml:space="preserve"> </w:t>
      </w:r>
      <w:r w:rsidRPr="00E002D6">
        <w:rPr>
          <w:rFonts w:ascii="Times New Roman" w:hAnsi="Times New Roman"/>
          <w:sz w:val="24"/>
        </w:rPr>
        <w:t>主谓</w:t>
      </w:r>
      <w:r w:rsidRPr="00E002D6">
        <w:rPr>
          <w:rFonts w:ascii="Times New Roman" w:hAnsi="Times New Roman"/>
          <w:sz w:val="24"/>
        </w:rPr>
        <w:t xml:space="preserve">  </w:t>
      </w:r>
      <w:proofErr w:type="gramStart"/>
      <w:r w:rsidRPr="00E002D6">
        <w:rPr>
          <w:rFonts w:ascii="Times New Roman" w:hAnsi="Times New Roman"/>
          <w:sz w:val="24"/>
        </w:rPr>
        <w:t>宾</w:t>
      </w:r>
      <w:proofErr w:type="gramEnd"/>
      <w:r w:rsidRPr="00E002D6">
        <w:rPr>
          <w:rFonts w:ascii="Times New Roman" w:hAnsi="Times New Roman"/>
          <w:sz w:val="24"/>
        </w:rPr>
        <w:t xml:space="preserve">       </w:t>
      </w:r>
      <w:r w:rsidRPr="00E002D6">
        <w:rPr>
          <w:rFonts w:ascii="Times New Roman" w:hAnsi="Times New Roman"/>
          <w:sz w:val="24"/>
        </w:rPr>
        <w:t>宾补</w:t>
      </w:r>
      <w:r w:rsidRPr="00E002D6">
        <w:rPr>
          <w:rFonts w:ascii="Times New Roman" w:hAnsi="Times New Roman"/>
          <w:sz w:val="24"/>
        </w:rPr>
        <w:t xml:space="preserve"> </w:t>
      </w:r>
    </w:p>
    <w:p w14:paraId="5AB08E0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被</w:t>
      </w:r>
      <w:r w:rsidRPr="00E002D6">
        <w:rPr>
          <w:rFonts w:ascii="Times New Roman" w:hAnsi="Times New Roman"/>
          <w:sz w:val="24"/>
        </w:rPr>
        <w:t>slapped</w:t>
      </w:r>
      <w:r w:rsidRPr="00E002D6">
        <w:rPr>
          <w:rFonts w:ascii="Times New Roman" w:hAnsi="Times New Roman"/>
          <w:sz w:val="24"/>
        </w:rPr>
        <w:t>了，表被动。</w:t>
      </w:r>
    </w:p>
    <w:p w14:paraId="42465C1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以上三个句子变被动：</w:t>
      </w:r>
    </w:p>
    <w:p w14:paraId="2048CB1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Lily was seen </w:t>
      </w:r>
      <w:proofErr w:type="gramStart"/>
      <w:r w:rsidRPr="00E002D6">
        <w:rPr>
          <w:rFonts w:ascii="Times New Roman" w:hAnsi="Times New Roman"/>
          <w:sz w:val="24"/>
        </w:rPr>
        <w:t>to dance</w:t>
      </w:r>
      <w:proofErr w:type="gramEnd"/>
      <w:r w:rsidRPr="00E002D6">
        <w:rPr>
          <w:rFonts w:ascii="Times New Roman" w:hAnsi="Times New Roman"/>
          <w:sz w:val="24"/>
        </w:rPr>
        <w:t xml:space="preserve"> by me.  → dance</w:t>
      </w:r>
      <w:r w:rsidRPr="00E002D6">
        <w:rPr>
          <w:rFonts w:ascii="Times New Roman" w:hAnsi="Times New Roman"/>
          <w:sz w:val="24"/>
        </w:rPr>
        <w:t>前面需加</w:t>
      </w:r>
      <w:r w:rsidRPr="00E002D6">
        <w:rPr>
          <w:rFonts w:ascii="Times New Roman" w:hAnsi="Times New Roman"/>
          <w:sz w:val="24"/>
        </w:rPr>
        <w:t>to</w:t>
      </w:r>
    </w:p>
    <w:p w14:paraId="23A4AD5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Lily was seen dancing by me.</w:t>
      </w:r>
    </w:p>
    <w:p w14:paraId="7F9AB6F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Lily was seen slapped by her brother by me.  →</w:t>
      </w:r>
      <w:r w:rsidRPr="00E002D6">
        <w:rPr>
          <w:rFonts w:ascii="Times New Roman" w:hAnsi="Times New Roman"/>
          <w:sz w:val="24"/>
        </w:rPr>
        <w:t>这里</w:t>
      </w:r>
      <w:r w:rsidRPr="00E002D6">
        <w:rPr>
          <w:rFonts w:ascii="Times New Roman" w:hAnsi="Times New Roman"/>
          <w:sz w:val="24"/>
        </w:rPr>
        <w:t>by her brother</w:t>
      </w:r>
      <w:proofErr w:type="gramStart"/>
      <w:r w:rsidRPr="00E002D6">
        <w:rPr>
          <w:rFonts w:ascii="Times New Roman" w:hAnsi="Times New Roman"/>
          <w:sz w:val="24"/>
        </w:rPr>
        <w:t>作宾补里面</w:t>
      </w:r>
      <w:proofErr w:type="gramEnd"/>
      <w:r w:rsidRPr="00E002D6">
        <w:rPr>
          <w:rFonts w:ascii="Times New Roman" w:hAnsi="Times New Roman"/>
          <w:sz w:val="24"/>
        </w:rPr>
        <w:t>动词的状语，修饰</w:t>
      </w:r>
      <w:r w:rsidRPr="00E002D6">
        <w:rPr>
          <w:rFonts w:ascii="Times New Roman" w:hAnsi="Times New Roman"/>
          <w:sz w:val="24"/>
        </w:rPr>
        <w:t>slapped</w:t>
      </w:r>
      <w:r w:rsidRPr="00E002D6">
        <w:rPr>
          <w:rFonts w:ascii="Times New Roman" w:hAnsi="Times New Roman"/>
          <w:sz w:val="24"/>
        </w:rPr>
        <w:t>，</w:t>
      </w:r>
      <w:proofErr w:type="gramStart"/>
      <w:r w:rsidRPr="00E002D6">
        <w:rPr>
          <w:rFonts w:ascii="Times New Roman" w:hAnsi="Times New Roman"/>
          <w:sz w:val="24"/>
        </w:rPr>
        <w:t>为宾补的</w:t>
      </w:r>
      <w:proofErr w:type="gramEnd"/>
      <w:r w:rsidRPr="00E002D6">
        <w:rPr>
          <w:rFonts w:ascii="Times New Roman" w:hAnsi="Times New Roman"/>
          <w:sz w:val="24"/>
        </w:rPr>
        <w:t>一部分，</w:t>
      </w:r>
      <w:r w:rsidRPr="00E002D6">
        <w:rPr>
          <w:rFonts w:ascii="Times New Roman" w:hAnsi="Times New Roman"/>
          <w:sz w:val="24"/>
        </w:rPr>
        <w:t>by me</w:t>
      </w:r>
      <w:r w:rsidRPr="00E002D6">
        <w:rPr>
          <w:rFonts w:ascii="Times New Roman" w:hAnsi="Times New Roman"/>
          <w:sz w:val="24"/>
        </w:rPr>
        <w:t>是整句话的主语部分。</w:t>
      </w:r>
    </w:p>
    <w:p w14:paraId="6D6A5C8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w:t>
      </w:r>
      <w:r w:rsidRPr="00E002D6">
        <w:rPr>
          <w:rFonts w:ascii="Times New Roman" w:hAnsi="Times New Roman"/>
          <w:sz w:val="24"/>
        </w:rPr>
        <w:t>常见的可以作不完全及物动词的感官动词：</w:t>
      </w:r>
    </w:p>
    <w:p w14:paraId="246C7A7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看：</w:t>
      </w:r>
      <w:r w:rsidRPr="00E002D6">
        <w:rPr>
          <w:rFonts w:ascii="Times New Roman" w:hAnsi="Times New Roman"/>
          <w:sz w:val="24"/>
        </w:rPr>
        <w:t>see</w:t>
      </w:r>
      <w:r w:rsidRPr="00E002D6">
        <w:rPr>
          <w:rFonts w:ascii="Times New Roman" w:hAnsi="Times New Roman"/>
          <w:sz w:val="24"/>
        </w:rPr>
        <w:t>，</w:t>
      </w:r>
      <w:r w:rsidRPr="00E002D6">
        <w:rPr>
          <w:rFonts w:ascii="Times New Roman" w:hAnsi="Times New Roman"/>
          <w:sz w:val="24"/>
        </w:rPr>
        <w:t>observe</w:t>
      </w:r>
      <w:r w:rsidRPr="00E002D6">
        <w:rPr>
          <w:rFonts w:ascii="Times New Roman" w:hAnsi="Times New Roman"/>
          <w:sz w:val="24"/>
        </w:rPr>
        <w:t>，</w:t>
      </w:r>
      <w:r w:rsidRPr="00E002D6">
        <w:rPr>
          <w:rFonts w:ascii="Times New Roman" w:hAnsi="Times New Roman"/>
          <w:sz w:val="24"/>
        </w:rPr>
        <w:t>watch</w:t>
      </w:r>
      <w:r w:rsidRPr="00E002D6">
        <w:rPr>
          <w:rFonts w:ascii="Times New Roman" w:hAnsi="Times New Roman"/>
          <w:sz w:val="24"/>
        </w:rPr>
        <w:t>，</w:t>
      </w:r>
      <w:r w:rsidRPr="00E002D6">
        <w:rPr>
          <w:rFonts w:ascii="Times New Roman" w:hAnsi="Times New Roman"/>
          <w:sz w:val="24"/>
        </w:rPr>
        <w:t>look at</w:t>
      </w:r>
      <w:r w:rsidRPr="00E002D6">
        <w:rPr>
          <w:rFonts w:ascii="Times New Roman" w:hAnsi="Times New Roman"/>
          <w:sz w:val="24"/>
        </w:rPr>
        <w:t>，</w:t>
      </w:r>
      <w:r w:rsidRPr="00E002D6">
        <w:rPr>
          <w:rFonts w:ascii="Times New Roman" w:hAnsi="Times New Roman"/>
          <w:sz w:val="24"/>
        </w:rPr>
        <w:t>notice</w:t>
      </w:r>
      <w:r w:rsidRPr="00E002D6">
        <w:rPr>
          <w:rFonts w:ascii="Times New Roman" w:hAnsi="Times New Roman"/>
          <w:sz w:val="24"/>
        </w:rPr>
        <w:t>，</w:t>
      </w:r>
      <w:r w:rsidRPr="00E002D6">
        <w:rPr>
          <w:rFonts w:ascii="Times New Roman" w:hAnsi="Times New Roman"/>
          <w:sz w:val="24"/>
        </w:rPr>
        <w:t>find</w:t>
      </w:r>
      <w:r w:rsidRPr="00E002D6">
        <w:rPr>
          <w:rFonts w:ascii="Times New Roman" w:hAnsi="Times New Roman"/>
          <w:sz w:val="24"/>
        </w:rPr>
        <w:t>，</w:t>
      </w:r>
      <w:r w:rsidRPr="00E002D6">
        <w:rPr>
          <w:rFonts w:ascii="Times New Roman" w:hAnsi="Times New Roman"/>
          <w:sz w:val="24"/>
        </w:rPr>
        <w:t>catch</w:t>
      </w:r>
      <w:r w:rsidRPr="00E002D6">
        <w:rPr>
          <w:rFonts w:ascii="Times New Roman" w:hAnsi="Times New Roman"/>
          <w:sz w:val="24"/>
        </w:rPr>
        <w:t>，</w:t>
      </w:r>
      <w:r w:rsidRPr="00E002D6">
        <w:rPr>
          <w:rFonts w:ascii="Times New Roman" w:hAnsi="Times New Roman"/>
          <w:sz w:val="24"/>
        </w:rPr>
        <w:t>leave</w:t>
      </w:r>
      <w:r w:rsidRPr="00E002D6">
        <w:rPr>
          <w:rFonts w:ascii="Times New Roman" w:hAnsi="Times New Roman"/>
          <w:sz w:val="24"/>
        </w:rPr>
        <w:t>，</w:t>
      </w:r>
      <w:r w:rsidRPr="00E002D6">
        <w:rPr>
          <w:rFonts w:ascii="Times New Roman" w:hAnsi="Times New Roman"/>
          <w:sz w:val="24"/>
        </w:rPr>
        <w:t>meet</w:t>
      </w:r>
    </w:p>
    <w:p w14:paraId="70A1FAF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听：</w:t>
      </w:r>
      <w:r w:rsidRPr="00E002D6">
        <w:rPr>
          <w:rFonts w:ascii="Times New Roman" w:hAnsi="Times New Roman"/>
          <w:sz w:val="24"/>
        </w:rPr>
        <w:t>hear</w:t>
      </w:r>
      <w:r w:rsidRPr="00E002D6">
        <w:rPr>
          <w:rFonts w:ascii="Times New Roman" w:hAnsi="Times New Roman"/>
          <w:sz w:val="24"/>
        </w:rPr>
        <w:t>，</w:t>
      </w:r>
      <w:r w:rsidRPr="00E002D6">
        <w:rPr>
          <w:rFonts w:ascii="Times New Roman" w:hAnsi="Times New Roman"/>
          <w:sz w:val="24"/>
        </w:rPr>
        <w:t>listen to</w:t>
      </w:r>
    </w:p>
    <w:p w14:paraId="1125E59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感觉：</w:t>
      </w:r>
      <w:r w:rsidRPr="00E002D6">
        <w:rPr>
          <w:rFonts w:ascii="Times New Roman" w:hAnsi="Times New Roman"/>
          <w:sz w:val="24"/>
        </w:rPr>
        <w:t>feel</w:t>
      </w:r>
    </w:p>
    <w:p w14:paraId="75E5C87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想象：</w:t>
      </w:r>
      <w:r w:rsidRPr="00E002D6">
        <w:rPr>
          <w:rFonts w:ascii="Times New Roman" w:hAnsi="Times New Roman"/>
          <w:sz w:val="24"/>
        </w:rPr>
        <w:t>picture</w:t>
      </w:r>
      <w:r w:rsidRPr="00E002D6">
        <w:rPr>
          <w:rFonts w:ascii="Times New Roman" w:hAnsi="Times New Roman"/>
          <w:sz w:val="24"/>
        </w:rPr>
        <w:t>，</w:t>
      </w:r>
      <w:r w:rsidRPr="00E002D6">
        <w:rPr>
          <w:rFonts w:ascii="Times New Roman" w:hAnsi="Times New Roman"/>
          <w:sz w:val="24"/>
        </w:rPr>
        <w:t>imagine</w:t>
      </w:r>
    </w:p>
    <w:p w14:paraId="0B486BA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这些词的用法和例句中的</w:t>
      </w:r>
      <w:r w:rsidRPr="00E002D6">
        <w:rPr>
          <w:rFonts w:ascii="Times New Roman" w:hAnsi="Times New Roman"/>
          <w:sz w:val="24"/>
        </w:rPr>
        <w:t>see</w:t>
      </w:r>
      <w:r w:rsidRPr="00E002D6">
        <w:rPr>
          <w:rFonts w:ascii="Times New Roman" w:hAnsi="Times New Roman"/>
          <w:sz w:val="24"/>
        </w:rPr>
        <w:t>一模一样。</w:t>
      </w:r>
    </w:p>
    <w:p w14:paraId="74579BCB"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3. </w:t>
      </w:r>
      <w:r w:rsidRPr="00E002D6">
        <w:rPr>
          <w:rFonts w:ascii="Times New Roman" w:hAnsi="Times New Roman" w:hint="eastAsia"/>
          <w:sz w:val="24"/>
        </w:rPr>
        <w:t>定语从句省略为过去分词短语</w:t>
      </w:r>
    </w:p>
    <w:p w14:paraId="6000B3A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The girl who was kissed by that little boy is Anni.</w:t>
      </w:r>
    </w:p>
    <w:p w14:paraId="15F9FAA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定语从句</w:t>
      </w:r>
    </w:p>
    <w:p w14:paraId="32115D0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who</w:t>
      </w:r>
      <w:r w:rsidRPr="00E002D6">
        <w:rPr>
          <w:rFonts w:ascii="Times New Roman" w:hAnsi="Times New Roman"/>
          <w:sz w:val="24"/>
        </w:rPr>
        <w:t>省掉，</w:t>
      </w:r>
      <w:r w:rsidRPr="00E002D6">
        <w:rPr>
          <w:rFonts w:ascii="Times New Roman" w:hAnsi="Times New Roman"/>
          <w:sz w:val="24"/>
        </w:rPr>
        <w:t>was</w:t>
      </w:r>
      <w:r w:rsidRPr="00E002D6">
        <w:rPr>
          <w:rFonts w:ascii="Times New Roman" w:hAnsi="Times New Roman"/>
          <w:sz w:val="24"/>
        </w:rPr>
        <w:t>变</w:t>
      </w:r>
      <w:r w:rsidRPr="00E002D6">
        <w:rPr>
          <w:rFonts w:ascii="Times New Roman" w:hAnsi="Times New Roman"/>
          <w:sz w:val="24"/>
        </w:rPr>
        <w:t>being</w:t>
      </w:r>
      <w:r w:rsidRPr="00E002D6">
        <w:rPr>
          <w:rFonts w:ascii="Times New Roman" w:hAnsi="Times New Roman"/>
          <w:sz w:val="24"/>
        </w:rPr>
        <w:t>，然后也省掉：</w:t>
      </w:r>
    </w:p>
    <w:p w14:paraId="5F2A2A7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The girl kissed by that little boy is Anni.</w:t>
      </w:r>
    </w:p>
    <w:p w14:paraId="6FABB9B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定语</w:t>
      </w:r>
    </w:p>
    <w:p w14:paraId="29FFD0C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这就是常见的过去分词短语作定语表被动，也是非谓语动词里面的重点。其实也就是定语从句省去主语的常规变化，没有什么特殊性。这里的</w:t>
      </w:r>
      <w:r w:rsidRPr="00E002D6">
        <w:rPr>
          <w:rFonts w:ascii="Times New Roman" w:hAnsi="Times New Roman"/>
          <w:sz w:val="24"/>
        </w:rPr>
        <w:t>who</w:t>
      </w:r>
      <w:r w:rsidRPr="00E002D6">
        <w:rPr>
          <w:rFonts w:ascii="Times New Roman" w:hAnsi="Times New Roman"/>
          <w:sz w:val="24"/>
        </w:rPr>
        <w:t>是形式上的定语从句中的主语，其省略方法和从句为其他结构的定语从句一样。</w:t>
      </w:r>
    </w:p>
    <w:p w14:paraId="55F970E1" w14:textId="77777777" w:rsidR="00792C08" w:rsidRPr="00E002D6" w:rsidRDefault="00792C08">
      <w:pPr>
        <w:pStyle w:val="a3"/>
        <w:spacing w:line="400" w:lineRule="exact"/>
        <w:ind w:right="181"/>
        <w:jc w:val="left"/>
        <w:rPr>
          <w:rFonts w:ascii="Times New Roman" w:hAnsi="Times New Roman" w:cs="Times New Roman"/>
          <w:b/>
          <w:bCs/>
          <w:i/>
          <w:iCs/>
          <w:sz w:val="32"/>
          <w:szCs w:val="40"/>
          <w:lang w:eastAsia="zh-CN"/>
        </w:rPr>
      </w:pPr>
    </w:p>
    <w:p w14:paraId="5D6C5AFA"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20EB1099" w14:textId="77777777" w:rsidR="00792C08" w:rsidRPr="00E002D6" w:rsidRDefault="00792C08">
      <w:pPr>
        <w:spacing w:line="400" w:lineRule="exact"/>
        <w:rPr>
          <w:rFonts w:ascii="Times New Roman" w:hAnsi="Times New Roman" w:cs="Times New Roman"/>
          <w:b/>
          <w:bCs/>
          <w:i/>
          <w:iCs/>
          <w:sz w:val="32"/>
          <w:szCs w:val="40"/>
        </w:rPr>
      </w:pPr>
    </w:p>
    <w:p w14:paraId="74E88702"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在形式主语、实际主语、宾语补足语、定语等句子成分下划线。</w:t>
      </w:r>
    </w:p>
    <w:p w14:paraId="1790583B"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It is crazy to go bungee jumping.</w:t>
      </w:r>
    </w:p>
    <w:p w14:paraId="179596B1"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It is dangerous to tie yourself to the rope.</w:t>
      </w:r>
    </w:p>
    <w:p w14:paraId="60C2D42C"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It is exciting to gain enough guts to try this sport.</w:t>
      </w:r>
    </w:p>
    <w:p w14:paraId="2D528DF4"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find it foolish to be nervous about such a thing.</w:t>
      </w:r>
    </w:p>
    <w:p w14:paraId="531C87AE"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We think it </w:t>
      </w:r>
      <w:proofErr w:type="gramStart"/>
      <w:r w:rsidRPr="00E002D6">
        <w:rPr>
          <w:rFonts w:ascii="Times New Roman" w:eastAsia="宋体" w:hAnsi="Times New Roman" w:cs="Times New Roman"/>
          <w:spacing w:val="-1"/>
          <w:sz w:val="24"/>
        </w:rPr>
        <w:t>mad</w:t>
      </w:r>
      <w:proofErr w:type="gramEnd"/>
      <w:r w:rsidRPr="00E002D6">
        <w:rPr>
          <w:rFonts w:ascii="Times New Roman" w:eastAsia="宋体" w:hAnsi="Times New Roman" w:cs="Times New Roman"/>
          <w:spacing w:val="-1"/>
          <w:sz w:val="24"/>
        </w:rPr>
        <w:t xml:space="preserve"> to venture without any preparation.</w:t>
      </w:r>
    </w:p>
    <w:p w14:paraId="088E0757"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man tied to the rope looks very scared.</w:t>
      </w:r>
    </w:p>
    <w:p w14:paraId="4BBC4203"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People scared of heights seldom agree to try bungee jumping.</w:t>
      </w:r>
    </w:p>
    <w:p w14:paraId="103D49C8"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It is boring to give up your future goal easily.</w:t>
      </w:r>
    </w:p>
    <w:p w14:paraId="1A442539" w14:textId="77777777" w:rsidR="00792C08" w:rsidRPr="00E002D6" w:rsidRDefault="00000000">
      <w:pPr>
        <w:numPr>
          <w:ilvl w:val="0"/>
          <w:numId w:val="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considers it dangerous to do bungee jumping without training.</w:t>
      </w:r>
    </w:p>
    <w:p w14:paraId="4354AB96" w14:textId="77777777" w:rsidR="00792C08" w:rsidRPr="00E002D6" w:rsidRDefault="00792C08">
      <w:pPr>
        <w:rPr>
          <w:rFonts w:ascii="Times New Roman" w:eastAsia="宋体" w:hAnsi="Times New Roman" w:cs="Times New Roman"/>
          <w:spacing w:val="-1"/>
          <w:sz w:val="24"/>
        </w:rPr>
      </w:pPr>
    </w:p>
    <w:p w14:paraId="224775F5"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2A84F107"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蹦极是一件令人兴奋的事。（</w:t>
      </w:r>
      <w:r w:rsidRPr="00E002D6">
        <w:rPr>
          <w:rFonts w:ascii="Times New Roman" w:eastAsia="宋体" w:hAnsi="Times New Roman" w:cs="Times New Roman"/>
          <w:spacing w:val="-1"/>
          <w:sz w:val="24"/>
        </w:rPr>
        <w:t>exciting; bungee jumping</w:t>
      </w:r>
      <w:r w:rsidRPr="00E002D6">
        <w:rPr>
          <w:rFonts w:ascii="Times New Roman" w:eastAsia="宋体" w:hAnsi="Times New Roman" w:cs="Times New Roman" w:hint="eastAsia"/>
          <w:spacing w:val="-1"/>
          <w:sz w:val="24"/>
          <w:lang w:eastAsia="zh"/>
        </w:rPr>
        <w:t>）</w:t>
      </w:r>
    </w:p>
    <w:p w14:paraId="491F55C9"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害怕蹦极是很正常的。（</w:t>
      </w:r>
      <w:r w:rsidRPr="00E002D6">
        <w:rPr>
          <w:rFonts w:ascii="Times New Roman" w:eastAsia="宋体" w:hAnsi="Times New Roman" w:cs="Times New Roman"/>
          <w:spacing w:val="-1"/>
          <w:sz w:val="24"/>
        </w:rPr>
        <w:t>normal; fear</w:t>
      </w:r>
      <w:r w:rsidRPr="00E002D6">
        <w:rPr>
          <w:rFonts w:ascii="Times New Roman" w:eastAsia="宋体" w:hAnsi="Times New Roman" w:cs="Times New Roman" w:hint="eastAsia"/>
          <w:spacing w:val="-1"/>
          <w:sz w:val="24"/>
          <w:lang w:eastAsia="zh"/>
        </w:rPr>
        <w:t>）</w:t>
      </w:r>
    </w:p>
    <w:p w14:paraId="522ADB5B"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我觉得蹦极这项运动很刺激。（</w:t>
      </w:r>
      <w:r w:rsidRPr="00E002D6">
        <w:rPr>
          <w:rFonts w:ascii="Times New Roman" w:eastAsia="宋体" w:hAnsi="Times New Roman" w:cs="Times New Roman"/>
          <w:spacing w:val="-1"/>
          <w:sz w:val="24"/>
        </w:rPr>
        <w:t>exciting</w:t>
      </w:r>
      <w:r w:rsidRPr="00E002D6">
        <w:rPr>
          <w:rFonts w:ascii="Times New Roman" w:eastAsia="宋体" w:hAnsi="Times New Roman" w:cs="Times New Roman" w:hint="eastAsia"/>
          <w:spacing w:val="-1"/>
          <w:sz w:val="24"/>
          <w:lang w:eastAsia="zh"/>
        </w:rPr>
        <w:t>）</w:t>
      </w:r>
    </w:p>
    <w:p w14:paraId="512E1C02"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他认为去冒险是很疯狂的。（</w:t>
      </w:r>
      <w:r w:rsidRPr="00E002D6">
        <w:rPr>
          <w:rFonts w:ascii="Times New Roman" w:eastAsia="宋体" w:hAnsi="Times New Roman" w:cs="Times New Roman"/>
          <w:spacing w:val="-1"/>
          <w:sz w:val="24"/>
        </w:rPr>
        <w:t>crazy; adventure</w:t>
      </w:r>
      <w:r w:rsidRPr="00E002D6">
        <w:rPr>
          <w:rFonts w:ascii="Times New Roman" w:eastAsia="宋体" w:hAnsi="Times New Roman" w:cs="Times New Roman" w:hint="eastAsia"/>
          <w:spacing w:val="-1"/>
          <w:sz w:val="24"/>
          <w:lang w:eastAsia="zh"/>
        </w:rPr>
        <w:t>）</w:t>
      </w:r>
    </w:p>
    <w:p w14:paraId="70F54C6B"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被绑在绳索上的人看起来很紧张。（</w:t>
      </w:r>
      <w:r w:rsidRPr="00E002D6">
        <w:rPr>
          <w:rFonts w:ascii="Times New Roman" w:eastAsia="宋体" w:hAnsi="Times New Roman" w:cs="Times New Roman"/>
          <w:spacing w:val="-1"/>
          <w:sz w:val="24"/>
        </w:rPr>
        <w:t>tie; rope; nervous</w:t>
      </w:r>
      <w:r w:rsidRPr="00E002D6">
        <w:rPr>
          <w:rFonts w:ascii="Times New Roman" w:eastAsia="宋体" w:hAnsi="Times New Roman" w:cs="Times New Roman" w:hint="eastAsia"/>
          <w:spacing w:val="-1"/>
          <w:sz w:val="24"/>
          <w:lang w:eastAsia="zh"/>
        </w:rPr>
        <w:t>）</w:t>
      </w:r>
    </w:p>
    <w:p w14:paraId="0D81A0F5"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获得勇气去尝试是很重要的。（</w:t>
      </w:r>
      <w:r w:rsidRPr="00E002D6">
        <w:rPr>
          <w:rFonts w:ascii="Times New Roman" w:eastAsia="宋体" w:hAnsi="Times New Roman" w:cs="Times New Roman"/>
          <w:spacing w:val="-1"/>
          <w:sz w:val="24"/>
        </w:rPr>
        <w:t>courage; attempt</w:t>
      </w:r>
      <w:r w:rsidRPr="00E002D6">
        <w:rPr>
          <w:rFonts w:ascii="Times New Roman" w:eastAsia="宋体" w:hAnsi="Times New Roman" w:cs="Times New Roman" w:hint="eastAsia"/>
          <w:spacing w:val="-1"/>
          <w:sz w:val="24"/>
          <w:lang w:eastAsia="zh"/>
        </w:rPr>
        <w:t>）</w:t>
      </w:r>
    </w:p>
    <w:p w14:paraId="410882B0"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我们觉得这个想法一点也不愚蠢。（</w:t>
      </w:r>
      <w:r w:rsidRPr="00E002D6">
        <w:rPr>
          <w:rFonts w:ascii="Times New Roman" w:eastAsia="宋体" w:hAnsi="Times New Roman" w:cs="Times New Roman"/>
          <w:spacing w:val="-1"/>
          <w:sz w:val="24"/>
        </w:rPr>
        <w:t>silly; idea</w:t>
      </w:r>
      <w:r w:rsidRPr="00E002D6">
        <w:rPr>
          <w:rFonts w:ascii="Times New Roman" w:eastAsia="宋体" w:hAnsi="Times New Roman" w:cs="Times New Roman" w:hint="eastAsia"/>
          <w:spacing w:val="-1"/>
          <w:sz w:val="24"/>
          <w:lang w:eastAsia="zh"/>
        </w:rPr>
        <w:t>）</w:t>
      </w:r>
    </w:p>
    <w:p w14:paraId="7E8A6FCD"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被吓到的人往往会拒绝同意。（</w:t>
      </w:r>
      <w:r w:rsidRPr="00E002D6">
        <w:rPr>
          <w:rFonts w:ascii="Times New Roman" w:eastAsia="宋体" w:hAnsi="Times New Roman" w:cs="Times New Roman"/>
          <w:spacing w:val="-1"/>
          <w:sz w:val="24"/>
        </w:rPr>
        <w:t>scared; refuse</w:t>
      </w:r>
      <w:r w:rsidRPr="00E002D6">
        <w:rPr>
          <w:rFonts w:ascii="Times New Roman" w:eastAsia="宋体" w:hAnsi="Times New Roman" w:cs="Times New Roman" w:hint="eastAsia"/>
          <w:spacing w:val="-1"/>
          <w:sz w:val="24"/>
          <w:lang w:eastAsia="zh"/>
        </w:rPr>
        <w:t>）</w:t>
      </w:r>
    </w:p>
    <w:p w14:paraId="1FF011D2" w14:textId="77777777" w:rsidR="00792C08" w:rsidRPr="00E002D6" w:rsidRDefault="00000000">
      <w:pPr>
        <w:spacing w:line="400" w:lineRule="exact"/>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⑨</w:t>
      </w:r>
      <w:r w:rsidRPr="00E002D6">
        <w:rPr>
          <w:rFonts w:ascii="Times New Roman" w:eastAsia="宋体" w:hAnsi="Times New Roman" w:cs="Times New Roman"/>
          <w:spacing w:val="-1"/>
          <w:sz w:val="24"/>
        </w:rPr>
        <w:t xml:space="preserve">　追求未来的目标是一件危险却值得的事。（</w:t>
      </w:r>
      <w:r w:rsidRPr="00E002D6">
        <w:rPr>
          <w:rFonts w:ascii="Times New Roman" w:eastAsia="宋体" w:hAnsi="Times New Roman" w:cs="Times New Roman"/>
          <w:spacing w:val="-1"/>
          <w:sz w:val="24"/>
        </w:rPr>
        <w:t>dangerous; worthwhile; goal</w:t>
      </w:r>
      <w:r w:rsidRPr="00E002D6">
        <w:rPr>
          <w:rFonts w:ascii="Times New Roman" w:eastAsia="宋体" w:hAnsi="Times New Roman" w:cs="Times New Roman" w:hint="eastAsia"/>
          <w:spacing w:val="-1"/>
          <w:sz w:val="24"/>
          <w:lang w:eastAsia="zh"/>
        </w:rPr>
        <w:t>）</w:t>
      </w:r>
    </w:p>
    <w:p w14:paraId="57E872FD" w14:textId="77777777" w:rsidR="00792C08" w:rsidRPr="00E002D6" w:rsidRDefault="00792C08">
      <w:pPr>
        <w:spacing w:line="400" w:lineRule="exact"/>
        <w:rPr>
          <w:rFonts w:ascii="Times New Roman" w:eastAsia="宋体" w:hAnsi="Times New Roman" w:cs="Times New Roman"/>
          <w:spacing w:val="-1"/>
          <w:sz w:val="24"/>
        </w:rPr>
      </w:pPr>
    </w:p>
    <w:p w14:paraId="0B903B9D" w14:textId="77777777" w:rsidR="00792C08" w:rsidRPr="00E002D6" w:rsidRDefault="00792C08">
      <w:pPr>
        <w:spacing w:line="400" w:lineRule="exact"/>
        <w:rPr>
          <w:rFonts w:ascii="Times New Roman" w:eastAsia="宋体" w:hAnsi="Times New Roman" w:cs="Times New Roman"/>
          <w:spacing w:val="-1"/>
          <w:sz w:val="24"/>
        </w:rPr>
      </w:pPr>
    </w:p>
    <w:p w14:paraId="374BB87F" w14:textId="77777777" w:rsidR="00792C08" w:rsidRPr="00E002D6" w:rsidRDefault="00792C08">
      <w:pPr>
        <w:spacing w:line="400" w:lineRule="exact"/>
        <w:rPr>
          <w:rFonts w:ascii="Times New Roman" w:eastAsia="宋体" w:hAnsi="Times New Roman" w:cs="Times New Roman"/>
          <w:spacing w:val="-1"/>
          <w:sz w:val="24"/>
        </w:rPr>
      </w:pPr>
    </w:p>
    <w:p w14:paraId="6EF1BE65" w14:textId="77777777" w:rsidR="00792C08" w:rsidRPr="00E002D6" w:rsidRDefault="00792C08">
      <w:pPr>
        <w:spacing w:line="400" w:lineRule="exact"/>
        <w:rPr>
          <w:rFonts w:ascii="Times New Roman" w:eastAsia="宋体" w:hAnsi="Times New Roman" w:cs="Times New Roman"/>
          <w:spacing w:val="-1"/>
          <w:sz w:val="24"/>
        </w:rPr>
      </w:pPr>
    </w:p>
    <w:p w14:paraId="4B2215DD"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75AD8BC9"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7-8</w:t>
      </w:r>
    </w:p>
    <w:p w14:paraId="1DD88952"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Doctor Death</w:t>
      </w:r>
    </w:p>
    <w:p w14:paraId="1718C677" w14:textId="77777777" w:rsidR="00792C08" w:rsidRPr="00E002D6" w:rsidRDefault="00792C08">
      <w:pPr>
        <w:spacing w:line="400" w:lineRule="exact"/>
        <w:jc w:val="center"/>
        <w:rPr>
          <w:rFonts w:ascii="Times New Roman" w:hAnsi="Times New Roman" w:cs="Times New Roman"/>
          <w:b/>
          <w:bCs/>
          <w:sz w:val="36"/>
          <w:szCs w:val="44"/>
        </w:rPr>
      </w:pPr>
    </w:p>
    <w:p w14:paraId="2C827522"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23D47225" w14:textId="77777777" w:rsidR="00792C08" w:rsidRPr="00E002D6" w:rsidRDefault="00000000">
      <w:pPr>
        <w:spacing w:line="400" w:lineRule="exact"/>
        <w:ind w:left="7710" w:hangingChars="2400" w:hanging="7710"/>
        <w:jc w:val="left"/>
        <w:rPr>
          <w:rFonts w:ascii="Cambria" w:hAnsi="Cambria" w:cs="Cambria"/>
          <w:b/>
          <w:bCs/>
          <w:i/>
          <w:iCs/>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sz w:val="22"/>
          <w:szCs w:val="22"/>
        </w:rPr>
        <w:t>/</w:t>
      </w:r>
      <w:proofErr w:type="spellStart"/>
      <w:r w:rsidRPr="00E002D6">
        <w:rPr>
          <w:rFonts w:ascii="Cambria" w:hAnsi="Cambria" w:cs="Cambria"/>
          <w:i/>
          <w:iCs/>
          <w:sz w:val="22"/>
          <w:szCs w:val="22"/>
        </w:rPr>
        <w:t>laɪvz</w:t>
      </w:r>
      <w:proofErr w:type="spellEnd"/>
      <w:r w:rsidRPr="00E002D6">
        <w:rPr>
          <w:rFonts w:ascii="Cambria" w:hAnsi="Cambria" w:cs="Cambria"/>
          <w:sz w:val="22"/>
          <w:szCs w:val="22"/>
        </w:rPr>
        <w:t>/</w:t>
      </w:r>
    </w:p>
    <w:p w14:paraId="282BB249"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Whether very sick people should be helped to end their own lives is a question many people cannot answer. However, Dr. Kevorkian is an</w:t>
      </w:r>
    </w:p>
    <w:p w14:paraId="2F6360E1"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ɪkˈsɛpʃən</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non</w:t>
      </w:r>
      <w:r w:rsidRPr="00E002D6">
        <w:rPr>
          <w:rFonts w:ascii="Cambria" w:eastAsia="宋体" w:hAnsi="Cambria" w:cs="Cambria" w:hint="eastAsia"/>
          <w:spacing w:val="-1"/>
          <w:sz w:val="22"/>
          <w:szCs w:val="22"/>
          <w:lang w:eastAsia="zh-CN"/>
        </w:rPr>
        <w:t>/</w:t>
      </w:r>
    </w:p>
    <w:p w14:paraId="128860B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exception. That he has done this more than twenty times is known to </w:t>
      </w:r>
    </w:p>
    <w:p w14:paraId="14F3498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ɪˈmɔrəl</w:t>
      </w:r>
      <w:proofErr w:type="spellEnd"/>
      <w:r w:rsidRPr="00E002D6">
        <w:rPr>
          <w:rFonts w:ascii="Cambria" w:eastAsia="宋体" w:hAnsi="Cambria" w:cs="Cambria" w:hint="eastAsia"/>
          <w:spacing w:val="-1"/>
          <w:sz w:val="22"/>
          <w:szCs w:val="22"/>
          <w:lang w:eastAsia="zh-CN"/>
        </w:rPr>
        <w:t>/</w:t>
      </w:r>
    </w:p>
    <w:p w14:paraId="5458ECAD"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everyone. Some say what he is doing is immoral. They call him Doctor </w:t>
      </w:r>
    </w:p>
    <w:p w14:paraId="727C95D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mɝsɪfəl</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mɝsɪ</w:t>
      </w:r>
      <w:proofErr w:type="spellEnd"/>
      <w:r w:rsidRPr="00E002D6">
        <w:rPr>
          <w:rFonts w:ascii="Cambria" w:eastAsia="宋体" w:hAnsi="Cambria" w:cs="Cambria"/>
          <w:spacing w:val="-1"/>
          <w:sz w:val="22"/>
          <w:szCs w:val="22"/>
          <w:lang w:eastAsia="zh-CN"/>
        </w:rPr>
        <w:t>/</w:t>
      </w:r>
    </w:p>
    <w:p w14:paraId="308E4A8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Death. Others say what he is doing is merciful. They call it mercy</w:t>
      </w:r>
    </w:p>
    <w:p w14:paraId="5DCCFD38" w14:textId="77777777" w:rsidR="00792C08" w:rsidRPr="00E002D6" w:rsidRDefault="00000000">
      <w:pPr>
        <w:pStyle w:val="a3"/>
        <w:spacing w:line="400" w:lineRule="exact"/>
        <w:ind w:right="181"/>
        <w:rPr>
          <w:rFonts w:ascii="Cambria" w:eastAsia="宋体" w:hAnsi="Cambria" w:cs="Cambria"/>
          <w:sz w:val="21"/>
          <w:szCs w:val="21"/>
          <w:lang w:eastAsia="zh-CN"/>
        </w:rPr>
      </w:pPr>
      <w:r w:rsidRPr="00E002D6">
        <w:rPr>
          <w:rFonts w:ascii="Cambria" w:eastAsia="宋体" w:hAnsi="Cambria" w:cs="Cambria"/>
          <w:spacing w:val="-1"/>
          <w:sz w:val="21"/>
          <w:szCs w:val="21"/>
          <w:lang w:eastAsia="zh-CN"/>
        </w:rPr>
        <w:t>/</w:t>
      </w:r>
      <w:r w:rsidRPr="00E002D6">
        <w:rPr>
          <w:rFonts w:ascii="Cambria" w:eastAsia="宋体" w:hAnsi="Cambria" w:cs="Cambria"/>
          <w:sz w:val="21"/>
          <w:szCs w:val="21"/>
        </w:rPr>
        <w:t>ˈ</w:t>
      </w:r>
      <w:proofErr w:type="spellStart"/>
      <w:r w:rsidRPr="00E002D6">
        <w:rPr>
          <w:rFonts w:ascii="Cambria" w:eastAsia="宋体" w:hAnsi="Cambria" w:cs="Cambria"/>
          <w:sz w:val="21"/>
          <w:szCs w:val="21"/>
        </w:rPr>
        <w:t>kɪlɪŋ</w:t>
      </w:r>
      <w:proofErr w:type="spellEnd"/>
      <w:r w:rsidRPr="00E002D6">
        <w:rPr>
          <w:rFonts w:ascii="Cambria" w:eastAsia="宋体" w:hAnsi="Cambria" w:cs="Cambria"/>
          <w:sz w:val="21"/>
          <w:szCs w:val="21"/>
          <w:lang w:eastAsia="zh-CN"/>
        </w:rPr>
        <w:t>/</w:t>
      </w:r>
    </w:p>
    <w:p w14:paraId="1C1B3CB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 killing.</w:t>
      </w:r>
    </w:p>
    <w:p w14:paraId="5BF402A1"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əˈlaᴜ</w:t>
      </w:r>
      <w:r w:rsidRPr="00E002D6">
        <w:rPr>
          <w:rFonts w:ascii="Cambria" w:eastAsia="宋体" w:hAnsi="Cambria" w:cs="Cambria" w:hint="eastAsia"/>
          <w:i/>
          <w:iCs/>
          <w:spacing w:val="-1"/>
          <w:sz w:val="22"/>
          <w:szCs w:val="22"/>
          <w:lang w:eastAsia="zh-CN"/>
        </w:rPr>
        <w:t>d</w:t>
      </w:r>
      <w:proofErr w:type="spellEnd"/>
      <w:r w:rsidRPr="00E002D6">
        <w:rPr>
          <w:rFonts w:ascii="Cambria" w:eastAsia="宋体" w:hAnsi="Cambria" w:cs="Cambria" w:hint="eastAsia"/>
          <w:spacing w:val="-1"/>
          <w:sz w:val="22"/>
          <w:szCs w:val="22"/>
          <w:lang w:eastAsia="zh-CN"/>
        </w:rPr>
        <w:t>/</w:t>
      </w:r>
    </w:p>
    <w:p w14:paraId="3B15BA66"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Whether Dr. Kevorkian should be allowed to continue doing this is </w:t>
      </w:r>
    </w:p>
    <w:p w14:paraId="4B9CA1B6"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ɡʌvɚnmənt</w:t>
      </w:r>
      <w:proofErr w:type="spellEnd"/>
      <w:r w:rsidRPr="00E002D6">
        <w:rPr>
          <w:rFonts w:ascii="Cambria" w:eastAsia="宋体" w:hAnsi="Cambria" w:cs="Cambria"/>
          <w:spacing w:val="-1"/>
          <w:sz w:val="22"/>
          <w:szCs w:val="22"/>
          <w:lang w:eastAsia="zh-CN"/>
        </w:rPr>
        <w:t>/</w:t>
      </w:r>
    </w:p>
    <w:p w14:paraId="52F4A7F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a real problem for the government. There seem to be two sides to the </w:t>
      </w:r>
    </w:p>
    <w:p w14:paraId="0EDCC1AB"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ɑrɡjəmənt</w:t>
      </w:r>
      <w:proofErr w:type="spellEnd"/>
      <w:r w:rsidRPr="00E002D6">
        <w:rPr>
          <w:rFonts w:ascii="Cambria" w:eastAsia="宋体" w:hAnsi="Cambria" w:cs="Cambria"/>
          <w:spacing w:val="-1"/>
          <w:sz w:val="22"/>
          <w:szCs w:val="22"/>
          <w:lang w:eastAsia="zh-CN"/>
        </w:rPr>
        <w:t>/</w:t>
      </w:r>
    </w:p>
    <w:p w14:paraId="45FE782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argument. Which side are you on?</w:t>
      </w:r>
    </w:p>
    <w:p w14:paraId="4E54C231"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24AAB0F6" w14:textId="77777777" w:rsidR="00792C08" w:rsidRPr="00E002D6" w:rsidRDefault="00000000">
      <w:pPr>
        <w:pStyle w:val="a3"/>
        <w:spacing w:line="400" w:lineRule="exact"/>
        <w:ind w:right="181" w:firstLineChars="1100" w:firstLine="2288"/>
        <w:rPr>
          <w:rFonts w:ascii="Cambria" w:eastAsia="宋体" w:hAnsi="Cambria" w:cs="Cambria"/>
          <w:spacing w:val="-1"/>
          <w:sz w:val="21"/>
          <w:szCs w:val="21"/>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z w:val="21"/>
          <w:szCs w:val="21"/>
        </w:rPr>
        <w:t>tɔkɪŋ</w:t>
      </w:r>
      <w:proofErr w:type="spellEnd"/>
      <w:r w:rsidRPr="00E002D6">
        <w:rPr>
          <w:rFonts w:ascii="Cambria" w:eastAsia="宋体" w:hAnsi="Cambria" w:cs="Cambria"/>
          <w:sz w:val="21"/>
          <w:szCs w:val="21"/>
        </w:rPr>
        <w:t xml:space="preserve"> </w:t>
      </w:r>
      <w:proofErr w:type="spellStart"/>
      <w:r w:rsidRPr="00E002D6">
        <w:rPr>
          <w:rFonts w:ascii="Cambria" w:eastAsia="宋体" w:hAnsi="Cambria" w:cs="Cambria"/>
          <w:sz w:val="21"/>
          <w:szCs w:val="21"/>
        </w:rPr>
        <w:t>əˈbaʊt</w:t>
      </w:r>
      <w:proofErr w:type="spellEnd"/>
      <w:r w:rsidRPr="00E002D6">
        <w:rPr>
          <w:rFonts w:ascii="Cambria" w:eastAsia="宋体" w:hAnsi="Cambria" w:cs="Cambria"/>
          <w:sz w:val="21"/>
          <w:szCs w:val="21"/>
          <w:lang w:eastAsia="zh-CN"/>
        </w:rPr>
        <w:t>/</w:t>
      </w:r>
    </w:p>
    <w:p w14:paraId="43539B11"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Times New Roman" w:eastAsia="宋体" w:hAnsi="Times New Roman" w:cs="Times New Roman"/>
          <w:spacing w:val="-1"/>
          <w:sz w:val="28"/>
          <w:szCs w:val="28"/>
          <w:lang w:eastAsia="zh-CN"/>
        </w:rPr>
        <w:t>Helen and Dick are talking about the previous article.</w:t>
      </w:r>
      <w:r w:rsidRPr="00E002D6">
        <w:rPr>
          <w:rFonts w:ascii="Times New Roman" w:eastAsia="宋体" w:hAnsi="Times New Roman" w:cs="Times New Roman"/>
          <w:spacing w:val="-1"/>
          <w:sz w:val="28"/>
          <w:szCs w:val="28"/>
          <w:lang w:eastAsia="zh-CN"/>
        </w:rPr>
        <w:br/>
        <w:t>(H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Helen, 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Dick)</w:t>
      </w:r>
      <w:r w:rsidRPr="00E002D6">
        <w:rPr>
          <w:rFonts w:ascii="Times New Roman" w:eastAsia="宋体" w:hAnsi="Times New Roman" w:cs="Times New Roman"/>
          <w:spacing w:val="-1"/>
          <w:sz w:val="28"/>
          <w:szCs w:val="28"/>
          <w:lang w:eastAsia="zh-CN"/>
        </w:rPr>
        <w:br/>
        <w:t>H: I don’t understand how people can think Dr. Kevorkian is doing the right thing.</w:t>
      </w:r>
      <w:r w:rsidRPr="00E002D6">
        <w:rPr>
          <w:rFonts w:ascii="Times New Roman" w:eastAsia="宋体" w:hAnsi="Times New Roman" w:cs="Times New Roman"/>
          <w:spacing w:val="-1"/>
          <w:sz w:val="28"/>
          <w:szCs w:val="28"/>
          <w:lang w:eastAsia="zh-CN"/>
        </w:rPr>
        <w:br/>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dɪɡnətɪ</w:t>
      </w:r>
      <w:proofErr w:type="spellEnd"/>
      <w:r w:rsidRPr="00E002D6">
        <w:rPr>
          <w:rFonts w:ascii="Cambria" w:eastAsia="宋体" w:hAnsi="Cambria" w:cs="Cambria"/>
          <w:spacing w:val="-1"/>
          <w:sz w:val="22"/>
          <w:szCs w:val="22"/>
          <w:lang w:eastAsia="zh-CN"/>
        </w:rPr>
        <w:t>/</w:t>
      </w:r>
    </w:p>
    <w:p w14:paraId="7970C2E0"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 Well, helping people die with dignity is not that bad, is it?</w:t>
      </w:r>
      <w:r w:rsidRPr="00E002D6">
        <w:rPr>
          <w:rFonts w:ascii="Times New Roman" w:eastAsia="宋体" w:hAnsi="Times New Roman" w:cs="Times New Roman"/>
          <w:spacing w:val="-1"/>
          <w:sz w:val="28"/>
          <w:szCs w:val="28"/>
          <w:lang w:eastAsia="zh-CN"/>
        </w:rPr>
        <w:br/>
        <w:t>H: Don’t you know? Where there is life, there is hope.</w:t>
      </w:r>
    </w:p>
    <w:p w14:paraId="75F0F432" w14:textId="77777777" w:rsidR="00792C08" w:rsidRPr="00E002D6" w:rsidRDefault="00000000">
      <w:pPr>
        <w:pStyle w:val="a3"/>
        <w:spacing w:line="400" w:lineRule="exact"/>
        <w:ind w:right="183" w:firstLineChars="800" w:firstLine="1744"/>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riəˈlɪstɪk</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sʌfɚɪŋ</w:t>
      </w:r>
      <w:proofErr w:type="spellEnd"/>
      <w:r w:rsidRPr="00E002D6">
        <w:rPr>
          <w:rFonts w:ascii="Cambria" w:eastAsia="宋体" w:hAnsi="Cambria" w:cs="Cambria" w:hint="eastAsia"/>
          <w:spacing w:val="-1"/>
          <w:sz w:val="22"/>
          <w:szCs w:val="22"/>
          <w:lang w:eastAsia="zh-CN"/>
        </w:rPr>
        <w:t>/</w:t>
      </w:r>
    </w:p>
    <w:p w14:paraId="37D526DD"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D: Come on. Be realistic. Those people who want to die are suffering. </w:t>
      </w:r>
    </w:p>
    <w:p w14:paraId="0740BA24"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penlɪslɪ</w:t>
      </w:r>
      <w:proofErr w:type="spellEnd"/>
      <w:r w:rsidRPr="00E002D6">
        <w:rPr>
          <w:rFonts w:ascii="Cambria" w:eastAsia="宋体" w:hAnsi="Cambria" w:cs="Cambria"/>
          <w:spacing w:val="-1"/>
          <w:sz w:val="22"/>
          <w:szCs w:val="22"/>
          <w:lang w:eastAsia="zh-CN"/>
        </w:rPr>
        <w:t>/</w:t>
      </w:r>
    </w:p>
    <w:p w14:paraId="59319FFD"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It’s better that they go quickly and painlessly.</w:t>
      </w:r>
      <w:r w:rsidRPr="00E002D6">
        <w:rPr>
          <w:rFonts w:ascii="Times New Roman" w:eastAsia="宋体" w:hAnsi="Times New Roman" w:cs="Times New Roman"/>
          <w:spacing w:val="-1"/>
          <w:sz w:val="28"/>
          <w:szCs w:val="28"/>
          <w:lang w:eastAsia="zh-CN"/>
        </w:rPr>
        <w:br/>
      </w:r>
      <w:r w:rsidRPr="00E002D6">
        <w:rPr>
          <w:rFonts w:ascii="Times New Roman" w:eastAsia="宋体" w:hAnsi="Times New Roman" w:cs="Times New Roman" w:hint="eastAsia"/>
          <w:spacing w:val="-1"/>
          <w:sz w:val="28"/>
          <w:szCs w:val="28"/>
          <w:lang w:eastAsia="zh-CN"/>
        </w:rPr>
        <w:lastRenderedPageBreak/>
        <w:t xml:space="preserve">          </w:t>
      </w:r>
      <w:r w:rsidRPr="00E002D6">
        <w:rPr>
          <w:rFonts w:ascii="Cambria" w:eastAsia="宋体" w:hAnsi="Cambria" w:cs="Cambria"/>
          <w:spacing w:val="-1"/>
          <w:sz w:val="21"/>
          <w:szCs w:val="21"/>
          <w:lang w:eastAsia="zh-CN"/>
        </w:rPr>
        <w:t xml:space="preserve"> </w:t>
      </w:r>
      <w:r w:rsidRPr="00E002D6">
        <w:rPr>
          <w:rFonts w:ascii="Cambria" w:eastAsia="宋体" w:hAnsi="Cambria" w:cs="Cambria" w:hint="eastAsia"/>
          <w:spacing w:val="-1"/>
          <w:sz w:val="21"/>
          <w:szCs w:val="21"/>
          <w:lang w:eastAsia="zh-CN"/>
        </w:rPr>
        <w:t xml:space="preserve">  </w:t>
      </w:r>
      <w:r w:rsidRPr="00E002D6">
        <w:rPr>
          <w:rFonts w:ascii="Cambria" w:eastAsia="宋体" w:hAnsi="Cambria" w:cs="Cambria"/>
          <w:spacing w:val="-1"/>
          <w:sz w:val="21"/>
          <w:szCs w:val="21"/>
          <w:lang w:eastAsia="zh-CN"/>
        </w:rPr>
        <w:t xml:space="preserve"> /</w:t>
      </w:r>
      <w:proofErr w:type="spellStart"/>
      <w:r w:rsidRPr="00E002D6">
        <w:rPr>
          <w:rFonts w:ascii="Cambria" w:eastAsia="宋体" w:hAnsi="Cambria" w:cs="Cambria"/>
          <w:spacing w:val="-1"/>
          <w:sz w:val="21"/>
          <w:szCs w:val="21"/>
          <w:lang w:eastAsia="zh-CN"/>
        </w:rPr>
        <w:t>hæv</w:t>
      </w:r>
      <w:proofErr w:type="spellEnd"/>
      <w:r w:rsidRPr="00E002D6">
        <w:rPr>
          <w:rFonts w:ascii="Cambria" w:eastAsia="宋体" w:hAnsi="Cambria" w:cs="Cambria"/>
          <w:spacing w:val="-1"/>
          <w:sz w:val="21"/>
          <w:szCs w:val="21"/>
          <w:lang w:eastAsia="zh-CN"/>
        </w:rPr>
        <w:t xml:space="preserve"> </w:t>
      </w:r>
      <w:proofErr w:type="spellStart"/>
      <w:r w:rsidRPr="00E002D6">
        <w:rPr>
          <w:rFonts w:ascii="Cambria" w:eastAsia="宋体" w:hAnsi="Cambria" w:cs="Cambria"/>
          <w:spacing w:val="-1"/>
          <w:sz w:val="21"/>
          <w:szCs w:val="21"/>
          <w:lang w:eastAsia="zh-CN"/>
        </w:rPr>
        <w:t>noʊ</w:t>
      </w:r>
      <w:proofErr w:type="spellEnd"/>
      <w:r w:rsidRPr="00E002D6">
        <w:rPr>
          <w:rFonts w:ascii="Cambria" w:eastAsia="宋体" w:hAnsi="Cambria" w:cs="Cambria"/>
          <w:spacing w:val="-1"/>
          <w:sz w:val="21"/>
          <w:szCs w:val="21"/>
          <w:lang w:eastAsia="zh-CN"/>
        </w:rPr>
        <w:t xml:space="preserve"> </w:t>
      </w:r>
      <w:proofErr w:type="spellStart"/>
      <w:r w:rsidRPr="00E002D6">
        <w:rPr>
          <w:rFonts w:ascii="Cambria" w:eastAsia="宋体" w:hAnsi="Cambria" w:cs="Cambria"/>
          <w:spacing w:val="-1"/>
          <w:sz w:val="21"/>
          <w:szCs w:val="21"/>
          <w:lang w:eastAsia="zh-CN"/>
        </w:rPr>
        <w:t>hɑrt</w:t>
      </w:r>
      <w:r w:rsidRPr="00E002D6">
        <w:rPr>
          <w:rFonts w:ascii="Cambria" w:eastAsia="宋体" w:hAnsi="Cambria" w:cs="Cambria" w:hint="eastAsia"/>
          <w:spacing w:val="-1"/>
          <w:sz w:val="21"/>
          <w:szCs w:val="21"/>
          <w:lang w:eastAsia="zh-CN"/>
        </w:rPr>
        <w:t>s</w:t>
      </w:r>
      <w:proofErr w:type="spellEnd"/>
      <w:r w:rsidRPr="00E002D6">
        <w:rPr>
          <w:rFonts w:ascii="Cambria" w:eastAsia="宋体" w:hAnsi="Cambria" w:cs="Cambria"/>
          <w:spacing w:val="-1"/>
          <w:sz w:val="21"/>
          <w:szCs w:val="21"/>
          <w:lang w:eastAsia="zh-CN"/>
        </w:rPr>
        <w:t>/</w:t>
      </w:r>
    </w:p>
    <w:p w14:paraId="5FD38D7E"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Times New Roman" w:eastAsia="宋体" w:hAnsi="Times New Roman" w:cs="Times New Roman"/>
          <w:spacing w:val="-1"/>
          <w:sz w:val="28"/>
          <w:szCs w:val="28"/>
          <w:lang w:eastAsia="zh-CN"/>
        </w:rPr>
        <w:t>H: All you men have no hearts.</w:t>
      </w:r>
      <w:r w:rsidRPr="00E002D6">
        <w:rPr>
          <w:rFonts w:ascii="Times New Roman" w:eastAsia="宋体" w:hAnsi="Times New Roman" w:cs="Times New Roman"/>
          <w:spacing w:val="-1"/>
          <w:sz w:val="28"/>
          <w:szCs w:val="28"/>
          <w:lang w:eastAsia="zh-CN"/>
        </w:rPr>
        <w:br/>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bren</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 xml:space="preserve">/  </w:t>
      </w:r>
    </w:p>
    <w:p w14:paraId="51E7F9C8"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 And all you women have no brains</w:t>
      </w:r>
      <w:r w:rsidRPr="00E002D6">
        <w:rPr>
          <w:rFonts w:ascii="Times New Roman" w:eastAsia="宋体" w:hAnsi="Times New Roman" w:cs="Times New Roman" w:hint="eastAsia"/>
          <w:spacing w:val="-1"/>
          <w:sz w:val="28"/>
          <w:szCs w:val="28"/>
          <w:lang w:eastAsia="zh-CN"/>
        </w:rPr>
        <w:t>.</w:t>
      </w:r>
    </w:p>
    <w:p w14:paraId="4B6653C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2FA90F9A"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3C848A9" w14:textId="77777777" w:rsidR="00792C08" w:rsidRPr="00E002D6" w:rsidRDefault="00000000">
      <w:pPr>
        <w:pStyle w:val="a3"/>
        <w:spacing w:line="400" w:lineRule="exact"/>
        <w:ind w:right="183"/>
        <w:rPr>
          <w:rFonts w:ascii="Times New Roman" w:eastAsia="宋体" w:hAnsi="Times New Roman" w:cs="Times New Roman"/>
          <w:spacing w:val="-1"/>
          <w:sz w:val="22"/>
          <w:szCs w:val="22"/>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35983A56" w14:textId="77777777" w:rsidR="00792C08" w:rsidRPr="00E002D6" w:rsidRDefault="00000000">
      <w:pPr>
        <w:numPr>
          <w:ilvl w:val="0"/>
          <w:numId w:val="9"/>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end one</w:t>
      </w:r>
      <w:proofErr w:type="gramStart"/>
      <w:r w:rsidRPr="00E002D6">
        <w:rPr>
          <w:rFonts w:ascii="Times New Roman" w:eastAsia="宋体" w:hAnsi="Times New Roman" w:cs="Times New Roman"/>
          <w:b/>
          <w:bCs/>
          <w:spacing w:val="-1"/>
          <w:sz w:val="22"/>
          <w:szCs w:val="22"/>
        </w:rPr>
        <w:t>’</w:t>
      </w:r>
      <w:proofErr w:type="gramEnd"/>
      <w:r w:rsidRPr="00E002D6">
        <w:rPr>
          <w:rFonts w:ascii="Times New Roman" w:eastAsia="宋体" w:hAnsi="Times New Roman" w:cs="Times New Roman" w:hint="eastAsia"/>
          <w:b/>
          <w:bCs/>
          <w:spacing w:val="-1"/>
          <w:sz w:val="22"/>
          <w:szCs w:val="22"/>
        </w:rPr>
        <w:t>s life</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spacing w:val="-1"/>
          <w:sz w:val="22"/>
          <w:szCs w:val="22"/>
        </w:rPr>
        <w:t>[</w:t>
      </w:r>
      <w:r w:rsidRPr="00E002D6">
        <w:rPr>
          <w:rFonts w:ascii="Cambria" w:eastAsia="宋体" w:hAnsi="Cambria" w:cs="Cambria" w:hint="eastAsia"/>
          <w:spacing w:val="-1"/>
          <w:sz w:val="22"/>
          <w:szCs w:val="22"/>
        </w:rPr>
        <w:t>ɛ</w:t>
      </w:r>
      <w:proofErr w:type="spellStart"/>
      <w:r w:rsidRPr="00E002D6">
        <w:rPr>
          <w:rFonts w:ascii="Cambria" w:eastAsia="宋体" w:hAnsi="Cambria" w:cs="Cambria" w:hint="eastAsia"/>
          <w:spacing w:val="-1"/>
          <w:sz w:val="22"/>
          <w:szCs w:val="22"/>
        </w:rPr>
        <w:t>nd</w:t>
      </w:r>
      <w:proofErr w:type="spellEnd"/>
      <w:r w:rsidRPr="00E002D6">
        <w:rPr>
          <w:rFonts w:ascii="Cambria" w:eastAsia="宋体" w:hAnsi="Cambria" w:cs="Cambria" w:hint="eastAsia"/>
          <w:spacing w:val="-1"/>
          <w:sz w:val="22"/>
          <w:szCs w:val="22"/>
        </w:rPr>
        <w:t xml:space="preserve"> w</w:t>
      </w:r>
      <w:r w:rsidRPr="00E002D6">
        <w:rPr>
          <w:rFonts w:ascii="Cambria" w:eastAsia="宋体" w:hAnsi="Cambria" w:cs="Cambria" w:hint="eastAsia"/>
          <w:spacing w:val="-1"/>
          <w:sz w:val="22"/>
          <w:szCs w:val="22"/>
        </w:rPr>
        <w:t>ʌ</w:t>
      </w:r>
      <w:proofErr w:type="spellStart"/>
      <w:r w:rsidRPr="00E002D6">
        <w:rPr>
          <w:rFonts w:ascii="Cambria" w:eastAsia="宋体" w:hAnsi="Cambria" w:cs="Cambria" w:hint="eastAsia"/>
          <w:spacing w:val="-1"/>
          <w:sz w:val="22"/>
          <w:szCs w:val="22"/>
        </w:rPr>
        <w:t>nz</w:t>
      </w:r>
      <w:proofErr w:type="spellEnd"/>
      <w:r w:rsidRPr="00E002D6">
        <w:rPr>
          <w:rFonts w:ascii="Cambria" w:eastAsia="宋体" w:hAnsi="Cambria" w:cs="Cambria" w:hint="eastAsia"/>
          <w:spacing w:val="-1"/>
          <w:sz w:val="22"/>
          <w:szCs w:val="22"/>
        </w:rPr>
        <w:t xml:space="preserve"> la</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f</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end w</w:t>
      </w:r>
      <w:r w:rsidRPr="00E002D6">
        <w:rPr>
          <w:rFonts w:ascii="Times New Roman" w:eastAsia="宋体" w:hAnsi="Times New Roman" w:cs="Times New Roman" w:hint="eastAsia"/>
          <w:spacing w:val="-1"/>
          <w:sz w:val="22"/>
          <w:szCs w:val="22"/>
        </w:rPr>
        <w:t>ʌ</w:t>
      </w:r>
      <w:proofErr w:type="spellStart"/>
      <w:r w:rsidRPr="00E002D6">
        <w:rPr>
          <w:rFonts w:ascii="Times New Roman" w:eastAsia="宋体" w:hAnsi="Times New Roman" w:cs="Times New Roman" w:hint="eastAsia"/>
          <w:spacing w:val="-1"/>
          <w:sz w:val="22"/>
          <w:szCs w:val="22"/>
        </w:rPr>
        <w:t>nz</w:t>
      </w:r>
      <w:proofErr w:type="spellEnd"/>
      <w:r w:rsidRPr="00E002D6">
        <w:rPr>
          <w:rFonts w:ascii="Times New Roman" w:eastAsia="宋体" w:hAnsi="Times New Roman" w:cs="Times New Roman" w:hint="eastAsia"/>
          <w:spacing w:val="-1"/>
          <w:sz w:val="22"/>
          <w:szCs w:val="22"/>
        </w:rPr>
        <w:t xml:space="preserve"> la</w:t>
      </w:r>
      <w:r w:rsidRPr="00E002D6">
        <w:rPr>
          <w:rFonts w:ascii="Times New Roman" w:eastAsia="宋体" w:hAnsi="Times New Roman" w:cs="Times New Roman" w:hint="eastAsia"/>
          <w:spacing w:val="-1"/>
          <w:sz w:val="22"/>
          <w:szCs w:val="22"/>
        </w:rPr>
        <w:t>ɪ</w:t>
      </w:r>
      <w:r w:rsidRPr="00E002D6">
        <w:rPr>
          <w:rFonts w:ascii="Times New Roman" w:eastAsia="宋体" w:hAnsi="Times New Roman" w:cs="Times New Roman" w:hint="eastAsia"/>
          <w:spacing w:val="-1"/>
          <w:sz w:val="22"/>
          <w:szCs w:val="22"/>
        </w:rPr>
        <w:t>f</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结束某人的生命</w:t>
      </w:r>
    </w:p>
    <w:p w14:paraId="2C02BEE6" w14:textId="77777777" w:rsidR="00792C08" w:rsidRPr="00E002D6" w:rsidRDefault="00000000">
      <w:pPr>
        <w:numPr>
          <w:ilvl w:val="0"/>
          <w:numId w:val="9"/>
        </w:numPr>
        <w:spacing w:line="400" w:lineRule="exac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 xml:space="preserve">exception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ɪ</w:t>
      </w:r>
      <w:proofErr w:type="spellStart"/>
      <w:r w:rsidRPr="00E002D6">
        <w:rPr>
          <w:rFonts w:ascii="Cambria" w:eastAsia="宋体" w:hAnsi="Cambria" w:cs="Cambria" w:hint="eastAsia"/>
          <w:spacing w:val="-1"/>
          <w:sz w:val="22"/>
          <w:szCs w:val="22"/>
        </w:rPr>
        <w:t>k</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s</w:t>
      </w:r>
      <w:proofErr w:type="spellEnd"/>
      <w:r w:rsidRPr="00E002D6">
        <w:rPr>
          <w:rFonts w:ascii="Cambria" w:eastAsia="宋体" w:hAnsi="Cambria" w:cs="Cambria" w:hint="eastAsia"/>
          <w:spacing w:val="-1"/>
          <w:sz w:val="22"/>
          <w:szCs w:val="22"/>
        </w:rPr>
        <w:t>ɛ</w:t>
      </w:r>
      <w:r w:rsidRPr="00E002D6">
        <w:rPr>
          <w:rFonts w:ascii="Cambria" w:eastAsia="宋体" w:hAnsi="Cambria" w:cs="Cambria" w:hint="eastAsia"/>
          <w:spacing w:val="-1"/>
          <w:sz w:val="22"/>
          <w:szCs w:val="22"/>
        </w:rPr>
        <w:t>p</w:t>
      </w:r>
      <w:r w:rsidRPr="00E002D6">
        <w:rPr>
          <w:rFonts w:ascii="Cambria" w:eastAsia="宋体" w:hAnsi="Cambria" w:cs="Cambria" w:hint="eastAsia"/>
          <w:spacing w:val="-1"/>
          <w:sz w:val="22"/>
          <w:szCs w:val="22"/>
        </w:rPr>
        <w:t>ʃə</w:t>
      </w:r>
      <w:r w:rsidRPr="00E002D6">
        <w:rPr>
          <w:rFonts w:ascii="Cambria" w:eastAsia="宋体" w:hAnsi="Cambria" w:cs="Cambria" w:hint="eastAsia"/>
          <w:spacing w:val="-1"/>
          <w:sz w:val="22"/>
          <w:szCs w:val="22"/>
        </w:rPr>
        <w:t>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ɪkˈsepʃən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例外</w:t>
      </w:r>
    </w:p>
    <w:p w14:paraId="0062463D" w14:textId="77777777" w:rsidR="00792C08" w:rsidRPr="00E002D6" w:rsidRDefault="00000000">
      <w:pPr>
        <w:numPr>
          <w:ilvl w:val="0"/>
          <w:numId w:val="9"/>
        </w:numPr>
        <w:spacing w:line="400" w:lineRule="exac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be known to +</w:t>
      </w:r>
      <w:r w:rsidRPr="00E002D6">
        <w:rPr>
          <w:rFonts w:ascii="Times New Roman" w:eastAsia="宋体" w:hAnsi="Times New Roman" w:cs="Times New Roman" w:hint="eastAsia"/>
          <w:b/>
          <w:bCs/>
          <w:spacing w:val="-1"/>
          <w:sz w:val="22"/>
          <w:szCs w:val="22"/>
        </w:rPr>
        <w:t>人</w:t>
      </w:r>
      <w:r w:rsidRPr="00E002D6">
        <w:rPr>
          <w:rFonts w:ascii="Times New Roman" w:eastAsia="宋体" w:hAnsi="Times New Roman" w:cs="Times New Roman" w:hint="eastAsia"/>
          <w:b/>
          <w:bCs/>
          <w:spacing w:val="-1"/>
          <w:sz w:val="22"/>
          <w:szCs w:val="22"/>
        </w:rPr>
        <w:t xml:space="preserve">   KK:</w:t>
      </w:r>
      <w:r w:rsidRPr="00E002D6">
        <w:rPr>
          <w:rFonts w:ascii="Times New Roman" w:eastAsia="宋体" w:hAnsi="Times New Roman" w:cs="Times New Roman" w:hint="eastAsia"/>
          <w:spacing w:val="-1"/>
          <w:sz w:val="22"/>
          <w:szCs w:val="22"/>
        </w:rPr>
        <w:t xml:space="preserve"> [bi no</w:t>
      </w:r>
      <w:r w:rsidRPr="00E002D6">
        <w:rPr>
          <w:rFonts w:ascii="Times New Roman" w:eastAsia="宋体" w:hAnsi="Times New Roman" w:cs="Times New Roman" w:hint="eastAsia"/>
          <w:spacing w:val="-1"/>
          <w:sz w:val="22"/>
          <w:szCs w:val="22"/>
        </w:rPr>
        <w:t>ʊ</w:t>
      </w:r>
      <w:r w:rsidRPr="00E002D6">
        <w:rPr>
          <w:rFonts w:ascii="Times New Roman" w:eastAsia="宋体" w:hAnsi="Times New Roman" w:cs="Times New Roman" w:hint="eastAsia"/>
          <w:spacing w:val="-1"/>
          <w:sz w:val="22"/>
          <w:szCs w:val="22"/>
        </w:rPr>
        <w:t xml:space="preserve">n </w:t>
      </w:r>
      <w:proofErr w:type="spellStart"/>
      <w:r w:rsidRPr="00E002D6">
        <w:rPr>
          <w:rFonts w:ascii="Times New Roman" w:eastAsia="宋体" w:hAnsi="Times New Roman" w:cs="Times New Roman" w:hint="eastAsia"/>
          <w:spacing w:val="-1"/>
          <w:sz w:val="22"/>
          <w:szCs w:val="22"/>
        </w:rPr>
        <w:t>tu</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Cambria" w:eastAsia="宋体" w:hAnsi="Cambria" w:cs="Cambria"/>
          <w:b/>
          <w:bCs/>
          <w:spacing w:val="-1"/>
          <w:sz w:val="22"/>
          <w:szCs w:val="22"/>
        </w:rPr>
        <w:t xml:space="preserve"> </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nəʊn</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1"/>
          <w:sz w:val="22"/>
          <w:szCs w:val="22"/>
        </w:rPr>
        <w:t>为某人所熟知</w:t>
      </w:r>
      <w:r w:rsidRPr="00E002D6">
        <w:rPr>
          <w:rFonts w:ascii="Times New Roman" w:eastAsia="宋体" w:hAnsi="Times New Roman" w:cs="Times New Roman" w:hint="eastAsia"/>
          <w:b/>
          <w:bCs/>
          <w:spacing w:val="-1"/>
          <w:sz w:val="22"/>
          <w:szCs w:val="22"/>
        </w:rPr>
        <w:t xml:space="preserve">  </w:t>
      </w:r>
    </w:p>
    <w:p w14:paraId="552D4CFA" w14:textId="77777777" w:rsidR="00792C08" w:rsidRPr="00E002D6" w:rsidRDefault="00000000">
      <w:pPr>
        <w:numPr>
          <w:ilvl w:val="0"/>
          <w:numId w:val="9"/>
        </w:numPr>
        <w:spacing w:line="400" w:lineRule="exact"/>
        <w:jc w:val="left"/>
        <w:rPr>
          <w:rFonts w:ascii="Times New Roman" w:eastAsia="宋体" w:hAnsi="Times New Roman" w:cs="Times New Roman"/>
          <w:spacing w:val="-1"/>
          <w:sz w:val="22"/>
          <w:szCs w:val="22"/>
          <w:u w:val="single"/>
        </w:rPr>
      </w:pPr>
      <w:proofErr w:type="gramStart"/>
      <w:r w:rsidRPr="00E002D6">
        <w:rPr>
          <w:rFonts w:ascii="Times New Roman" w:eastAsia="宋体" w:hAnsi="Times New Roman" w:cs="Times New Roman" w:hint="eastAsia"/>
          <w:b/>
          <w:bCs/>
          <w:spacing w:val="-1"/>
          <w:sz w:val="22"/>
          <w:szCs w:val="22"/>
        </w:rPr>
        <w:t>immoral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ɪˈmɔrəl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ɪˈmɔːrəl</w:t>
      </w:r>
      <w:proofErr w:type="spellEnd"/>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不道德的</w:t>
      </w:r>
    </w:p>
    <w:p w14:paraId="45EF0337" w14:textId="77777777" w:rsidR="00792C08" w:rsidRPr="00E002D6" w:rsidRDefault="00000000">
      <w:pPr>
        <w:numPr>
          <w:ilvl w:val="0"/>
          <w:numId w:val="9"/>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merciful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mɝsɪfəl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mɜːrsɪfəl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仁慈的</w:t>
      </w:r>
    </w:p>
    <w:p w14:paraId="7D5B2886" w14:textId="77777777" w:rsidR="00792C08" w:rsidRPr="00E002D6" w:rsidRDefault="00000000">
      <w:pPr>
        <w:numPr>
          <w:ilvl w:val="0"/>
          <w:numId w:val="9"/>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m</w:t>
      </w:r>
      <w:r w:rsidRPr="00E002D6">
        <w:rPr>
          <w:rFonts w:ascii="Times New Roman" w:eastAsia="宋体" w:hAnsi="Times New Roman" w:cs="Times New Roman"/>
          <w:b/>
          <w:bCs/>
          <w:spacing w:val="-1"/>
          <w:sz w:val="22"/>
          <w:szCs w:val="22"/>
        </w:rPr>
        <w:t>ercy</w:t>
      </w:r>
      <w:r w:rsidRPr="00E002D6">
        <w:rPr>
          <w:rFonts w:ascii="Times New Roman" w:eastAsia="宋体" w:hAnsi="Times New Roman" w:cs="Times New Roman" w:hint="eastAsia"/>
          <w:b/>
          <w:bCs/>
          <w:spacing w:val="-1"/>
          <w:sz w:val="22"/>
          <w:szCs w:val="22"/>
        </w:rPr>
        <w:t xml:space="preserve"> killing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mɝsɪ</w:t>
      </w:r>
      <w:proofErr w:type="spellEnd"/>
      <w:r w:rsidRPr="00E002D6">
        <w:rPr>
          <w:rFonts w:ascii="Cambria" w:eastAsia="宋体" w:hAnsi="Cambria" w:cs="Cambria" w:hint="eastAsia"/>
          <w:spacing w:val="-1"/>
          <w:sz w:val="22"/>
          <w:szCs w:val="22"/>
        </w:rPr>
        <w:t xml:space="preserve"> </w:t>
      </w:r>
      <w:r w:rsidRPr="00E002D6">
        <w:rPr>
          <w:rFonts w:ascii="Cambria" w:eastAsia="宋体" w:hAnsi="Cambria" w:cs="Cambria" w:hint="eastAsia"/>
          <w:spacing w:val="-1"/>
          <w:sz w:val="22"/>
          <w:szCs w:val="22"/>
        </w:rPr>
        <w:t>ˈ</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l</w:t>
      </w:r>
      <w:r w:rsidRPr="00E002D6">
        <w:rPr>
          <w:rFonts w:ascii="Cambria" w:eastAsia="宋体" w:hAnsi="Cambria" w:cs="Cambria" w:hint="eastAsia"/>
          <w:spacing w:val="-1"/>
          <w:sz w:val="22"/>
          <w:szCs w:val="22"/>
        </w:rPr>
        <w:t>ɪŋ</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mɜːrs</w:t>
      </w:r>
      <w:r w:rsidRPr="00E002D6">
        <w:rPr>
          <w:rFonts w:ascii="Cambria" w:eastAsia="宋体" w:hAnsi="Cambria" w:cs="Cambria" w:hint="eastAsia"/>
          <w:spacing w:val="-1"/>
          <w:sz w:val="22"/>
          <w:szCs w:val="22"/>
        </w:rPr>
        <w:t>i</w:t>
      </w:r>
      <w:proofErr w:type="spellEnd"/>
      <w:r w:rsidRPr="00E002D6">
        <w:rPr>
          <w:rFonts w:ascii="Cambria" w:eastAsia="宋体" w:hAnsi="Cambria" w:cs="Cambria" w:hint="eastAsia"/>
          <w:spacing w:val="-1"/>
          <w:sz w:val="22"/>
          <w:szCs w:val="22"/>
        </w:rPr>
        <w:t xml:space="preserve"> </w:t>
      </w:r>
      <w:r w:rsidRPr="00E002D6">
        <w:rPr>
          <w:rFonts w:ascii="Cambria" w:eastAsia="宋体" w:hAnsi="Cambria" w:cs="Cambria" w:hint="eastAsia"/>
          <w:spacing w:val="-1"/>
          <w:sz w:val="22"/>
          <w:szCs w:val="22"/>
        </w:rPr>
        <w:t>ˈ</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l</w:t>
      </w:r>
      <w:r w:rsidRPr="00E002D6">
        <w:rPr>
          <w:rFonts w:ascii="Cambria" w:eastAsia="宋体" w:hAnsi="Cambria" w:cs="Cambria" w:hint="eastAsia"/>
          <w:spacing w:val="-1"/>
          <w:sz w:val="22"/>
          <w:szCs w:val="22"/>
        </w:rPr>
        <w:t>ɪŋ</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安乐死</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 xml:space="preserve">   </w:t>
      </w:r>
    </w:p>
    <w:p w14:paraId="2D2E8AD3" w14:textId="77777777" w:rsidR="00792C08" w:rsidRPr="00E002D6" w:rsidRDefault="00000000">
      <w:pPr>
        <w:pStyle w:val="a3"/>
        <w:numPr>
          <w:ilvl w:val="0"/>
          <w:numId w:val="9"/>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allow</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əˈl</w:t>
      </w:r>
      <w:r w:rsidRPr="00E002D6">
        <w:rPr>
          <w:rFonts w:ascii="Cambria" w:eastAsia="宋体" w:hAnsi="Cambria" w:cs="Cambria" w:hint="eastAsia"/>
          <w:spacing w:val="-1"/>
          <w:sz w:val="22"/>
          <w:szCs w:val="22"/>
          <w:lang w:eastAsia="zh-CN"/>
        </w:rPr>
        <w:t>a</w:t>
      </w:r>
      <w:proofErr w:type="spellEnd"/>
      <w:r w:rsidRPr="00E002D6">
        <w:rPr>
          <w:rFonts w:ascii="Cambria" w:eastAsia="宋体" w:hAnsi="Cambria" w:cs="Cambria"/>
          <w:spacing w:val="-1"/>
          <w:sz w:val="22"/>
          <w:szCs w:val="22"/>
          <w:lang w:eastAsia="zh-CN"/>
        </w:rPr>
        <w:t>ᴜ</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əˈlaʊ</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proofErr w:type="spellStart"/>
      <w:r w:rsidRPr="00E002D6">
        <w:rPr>
          <w:rFonts w:ascii="Times New Roman" w:eastAsia="宋体" w:hAnsi="Times New Roman" w:cs="Times New Roman" w:hint="eastAsia"/>
          <w:i/>
          <w:iCs/>
          <w:spacing w:val="-1"/>
          <w:sz w:val="22"/>
          <w:szCs w:val="22"/>
          <w:lang w:eastAsia="zh-CN"/>
        </w:rPr>
        <w:t>vt</w:t>
      </w:r>
      <w:proofErr w:type="gramEnd"/>
      <w:r w:rsidRPr="00E002D6">
        <w:rPr>
          <w:rFonts w:ascii="Times New Roman" w:eastAsia="宋体" w:hAnsi="Times New Roman" w:cs="Times New Roman"/>
          <w:i/>
          <w:iCs/>
          <w:spacing w:val="-1"/>
          <w:sz w:val="22"/>
          <w:szCs w:val="22"/>
          <w:lang w:eastAsia="zh-CN"/>
        </w:rPr>
        <w:t>.</w:t>
      </w:r>
      <w:proofErr w:type="spell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允许</w:t>
      </w:r>
    </w:p>
    <w:p w14:paraId="6D909B17" w14:textId="77777777" w:rsidR="00792C08" w:rsidRPr="00E002D6" w:rsidRDefault="00000000">
      <w:pPr>
        <w:numPr>
          <w:ilvl w:val="0"/>
          <w:numId w:val="9"/>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government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ɡʌvɚnmənt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ɡʌvərnmənt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hint="eastAsia"/>
          <w:sz w:val="22"/>
          <w:szCs w:val="22"/>
        </w:rPr>
        <w:t xml:space="preserve">  </w:t>
      </w:r>
      <w:r w:rsidRPr="00E002D6">
        <w:rPr>
          <w:rFonts w:ascii="Times New Roman" w:eastAsia="宋体" w:hAnsi="Times New Roman" w:cs="Times New Roman" w:hint="eastAsia"/>
          <w:spacing w:val="-1"/>
          <w:sz w:val="22"/>
          <w:szCs w:val="22"/>
        </w:rPr>
        <w:t>政府</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5F9AA469" w14:textId="77777777" w:rsidR="00792C08" w:rsidRPr="00E002D6" w:rsidRDefault="00000000">
      <w:pPr>
        <w:numPr>
          <w:ilvl w:val="0"/>
          <w:numId w:val="9"/>
        </w:numPr>
        <w:spacing w:line="400" w:lineRule="exact"/>
      </w:pPr>
      <w:proofErr w:type="gramStart"/>
      <w:r w:rsidRPr="00E002D6">
        <w:rPr>
          <w:rFonts w:ascii="Times New Roman" w:eastAsia="宋体" w:hAnsi="Times New Roman" w:cs="Times New Roman" w:hint="eastAsia"/>
          <w:b/>
          <w:bCs/>
          <w:spacing w:val="-1"/>
          <w:sz w:val="22"/>
          <w:szCs w:val="22"/>
        </w:rPr>
        <w:t>argument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ɑrɡjəmənt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ɑːrɡjumənt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hint="eastAsia"/>
          <w:sz w:val="22"/>
          <w:szCs w:val="22"/>
        </w:rPr>
        <w:t xml:space="preserve"> </w:t>
      </w:r>
      <w:r w:rsidRPr="00E002D6">
        <w:rPr>
          <w:rFonts w:ascii="Times New Roman" w:eastAsia="宋体" w:hAnsi="Times New Roman" w:cs="Times New Roman" w:hint="eastAsia"/>
          <w:spacing w:val="-1"/>
          <w:sz w:val="22"/>
          <w:szCs w:val="22"/>
        </w:rPr>
        <w:t>争论</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4AA22F14" w14:textId="77777777" w:rsidR="00792C08" w:rsidRPr="00E002D6" w:rsidRDefault="00000000">
      <w:pPr>
        <w:numPr>
          <w:ilvl w:val="0"/>
          <w:numId w:val="9"/>
        </w:numPr>
        <w:spacing w:line="400" w:lineRule="exact"/>
        <w:rPr>
          <w:rFonts w:ascii="Times New Roman" w:eastAsia="宋体"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brain</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bren</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breɪn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脑</w:t>
      </w:r>
    </w:p>
    <w:p w14:paraId="4AF4F16D" w14:textId="77777777" w:rsidR="00792C08" w:rsidRPr="00E002D6" w:rsidRDefault="00000000">
      <w:pPr>
        <w:numPr>
          <w:ilvl w:val="0"/>
          <w:numId w:val="9"/>
        </w:numPr>
        <w:spacing w:line="400" w:lineRule="exact"/>
        <w:rPr>
          <w:rFonts w:ascii="Times New Roman" w:eastAsia="宋体" w:hAnsi="Times New Roman" w:cs="Times New Roman"/>
          <w:spacing w:val="-2"/>
          <w:sz w:val="22"/>
          <w:szCs w:val="22"/>
        </w:rPr>
      </w:pPr>
      <w:r w:rsidRPr="00E002D6">
        <w:rPr>
          <w:rFonts w:ascii="Times New Roman" w:eastAsia="宋体" w:hAnsi="Times New Roman" w:cs="Times New Roman" w:hint="eastAsia"/>
          <w:b/>
          <w:bCs/>
          <w:spacing w:val="-2"/>
          <w:sz w:val="22"/>
          <w:szCs w:val="22"/>
        </w:rPr>
        <w:t>talk about</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t</w:t>
      </w:r>
      <w:r w:rsidRPr="00E002D6">
        <w:rPr>
          <w:rFonts w:ascii="Times New Roman" w:eastAsia="宋体" w:hAnsi="Times New Roman" w:cs="Times New Roman" w:hint="eastAsia"/>
          <w:spacing w:val="-2"/>
          <w:sz w:val="22"/>
          <w:szCs w:val="22"/>
        </w:rPr>
        <w:t>ɔ</w:t>
      </w:r>
      <w:r w:rsidRPr="00E002D6">
        <w:rPr>
          <w:rFonts w:ascii="Times New Roman" w:eastAsia="宋体" w:hAnsi="Times New Roman" w:cs="Times New Roman" w:hint="eastAsia"/>
          <w:spacing w:val="-2"/>
          <w:sz w:val="22"/>
          <w:szCs w:val="22"/>
        </w:rPr>
        <w:t xml:space="preserve">k </w:t>
      </w:r>
      <w:r w:rsidRPr="00E002D6">
        <w:rPr>
          <w:rFonts w:ascii="Times New Roman" w:eastAsia="宋体" w:hAnsi="Times New Roman" w:cs="Times New Roman" w:hint="eastAsia"/>
          <w:spacing w:val="-2"/>
          <w:sz w:val="22"/>
          <w:szCs w:val="22"/>
        </w:rPr>
        <w:t>əˈ</w:t>
      </w:r>
      <w:proofErr w:type="spellStart"/>
      <w:r w:rsidRPr="00E002D6">
        <w:rPr>
          <w:rFonts w:ascii="Times New Roman" w:eastAsia="宋体" w:hAnsi="Times New Roman" w:cs="Times New Roman" w:hint="eastAsia"/>
          <w:spacing w:val="-2"/>
          <w:sz w:val="22"/>
          <w:szCs w:val="22"/>
        </w:rPr>
        <w:t>ba</w:t>
      </w:r>
      <w:proofErr w:type="spellEnd"/>
      <w:r w:rsidRPr="00E002D6">
        <w:rPr>
          <w:rFonts w:ascii="Times New Roman" w:eastAsia="宋体" w:hAnsi="Times New Roman" w:cs="Times New Roman" w:hint="eastAsia"/>
          <w:spacing w:val="-2"/>
          <w:sz w:val="22"/>
          <w:szCs w:val="22"/>
        </w:rPr>
        <w:t>ʊ</w:t>
      </w:r>
      <w:r w:rsidRPr="00E002D6">
        <w:rPr>
          <w:rFonts w:ascii="Times New Roman" w:eastAsia="宋体" w:hAnsi="Times New Roman" w:cs="Times New Roman" w:hint="eastAsia"/>
          <w:spacing w:val="-2"/>
          <w:sz w:val="22"/>
          <w:szCs w:val="22"/>
        </w:rPr>
        <w:t>t</w:t>
      </w:r>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Cambria" w:eastAsia="Times New Roman" w:hAnsi="Cambria" w:cs="Cambria"/>
          <w:spacing w:val="-2"/>
          <w:sz w:val="22"/>
          <w:szCs w:val="22"/>
        </w:rPr>
        <w:t>[</w:t>
      </w:r>
      <w:proofErr w:type="spellStart"/>
      <w:r w:rsidRPr="00E002D6">
        <w:rPr>
          <w:rFonts w:ascii="Cambria" w:eastAsia="宋体" w:hAnsi="Cambria" w:cs="Cambria"/>
          <w:spacing w:val="-2"/>
          <w:sz w:val="22"/>
          <w:szCs w:val="22"/>
        </w:rPr>
        <w:t>tɔːk</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əˈbaʊt</w:t>
      </w:r>
      <w:proofErr w:type="spellEnd"/>
      <w:r w:rsidRPr="00E002D6">
        <w:rPr>
          <w:rFonts w:ascii="Cambria" w:eastAsia="Times New Roman" w:hAnsi="Cambria" w:cs="Cambria"/>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讨论</w:t>
      </w:r>
      <w:r w:rsidRPr="00E002D6">
        <w:rPr>
          <w:rFonts w:ascii="Times New Roman" w:eastAsia="宋体" w:hAnsi="Times New Roman" w:cs="Times New Roman" w:hint="eastAsia"/>
          <w:spacing w:val="-2"/>
          <w:sz w:val="22"/>
          <w:szCs w:val="22"/>
          <w:lang w:eastAsia="zh"/>
        </w:rPr>
        <w:t>……</w:t>
      </w:r>
    </w:p>
    <w:p w14:paraId="31DEB04D" w14:textId="77777777" w:rsidR="00792C08" w:rsidRPr="00E002D6" w:rsidRDefault="00000000">
      <w:pPr>
        <w:numPr>
          <w:ilvl w:val="0"/>
          <w:numId w:val="9"/>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dignity</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dɪɡnətɪ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dɪɡnəti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尊严</w:t>
      </w:r>
      <w:r w:rsidRPr="00E002D6">
        <w:rPr>
          <w:rFonts w:ascii="Times New Roman" w:eastAsia="Times New Roman" w:hAnsi="Times New Roman" w:cs="Times New Roman" w:hint="eastAsia"/>
          <w:spacing w:val="-2"/>
          <w:sz w:val="22"/>
          <w:szCs w:val="22"/>
        </w:rPr>
        <w:t xml:space="preserve">                                                                        </w:t>
      </w:r>
    </w:p>
    <w:p w14:paraId="471E3B4F" w14:textId="77777777" w:rsidR="00792C08" w:rsidRPr="00E002D6" w:rsidRDefault="00000000">
      <w:pPr>
        <w:numPr>
          <w:ilvl w:val="0"/>
          <w:numId w:val="9"/>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realistic</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əˈlɪstɪk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ːəˈlɪstɪk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实际的</w:t>
      </w:r>
    </w:p>
    <w:p w14:paraId="6DD62E85" w14:textId="77777777" w:rsidR="00792C08" w:rsidRPr="00E002D6" w:rsidRDefault="00000000">
      <w:pPr>
        <w:numPr>
          <w:ilvl w:val="0"/>
          <w:numId w:val="9"/>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suffer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sʌfɚ</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sʌfər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2"/>
          <w:sz w:val="22"/>
          <w:szCs w:val="22"/>
        </w:rPr>
        <w:t>vi</w:t>
      </w:r>
      <w:proofErr w:type="gramEnd"/>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受苦；罹患</w:t>
      </w:r>
      <w:r w:rsidRPr="00E002D6">
        <w:rPr>
          <w:rFonts w:ascii="Times New Roman" w:eastAsia="宋体" w:hAnsi="Times New Roman" w:cs="Times New Roman" w:hint="eastAsia"/>
          <w:spacing w:val="-2"/>
          <w:sz w:val="22"/>
          <w:szCs w:val="22"/>
        </w:rPr>
        <w:t xml:space="preserve"> &amp; </w:t>
      </w:r>
      <w:proofErr w:type="spellStart"/>
      <w:r w:rsidRPr="00E002D6">
        <w:rPr>
          <w:rFonts w:ascii="Times New Roman" w:eastAsia="宋体" w:hAnsi="Times New Roman" w:cs="Times New Roman" w:hint="eastAsia"/>
          <w:i/>
          <w:iCs/>
          <w:spacing w:val="-2"/>
          <w:sz w:val="22"/>
          <w:szCs w:val="22"/>
        </w:rPr>
        <w:t>vt.</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遭遇到</w:t>
      </w:r>
      <w:r w:rsidRPr="00E002D6">
        <w:rPr>
          <w:rFonts w:ascii="Times New Roman" w:eastAsia="宋体" w:hAnsi="Times New Roman" w:cs="Times New Roman" w:hint="eastAsia"/>
          <w:spacing w:val="-2"/>
          <w:sz w:val="22"/>
          <w:szCs w:val="22"/>
        </w:rPr>
        <w:t xml:space="preserve">  </w:t>
      </w:r>
    </w:p>
    <w:p w14:paraId="4CC3A8F0" w14:textId="77777777" w:rsidR="00792C08" w:rsidRPr="00E002D6" w:rsidRDefault="00000000">
      <w:pPr>
        <w:numPr>
          <w:ilvl w:val="0"/>
          <w:numId w:val="9"/>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painlessly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penlɪslɪ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peɪnləsli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adv</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无痛苦地</w:t>
      </w:r>
    </w:p>
    <w:p w14:paraId="0934EC83" w14:textId="77777777" w:rsidR="00792C08" w:rsidRPr="00E002D6" w:rsidRDefault="00000000">
      <w:pPr>
        <w:numPr>
          <w:ilvl w:val="0"/>
          <w:numId w:val="9"/>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have no heart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spacing w:val="-2"/>
          <w:sz w:val="22"/>
          <w:szCs w:val="22"/>
        </w:rPr>
        <w:t>[</w:t>
      </w:r>
      <w:proofErr w:type="spellStart"/>
      <w:r w:rsidRPr="00E002D6">
        <w:rPr>
          <w:rFonts w:ascii="Times New Roman" w:eastAsia="宋体" w:hAnsi="Times New Roman" w:cs="Times New Roman" w:hint="eastAsia"/>
          <w:spacing w:val="-2"/>
          <w:sz w:val="22"/>
          <w:szCs w:val="22"/>
        </w:rPr>
        <w:t>hæv</w:t>
      </w:r>
      <w:proofErr w:type="spellEnd"/>
      <w:r w:rsidRPr="00E002D6">
        <w:rPr>
          <w:rFonts w:ascii="Times New Roman" w:eastAsia="宋体" w:hAnsi="Times New Roman" w:cs="Times New Roman" w:hint="eastAsia"/>
          <w:spacing w:val="-2"/>
          <w:sz w:val="22"/>
          <w:szCs w:val="22"/>
        </w:rPr>
        <w:t xml:space="preserve"> no</w:t>
      </w:r>
      <w:r w:rsidRPr="00E002D6">
        <w:rPr>
          <w:rFonts w:ascii="Times New Roman" w:eastAsia="宋体" w:hAnsi="Times New Roman" w:cs="Times New Roman" w:hint="eastAsia"/>
          <w:spacing w:val="-2"/>
          <w:sz w:val="22"/>
          <w:szCs w:val="22"/>
        </w:rPr>
        <w:t>ʊ</w:t>
      </w:r>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hint="eastAsia"/>
          <w:spacing w:val="-2"/>
          <w:sz w:val="22"/>
          <w:szCs w:val="22"/>
        </w:rPr>
        <w:t>h</w:t>
      </w:r>
      <w:r w:rsidRPr="00E002D6">
        <w:rPr>
          <w:rFonts w:ascii="Cambria" w:eastAsia="宋体" w:hAnsi="Cambria" w:cs="Cambria"/>
          <w:spacing w:val="-2"/>
          <w:sz w:val="22"/>
          <w:szCs w:val="22"/>
        </w:rPr>
        <w:t>ɑ</w:t>
      </w:r>
      <w:r w:rsidRPr="00E002D6">
        <w:rPr>
          <w:rFonts w:ascii="Times New Roman" w:eastAsia="宋体" w:hAnsi="Times New Roman" w:cs="Times New Roman" w:hint="eastAsia"/>
          <w:spacing w:val="-2"/>
          <w:sz w:val="22"/>
          <w:szCs w:val="22"/>
        </w:rPr>
        <w:t>rt</w:t>
      </w:r>
      <w:proofErr w:type="spellEnd"/>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Cambria" w:eastAsia="宋体" w:hAnsi="Cambria" w:cs="Cambria"/>
          <w:b/>
          <w:bCs/>
          <w:spacing w:val="-1"/>
          <w:sz w:val="22"/>
          <w:szCs w:val="22"/>
        </w:rPr>
        <w:t xml:space="preserve"> </w:t>
      </w:r>
      <w:r w:rsidRPr="00E002D6">
        <w:rPr>
          <w:rFonts w:ascii="Cambria" w:eastAsia="Times New Roman" w:hAnsi="Cambria" w:cs="Cambria"/>
          <w:spacing w:val="-2"/>
          <w:sz w:val="22"/>
          <w:szCs w:val="22"/>
        </w:rPr>
        <w:t>[</w:t>
      </w:r>
      <w:proofErr w:type="spellStart"/>
      <w:r w:rsidRPr="00E002D6">
        <w:rPr>
          <w:rFonts w:ascii="Cambria" w:eastAsia="宋体" w:hAnsi="Cambria" w:cs="Cambria"/>
          <w:spacing w:val="-2"/>
          <w:sz w:val="22"/>
          <w:szCs w:val="22"/>
        </w:rPr>
        <w:t>hæv</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nəʊ</w:t>
      </w:r>
      <w:proofErr w:type="spellEnd"/>
      <w:r w:rsidRPr="00E002D6">
        <w:rPr>
          <w:rFonts w:ascii="Cambria" w:eastAsia="宋体" w:hAnsi="Cambria" w:cs="Cambria"/>
          <w:spacing w:val="-2"/>
          <w:sz w:val="22"/>
          <w:szCs w:val="22"/>
        </w:rPr>
        <w:t xml:space="preserve"> </w:t>
      </w:r>
      <w:proofErr w:type="spellStart"/>
      <w:proofErr w:type="gramStart"/>
      <w:r w:rsidRPr="00E002D6">
        <w:rPr>
          <w:rFonts w:ascii="Cambria" w:eastAsia="宋体" w:hAnsi="Cambria" w:cs="Cambria"/>
          <w:spacing w:val="-2"/>
          <w:sz w:val="22"/>
          <w:szCs w:val="22"/>
        </w:rPr>
        <w:t>hɑːrt</w:t>
      </w:r>
      <w:proofErr w:type="spellEnd"/>
      <w:r w:rsidRPr="00E002D6">
        <w:rPr>
          <w:rFonts w:ascii="Cambria" w:eastAsia="Times New Roman" w:hAnsi="Cambria" w:cs="Cambria"/>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Times New Roman" w:hAnsi="Times New Roman" w:cs="Times New Roman" w:hint="eastAsia"/>
          <w:spacing w:val="-2"/>
          <w:sz w:val="22"/>
          <w:szCs w:val="22"/>
        </w:rPr>
        <w:t>铁石心肠</w:t>
      </w:r>
      <w:proofErr w:type="gramEnd"/>
      <w:r w:rsidRPr="00E002D6">
        <w:rPr>
          <w:rFonts w:ascii="Times New Roman" w:eastAsia="Times New Roman" w:hAnsi="Times New Roman" w:cs="Times New Roman" w:hint="eastAsia"/>
          <w:spacing w:val="-2"/>
          <w:sz w:val="22"/>
          <w:szCs w:val="22"/>
        </w:rPr>
        <w:t>；没有同情心</w:t>
      </w:r>
      <w:proofErr w:type="spellEnd"/>
    </w:p>
    <w:p w14:paraId="4E621197" w14:textId="77777777" w:rsidR="00792C08" w:rsidRPr="00E002D6" w:rsidRDefault="00000000">
      <w:pPr>
        <w:spacing w:line="400" w:lineRule="exact"/>
        <w:ind w:firstLineChars="200" w:firstLine="432"/>
        <w:rPr>
          <w:rFonts w:ascii="Times New Roman" w:eastAsia="宋体" w:hAnsi="Times New Roman" w:cs="Times New Roman"/>
          <w:spacing w:val="-1"/>
          <w:sz w:val="22"/>
          <w:szCs w:val="22"/>
        </w:rPr>
      </w:pPr>
      <w:r w:rsidRPr="00E002D6">
        <w:rPr>
          <w:rFonts w:ascii="Times New Roman" w:eastAsia="Times New Roman" w:hAnsi="Times New Roman" w:cs="Times New Roman" w:hint="eastAsia"/>
          <w:spacing w:val="-2"/>
          <w:sz w:val="22"/>
          <w:szCs w:val="22"/>
        </w:rPr>
        <w:t xml:space="preserve">    </w:t>
      </w:r>
    </w:p>
    <w:p w14:paraId="2349A9F2"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5C096574"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本节课复习三种名词性从句以及了解</w:t>
      </w:r>
      <w:r w:rsidRPr="00E002D6">
        <w:rPr>
          <w:rFonts w:ascii="Times New Roman" w:hAnsi="Times New Roman" w:hint="eastAsia"/>
          <w:color w:val="FDD860" w:themeColor="accent3" w:themeTint="99"/>
          <w:sz w:val="24"/>
        </w:rPr>
        <w:t>what</w:t>
      </w:r>
      <w:r w:rsidRPr="00E002D6">
        <w:rPr>
          <w:rFonts w:ascii="Times New Roman" w:hAnsi="Times New Roman" w:hint="eastAsia"/>
          <w:color w:val="FDD860" w:themeColor="accent3" w:themeTint="99"/>
          <w:sz w:val="24"/>
        </w:rPr>
        <w:t>作复合关系代词的用法。</w:t>
      </w:r>
    </w:p>
    <w:p w14:paraId="6F860A59"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三种名词性从句</w:t>
      </w:r>
    </w:p>
    <w:p w14:paraId="0447F82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名词性从句的意思就是，整个句子是名词性的，而且是从句。我们都知道名词可以</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语和宾语，但有时候我们需要一件事</w:t>
      </w:r>
      <w:proofErr w:type="gramStart"/>
      <w:r w:rsidRPr="00E002D6">
        <w:rPr>
          <w:rFonts w:ascii="Times New Roman" w:hAnsi="Times New Roman" w:hint="eastAsia"/>
          <w:sz w:val="24"/>
        </w:rPr>
        <w:t>作主语或者</w:t>
      </w:r>
      <w:proofErr w:type="gramEnd"/>
      <w:r w:rsidRPr="00E002D6">
        <w:rPr>
          <w:rFonts w:ascii="Times New Roman" w:hAnsi="Times New Roman" w:hint="eastAsia"/>
          <w:sz w:val="24"/>
        </w:rPr>
        <w:t>宾语，但是我们又不能直接用这个句子充当主语或者宾语，这时必须对句子进行适当的变化，变化之后形成名词性从句，这样整个句子就可以当作名词来使用了，比如：</w:t>
      </w:r>
    </w:p>
    <w:p w14:paraId="5808123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    Kelly is married.</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简单句</w:t>
      </w:r>
      <w:r w:rsidRPr="00E002D6">
        <w:rPr>
          <w:rFonts w:ascii="Times New Roman" w:hAnsi="Times New Roman" w:hint="eastAsia"/>
          <w:sz w:val="24"/>
        </w:rPr>
        <w:t>1</w:t>
      </w:r>
    </w:p>
    <w:p w14:paraId="48B083B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    Tom doesn</w:t>
      </w:r>
      <w:r w:rsidRPr="00E002D6">
        <w:rPr>
          <w:rFonts w:ascii="Times New Roman" w:hAnsi="Times New Roman"/>
          <w:sz w:val="24"/>
        </w:rPr>
        <w:t>’</w:t>
      </w:r>
      <w:r w:rsidRPr="00E002D6">
        <w:rPr>
          <w:rFonts w:ascii="Times New Roman" w:hAnsi="Times New Roman" w:hint="eastAsia"/>
          <w:sz w:val="24"/>
        </w:rPr>
        <w:t>t know it.</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lang w:eastAsia="zh"/>
        </w:rPr>
        <w:t xml:space="preserve">    </w:t>
      </w:r>
      <w:r w:rsidRPr="00E002D6">
        <w:rPr>
          <w:rFonts w:ascii="Times New Roman" w:hAnsi="Times New Roman" w:hint="eastAsia"/>
          <w:sz w:val="24"/>
        </w:rPr>
        <w:t>简单句</w:t>
      </w:r>
      <w:r w:rsidRPr="00E002D6">
        <w:rPr>
          <w:rFonts w:ascii="Times New Roman" w:hAnsi="Times New Roman" w:hint="eastAsia"/>
          <w:sz w:val="24"/>
        </w:rPr>
        <w:t>2</w:t>
      </w:r>
    </w:p>
    <w:p w14:paraId="36BA610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lastRenderedPageBreak/>
        <w:t>①</w:t>
      </w:r>
      <w:r w:rsidRPr="00E002D6">
        <w:rPr>
          <w:rFonts w:ascii="Times New Roman" w:hAnsi="Times New Roman" w:hint="eastAsia"/>
          <w:sz w:val="24"/>
        </w:rPr>
        <w:t>Tom doesn</w:t>
      </w:r>
      <w:proofErr w:type="gramStart"/>
      <w:r w:rsidRPr="00E002D6">
        <w:rPr>
          <w:rFonts w:ascii="Times New Roman" w:hAnsi="Times New Roman"/>
          <w:sz w:val="24"/>
        </w:rPr>
        <w:t>’</w:t>
      </w:r>
      <w:proofErr w:type="gramEnd"/>
      <w:r w:rsidRPr="00E002D6">
        <w:rPr>
          <w:rFonts w:ascii="Times New Roman" w:hAnsi="Times New Roman" w:hint="eastAsia"/>
          <w:sz w:val="24"/>
        </w:rPr>
        <w:t xml:space="preserve">t know that Kelly is married.   </w:t>
      </w:r>
      <w:r w:rsidRPr="00E002D6">
        <w:rPr>
          <w:rFonts w:ascii="Times New Roman" w:hAnsi="Times New Roman" w:hint="eastAsia"/>
          <w:sz w:val="24"/>
        </w:rPr>
        <w:t>复合句，句中有一个从句。</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t xml:space="preserve">     </w:t>
      </w:r>
      <w:r w:rsidRPr="00E002D6">
        <w:rPr>
          <w:rFonts w:ascii="Times New Roman" w:hAnsi="Times New Roman" w:hint="eastAsia"/>
          <w:sz w:val="24"/>
        </w:rPr>
        <w:t>名词性从句</w:t>
      </w:r>
    </w:p>
    <w:p w14:paraId="2729C11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这里的</w:t>
      </w:r>
      <w:r w:rsidRPr="00E002D6">
        <w:rPr>
          <w:rFonts w:ascii="Times New Roman" w:hAnsi="Times New Roman" w:hint="eastAsia"/>
          <w:sz w:val="24"/>
        </w:rPr>
        <w:t>that Kelly is married</w:t>
      </w:r>
      <w:r w:rsidRPr="00E002D6">
        <w:rPr>
          <w:rFonts w:ascii="Times New Roman" w:hAnsi="Times New Roman" w:hint="eastAsia"/>
          <w:sz w:val="24"/>
        </w:rPr>
        <w:t>就是</w:t>
      </w:r>
      <w:r w:rsidRPr="00E002D6">
        <w:rPr>
          <w:rFonts w:ascii="Times New Roman" w:hAnsi="Times New Roman" w:hint="eastAsia"/>
          <w:sz w:val="24"/>
        </w:rPr>
        <w:t>know</w:t>
      </w:r>
      <w:r w:rsidRPr="00E002D6">
        <w:rPr>
          <w:rFonts w:ascii="Times New Roman" w:hAnsi="Times New Roman" w:hint="eastAsia"/>
          <w:sz w:val="24"/>
        </w:rPr>
        <w:t>的宾语，像简单句</w:t>
      </w:r>
      <w:r w:rsidRPr="00E002D6">
        <w:rPr>
          <w:rFonts w:ascii="Times New Roman" w:hAnsi="Times New Roman" w:hint="eastAsia"/>
          <w:sz w:val="24"/>
        </w:rPr>
        <w:t>2</w:t>
      </w:r>
      <w:r w:rsidRPr="00E002D6">
        <w:rPr>
          <w:rFonts w:ascii="Times New Roman" w:hAnsi="Times New Roman" w:hint="eastAsia"/>
          <w:sz w:val="24"/>
        </w:rPr>
        <w:t>中的</w:t>
      </w:r>
      <w:r w:rsidRPr="00E002D6">
        <w:rPr>
          <w:rFonts w:ascii="Times New Roman" w:hAnsi="Times New Roman" w:hint="eastAsia"/>
          <w:sz w:val="24"/>
        </w:rPr>
        <w:t>it</w:t>
      </w:r>
      <w:r w:rsidRPr="00E002D6">
        <w:rPr>
          <w:rFonts w:ascii="Times New Roman" w:hAnsi="Times New Roman" w:hint="eastAsia"/>
          <w:sz w:val="24"/>
        </w:rPr>
        <w:t>一样，是名词性的，我们把这样的从句</w:t>
      </w:r>
      <w:proofErr w:type="gramStart"/>
      <w:r w:rsidRPr="00E002D6">
        <w:rPr>
          <w:rFonts w:ascii="Times New Roman" w:hAnsi="Times New Roman" w:hint="eastAsia"/>
          <w:sz w:val="24"/>
        </w:rPr>
        <w:t>叫作</w:t>
      </w:r>
      <w:proofErr w:type="gramEnd"/>
      <w:r w:rsidRPr="00E002D6">
        <w:rPr>
          <w:rFonts w:ascii="Times New Roman" w:hAnsi="Times New Roman" w:hint="eastAsia"/>
          <w:sz w:val="24"/>
        </w:rPr>
        <w:t>名词性从句。显然名词性从句可以</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语、表语、动词的宾语和介词的宾语。</w:t>
      </w:r>
    </w:p>
    <w:p w14:paraId="07E2080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例子：</w:t>
      </w:r>
    </w:p>
    <w:p w14:paraId="055B62A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What your name is doesn’t matter to me.    </w:t>
      </w:r>
      <w:r w:rsidRPr="00E002D6">
        <w:rPr>
          <w:rFonts w:ascii="Times New Roman" w:hAnsi="Times New Roman"/>
          <w:sz w:val="24"/>
        </w:rPr>
        <w:t>名词性从句</w:t>
      </w:r>
      <w:proofErr w:type="gramStart"/>
      <w:r w:rsidRPr="00E002D6">
        <w:rPr>
          <w:rFonts w:ascii="Times New Roman" w:hAnsi="Times New Roman"/>
          <w:sz w:val="24"/>
        </w:rPr>
        <w:t>作主</w:t>
      </w:r>
      <w:proofErr w:type="gramEnd"/>
      <w:r w:rsidRPr="00E002D6">
        <w:rPr>
          <w:rFonts w:ascii="Times New Roman" w:hAnsi="Times New Roman"/>
          <w:sz w:val="24"/>
        </w:rPr>
        <w:t>语</w:t>
      </w:r>
    </w:p>
    <w:p w14:paraId="1DE4F75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The question is where Vicky will go.    </w:t>
      </w:r>
      <w:r w:rsidRPr="00E002D6">
        <w:rPr>
          <w:rFonts w:ascii="Times New Roman" w:hAnsi="Times New Roman"/>
          <w:sz w:val="24"/>
        </w:rPr>
        <w:t>名词性从句作表语</w:t>
      </w:r>
    </w:p>
    <w:p w14:paraId="73F1877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I don’t know why Vicky likes kids.    </w:t>
      </w:r>
      <w:r w:rsidRPr="00E002D6">
        <w:rPr>
          <w:rFonts w:ascii="Times New Roman" w:hAnsi="Times New Roman"/>
          <w:sz w:val="24"/>
        </w:rPr>
        <w:t>名词性从句作动词的宾语</w:t>
      </w:r>
    </w:p>
    <w:p w14:paraId="13E5D4C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We are talking about where Vicky will go. </w:t>
      </w:r>
      <w:r w:rsidRPr="00E002D6">
        <w:rPr>
          <w:rFonts w:ascii="Times New Roman" w:hAnsi="Times New Roman"/>
          <w:sz w:val="24"/>
        </w:rPr>
        <w:t>名词性从句作介词的宾语</w:t>
      </w:r>
    </w:p>
    <w:p w14:paraId="73212205"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2. what</w:t>
      </w:r>
      <w:r w:rsidRPr="00E002D6">
        <w:rPr>
          <w:rFonts w:ascii="Times New Roman" w:hAnsi="Times New Roman" w:hint="eastAsia"/>
          <w:sz w:val="24"/>
        </w:rPr>
        <w:t>作复合关系代词</w:t>
      </w:r>
    </w:p>
    <w:p w14:paraId="5923157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名词性从句就是把一个句子变成</w:t>
      </w:r>
      <w:r w:rsidRPr="00E002D6">
        <w:rPr>
          <w:rFonts w:ascii="Times New Roman" w:hAnsi="Times New Roman"/>
          <w:sz w:val="24"/>
        </w:rPr>
        <w:t>“</w:t>
      </w:r>
      <w:r w:rsidRPr="00E002D6">
        <w:rPr>
          <w:rFonts w:ascii="Times New Roman" w:hAnsi="Times New Roman"/>
          <w:sz w:val="24"/>
        </w:rPr>
        <w:t>名词</w:t>
      </w:r>
      <w:r w:rsidRPr="00E002D6">
        <w:rPr>
          <w:rFonts w:ascii="Times New Roman" w:hAnsi="Times New Roman"/>
          <w:sz w:val="24"/>
        </w:rPr>
        <w:t>”</w:t>
      </w:r>
      <w:r w:rsidRPr="00E002D6">
        <w:rPr>
          <w:rFonts w:ascii="Times New Roman" w:hAnsi="Times New Roman"/>
          <w:sz w:val="24"/>
        </w:rPr>
        <w:t>，用</w:t>
      </w:r>
      <w:proofErr w:type="gramStart"/>
      <w:r w:rsidRPr="00E002D6">
        <w:rPr>
          <w:rFonts w:ascii="Times New Roman" w:hAnsi="Times New Roman"/>
          <w:sz w:val="24"/>
        </w:rPr>
        <w:t>来作</w:t>
      </w:r>
      <w:proofErr w:type="gramEnd"/>
      <w:r w:rsidRPr="00E002D6">
        <w:rPr>
          <w:rFonts w:ascii="Times New Roman" w:hAnsi="Times New Roman"/>
          <w:sz w:val="24"/>
        </w:rPr>
        <w:t>主语、宾语、表语等，普通的名词性从句用</w:t>
      </w:r>
      <w:r w:rsidRPr="00E002D6">
        <w:rPr>
          <w:rFonts w:ascii="Times New Roman" w:hAnsi="Times New Roman"/>
          <w:sz w:val="24"/>
        </w:rPr>
        <w:t>that</w:t>
      </w:r>
      <w:r w:rsidRPr="00E002D6">
        <w:rPr>
          <w:rFonts w:ascii="Times New Roman" w:hAnsi="Times New Roman"/>
          <w:sz w:val="24"/>
        </w:rPr>
        <w:t>、</w:t>
      </w:r>
      <w:r w:rsidRPr="00E002D6">
        <w:rPr>
          <w:rFonts w:ascii="Times New Roman" w:hAnsi="Times New Roman"/>
          <w:sz w:val="24"/>
        </w:rPr>
        <w:t>whether</w:t>
      </w:r>
      <w:r w:rsidRPr="00E002D6">
        <w:rPr>
          <w:rFonts w:ascii="Times New Roman" w:hAnsi="Times New Roman"/>
          <w:sz w:val="24"/>
        </w:rPr>
        <w:t>、</w:t>
      </w:r>
      <w:r w:rsidRPr="00E002D6">
        <w:rPr>
          <w:rFonts w:ascii="Times New Roman" w:hAnsi="Times New Roman"/>
          <w:sz w:val="24"/>
        </w:rPr>
        <w:t>when</w:t>
      </w:r>
      <w:r w:rsidRPr="00E002D6">
        <w:rPr>
          <w:rFonts w:ascii="Times New Roman" w:hAnsi="Times New Roman"/>
          <w:sz w:val="24"/>
        </w:rPr>
        <w:t>、</w:t>
      </w:r>
      <w:r w:rsidRPr="00E002D6">
        <w:rPr>
          <w:rFonts w:ascii="Times New Roman" w:hAnsi="Times New Roman"/>
          <w:sz w:val="24"/>
        </w:rPr>
        <w:t>where</w:t>
      </w:r>
      <w:r w:rsidRPr="00E002D6">
        <w:rPr>
          <w:rFonts w:ascii="Times New Roman" w:hAnsi="Times New Roman"/>
          <w:sz w:val="24"/>
        </w:rPr>
        <w:t>、</w:t>
      </w:r>
      <w:r w:rsidRPr="00E002D6">
        <w:rPr>
          <w:rFonts w:ascii="Times New Roman" w:hAnsi="Times New Roman"/>
          <w:sz w:val="24"/>
        </w:rPr>
        <w:t>why</w:t>
      </w:r>
      <w:r w:rsidRPr="00E002D6">
        <w:rPr>
          <w:rFonts w:ascii="Times New Roman" w:hAnsi="Times New Roman"/>
          <w:sz w:val="24"/>
        </w:rPr>
        <w:t>、</w:t>
      </w:r>
      <w:r w:rsidRPr="00E002D6">
        <w:rPr>
          <w:rFonts w:ascii="Times New Roman" w:hAnsi="Times New Roman"/>
          <w:sz w:val="24"/>
        </w:rPr>
        <w:t>how</w:t>
      </w:r>
      <w:r w:rsidRPr="00E002D6">
        <w:rPr>
          <w:rFonts w:ascii="Times New Roman" w:hAnsi="Times New Roman"/>
          <w:sz w:val="24"/>
        </w:rPr>
        <w:t>引导，而还有一种特殊情况，当我们想表达</w:t>
      </w:r>
      <w:r w:rsidRPr="00E002D6">
        <w:rPr>
          <w:rFonts w:ascii="Times New Roman" w:hAnsi="Times New Roman"/>
          <w:sz w:val="24"/>
        </w:rPr>
        <w:t>“</w:t>
      </w:r>
      <w:r w:rsidRPr="00E002D6">
        <w:rPr>
          <w:rFonts w:ascii="Times New Roman" w:hAnsi="Times New Roman" w:hint="eastAsia"/>
          <w:sz w:val="24"/>
          <w:lang w:eastAsia="zh"/>
        </w:rPr>
        <w:t>……</w:t>
      </w:r>
      <w:r w:rsidRPr="00E002D6">
        <w:rPr>
          <w:rFonts w:ascii="Times New Roman" w:hAnsi="Times New Roman"/>
          <w:sz w:val="24"/>
        </w:rPr>
        <w:t>的东西</w:t>
      </w:r>
      <w:r w:rsidRPr="00E002D6">
        <w:rPr>
          <w:rFonts w:ascii="Times New Roman" w:hAnsi="Times New Roman"/>
          <w:sz w:val="24"/>
        </w:rPr>
        <w:t>/</w:t>
      </w:r>
      <w:r w:rsidRPr="00E002D6">
        <w:rPr>
          <w:rFonts w:ascii="Times New Roman" w:hAnsi="Times New Roman" w:hint="eastAsia"/>
          <w:sz w:val="24"/>
          <w:lang w:eastAsia="zh"/>
        </w:rPr>
        <w:t>……</w:t>
      </w:r>
      <w:r w:rsidRPr="00E002D6">
        <w:rPr>
          <w:rFonts w:ascii="Times New Roman" w:hAnsi="Times New Roman"/>
          <w:sz w:val="24"/>
        </w:rPr>
        <w:t>的事情</w:t>
      </w:r>
      <w:r w:rsidRPr="00E002D6">
        <w:rPr>
          <w:rFonts w:ascii="Times New Roman" w:hAnsi="Times New Roman"/>
          <w:sz w:val="24"/>
        </w:rPr>
        <w:t>”</w:t>
      </w:r>
      <w:r w:rsidRPr="00E002D6">
        <w:rPr>
          <w:rFonts w:ascii="Times New Roman" w:hAnsi="Times New Roman"/>
          <w:sz w:val="24"/>
        </w:rPr>
        <w:t>时，就会用到</w:t>
      </w:r>
      <w:r w:rsidRPr="00E002D6">
        <w:rPr>
          <w:rFonts w:ascii="Times New Roman" w:hAnsi="Times New Roman"/>
          <w:sz w:val="24"/>
        </w:rPr>
        <w:t>what</w:t>
      </w:r>
      <w:r w:rsidRPr="00E002D6">
        <w:rPr>
          <w:rFonts w:ascii="Times New Roman" w:hAnsi="Times New Roman"/>
          <w:sz w:val="24"/>
        </w:rPr>
        <w:t>这个复合关系代词，这里的</w:t>
      </w:r>
      <w:r w:rsidRPr="00E002D6">
        <w:rPr>
          <w:rFonts w:ascii="Times New Roman" w:hAnsi="Times New Roman"/>
          <w:sz w:val="24"/>
        </w:rPr>
        <w:t>what</w:t>
      </w:r>
      <w:r w:rsidRPr="00E002D6">
        <w:rPr>
          <w:rFonts w:ascii="Times New Roman" w:hAnsi="Times New Roman"/>
          <w:sz w:val="24"/>
        </w:rPr>
        <w:t>并不是</w:t>
      </w:r>
      <w:r w:rsidRPr="00E002D6">
        <w:rPr>
          <w:rFonts w:ascii="Times New Roman" w:hAnsi="Times New Roman"/>
          <w:sz w:val="24"/>
        </w:rPr>
        <w:t>“</w:t>
      </w:r>
      <w:r w:rsidRPr="00E002D6">
        <w:rPr>
          <w:rFonts w:ascii="Times New Roman" w:hAnsi="Times New Roman"/>
          <w:sz w:val="24"/>
        </w:rPr>
        <w:t>什么</w:t>
      </w:r>
      <w:r w:rsidRPr="00E002D6">
        <w:rPr>
          <w:rFonts w:ascii="Times New Roman" w:hAnsi="Times New Roman"/>
          <w:sz w:val="24"/>
        </w:rPr>
        <w:t>”</w:t>
      </w:r>
      <w:r w:rsidRPr="00E002D6">
        <w:rPr>
          <w:rFonts w:ascii="Times New Roman" w:hAnsi="Times New Roman"/>
          <w:sz w:val="24"/>
        </w:rPr>
        <w:t>的疑问含义，而是相当于</w:t>
      </w:r>
      <w:r w:rsidRPr="00E002D6">
        <w:rPr>
          <w:rFonts w:ascii="Times New Roman" w:hAnsi="Times New Roman"/>
          <w:sz w:val="24"/>
        </w:rPr>
        <w:t>“the thing(s) that”</w:t>
      </w:r>
      <w:r w:rsidRPr="00E002D6">
        <w:rPr>
          <w:rFonts w:ascii="Times New Roman" w:hAnsi="Times New Roman"/>
          <w:sz w:val="24"/>
        </w:rPr>
        <w:t>，也就是说，</w:t>
      </w:r>
      <w:r w:rsidRPr="00E002D6">
        <w:rPr>
          <w:rFonts w:ascii="Times New Roman" w:hAnsi="Times New Roman"/>
          <w:sz w:val="24"/>
        </w:rPr>
        <w:t>what</w:t>
      </w:r>
      <w:r w:rsidRPr="00E002D6">
        <w:rPr>
          <w:rFonts w:ascii="Times New Roman" w:hAnsi="Times New Roman"/>
          <w:sz w:val="24"/>
        </w:rPr>
        <w:t>本身就包含了先行词和关系代词，把</w:t>
      </w:r>
      <w:r w:rsidRPr="00E002D6">
        <w:rPr>
          <w:rFonts w:ascii="Times New Roman" w:hAnsi="Times New Roman"/>
          <w:sz w:val="24"/>
        </w:rPr>
        <w:t>“</w:t>
      </w:r>
      <w:r w:rsidRPr="00E002D6">
        <w:rPr>
          <w:rFonts w:ascii="Times New Roman" w:hAnsi="Times New Roman"/>
          <w:sz w:val="24"/>
        </w:rPr>
        <w:t>事情</w:t>
      </w:r>
      <w:r w:rsidRPr="00E002D6">
        <w:rPr>
          <w:rFonts w:ascii="Times New Roman" w:hAnsi="Times New Roman"/>
          <w:sz w:val="24"/>
        </w:rPr>
        <w:t>”</w:t>
      </w:r>
      <w:r w:rsidRPr="00E002D6">
        <w:rPr>
          <w:rFonts w:ascii="Times New Roman" w:hAnsi="Times New Roman"/>
          <w:sz w:val="24"/>
        </w:rPr>
        <w:t>和</w:t>
      </w:r>
      <w:r w:rsidRPr="00E002D6">
        <w:rPr>
          <w:rFonts w:ascii="Times New Roman" w:hAnsi="Times New Roman"/>
          <w:sz w:val="24"/>
        </w:rPr>
        <w:t>“</w:t>
      </w:r>
      <w:r w:rsidRPr="00E002D6">
        <w:rPr>
          <w:rFonts w:ascii="Times New Roman" w:hAnsi="Times New Roman"/>
          <w:sz w:val="24"/>
        </w:rPr>
        <w:t>引导从句</w:t>
      </w:r>
      <w:r w:rsidRPr="00E002D6">
        <w:rPr>
          <w:rFonts w:ascii="Times New Roman" w:hAnsi="Times New Roman"/>
          <w:sz w:val="24"/>
        </w:rPr>
        <w:t>”</w:t>
      </w:r>
      <w:r w:rsidRPr="00E002D6">
        <w:rPr>
          <w:rFonts w:ascii="Times New Roman" w:hAnsi="Times New Roman"/>
          <w:sz w:val="24"/>
        </w:rPr>
        <w:t>合二为一，所以才被称为复合关系代词。</w:t>
      </w:r>
    </w:p>
    <w:p w14:paraId="31FAAB8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比如</w:t>
      </w:r>
      <w:r w:rsidRPr="00E002D6">
        <w:rPr>
          <w:rFonts w:ascii="Times New Roman" w:hAnsi="Times New Roman" w:hint="eastAsia"/>
          <w:sz w:val="24"/>
        </w:rPr>
        <w:t>：</w:t>
      </w:r>
    </w:p>
    <w:p w14:paraId="7893303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简单句</w:t>
      </w:r>
      <w:r w:rsidRPr="00E002D6">
        <w:rPr>
          <w:rFonts w:ascii="Times New Roman" w:hAnsi="Times New Roman"/>
          <w:sz w:val="24"/>
        </w:rPr>
        <w:t>1</w:t>
      </w:r>
      <w:r w:rsidRPr="00E002D6">
        <w:rPr>
          <w:rFonts w:ascii="Times New Roman" w:hAnsi="Times New Roman" w:hint="eastAsia"/>
          <w:sz w:val="24"/>
        </w:rPr>
        <w:t>：</w:t>
      </w:r>
      <w:r w:rsidRPr="00E002D6">
        <w:rPr>
          <w:rFonts w:ascii="Times New Roman" w:hAnsi="Times New Roman"/>
          <w:sz w:val="24"/>
        </w:rPr>
        <w:t>I need something</w:t>
      </w:r>
      <w:r w:rsidRPr="00E002D6">
        <w:rPr>
          <w:rFonts w:ascii="Times New Roman" w:hAnsi="Times New Roman" w:hint="eastAsia"/>
          <w:sz w:val="24"/>
        </w:rPr>
        <w:t xml:space="preserve">. </w:t>
      </w:r>
      <w:r w:rsidRPr="00E002D6">
        <w:rPr>
          <w:rFonts w:ascii="Times New Roman" w:hAnsi="Times New Roman" w:hint="eastAsia"/>
          <w:sz w:val="24"/>
        </w:rPr>
        <w:t>我需要某物。</w:t>
      </w:r>
    </w:p>
    <w:p w14:paraId="41AD5D1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简单句</w:t>
      </w:r>
      <w:r w:rsidRPr="00E002D6">
        <w:rPr>
          <w:rFonts w:ascii="Times New Roman" w:hAnsi="Times New Roman"/>
          <w:sz w:val="24"/>
        </w:rPr>
        <w:t>2</w:t>
      </w:r>
      <w:r w:rsidRPr="00E002D6">
        <w:rPr>
          <w:rFonts w:ascii="Times New Roman" w:hAnsi="Times New Roman" w:hint="eastAsia"/>
          <w:sz w:val="24"/>
        </w:rPr>
        <w:t>：</w:t>
      </w:r>
      <w:r w:rsidRPr="00E002D6">
        <w:rPr>
          <w:rFonts w:ascii="Times New Roman" w:hAnsi="Times New Roman"/>
          <w:sz w:val="24"/>
        </w:rPr>
        <w:t>You gave me it</w:t>
      </w:r>
      <w:r w:rsidRPr="00E002D6">
        <w:rPr>
          <w:rFonts w:ascii="Times New Roman" w:hAnsi="Times New Roman" w:hint="eastAsia"/>
          <w:sz w:val="24"/>
        </w:rPr>
        <w:t xml:space="preserve">. </w:t>
      </w:r>
      <w:r w:rsidRPr="00E002D6">
        <w:rPr>
          <w:rFonts w:ascii="Times New Roman" w:hAnsi="Times New Roman" w:hint="eastAsia"/>
          <w:sz w:val="24"/>
        </w:rPr>
        <w:t>你把它给了我。</w:t>
      </w:r>
    </w:p>
    <w:p w14:paraId="32D9DEC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合并</w:t>
      </w:r>
      <w:r w:rsidRPr="00E002D6">
        <w:rPr>
          <w:rFonts w:ascii="Times New Roman" w:hAnsi="Times New Roman" w:hint="eastAsia"/>
          <w:sz w:val="24"/>
        </w:rPr>
        <w:t>：</w:t>
      </w:r>
      <w:r w:rsidRPr="00E002D6">
        <w:rPr>
          <w:rFonts w:ascii="Times New Roman" w:hAnsi="Times New Roman"/>
          <w:sz w:val="24"/>
        </w:rPr>
        <w:t>I need the thing that you gave me</w:t>
      </w:r>
      <w:r w:rsidRPr="00E002D6">
        <w:rPr>
          <w:rFonts w:ascii="Times New Roman" w:hAnsi="Times New Roman" w:hint="eastAsia"/>
          <w:sz w:val="24"/>
        </w:rPr>
        <w:t>.</w:t>
      </w:r>
    </w:p>
    <w:p w14:paraId="6B4354F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而用</w:t>
      </w:r>
      <w:r w:rsidRPr="00E002D6">
        <w:rPr>
          <w:rFonts w:ascii="Times New Roman" w:hAnsi="Times New Roman"/>
          <w:sz w:val="24"/>
        </w:rPr>
        <w:t>what</w:t>
      </w:r>
      <w:r w:rsidRPr="00E002D6">
        <w:rPr>
          <w:rFonts w:ascii="Times New Roman" w:hAnsi="Times New Roman"/>
          <w:sz w:val="24"/>
        </w:rPr>
        <w:t>替换</w:t>
      </w:r>
      <w:r w:rsidRPr="00E002D6">
        <w:rPr>
          <w:rFonts w:ascii="Times New Roman" w:hAnsi="Times New Roman"/>
          <w:sz w:val="24"/>
        </w:rPr>
        <w:t>the thing that</w:t>
      </w:r>
      <w:r w:rsidRPr="00E002D6">
        <w:rPr>
          <w:rFonts w:ascii="Times New Roman" w:hAnsi="Times New Roman" w:hint="eastAsia"/>
          <w:sz w:val="24"/>
        </w:rPr>
        <w:t>：</w:t>
      </w:r>
      <w:r w:rsidRPr="00E002D6">
        <w:rPr>
          <w:rFonts w:ascii="Times New Roman" w:hAnsi="Times New Roman"/>
          <w:sz w:val="24"/>
        </w:rPr>
        <w:t>I need what you gave me</w:t>
      </w:r>
      <w:r w:rsidRPr="00E002D6">
        <w:rPr>
          <w:rFonts w:ascii="Times New Roman" w:hAnsi="Times New Roman" w:hint="eastAsia"/>
          <w:sz w:val="24"/>
        </w:rPr>
        <w:t>.</w:t>
      </w:r>
    </w:p>
    <w:p w14:paraId="111EC90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这里的</w:t>
      </w:r>
      <w:r w:rsidRPr="00E002D6">
        <w:rPr>
          <w:rFonts w:ascii="Times New Roman" w:hAnsi="Times New Roman"/>
          <w:sz w:val="24"/>
        </w:rPr>
        <w:t>“what you gave me”</w:t>
      </w:r>
      <w:r w:rsidRPr="00E002D6">
        <w:rPr>
          <w:rFonts w:ascii="Times New Roman" w:hAnsi="Times New Roman"/>
          <w:sz w:val="24"/>
        </w:rPr>
        <w:t>就是一个名词性从句，作用就像简单句里的</w:t>
      </w:r>
      <w:r w:rsidRPr="00E002D6">
        <w:rPr>
          <w:rFonts w:ascii="Times New Roman" w:hAnsi="Times New Roman"/>
          <w:sz w:val="24"/>
        </w:rPr>
        <w:t>something</w:t>
      </w:r>
      <w:r w:rsidRPr="00E002D6">
        <w:rPr>
          <w:rFonts w:ascii="Times New Roman" w:hAnsi="Times New Roman"/>
          <w:sz w:val="24"/>
        </w:rPr>
        <w:t>或</w:t>
      </w:r>
      <w:r w:rsidRPr="00E002D6">
        <w:rPr>
          <w:rFonts w:ascii="Times New Roman" w:hAnsi="Times New Roman"/>
          <w:sz w:val="24"/>
        </w:rPr>
        <w:t>it</w:t>
      </w:r>
      <w:r w:rsidRPr="00E002D6">
        <w:rPr>
          <w:rFonts w:ascii="Times New Roman" w:hAnsi="Times New Roman"/>
          <w:sz w:val="24"/>
        </w:rPr>
        <w:t>，是名词性的，作</w:t>
      </w:r>
      <w:r w:rsidRPr="00E002D6">
        <w:rPr>
          <w:rFonts w:ascii="Times New Roman" w:hAnsi="Times New Roman"/>
          <w:sz w:val="24"/>
        </w:rPr>
        <w:t>need</w:t>
      </w:r>
      <w:r w:rsidRPr="00E002D6">
        <w:rPr>
          <w:rFonts w:ascii="Times New Roman" w:hAnsi="Times New Roman"/>
          <w:sz w:val="24"/>
        </w:rPr>
        <w:t>的宾语。</w:t>
      </w:r>
    </w:p>
    <w:p w14:paraId="6512771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和普通名词性从句一样，</w:t>
      </w:r>
      <w:r w:rsidRPr="00E002D6">
        <w:rPr>
          <w:rFonts w:ascii="Times New Roman" w:hAnsi="Times New Roman"/>
          <w:sz w:val="24"/>
        </w:rPr>
        <w:t>what</w:t>
      </w:r>
      <w:r w:rsidRPr="00E002D6">
        <w:rPr>
          <w:rFonts w:ascii="Times New Roman" w:hAnsi="Times New Roman"/>
          <w:sz w:val="24"/>
        </w:rPr>
        <w:t>引导的名词性从句也可以</w:t>
      </w:r>
      <w:proofErr w:type="gramStart"/>
      <w:r w:rsidRPr="00E002D6">
        <w:rPr>
          <w:rFonts w:ascii="Times New Roman" w:hAnsi="Times New Roman"/>
          <w:sz w:val="24"/>
        </w:rPr>
        <w:t>作主</w:t>
      </w:r>
      <w:proofErr w:type="gramEnd"/>
      <w:r w:rsidRPr="00E002D6">
        <w:rPr>
          <w:rFonts w:ascii="Times New Roman" w:hAnsi="Times New Roman"/>
          <w:sz w:val="24"/>
        </w:rPr>
        <w:t>语、表语、动词宾语和介词宾语</w:t>
      </w:r>
      <w:r w:rsidRPr="00E002D6">
        <w:rPr>
          <w:rFonts w:ascii="Times New Roman" w:hAnsi="Times New Roman" w:hint="eastAsia"/>
          <w:sz w:val="24"/>
        </w:rPr>
        <w:t>。</w:t>
      </w:r>
    </w:p>
    <w:p w14:paraId="106FA8F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What he said surprised me</w:t>
      </w:r>
      <w:r w:rsidRPr="00E002D6">
        <w:rPr>
          <w:rFonts w:ascii="Times New Roman" w:hAnsi="Times New Roman" w:hint="eastAsia"/>
          <w:sz w:val="24"/>
        </w:rPr>
        <w:t xml:space="preserve">. = </w:t>
      </w:r>
      <w:r w:rsidRPr="00E002D6">
        <w:rPr>
          <w:rFonts w:ascii="Times New Roman" w:hAnsi="Times New Roman"/>
          <w:sz w:val="24"/>
        </w:rPr>
        <w:t>He said something</w:t>
      </w:r>
      <w:r w:rsidRPr="00E002D6">
        <w:rPr>
          <w:rFonts w:ascii="Times New Roman" w:hAnsi="Times New Roman" w:hint="eastAsia"/>
          <w:sz w:val="24"/>
        </w:rPr>
        <w:t xml:space="preserve">. + </w:t>
      </w:r>
      <w:r w:rsidRPr="00E002D6">
        <w:rPr>
          <w:rFonts w:ascii="Times New Roman" w:hAnsi="Times New Roman"/>
          <w:sz w:val="24"/>
        </w:rPr>
        <w:t>It surprised me</w:t>
      </w:r>
      <w:r w:rsidRPr="00E002D6">
        <w:rPr>
          <w:rFonts w:ascii="Times New Roman" w:hAnsi="Times New Roman" w:hint="eastAsia"/>
          <w:sz w:val="24"/>
        </w:rPr>
        <w:t xml:space="preserve">. </w:t>
      </w:r>
      <w:proofErr w:type="gramStart"/>
      <w:r w:rsidRPr="00E002D6">
        <w:rPr>
          <w:rFonts w:ascii="Times New Roman" w:hAnsi="Times New Roman"/>
          <w:sz w:val="24"/>
        </w:rPr>
        <w:t>作主</w:t>
      </w:r>
      <w:proofErr w:type="gramEnd"/>
      <w:r w:rsidRPr="00E002D6">
        <w:rPr>
          <w:rFonts w:ascii="Times New Roman" w:hAnsi="Times New Roman"/>
          <w:sz w:val="24"/>
        </w:rPr>
        <w:t>语</w:t>
      </w:r>
    </w:p>
    <w:p w14:paraId="26B2C08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He is what we call a hero</w:t>
      </w:r>
      <w:r w:rsidRPr="00E002D6">
        <w:rPr>
          <w:rFonts w:ascii="Times New Roman" w:hAnsi="Times New Roman" w:hint="eastAsia"/>
          <w:sz w:val="24"/>
        </w:rPr>
        <w:t xml:space="preserve">. = </w:t>
      </w:r>
      <w:r w:rsidRPr="00E002D6">
        <w:rPr>
          <w:rFonts w:ascii="Times New Roman" w:hAnsi="Times New Roman"/>
          <w:sz w:val="24"/>
        </w:rPr>
        <w:t>He is something</w:t>
      </w:r>
      <w:r w:rsidRPr="00E002D6">
        <w:rPr>
          <w:rFonts w:ascii="Times New Roman" w:hAnsi="Times New Roman" w:hint="eastAsia"/>
          <w:sz w:val="24"/>
        </w:rPr>
        <w:t xml:space="preserve">. + </w:t>
      </w:r>
      <w:r w:rsidRPr="00E002D6">
        <w:rPr>
          <w:rFonts w:ascii="Times New Roman" w:hAnsi="Times New Roman"/>
          <w:sz w:val="24"/>
        </w:rPr>
        <w:t>We call him a hero</w:t>
      </w:r>
      <w:r w:rsidRPr="00E002D6">
        <w:rPr>
          <w:rFonts w:ascii="Times New Roman" w:hAnsi="Times New Roman" w:hint="eastAsia"/>
          <w:sz w:val="24"/>
        </w:rPr>
        <w:t xml:space="preserve">. </w:t>
      </w:r>
      <w:r w:rsidRPr="00E002D6">
        <w:rPr>
          <w:rFonts w:ascii="Times New Roman" w:hAnsi="Times New Roman"/>
          <w:sz w:val="24"/>
        </w:rPr>
        <w:t>作表语</w:t>
      </w:r>
    </w:p>
    <w:p w14:paraId="329029D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don’t know what he means</w:t>
      </w:r>
      <w:r w:rsidRPr="00E002D6">
        <w:rPr>
          <w:rFonts w:ascii="Times New Roman" w:hAnsi="Times New Roman" w:hint="eastAsia"/>
          <w:sz w:val="24"/>
        </w:rPr>
        <w:t xml:space="preserve">. = </w:t>
      </w:r>
      <w:r w:rsidRPr="00E002D6">
        <w:rPr>
          <w:rFonts w:ascii="Times New Roman" w:hAnsi="Times New Roman"/>
          <w:sz w:val="24"/>
        </w:rPr>
        <w:t>I don’t know something</w:t>
      </w:r>
      <w:r w:rsidRPr="00E002D6">
        <w:rPr>
          <w:rFonts w:ascii="Times New Roman" w:hAnsi="Times New Roman" w:hint="eastAsia"/>
          <w:sz w:val="24"/>
        </w:rPr>
        <w:t xml:space="preserve">. + </w:t>
      </w:r>
      <w:r w:rsidRPr="00E002D6">
        <w:rPr>
          <w:rFonts w:ascii="Times New Roman" w:hAnsi="Times New Roman"/>
          <w:sz w:val="24"/>
        </w:rPr>
        <w:t>He means it</w:t>
      </w:r>
      <w:r w:rsidRPr="00E002D6">
        <w:rPr>
          <w:rFonts w:ascii="Times New Roman" w:hAnsi="Times New Roman" w:hint="eastAsia"/>
          <w:sz w:val="24"/>
        </w:rPr>
        <w:t xml:space="preserve">. </w:t>
      </w:r>
      <w:r w:rsidRPr="00E002D6">
        <w:rPr>
          <w:rFonts w:ascii="Times New Roman" w:hAnsi="Times New Roman"/>
          <w:sz w:val="24"/>
        </w:rPr>
        <w:t>作宾语</w:t>
      </w:r>
    </w:p>
    <w:p w14:paraId="5FA13B06"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We are talking about what he did</w:t>
      </w:r>
      <w:r w:rsidRPr="00E002D6">
        <w:rPr>
          <w:rFonts w:ascii="Times New Roman" w:hAnsi="Times New Roman" w:hint="eastAsia"/>
          <w:sz w:val="24"/>
        </w:rPr>
        <w:t xml:space="preserve">. = </w:t>
      </w:r>
      <w:r w:rsidRPr="00E002D6">
        <w:rPr>
          <w:rFonts w:ascii="Times New Roman" w:hAnsi="Times New Roman"/>
          <w:sz w:val="24"/>
        </w:rPr>
        <w:t>We are talking about something</w:t>
      </w:r>
      <w:r w:rsidRPr="00E002D6">
        <w:rPr>
          <w:rFonts w:ascii="Times New Roman" w:hAnsi="Times New Roman" w:hint="eastAsia"/>
          <w:sz w:val="24"/>
        </w:rPr>
        <w:t xml:space="preserve">. + </w:t>
      </w:r>
      <w:r w:rsidRPr="00E002D6">
        <w:rPr>
          <w:rFonts w:ascii="Times New Roman" w:hAnsi="Times New Roman"/>
          <w:sz w:val="24"/>
        </w:rPr>
        <w:t>He did it</w:t>
      </w:r>
      <w:r w:rsidRPr="00E002D6">
        <w:rPr>
          <w:rFonts w:ascii="Times New Roman" w:hAnsi="Times New Roman" w:hint="eastAsia"/>
          <w:sz w:val="24"/>
        </w:rPr>
        <w:t xml:space="preserve">. </w:t>
      </w:r>
      <w:r w:rsidRPr="00E002D6">
        <w:rPr>
          <w:rFonts w:ascii="Times New Roman" w:hAnsi="Times New Roman"/>
          <w:sz w:val="24"/>
        </w:rPr>
        <w:lastRenderedPageBreak/>
        <w:t>作介词宾语</w:t>
      </w:r>
    </w:p>
    <w:p w14:paraId="476237EF" w14:textId="77777777" w:rsidR="00792C08" w:rsidRPr="00E002D6" w:rsidRDefault="00792C08">
      <w:pPr>
        <w:spacing w:line="360" w:lineRule="auto"/>
        <w:ind w:leftChars="228" w:left="479"/>
        <w:rPr>
          <w:rFonts w:ascii="Times New Roman" w:hAnsi="Times New Roman"/>
          <w:sz w:val="24"/>
        </w:rPr>
      </w:pPr>
    </w:p>
    <w:p w14:paraId="1E08B51A" w14:textId="77777777" w:rsidR="00792C08" w:rsidRPr="00E002D6" w:rsidRDefault="00792C08">
      <w:pPr>
        <w:spacing w:line="400" w:lineRule="exact"/>
        <w:rPr>
          <w:rFonts w:ascii="Times New Roman" w:hAnsi="Times New Roman" w:cs="Times New Roman"/>
          <w:b/>
          <w:bCs/>
          <w:i/>
          <w:iCs/>
          <w:sz w:val="32"/>
          <w:szCs w:val="40"/>
        </w:rPr>
      </w:pPr>
    </w:p>
    <w:p w14:paraId="4F1861CA" w14:textId="77777777" w:rsidR="00792C08" w:rsidRPr="00E002D6" w:rsidRDefault="00792C08">
      <w:pPr>
        <w:spacing w:line="400" w:lineRule="exact"/>
        <w:rPr>
          <w:rFonts w:ascii="Times New Roman" w:hAnsi="Times New Roman" w:cs="Times New Roman"/>
          <w:b/>
          <w:bCs/>
          <w:i/>
          <w:iCs/>
          <w:sz w:val="32"/>
          <w:szCs w:val="40"/>
        </w:rPr>
      </w:pPr>
    </w:p>
    <w:p w14:paraId="756C56D3" w14:textId="77777777" w:rsidR="00792C08" w:rsidRPr="00E002D6" w:rsidRDefault="00000000">
      <w:pPr>
        <w:spacing w:line="400" w:lineRule="exact"/>
        <w:rPr>
          <w:rFonts w:ascii="Times New Roman" w:eastAsia="宋体"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584BD1B0" w14:textId="77777777" w:rsidR="00792C08" w:rsidRPr="00E002D6" w:rsidRDefault="00792C08">
      <w:pPr>
        <w:spacing w:line="400" w:lineRule="exact"/>
        <w:rPr>
          <w:rFonts w:ascii="Times New Roman" w:hAnsi="Times New Roman" w:cs="Times New Roman"/>
          <w:b/>
          <w:bCs/>
          <w:i/>
          <w:iCs/>
          <w:sz w:val="32"/>
          <w:szCs w:val="40"/>
        </w:rPr>
      </w:pPr>
    </w:p>
    <w:p w14:paraId="6FB842A6"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找出句中的名词性从句，并标注类型（主语从句</w:t>
      </w:r>
      <w:r w:rsidRPr="00E002D6">
        <w:rPr>
          <w:rFonts w:ascii="Times New Roman" w:eastAsia="宋体" w:hAnsi="Times New Roman" w:cs="Times New Roman" w:hint="eastAsia"/>
          <w:spacing w:val="-1"/>
          <w:sz w:val="24"/>
          <w:szCs w:val="24"/>
          <w:lang w:eastAsia="zh-CN"/>
        </w:rPr>
        <w:t xml:space="preserve"> / </w:t>
      </w:r>
      <w:r w:rsidRPr="00E002D6">
        <w:rPr>
          <w:rFonts w:ascii="Times New Roman" w:eastAsia="宋体" w:hAnsi="Times New Roman" w:cs="Times New Roman" w:hint="eastAsia"/>
          <w:spacing w:val="-1"/>
          <w:sz w:val="24"/>
          <w:szCs w:val="24"/>
          <w:lang w:eastAsia="zh-CN"/>
        </w:rPr>
        <w:t>宾语从句</w:t>
      </w:r>
      <w:r w:rsidRPr="00E002D6">
        <w:rPr>
          <w:rFonts w:ascii="Times New Roman" w:eastAsia="宋体" w:hAnsi="Times New Roman" w:cs="Times New Roman" w:hint="eastAsia"/>
          <w:spacing w:val="-1"/>
          <w:sz w:val="24"/>
          <w:szCs w:val="24"/>
          <w:lang w:eastAsia="zh-CN"/>
        </w:rPr>
        <w:t xml:space="preserve"> / </w:t>
      </w:r>
      <w:r w:rsidRPr="00E002D6">
        <w:rPr>
          <w:rFonts w:ascii="Times New Roman" w:eastAsia="宋体" w:hAnsi="Times New Roman" w:cs="Times New Roman" w:hint="eastAsia"/>
          <w:spacing w:val="-1"/>
          <w:sz w:val="24"/>
          <w:szCs w:val="24"/>
          <w:lang w:eastAsia="zh-CN"/>
        </w:rPr>
        <w:t>表语从句）</w:t>
      </w:r>
    </w:p>
    <w:p w14:paraId="0AE1C1DC"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That life is </w:t>
      </w:r>
      <w:proofErr w:type="gramStart"/>
      <w:r w:rsidRPr="00E002D6">
        <w:rPr>
          <w:rFonts w:ascii="Times New Roman" w:eastAsia="宋体" w:hAnsi="Times New Roman" w:cs="Times New Roman"/>
          <w:spacing w:val="-1"/>
          <w:sz w:val="24"/>
        </w:rPr>
        <w:t>valuable</w:t>
      </w:r>
      <w:proofErr w:type="gramEnd"/>
      <w:r w:rsidRPr="00E002D6">
        <w:rPr>
          <w:rFonts w:ascii="Times New Roman" w:eastAsia="宋体" w:hAnsi="Times New Roman" w:cs="Times New Roman"/>
          <w:spacing w:val="-1"/>
          <w:sz w:val="24"/>
        </w:rPr>
        <w:t xml:space="preserve"> is known to everyone.</w:t>
      </w:r>
    </w:p>
    <w:p w14:paraId="11D6C99A"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believe that the government should show mercy to the poor.</w:t>
      </w:r>
    </w:p>
    <w:p w14:paraId="7800C0A7"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he said is not realistic at all.</w:t>
      </w:r>
    </w:p>
    <w:p w14:paraId="4FEBD136"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problem is whether we should allow people to suffer in vain.</w:t>
      </w:r>
    </w:p>
    <w:p w14:paraId="24C5D8EA"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Nobody can deny that everyone has dignity.</w:t>
      </w:r>
    </w:p>
    <w:p w14:paraId="551F49BF"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wonder what makes people choose to end their lives painlessly.</w:t>
      </w:r>
    </w:p>
    <w:p w14:paraId="2C5CFBD4"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His argument is that it is immoral to take others’ lives.</w:t>
      </w:r>
    </w:p>
    <w:p w14:paraId="0635CCE2"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That he showed mercy surprised all of us.</w:t>
      </w:r>
    </w:p>
    <w:p w14:paraId="5901BDE9"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don’t understand what he really means.</w:t>
      </w:r>
    </w:p>
    <w:p w14:paraId="32DF7C3F" w14:textId="77777777" w:rsidR="00792C08" w:rsidRPr="00E002D6" w:rsidRDefault="00000000">
      <w:pPr>
        <w:numPr>
          <w:ilvl w:val="0"/>
          <w:numId w:val="1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fact is that no one is an exception to the law.</w:t>
      </w:r>
    </w:p>
    <w:p w14:paraId="42AE463E" w14:textId="77777777" w:rsidR="00792C08" w:rsidRPr="00E002D6" w:rsidRDefault="00792C08">
      <w:pPr>
        <w:rPr>
          <w:rFonts w:ascii="Times New Roman" w:eastAsia="宋体" w:hAnsi="Times New Roman" w:cs="Times New Roman"/>
          <w:spacing w:val="-1"/>
          <w:sz w:val="24"/>
        </w:rPr>
      </w:pPr>
    </w:p>
    <w:p w14:paraId="32C98BB2"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7900F6F7"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众所周知，生命是珍贵的。（</w:t>
      </w:r>
      <w:r w:rsidRPr="00E002D6">
        <w:rPr>
          <w:rFonts w:ascii="Times New Roman" w:eastAsia="宋体" w:hAnsi="Times New Roman" w:cs="Times New Roman"/>
          <w:spacing w:val="-1"/>
          <w:sz w:val="24"/>
        </w:rPr>
        <w:t>precious; known</w:t>
      </w:r>
      <w:r w:rsidRPr="00E002D6">
        <w:rPr>
          <w:rFonts w:ascii="Times New Roman" w:eastAsia="宋体" w:hAnsi="Times New Roman" w:cs="Times New Roman" w:hint="eastAsia"/>
          <w:spacing w:val="-1"/>
          <w:sz w:val="24"/>
          <w:lang w:eastAsia="zh"/>
        </w:rPr>
        <w:t>）</w:t>
      </w:r>
    </w:p>
    <w:p w14:paraId="350F50A0"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我们都明白仁慈是一种美德。（</w:t>
      </w:r>
      <w:r w:rsidRPr="00E002D6">
        <w:rPr>
          <w:rFonts w:ascii="Times New Roman" w:eastAsia="宋体" w:hAnsi="Times New Roman" w:cs="Times New Roman"/>
          <w:spacing w:val="-1"/>
          <w:sz w:val="24"/>
        </w:rPr>
        <w:t>mercy; virtue</w:t>
      </w:r>
      <w:r w:rsidRPr="00E002D6">
        <w:rPr>
          <w:rFonts w:ascii="Times New Roman" w:eastAsia="宋体" w:hAnsi="Times New Roman" w:cs="Times New Roman" w:hint="eastAsia"/>
          <w:spacing w:val="-1"/>
          <w:sz w:val="24"/>
          <w:lang w:eastAsia="zh"/>
        </w:rPr>
        <w:t>）</w:t>
      </w:r>
    </w:p>
    <w:p w14:paraId="2794DD5F"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政府是否允许这种行为引起了激烈争论。（</w:t>
      </w:r>
      <w:r w:rsidRPr="00E002D6">
        <w:rPr>
          <w:rFonts w:ascii="Times New Roman" w:eastAsia="宋体" w:hAnsi="Times New Roman" w:cs="Times New Roman"/>
          <w:spacing w:val="-1"/>
          <w:sz w:val="24"/>
        </w:rPr>
        <w:t>allow; behavior; heated</w:t>
      </w:r>
      <w:r w:rsidRPr="00E002D6">
        <w:rPr>
          <w:rFonts w:ascii="Times New Roman" w:eastAsia="宋体" w:hAnsi="Times New Roman" w:cs="Times New Roman" w:hint="eastAsia"/>
          <w:spacing w:val="-1"/>
          <w:sz w:val="24"/>
          <w:lang w:eastAsia="zh"/>
        </w:rPr>
        <w:t>）</w:t>
      </w:r>
    </w:p>
    <w:p w14:paraId="14FD57C9"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很多人认为不道德的事不该被容忍。（</w:t>
      </w:r>
      <w:r w:rsidRPr="00E002D6">
        <w:rPr>
          <w:rFonts w:ascii="Times New Roman" w:eastAsia="宋体" w:hAnsi="Times New Roman" w:cs="Times New Roman"/>
          <w:spacing w:val="-1"/>
          <w:sz w:val="24"/>
        </w:rPr>
        <w:t>immoral; tolerate</w:t>
      </w:r>
      <w:r w:rsidRPr="00E002D6">
        <w:rPr>
          <w:rFonts w:ascii="Times New Roman" w:eastAsia="宋体" w:hAnsi="Times New Roman" w:cs="Times New Roman" w:hint="eastAsia"/>
          <w:spacing w:val="-1"/>
          <w:sz w:val="24"/>
          <w:lang w:eastAsia="zh"/>
        </w:rPr>
        <w:t>）</w:t>
      </w:r>
    </w:p>
    <w:p w14:paraId="561D7E6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我想知道什么才能真正维护人的尊严。（</w:t>
      </w:r>
      <w:r w:rsidRPr="00E002D6">
        <w:rPr>
          <w:rFonts w:ascii="Times New Roman" w:eastAsia="宋体" w:hAnsi="Times New Roman" w:cs="Times New Roman"/>
          <w:spacing w:val="-1"/>
          <w:sz w:val="24"/>
        </w:rPr>
        <w:t>dignity; maintain</w:t>
      </w:r>
      <w:r w:rsidRPr="00E002D6">
        <w:rPr>
          <w:rFonts w:ascii="Times New Roman" w:eastAsia="宋体" w:hAnsi="Times New Roman" w:cs="Times New Roman" w:hint="eastAsia"/>
          <w:spacing w:val="-1"/>
          <w:sz w:val="24"/>
          <w:lang w:eastAsia="zh"/>
        </w:rPr>
        <w:t>）</w:t>
      </w:r>
    </w:p>
    <w:p w14:paraId="44881595"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你所说的话缺乏现实的思考。（</w:t>
      </w:r>
      <w:r w:rsidRPr="00E002D6">
        <w:rPr>
          <w:rFonts w:ascii="Times New Roman" w:eastAsia="宋体" w:hAnsi="Times New Roman" w:cs="Times New Roman"/>
          <w:spacing w:val="-1"/>
          <w:sz w:val="24"/>
        </w:rPr>
        <w:t>lack; realistic</w:t>
      </w:r>
      <w:r w:rsidRPr="00E002D6">
        <w:rPr>
          <w:rFonts w:ascii="Times New Roman" w:eastAsia="宋体" w:hAnsi="Times New Roman" w:cs="Times New Roman" w:hint="eastAsia"/>
          <w:spacing w:val="-1"/>
          <w:sz w:val="24"/>
          <w:lang w:eastAsia="zh"/>
        </w:rPr>
        <w:t>）</w:t>
      </w:r>
    </w:p>
    <w:p w14:paraId="33B0C3E1"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没有人能否认</w:t>
      </w:r>
      <w:r w:rsidRPr="00E002D6">
        <w:rPr>
          <w:rFonts w:ascii="Times New Roman" w:eastAsia="宋体" w:hAnsi="Times New Roman" w:cs="Times New Roman" w:hint="eastAsia"/>
          <w:spacing w:val="-1"/>
          <w:sz w:val="24"/>
        </w:rPr>
        <w:t>人们在生活中受苦</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deny; suffer</w:t>
      </w:r>
      <w:r w:rsidRPr="00E002D6">
        <w:rPr>
          <w:rFonts w:ascii="Times New Roman" w:eastAsia="宋体" w:hAnsi="Times New Roman" w:cs="Times New Roman" w:hint="eastAsia"/>
          <w:spacing w:val="-1"/>
          <w:sz w:val="24"/>
          <w:lang w:eastAsia="zh"/>
        </w:rPr>
        <w:t>）</w:t>
      </w:r>
    </w:p>
    <w:p w14:paraId="1F5764E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问题是我们如何理性地用大脑做出判断。（</w:t>
      </w:r>
      <w:r w:rsidRPr="00E002D6">
        <w:rPr>
          <w:rFonts w:ascii="Times New Roman" w:eastAsia="宋体" w:hAnsi="Times New Roman" w:cs="Times New Roman"/>
          <w:spacing w:val="-1"/>
          <w:sz w:val="24"/>
        </w:rPr>
        <w:t>reasonabl</w:t>
      </w:r>
      <w:r w:rsidRPr="00E002D6">
        <w:rPr>
          <w:rFonts w:ascii="Times New Roman" w:eastAsia="宋体" w:hAnsi="Times New Roman" w:cs="Times New Roman" w:hint="eastAsia"/>
          <w:spacing w:val="-1"/>
          <w:sz w:val="24"/>
        </w:rPr>
        <w:t>y</w:t>
      </w:r>
      <w:r w:rsidRPr="00E002D6">
        <w:rPr>
          <w:rFonts w:ascii="Times New Roman" w:eastAsia="宋体" w:hAnsi="Times New Roman" w:cs="Times New Roman"/>
          <w:spacing w:val="-1"/>
          <w:sz w:val="24"/>
        </w:rPr>
        <w:t>; judge</w:t>
      </w:r>
      <w:r w:rsidRPr="00E002D6">
        <w:rPr>
          <w:rFonts w:ascii="Times New Roman" w:eastAsia="宋体" w:hAnsi="Times New Roman" w:cs="Times New Roman" w:hint="eastAsia"/>
          <w:spacing w:val="-1"/>
          <w:sz w:val="24"/>
          <w:lang w:eastAsia="zh"/>
        </w:rPr>
        <w:t>）</w:t>
      </w:r>
    </w:p>
    <w:p w14:paraId="76C6EDC5"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⑨</w:t>
      </w:r>
      <w:r w:rsidRPr="00E002D6">
        <w:rPr>
          <w:rFonts w:ascii="Times New Roman" w:eastAsia="宋体" w:hAnsi="Times New Roman" w:cs="Times New Roman"/>
          <w:spacing w:val="-1"/>
          <w:sz w:val="24"/>
        </w:rPr>
        <w:t xml:space="preserve">　他坚持认为无痛苦地结束生命并非不道德</w:t>
      </w:r>
      <w:r w:rsidRPr="00E002D6">
        <w:rPr>
          <w:rFonts w:ascii="Times New Roman" w:eastAsia="宋体" w:hAnsi="Times New Roman" w:cs="Times New Roman" w:hint="eastAsia"/>
          <w:spacing w:val="-1"/>
          <w:sz w:val="24"/>
        </w:rPr>
        <w:t>的</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insist; painless; immoral</w:t>
      </w:r>
      <w:r w:rsidRPr="00E002D6">
        <w:rPr>
          <w:rFonts w:ascii="Times New Roman" w:eastAsia="宋体" w:hAnsi="Times New Roman" w:cs="Times New Roman" w:hint="eastAsia"/>
          <w:spacing w:val="-1"/>
          <w:sz w:val="24"/>
          <w:lang w:eastAsia="zh"/>
        </w:rPr>
        <w:t>）</w:t>
      </w:r>
    </w:p>
    <w:p w14:paraId="489CA86F"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⑩</w:t>
      </w:r>
      <w:r w:rsidRPr="00E002D6">
        <w:rPr>
          <w:rFonts w:ascii="Times New Roman" w:eastAsia="宋体" w:hAnsi="Times New Roman" w:cs="Times New Roman"/>
          <w:spacing w:val="-1"/>
          <w:sz w:val="24"/>
        </w:rPr>
        <w:t xml:space="preserve">　我们需要讨论什么是真正的仁慈。（</w:t>
      </w:r>
      <w:r w:rsidRPr="00E002D6">
        <w:rPr>
          <w:rFonts w:ascii="Times New Roman" w:eastAsia="宋体" w:hAnsi="Times New Roman" w:cs="Times New Roman"/>
          <w:spacing w:val="-1"/>
          <w:sz w:val="24"/>
        </w:rPr>
        <w:t>mercy</w:t>
      </w:r>
      <w:r w:rsidRPr="00E002D6">
        <w:rPr>
          <w:rFonts w:ascii="Times New Roman" w:eastAsia="宋体" w:hAnsi="Times New Roman" w:cs="Times New Roman" w:hint="eastAsia"/>
          <w:spacing w:val="-1"/>
          <w:sz w:val="24"/>
          <w:lang w:eastAsia="zh"/>
        </w:rPr>
        <w:t>）</w:t>
      </w:r>
    </w:p>
    <w:p w14:paraId="3CF68C8E" w14:textId="77777777" w:rsidR="00792C08" w:rsidRPr="00E002D6" w:rsidRDefault="00792C08">
      <w:pPr>
        <w:rPr>
          <w:rFonts w:ascii="Times New Roman" w:eastAsia="宋体" w:hAnsi="Times New Roman" w:cs="Times New Roman"/>
          <w:spacing w:val="-1"/>
          <w:sz w:val="24"/>
        </w:rPr>
      </w:pPr>
    </w:p>
    <w:p w14:paraId="597B0272" w14:textId="77777777" w:rsidR="00792C08" w:rsidRPr="00E002D6" w:rsidRDefault="00792C08">
      <w:pPr>
        <w:rPr>
          <w:rFonts w:ascii="Times New Roman" w:eastAsia="宋体" w:hAnsi="Times New Roman" w:cs="Times New Roman"/>
          <w:spacing w:val="-1"/>
          <w:sz w:val="24"/>
        </w:rPr>
      </w:pPr>
    </w:p>
    <w:p w14:paraId="5F19A79A"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w:t>
      </w:r>
      <w:r w:rsidRPr="00E002D6">
        <w:rPr>
          <w:rFonts w:ascii="Times New Roman" w:eastAsia="宋体" w:hAnsi="Times New Roman" w:cs="Times New Roman" w:hint="eastAsia"/>
          <w:spacing w:val="-1"/>
          <w:sz w:val="24"/>
        </w:rPr>
        <w:t>L5-L8</w:t>
      </w:r>
      <w:r w:rsidRPr="00E002D6">
        <w:rPr>
          <w:rFonts w:ascii="Times New Roman" w:eastAsia="宋体" w:hAnsi="Times New Roman" w:cs="Times New Roman" w:hint="eastAsia"/>
          <w:spacing w:val="-1"/>
          <w:sz w:val="24"/>
        </w:rPr>
        <w:t>中主系表结构的句子并把每个句子成分标注出来。</w:t>
      </w:r>
    </w:p>
    <w:p w14:paraId="763FB721" w14:textId="77777777" w:rsidR="00792C08" w:rsidRPr="00E002D6" w:rsidRDefault="00792C08">
      <w:pPr>
        <w:spacing w:line="400" w:lineRule="exact"/>
        <w:rPr>
          <w:rFonts w:ascii="Times New Roman" w:hAnsi="Times New Roman" w:cs="Times New Roman"/>
          <w:b/>
          <w:bCs/>
          <w:sz w:val="24"/>
        </w:rPr>
      </w:pPr>
    </w:p>
    <w:p w14:paraId="05615451" w14:textId="77777777" w:rsidR="00792C08" w:rsidRPr="00E002D6" w:rsidRDefault="00000000">
      <w:pPr>
        <w:spacing w:line="400" w:lineRule="exact"/>
        <w:rPr>
          <w:rFonts w:ascii="Times New Roman" w:hAnsi="Times New Roman" w:cs="Times New Roman"/>
          <w:b/>
          <w:bCs/>
          <w:sz w:val="24"/>
        </w:rPr>
      </w:pPr>
      <w:r w:rsidRPr="00E002D6">
        <w:rPr>
          <w:rFonts w:ascii="Times New Roman" w:hAnsi="Times New Roman" w:cs="Times New Roman"/>
          <w:b/>
          <w:bCs/>
          <w:sz w:val="24"/>
        </w:rPr>
        <w:br w:type="page"/>
      </w:r>
    </w:p>
    <w:p w14:paraId="01EC6D7D"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9-10</w:t>
      </w:r>
    </w:p>
    <w:p w14:paraId="66310184" w14:textId="77777777" w:rsidR="00792C08" w:rsidRPr="00E002D6" w:rsidRDefault="00000000">
      <w:pPr>
        <w:spacing w:line="400" w:lineRule="exact"/>
        <w:jc w:val="center"/>
        <w:rPr>
          <w:rFonts w:ascii="Cambria" w:hAnsi="Cambria" w:cs="Cambria"/>
          <w:sz w:val="22"/>
          <w:szCs w:val="22"/>
        </w:rPr>
      </w:pP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θɔtfəl</w:t>
      </w:r>
      <w:proofErr w:type="spellEnd"/>
      <w:r w:rsidRPr="00E002D6">
        <w:rPr>
          <w:rFonts w:ascii="Cambria" w:hAnsi="Cambria" w:cs="Cambria" w:hint="eastAsia"/>
          <w:sz w:val="22"/>
          <w:szCs w:val="22"/>
        </w:rPr>
        <w:t>/</w:t>
      </w:r>
    </w:p>
    <w:p w14:paraId="01140C23"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Be Thoughtful</w:t>
      </w:r>
    </w:p>
    <w:p w14:paraId="79224366" w14:textId="77777777" w:rsidR="00792C08" w:rsidRPr="00E002D6" w:rsidRDefault="00792C08">
      <w:pPr>
        <w:spacing w:line="400" w:lineRule="exact"/>
        <w:jc w:val="center"/>
        <w:rPr>
          <w:rFonts w:ascii="Times New Roman" w:hAnsi="Times New Roman" w:cs="Times New Roman"/>
          <w:b/>
          <w:bCs/>
          <w:sz w:val="36"/>
          <w:szCs w:val="44"/>
        </w:rPr>
      </w:pPr>
    </w:p>
    <w:p w14:paraId="32809219"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097199A2" w14:textId="77777777" w:rsidR="00792C08" w:rsidRPr="00E002D6" w:rsidRDefault="00000000">
      <w:pPr>
        <w:spacing w:line="400" w:lineRule="exact"/>
        <w:jc w:val="left"/>
        <w:rPr>
          <w:rFonts w:ascii="Cambria" w:hAnsi="Cambria" w:cs="Cambria"/>
          <w:b/>
          <w:bCs/>
          <w:i/>
          <w:iCs/>
          <w:sz w:val="22"/>
          <w:szCs w:val="28"/>
        </w:rPr>
      </w:pPr>
      <w:r w:rsidRPr="00E002D6">
        <w:rPr>
          <w:rFonts w:ascii="Cambria" w:hAnsi="Cambria" w:cs="Cambria"/>
          <w:b/>
          <w:bCs/>
          <w:i/>
          <w:iCs/>
          <w:sz w:val="22"/>
          <w:szCs w:val="28"/>
        </w:rPr>
        <w:t xml:space="preserve">               </w:t>
      </w:r>
      <w:r w:rsidRPr="00E002D6">
        <w:rPr>
          <w:rFonts w:ascii="Cambria" w:hAnsi="Cambria" w:cs="Cambria" w:hint="eastAsia"/>
          <w:b/>
          <w:bCs/>
          <w:i/>
          <w:iCs/>
          <w:sz w:val="22"/>
          <w:szCs w:val="28"/>
        </w:rPr>
        <w:t xml:space="preserve">       </w:t>
      </w:r>
      <w:r w:rsidRPr="00E002D6">
        <w:rPr>
          <w:rFonts w:ascii="Cambria" w:hAnsi="Cambria" w:cs="Cambria"/>
          <w:b/>
          <w:bCs/>
          <w:i/>
          <w:iCs/>
          <w:sz w:val="22"/>
          <w:szCs w:val="28"/>
        </w:rPr>
        <w:t xml:space="preserve"> </w:t>
      </w:r>
      <w:r w:rsidRPr="00E002D6">
        <w:rPr>
          <w:rFonts w:ascii="Cambria" w:hAnsi="Cambria" w:cs="Cambria"/>
          <w:sz w:val="22"/>
          <w:szCs w:val="28"/>
        </w:rPr>
        <w:t>/</w:t>
      </w:r>
      <w:r w:rsidRPr="00E002D6">
        <w:rPr>
          <w:rFonts w:ascii="Cambria" w:hAnsi="Cambria" w:cs="Cambria"/>
          <w:i/>
          <w:iCs/>
          <w:sz w:val="22"/>
          <w:szCs w:val="28"/>
        </w:rPr>
        <w:t>ˈ</w:t>
      </w:r>
      <w:proofErr w:type="spellStart"/>
      <w:r w:rsidRPr="00E002D6">
        <w:rPr>
          <w:rFonts w:ascii="Cambria" w:hAnsi="Cambria" w:cs="Cambria"/>
          <w:i/>
          <w:iCs/>
          <w:sz w:val="22"/>
          <w:szCs w:val="28"/>
        </w:rPr>
        <w:t>sɪmplɪ</w:t>
      </w:r>
      <w:proofErr w:type="spellEnd"/>
      <w:r w:rsidRPr="00E002D6">
        <w:rPr>
          <w:rFonts w:ascii="Cambria" w:hAnsi="Cambria" w:cs="Cambria" w:hint="eastAsia"/>
          <w:sz w:val="22"/>
          <w:szCs w:val="28"/>
        </w:rPr>
        <w:t>/</w:t>
      </w:r>
    </w:p>
    <w:p w14:paraId="661F997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Being thoughtful simply means thinking of others before yourself. </w:t>
      </w:r>
    </w:p>
    <w:p w14:paraId="654E69B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hæv</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ən</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ɪˈfekt</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ɒn</w:t>
      </w:r>
      <w:proofErr w:type="spellEnd"/>
      <w:r w:rsidRPr="00E002D6">
        <w:rPr>
          <w:rFonts w:ascii="Cambria" w:eastAsia="宋体" w:hAnsi="Cambria" w:cs="Cambria"/>
          <w:spacing w:val="-1"/>
          <w:sz w:val="22"/>
          <w:szCs w:val="22"/>
          <w:lang w:eastAsia="zh-CN"/>
        </w:rPr>
        <w:t>/</w:t>
      </w:r>
    </w:p>
    <w:p w14:paraId="0C3AF11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What you say or do will </w:t>
      </w:r>
      <w:proofErr w:type="gramStart"/>
      <w:r w:rsidRPr="00E002D6">
        <w:rPr>
          <w:rFonts w:ascii="Times New Roman" w:eastAsia="宋体" w:hAnsi="Times New Roman" w:cs="Times New Roman"/>
          <w:spacing w:val="-1"/>
          <w:sz w:val="28"/>
          <w:szCs w:val="28"/>
          <w:lang w:eastAsia="zh-CN"/>
        </w:rPr>
        <w:t>have an effect on</w:t>
      </w:r>
      <w:proofErr w:type="gramEnd"/>
      <w:r w:rsidRPr="00E002D6">
        <w:rPr>
          <w:rFonts w:ascii="Times New Roman" w:eastAsia="宋体" w:hAnsi="Times New Roman" w:cs="Times New Roman"/>
          <w:spacing w:val="-1"/>
          <w:sz w:val="28"/>
          <w:szCs w:val="28"/>
          <w:lang w:eastAsia="zh-CN"/>
        </w:rPr>
        <w:t xml:space="preserve"> others, so it is important that </w:t>
      </w:r>
    </w:p>
    <w:p w14:paraId="4C3EF39D"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əˈvɔɪd</w:t>
      </w:r>
      <w:proofErr w:type="spellEnd"/>
      <w:r w:rsidRPr="00E002D6">
        <w:rPr>
          <w:rFonts w:ascii="Cambria" w:eastAsia="宋体" w:hAnsi="Cambria" w:cs="Cambria" w:hint="eastAsia"/>
          <w:spacing w:val="-1"/>
          <w:sz w:val="22"/>
          <w:szCs w:val="22"/>
          <w:lang w:eastAsia="zh-CN"/>
        </w:rPr>
        <w:t>/</w:t>
      </w:r>
    </w:p>
    <w:p w14:paraId="2614B11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you think before you say or do anything. In this way, you can avoid </w:t>
      </w:r>
    </w:p>
    <w:p w14:paraId="02DA9E2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filɪŋ</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hint="eastAsia"/>
          <w:spacing w:val="-1"/>
          <w:sz w:val="22"/>
          <w:szCs w:val="22"/>
          <w:lang w:eastAsia="zh-CN"/>
        </w:rPr>
        <w:t>/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θɔtlɪs</w:t>
      </w:r>
      <w:proofErr w:type="spellEnd"/>
      <w:r w:rsidRPr="00E002D6">
        <w:rPr>
          <w:rFonts w:ascii="Cambria" w:eastAsia="宋体" w:hAnsi="Cambria" w:cs="Cambria" w:hint="eastAsia"/>
          <w:spacing w:val="-1"/>
          <w:sz w:val="22"/>
          <w:szCs w:val="22"/>
          <w:lang w:eastAsia="zh-CN"/>
        </w:rPr>
        <w:t>/          /</w:t>
      </w:r>
      <w:proofErr w:type="spellStart"/>
      <w:r w:rsidRPr="00E002D6">
        <w:rPr>
          <w:rFonts w:ascii="Cambria" w:eastAsia="宋体" w:hAnsi="Cambria" w:cs="Cambria"/>
          <w:i/>
          <w:iCs/>
          <w:spacing w:val="-1"/>
          <w:sz w:val="22"/>
          <w:szCs w:val="22"/>
          <w:lang w:eastAsia="zh-CN"/>
        </w:rPr>
        <w:t>rɪˈmɑrk</w:t>
      </w:r>
      <w:proofErr w:type="spellEnd"/>
      <w:r w:rsidRPr="00E002D6">
        <w:rPr>
          <w:rFonts w:ascii="Cambria" w:eastAsia="宋体" w:hAnsi="Cambria" w:cs="Cambria" w:hint="eastAsia"/>
          <w:spacing w:val="-1"/>
          <w:sz w:val="22"/>
          <w:szCs w:val="22"/>
          <w:lang w:eastAsia="zh-CN"/>
        </w:rPr>
        <w:t>/   /</w:t>
      </w:r>
      <w:proofErr w:type="spellStart"/>
      <w:r w:rsidRPr="00E002D6">
        <w:rPr>
          <w:rFonts w:ascii="Cambria" w:eastAsia="宋体" w:hAnsi="Cambria" w:cs="Cambria" w:hint="eastAsia"/>
          <w:i/>
          <w:iCs/>
          <w:spacing w:val="-1"/>
          <w:sz w:val="22"/>
          <w:szCs w:val="22"/>
          <w:lang w:eastAsia="zh-CN"/>
        </w:rPr>
        <w:t>sp</w:t>
      </w:r>
      <w:proofErr w:type="spellEnd"/>
      <w:r w:rsidRPr="00E002D6">
        <w:rPr>
          <w:rFonts w:ascii="Cambria" w:eastAsia="宋体" w:hAnsi="Cambria" w:cs="Cambria" w:hint="eastAsia"/>
          <w:i/>
          <w:iCs/>
          <w:spacing w:val="-1"/>
          <w:sz w:val="22"/>
          <w:szCs w:val="22"/>
          <w:lang w:eastAsia="zh-CN"/>
        </w:rPr>
        <w:t>ɔɪ</w:t>
      </w:r>
      <w:r w:rsidRPr="00E002D6">
        <w:rPr>
          <w:rFonts w:ascii="Cambria" w:eastAsia="宋体" w:hAnsi="Cambria" w:cs="Cambria" w:hint="eastAsia"/>
          <w:i/>
          <w:iCs/>
          <w:spacing w:val="-1"/>
          <w:sz w:val="22"/>
          <w:szCs w:val="22"/>
          <w:lang w:eastAsia="zh-CN"/>
        </w:rPr>
        <w:t>l</w:t>
      </w:r>
      <w:r w:rsidRPr="00E002D6">
        <w:rPr>
          <w:rFonts w:ascii="Cambria" w:eastAsia="宋体" w:hAnsi="Cambria" w:cs="Cambria" w:hint="eastAsia"/>
          <w:spacing w:val="-1"/>
          <w:sz w:val="22"/>
          <w:szCs w:val="22"/>
          <w:lang w:eastAsia="zh-CN"/>
        </w:rPr>
        <w:t>/</w:t>
      </w:r>
    </w:p>
    <w:p w14:paraId="17F19C4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hurting others’ feelings. Moreover, a thoughtless act or remark can spoil </w:t>
      </w:r>
    </w:p>
    <w:p w14:paraId="2B060BEB"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pɝfɪkt</w:t>
      </w:r>
      <w:proofErr w:type="spellEnd"/>
      <w:r w:rsidRPr="00E002D6">
        <w:rPr>
          <w:rFonts w:ascii="Cambria" w:eastAsia="宋体" w:hAnsi="Cambria" w:cs="Cambria" w:hint="eastAsia"/>
          <w:spacing w:val="-1"/>
          <w:sz w:val="22"/>
          <w:szCs w:val="22"/>
          <w:lang w:eastAsia="zh-CN"/>
        </w:rPr>
        <w:t>/ /</w:t>
      </w:r>
      <w:r w:rsidRPr="00E002D6">
        <w:rPr>
          <w:rFonts w:ascii="Cambria" w:eastAsia="宋体" w:hAnsi="Cambria" w:cs="Cambria" w:hint="eastAsia"/>
          <w:i/>
          <w:iCs/>
          <w:spacing w:val="-1"/>
          <w:sz w:val="22"/>
          <w:szCs w:val="22"/>
          <w:lang w:eastAsia="zh-CN"/>
        </w:rPr>
        <w:t>r</w:t>
      </w:r>
      <w:r w:rsidRPr="00E002D6">
        <w:rPr>
          <w:rFonts w:ascii="Cambria" w:eastAsia="宋体" w:hAnsi="Cambria" w:cs="Cambria" w:hint="eastAsia"/>
          <w:i/>
          <w:iCs/>
          <w:spacing w:val="-1"/>
          <w:sz w:val="22"/>
          <w:szCs w:val="22"/>
          <w:lang w:eastAsia="zh-CN"/>
        </w:rPr>
        <w:t>ɪˈ</w:t>
      </w:r>
      <w:r w:rsidRPr="00E002D6">
        <w:rPr>
          <w:rFonts w:ascii="Cambria" w:eastAsia="宋体" w:hAnsi="Cambria" w:cs="Cambria" w:hint="eastAsia"/>
          <w:i/>
          <w:iCs/>
          <w:spacing w:val="-1"/>
          <w:sz w:val="22"/>
          <w:szCs w:val="22"/>
          <w:lang w:eastAsia="zh-CN"/>
        </w:rPr>
        <w:t>le</w:t>
      </w:r>
      <w:r w:rsidRPr="00E002D6">
        <w:rPr>
          <w:rFonts w:ascii="Cambria" w:eastAsia="宋体" w:hAnsi="Cambria" w:cs="Cambria" w:hint="eastAsia"/>
          <w:i/>
          <w:iCs/>
          <w:spacing w:val="-1"/>
          <w:sz w:val="22"/>
          <w:szCs w:val="22"/>
          <w:lang w:eastAsia="zh-CN"/>
        </w:rPr>
        <w:t>ʃə</w:t>
      </w:r>
      <w:r w:rsidRPr="00E002D6">
        <w:rPr>
          <w:rFonts w:ascii="Cambria" w:eastAsia="宋体" w:hAnsi="Cambria" w:cs="Cambria" w:hint="eastAsia"/>
          <w:i/>
          <w:iCs/>
          <w:spacing w:val="-1"/>
          <w:sz w:val="22"/>
          <w:szCs w:val="22"/>
          <w:lang w:eastAsia="zh-CN"/>
        </w:rPr>
        <w:t>n</w:t>
      </w:r>
      <w:r w:rsidRPr="00E002D6">
        <w:rPr>
          <w:rFonts w:ascii="Cambria" w:eastAsia="宋体" w:hAnsi="Cambria" w:cs="Cambria"/>
          <w:i/>
          <w:iCs/>
          <w:spacing w:val="-1"/>
          <w:sz w:val="22"/>
          <w:szCs w:val="22"/>
          <w:lang w:eastAsia="zh-CN"/>
        </w:rPr>
        <w:t>ˌ</w:t>
      </w:r>
      <w:r w:rsidRPr="00E002D6">
        <w:rPr>
          <w:rFonts w:ascii="Cambria" w:eastAsia="宋体" w:hAnsi="Cambria" w:cs="Cambria" w:hint="eastAsia"/>
          <w:i/>
          <w:iCs/>
          <w:spacing w:val="-1"/>
          <w:sz w:val="22"/>
          <w:szCs w:val="22"/>
          <w:lang w:eastAsia="zh-CN"/>
        </w:rPr>
        <w:t>ʃɪ</w:t>
      </w:r>
      <w:r w:rsidRPr="00E002D6">
        <w:rPr>
          <w:rFonts w:ascii="Cambria" w:eastAsia="宋体" w:hAnsi="Cambria" w:cs="Cambria" w:hint="eastAsia"/>
          <w:i/>
          <w:iCs/>
          <w:spacing w:val="-1"/>
          <w:sz w:val="22"/>
          <w:szCs w:val="22"/>
          <w:lang w:eastAsia="zh-CN"/>
        </w:rPr>
        <w:t>p</w:t>
      </w:r>
      <w:r w:rsidRPr="00E002D6">
        <w:rPr>
          <w:rFonts w:ascii="Cambria" w:eastAsia="宋体" w:hAnsi="Cambria" w:cs="Cambria" w:hint="eastAsia"/>
          <w:spacing w:val="-1"/>
          <w:sz w:val="22"/>
          <w:szCs w:val="22"/>
          <w:lang w:eastAsia="zh-CN"/>
        </w:rPr>
        <w:t>/</w:t>
      </w:r>
    </w:p>
    <w:p w14:paraId="22040DF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 perfect relationship.</w:t>
      </w:r>
    </w:p>
    <w:p w14:paraId="10987D2C"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Remember these rules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If you don’t have anything nice to say, don’t </w:t>
      </w:r>
    </w:p>
    <w:p w14:paraId="4506BC8D"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hɝt</w:t>
      </w:r>
      <w:proofErr w:type="spellEnd"/>
      <w:r w:rsidRPr="00E002D6">
        <w:rPr>
          <w:rFonts w:ascii="Cambria" w:eastAsia="宋体" w:hAnsi="Cambria" w:cs="Cambria" w:hint="eastAsia"/>
          <w:spacing w:val="-1"/>
          <w:sz w:val="22"/>
          <w:szCs w:val="22"/>
          <w:lang w:eastAsia="zh-CN"/>
        </w:rPr>
        <w:t xml:space="preserve">/          </w:t>
      </w:r>
    </w:p>
    <w:p w14:paraId="2E7C569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say anything. Likewise, if you think what you do will hurt others, don’t do it. After all, what goes around comes around</w:t>
      </w:r>
      <w:r w:rsidRPr="00E002D6">
        <w:rPr>
          <w:rFonts w:ascii="Times New Roman" w:eastAsia="宋体" w:hAnsi="Times New Roman" w:cs="Times New Roman" w:hint="eastAsia"/>
          <w:spacing w:val="-1"/>
          <w:sz w:val="28"/>
          <w:szCs w:val="28"/>
          <w:lang w:eastAsia="zh-CN"/>
        </w:rPr>
        <w:t>.</w:t>
      </w:r>
    </w:p>
    <w:p w14:paraId="731207B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15BEC7CE"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Jane meets her old friend,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Fred.</w:t>
      </w:r>
      <w:r w:rsidRPr="00E002D6">
        <w:rPr>
          <w:rFonts w:ascii="Times New Roman" w:eastAsia="宋体" w:hAnsi="Times New Roman" w:cs="Times New Roman" w:hint="eastAsia"/>
          <w:spacing w:val="-1"/>
          <w:sz w:val="28"/>
          <w:szCs w:val="28"/>
          <w:lang w:eastAsia="zh-CN"/>
        </w:rPr>
        <w:t xml:space="preserve"> (J = Jane; F = Fred) </w:t>
      </w:r>
      <w:r w:rsidRPr="00E002D6">
        <w:rPr>
          <w:rFonts w:ascii="Times New Roman" w:eastAsia="宋体" w:hAnsi="Times New Roman" w:cs="Times New Roman"/>
          <w:spacing w:val="-1"/>
          <w:sz w:val="28"/>
          <w:szCs w:val="28"/>
          <w:lang w:eastAsia="zh-CN"/>
        </w:rPr>
        <w:br/>
        <w:t>J: Hi, Fred! How’s everything?</w:t>
      </w:r>
    </w:p>
    <w:p w14:paraId="5303F8E2" w14:textId="77777777" w:rsidR="00792C08" w:rsidRPr="00E002D6" w:rsidRDefault="00792C08">
      <w:pPr>
        <w:pStyle w:val="a3"/>
        <w:spacing w:line="400" w:lineRule="exact"/>
        <w:ind w:right="183" w:firstLineChars="1500" w:firstLine="3270"/>
        <w:jc w:val="left"/>
        <w:rPr>
          <w:rFonts w:ascii="Cambria" w:eastAsia="宋体" w:hAnsi="Cambria" w:cs="Cambria"/>
          <w:spacing w:val="-1"/>
          <w:sz w:val="22"/>
          <w:szCs w:val="22"/>
          <w:lang w:eastAsia="zh-CN"/>
        </w:rPr>
      </w:pPr>
    </w:p>
    <w:p w14:paraId="5A6FE824" w14:textId="77777777" w:rsidR="00792C08" w:rsidRPr="00E002D6" w:rsidRDefault="00000000">
      <w:pPr>
        <w:pStyle w:val="a3"/>
        <w:spacing w:line="400" w:lineRule="exact"/>
        <w:ind w:right="183" w:firstLineChars="1500" w:firstLine="3270"/>
        <w:jc w:val="left"/>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səˈpɔrtɪŋ</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 xml:space="preserve">F: Not so good, I’m afraid. Supporting a family is becoming </w:t>
      </w:r>
      <w:proofErr w:type="gramStart"/>
      <w:r w:rsidRPr="00E002D6">
        <w:rPr>
          <w:rFonts w:ascii="Times New Roman" w:eastAsia="宋体" w:hAnsi="Times New Roman" w:cs="Times New Roman"/>
          <w:spacing w:val="-1"/>
          <w:sz w:val="28"/>
          <w:szCs w:val="28"/>
          <w:lang w:eastAsia="zh-CN"/>
        </w:rPr>
        <w:t>more and more</w:t>
      </w:r>
      <w:proofErr w:type="gramEnd"/>
      <w:r w:rsidRPr="00E002D6">
        <w:rPr>
          <w:rFonts w:ascii="Times New Roman" w:eastAsia="宋体" w:hAnsi="Times New Roman" w:cs="Times New Roman"/>
          <w:spacing w:val="-1"/>
          <w:sz w:val="28"/>
          <w:szCs w:val="28"/>
          <w:lang w:eastAsia="zh-CN"/>
        </w:rPr>
        <w:t xml:space="preserve"> difficult these days.</w:t>
      </w:r>
      <w:r w:rsidRPr="00E002D6">
        <w:rPr>
          <w:rFonts w:ascii="Times New Roman" w:eastAsia="宋体" w:hAnsi="Times New Roman" w:cs="Times New Roman"/>
          <w:spacing w:val="-1"/>
          <w:sz w:val="28"/>
          <w:szCs w:val="28"/>
          <w:lang w:eastAsia="zh-CN"/>
        </w:rPr>
        <w:br/>
        <w:t xml:space="preserve">J: What you say can’t be </w:t>
      </w:r>
      <w:proofErr w:type="gramStart"/>
      <w:r w:rsidRPr="00E002D6">
        <w:rPr>
          <w:rFonts w:ascii="Times New Roman" w:eastAsia="宋体" w:hAnsi="Times New Roman" w:cs="Times New Roman"/>
          <w:spacing w:val="-1"/>
          <w:sz w:val="28"/>
          <w:szCs w:val="28"/>
          <w:lang w:eastAsia="zh-CN"/>
        </w:rPr>
        <w:t>more true</w:t>
      </w:r>
      <w:proofErr w:type="gramEnd"/>
      <w:r w:rsidRPr="00E002D6">
        <w:rPr>
          <w:rFonts w:ascii="Times New Roman" w:eastAsia="宋体" w:hAnsi="Times New Roman" w:cs="Times New Roman"/>
          <w:spacing w:val="-1"/>
          <w:sz w:val="28"/>
          <w:szCs w:val="28"/>
          <w:lang w:eastAsia="zh-CN"/>
        </w:rPr>
        <w:t xml:space="preserve">. Everything is so expensive. I can </w:t>
      </w:r>
    </w:p>
    <w:p w14:paraId="12299874" w14:textId="77777777" w:rsidR="00792C08" w:rsidRPr="00E002D6" w:rsidRDefault="00000000">
      <w:pPr>
        <w:pStyle w:val="a3"/>
        <w:spacing w:line="400" w:lineRule="exact"/>
        <w:ind w:right="183"/>
        <w:jc w:val="left"/>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hɑrdlɪ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hint="eastAsia"/>
          <w:spacing w:val="-1"/>
          <w:sz w:val="22"/>
          <w:szCs w:val="22"/>
          <w:lang w:eastAsia="zh-CN"/>
        </w:rPr>
        <w:t>mek</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spacing w:val="-1"/>
          <w:sz w:val="22"/>
          <w:szCs w:val="22"/>
          <w:lang w:eastAsia="zh-CN"/>
        </w:rPr>
        <w:t>ɛ</w:t>
      </w:r>
      <w:proofErr w:type="spellStart"/>
      <w:r w:rsidRPr="00E002D6">
        <w:rPr>
          <w:rFonts w:ascii="Cambria" w:eastAsia="宋体" w:hAnsi="Cambria" w:cs="Cambria" w:hint="eastAsia"/>
          <w:spacing w:val="-1"/>
          <w:sz w:val="22"/>
          <w:szCs w:val="22"/>
          <w:lang w:eastAsia="zh-CN"/>
        </w:rPr>
        <w:t>ndz</w:t>
      </w:r>
      <w:proofErr w:type="spellEnd"/>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hint="eastAsia"/>
          <w:spacing w:val="-1"/>
          <w:sz w:val="22"/>
          <w:szCs w:val="22"/>
          <w:lang w:eastAsia="zh-CN"/>
        </w:rPr>
        <w:t>mit</w:t>
      </w:r>
      <w:proofErr w:type="spellEnd"/>
      <w:r w:rsidRPr="00E002D6">
        <w:rPr>
          <w:rFonts w:ascii="Cambria" w:eastAsia="宋体" w:hAnsi="Cambria" w:cs="Cambria" w:hint="eastAsia"/>
          <w:spacing w:val="-1"/>
          <w:sz w:val="22"/>
          <w:szCs w:val="22"/>
          <w:lang w:eastAsia="zh-CN"/>
        </w:rPr>
        <w:t>/</w:t>
      </w:r>
    </w:p>
    <w:p w14:paraId="60CA58C7"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hardly make ends meet </w:t>
      </w:r>
      <w:proofErr w:type="gramStart"/>
      <w:r w:rsidRPr="00E002D6">
        <w:rPr>
          <w:rFonts w:ascii="Times New Roman" w:eastAsia="宋体" w:hAnsi="Times New Roman" w:cs="Times New Roman"/>
          <w:spacing w:val="-1"/>
          <w:sz w:val="28"/>
          <w:szCs w:val="28"/>
          <w:lang w:eastAsia="zh-CN"/>
        </w:rPr>
        <w:t>myself</w:t>
      </w:r>
      <w:proofErr w:type="gramEnd"/>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spacing w:val="-1"/>
          <w:sz w:val="28"/>
          <w:szCs w:val="28"/>
          <w:lang w:eastAsia="zh-CN"/>
        </w:rPr>
        <w:br/>
        <w:t xml:space="preserve">F: Oh, really? Do you need any money? What I have is not much, but I </w:t>
      </w:r>
    </w:p>
    <w:p w14:paraId="4DBCC4CD" w14:textId="77777777" w:rsidR="00792C08" w:rsidRPr="00E002D6" w:rsidRDefault="00000000">
      <w:pPr>
        <w:pStyle w:val="a3"/>
        <w:spacing w:line="400" w:lineRule="exact"/>
        <w:ind w:right="183" w:firstLineChars="100" w:firstLine="218"/>
        <w:jc w:val="left"/>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lon</w:t>
      </w:r>
      <w:proofErr w:type="spellEnd"/>
      <w:r w:rsidRPr="00E002D6">
        <w:rPr>
          <w:rFonts w:ascii="Cambria" w:eastAsia="宋体" w:hAnsi="Cambria" w:cs="Cambria"/>
          <w:spacing w:val="-1"/>
          <w:sz w:val="22"/>
          <w:szCs w:val="22"/>
          <w:lang w:eastAsia="zh-CN"/>
        </w:rPr>
        <w:t>/</w:t>
      </w:r>
    </w:p>
    <w:p w14:paraId="5DD6C5A3"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can loan you some.</w:t>
      </w:r>
      <w:r w:rsidRPr="00E002D6">
        <w:rPr>
          <w:rFonts w:ascii="Times New Roman" w:eastAsia="宋体" w:hAnsi="Times New Roman" w:cs="Times New Roman"/>
          <w:spacing w:val="-1"/>
          <w:sz w:val="28"/>
          <w:szCs w:val="28"/>
          <w:lang w:eastAsia="zh-CN"/>
        </w:rPr>
        <w:br/>
        <w:t>J: I’m OK. Thanks for being so thoughtful anyway.</w:t>
      </w:r>
      <w:r w:rsidRPr="00E002D6">
        <w:rPr>
          <w:rFonts w:ascii="Times New Roman" w:eastAsia="宋体" w:hAnsi="Times New Roman" w:cs="Times New Roman"/>
          <w:spacing w:val="-1"/>
          <w:sz w:val="28"/>
          <w:szCs w:val="28"/>
          <w:lang w:eastAsia="zh-CN"/>
        </w:rPr>
        <w:br/>
        <w:t>F: What are friends for?</w:t>
      </w:r>
    </w:p>
    <w:p w14:paraId="1368DDE7"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391598AC"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C8EC957"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5CCED3B0"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thoughtful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ɔtfəl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ɔːtfəl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体贴的；设想周到的</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 xml:space="preserve"> </w:t>
      </w:r>
    </w:p>
    <w:p w14:paraId="059BF2EA"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simply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sɪmplɪ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sɪmpli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adv.</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仅仅；简单地</w:t>
      </w:r>
    </w:p>
    <w:p w14:paraId="4AC2A4AB"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have an effect on</w:t>
      </w:r>
      <w:proofErr w:type="gramEnd"/>
      <w:r w:rsidRPr="00E002D6">
        <w:rPr>
          <w:rFonts w:ascii="Times New Roman" w:eastAsia="宋体" w:hAnsi="Times New Roman" w:cs="Times New Roman" w:hint="eastAsia"/>
          <w:b/>
          <w:bCs/>
          <w:spacing w:val="-1"/>
          <w:sz w:val="22"/>
          <w:szCs w:val="22"/>
        </w:rPr>
        <w:t xml:space="preserve"> ...  KK: </w:t>
      </w:r>
      <w:r w:rsidRPr="00E002D6">
        <w:rPr>
          <w:rFonts w:ascii="Times New Roman" w:eastAsia="宋体" w:hAnsi="Times New Roman" w:cs="Times New Roman"/>
          <w:spacing w:val="-1"/>
          <w:sz w:val="22"/>
          <w:szCs w:val="22"/>
        </w:rPr>
        <w:t>[</w:t>
      </w:r>
      <w:proofErr w:type="spellStart"/>
      <w:r w:rsidRPr="00E002D6">
        <w:rPr>
          <w:rFonts w:ascii="Times New Roman" w:eastAsia="宋体" w:hAnsi="Times New Roman" w:cs="Times New Roman" w:hint="eastAsia"/>
          <w:spacing w:val="-1"/>
          <w:sz w:val="22"/>
          <w:szCs w:val="22"/>
        </w:rPr>
        <w:t>hæv</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ə</w:t>
      </w:r>
      <w:r w:rsidRPr="00E002D6">
        <w:rPr>
          <w:rFonts w:ascii="Times New Roman" w:eastAsia="宋体" w:hAnsi="Times New Roman" w:cs="Times New Roman" w:hint="eastAsia"/>
          <w:spacing w:val="-1"/>
          <w:sz w:val="22"/>
          <w:szCs w:val="22"/>
        </w:rPr>
        <w:t xml:space="preserve">n </w:t>
      </w:r>
      <w:r w:rsidRPr="00E002D6">
        <w:rPr>
          <w:rFonts w:ascii="Times New Roman" w:eastAsia="宋体" w:hAnsi="Times New Roman" w:cs="Times New Roman" w:hint="eastAsia"/>
          <w:spacing w:val="-1"/>
          <w:sz w:val="22"/>
          <w:szCs w:val="22"/>
        </w:rPr>
        <w:t>ɪˈ</w:t>
      </w:r>
      <w:r w:rsidRPr="00E002D6">
        <w:rPr>
          <w:rFonts w:ascii="Times New Roman" w:eastAsia="宋体" w:hAnsi="Times New Roman" w:cs="Times New Roman" w:hint="eastAsia"/>
          <w:spacing w:val="-1"/>
          <w:sz w:val="22"/>
          <w:szCs w:val="22"/>
        </w:rPr>
        <w:t>f</w:t>
      </w:r>
      <w:r w:rsidRPr="00E002D6">
        <w:rPr>
          <w:rFonts w:ascii="Times New Roman" w:eastAsia="宋体" w:hAnsi="Times New Roman" w:cs="Times New Roman" w:hint="eastAsia"/>
          <w:spacing w:val="-1"/>
          <w:sz w:val="22"/>
          <w:szCs w:val="22"/>
        </w:rPr>
        <w:t>ɛ</w:t>
      </w:r>
      <w:r w:rsidRPr="00E002D6">
        <w:rPr>
          <w:rFonts w:ascii="Times New Roman" w:eastAsia="宋体" w:hAnsi="Times New Roman" w:cs="Times New Roman" w:hint="eastAsia"/>
          <w:spacing w:val="-1"/>
          <w:sz w:val="22"/>
          <w:szCs w:val="22"/>
        </w:rPr>
        <w:t xml:space="preserve">kt </w:t>
      </w:r>
      <w:r w:rsidRPr="00E002D6">
        <w:rPr>
          <w:rFonts w:ascii="Times New Roman" w:eastAsia="宋体" w:hAnsi="Times New Roman" w:cs="Times New Roman" w:hint="eastAsia"/>
          <w:spacing w:val="-1"/>
          <w:sz w:val="22"/>
          <w:szCs w:val="22"/>
        </w:rPr>
        <w:t>ɑ</w:t>
      </w:r>
      <w:r w:rsidRPr="00E002D6">
        <w:rPr>
          <w:rFonts w:ascii="Times New Roman" w:eastAsia="宋体" w:hAnsi="Times New Roman" w:cs="Times New Roman" w:hint="eastAsia"/>
          <w:spacing w:val="-1"/>
          <w:sz w:val="22"/>
          <w:szCs w:val="22"/>
        </w:rPr>
        <w:t>n</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w:t>
      </w:r>
      <w:proofErr w:type="spellStart"/>
      <w:r w:rsidRPr="00E002D6">
        <w:rPr>
          <w:rFonts w:ascii="Times New Roman" w:eastAsia="宋体" w:hAnsi="Times New Roman" w:cs="Times New Roman" w:hint="eastAsia"/>
          <w:spacing w:val="-1"/>
          <w:sz w:val="22"/>
          <w:szCs w:val="22"/>
        </w:rPr>
        <w:t>hæv</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ə</w:t>
      </w:r>
      <w:r w:rsidRPr="00E002D6">
        <w:rPr>
          <w:rFonts w:ascii="Times New Roman" w:eastAsia="宋体" w:hAnsi="Times New Roman" w:cs="Times New Roman" w:hint="eastAsia"/>
          <w:spacing w:val="-1"/>
          <w:sz w:val="22"/>
          <w:szCs w:val="22"/>
        </w:rPr>
        <w:t xml:space="preserve">n </w:t>
      </w:r>
      <w:r w:rsidRPr="00E002D6">
        <w:rPr>
          <w:rFonts w:ascii="Times New Roman" w:eastAsia="宋体" w:hAnsi="Times New Roman" w:cs="Times New Roman" w:hint="eastAsia"/>
          <w:spacing w:val="-1"/>
          <w:sz w:val="22"/>
          <w:szCs w:val="22"/>
        </w:rPr>
        <w:t>ɪˈ</w:t>
      </w:r>
      <w:proofErr w:type="spellStart"/>
      <w:r w:rsidRPr="00E002D6">
        <w:rPr>
          <w:rFonts w:ascii="Times New Roman" w:eastAsia="宋体" w:hAnsi="Times New Roman" w:cs="Times New Roman" w:hint="eastAsia"/>
          <w:spacing w:val="-1"/>
          <w:sz w:val="22"/>
          <w:szCs w:val="22"/>
        </w:rPr>
        <w:t>fekt</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ɒ</w:t>
      </w:r>
      <w:r w:rsidRPr="00E002D6">
        <w:rPr>
          <w:rFonts w:ascii="Times New Roman" w:eastAsia="宋体" w:hAnsi="Times New Roman" w:cs="Times New Roman" w:hint="eastAsia"/>
          <w:spacing w:val="-1"/>
          <w:sz w:val="22"/>
          <w:szCs w:val="22"/>
        </w:rPr>
        <w:t>n</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对</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有影响</w:t>
      </w:r>
    </w:p>
    <w:p w14:paraId="28340DAA"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avoid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əˈvɔɪd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əˈvɔɪd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避免</w:t>
      </w:r>
    </w:p>
    <w:p w14:paraId="6FFCE88E" w14:textId="77777777" w:rsidR="00792C08" w:rsidRPr="00E002D6" w:rsidRDefault="00000000">
      <w:pPr>
        <w:numPr>
          <w:ilvl w:val="0"/>
          <w:numId w:val="11"/>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 xml:space="preserve">feeling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fil</w:t>
      </w:r>
      <w:r w:rsidRPr="00E002D6">
        <w:rPr>
          <w:rFonts w:ascii="Cambria" w:eastAsia="宋体" w:hAnsi="Cambria" w:cs="Cambria" w:hint="eastAsia"/>
          <w:spacing w:val="-1"/>
          <w:sz w:val="22"/>
          <w:szCs w:val="22"/>
        </w:rPr>
        <w:t>ɪŋ</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fiːlɪŋ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感情</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复数</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；感觉</w:t>
      </w:r>
      <w:r w:rsidRPr="00E002D6">
        <w:rPr>
          <w:rFonts w:ascii="Times New Roman" w:eastAsia="宋体" w:hAnsi="Times New Roman" w:cs="Times New Roman" w:hint="eastAsia"/>
          <w:i/>
          <w:iCs/>
          <w:spacing w:val="-1"/>
          <w:sz w:val="22"/>
          <w:szCs w:val="22"/>
        </w:rPr>
        <w:t xml:space="preserve"> </w:t>
      </w:r>
    </w:p>
    <w:p w14:paraId="54727975" w14:textId="77777777" w:rsidR="00792C08" w:rsidRPr="00E002D6" w:rsidRDefault="00000000">
      <w:pPr>
        <w:pStyle w:val="a3"/>
        <w:numPr>
          <w:ilvl w:val="0"/>
          <w:numId w:val="11"/>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thoughtless</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θ</w:t>
      </w:r>
      <w:proofErr w:type="gramStart"/>
      <w:r w:rsidRPr="00E002D6">
        <w:rPr>
          <w:rFonts w:ascii="Cambria" w:eastAsia="宋体" w:hAnsi="Cambria" w:cs="Cambria"/>
          <w:spacing w:val="-1"/>
          <w:sz w:val="22"/>
          <w:szCs w:val="22"/>
          <w:lang w:eastAsia="zh-CN"/>
        </w:rPr>
        <w:t>ɔtlɪs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θ</w:t>
      </w:r>
      <w:proofErr w:type="gramStart"/>
      <w:r w:rsidRPr="00E002D6">
        <w:rPr>
          <w:rFonts w:ascii="Cambria" w:eastAsia="宋体" w:hAnsi="Cambria" w:cs="Cambria"/>
          <w:spacing w:val="-1"/>
          <w:sz w:val="22"/>
          <w:szCs w:val="22"/>
          <w:lang w:eastAsia="zh-CN"/>
        </w:rPr>
        <w:t>ɔːtləs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spacing w:val="-1"/>
          <w:sz w:val="22"/>
          <w:szCs w:val="22"/>
          <w:lang w:eastAsia="zh-CN"/>
        </w:rPr>
        <w:t xml:space="preserve"> </w:t>
      </w:r>
      <w:proofErr w:type="gramEnd"/>
      <w:r w:rsidRPr="00E002D6">
        <w:rPr>
          <w:rFonts w:ascii="Times New Roman" w:eastAsia="宋体" w:hAnsi="Times New Roman" w:cs="Times New Roman" w:hint="eastAsia"/>
          <w:i/>
          <w:spacing w:val="-1"/>
          <w:sz w:val="22"/>
          <w:szCs w:val="22"/>
          <w:lang w:eastAsia="zh-CN"/>
        </w:rPr>
        <w:t xml:space="preserve">adj. </w:t>
      </w:r>
      <w:r w:rsidRPr="00E002D6">
        <w:rPr>
          <w:rFonts w:ascii="Times New Roman" w:eastAsia="宋体" w:hAnsi="Times New Roman" w:cs="Times New Roman" w:hint="eastAsia"/>
          <w:spacing w:val="-1"/>
          <w:sz w:val="22"/>
          <w:szCs w:val="22"/>
          <w:lang w:eastAsia="zh-CN"/>
        </w:rPr>
        <w:t>欠考虑的；粗心的</w:t>
      </w:r>
    </w:p>
    <w:p w14:paraId="46AA70AB" w14:textId="77777777" w:rsidR="00792C08" w:rsidRPr="00E002D6" w:rsidRDefault="00000000">
      <w:pPr>
        <w:numPr>
          <w:ilvl w:val="0"/>
          <w:numId w:val="11"/>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remark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rɪˈmɑrk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rɪˈmɑːrk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hint="eastAsia"/>
          <w:sz w:val="22"/>
          <w:szCs w:val="22"/>
        </w:rPr>
        <w:t xml:space="preserve"> </w:t>
      </w:r>
      <w:r w:rsidRPr="00E002D6">
        <w:rPr>
          <w:rFonts w:ascii="Times New Roman" w:eastAsia="宋体" w:hAnsi="Times New Roman" w:cs="Times New Roman" w:hint="eastAsia"/>
          <w:spacing w:val="-1"/>
          <w:sz w:val="22"/>
          <w:szCs w:val="22"/>
        </w:rPr>
        <w:t>言论</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常与动词</w:t>
      </w:r>
      <w:r w:rsidRPr="00E002D6">
        <w:rPr>
          <w:rFonts w:ascii="Times New Roman" w:eastAsia="宋体" w:hAnsi="Times New Roman" w:cs="Times New Roman" w:hint="eastAsia"/>
          <w:spacing w:val="-1"/>
          <w:sz w:val="22"/>
          <w:szCs w:val="22"/>
        </w:rPr>
        <w:t>make</w:t>
      </w:r>
      <w:r w:rsidRPr="00E002D6">
        <w:rPr>
          <w:rFonts w:ascii="Times New Roman" w:eastAsia="宋体" w:hAnsi="Times New Roman" w:cs="Times New Roman" w:hint="eastAsia"/>
          <w:spacing w:val="-1"/>
          <w:sz w:val="22"/>
          <w:szCs w:val="22"/>
        </w:rPr>
        <w:t>连用</w:t>
      </w:r>
      <w:r w:rsidRPr="00E002D6">
        <w:rPr>
          <w:rFonts w:ascii="Times New Roman" w:eastAsia="宋体" w:hAnsi="Times New Roman" w:cs="Times New Roman"/>
          <w:spacing w:val="-1"/>
          <w:sz w:val="22"/>
          <w:szCs w:val="22"/>
        </w:rPr>
        <w:t>）</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13B130EE"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spoil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spɔɪl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spɔɪl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hint="eastAsia"/>
          <w:sz w:val="22"/>
          <w:szCs w:val="22"/>
        </w:rPr>
        <w:t xml:space="preserve"> </w:t>
      </w:r>
      <w:r w:rsidRPr="00E002D6">
        <w:rPr>
          <w:rFonts w:ascii="Times New Roman" w:eastAsia="宋体" w:hAnsi="Times New Roman" w:cs="Times New Roman" w:hint="eastAsia"/>
          <w:spacing w:val="-1"/>
          <w:sz w:val="22"/>
          <w:szCs w:val="22"/>
        </w:rPr>
        <w:t>破坏</w:t>
      </w:r>
      <w:r w:rsidRPr="00E002D6">
        <w:rPr>
          <w:rFonts w:ascii="Times New Roman" w:eastAsia="宋体" w:hAnsi="Times New Roman" w:cs="Times New Roman" w:hint="eastAsia"/>
          <w:spacing w:val="-1"/>
          <w:sz w:val="22"/>
          <w:szCs w:val="22"/>
        </w:rPr>
        <w:t xml:space="preserve"> &amp; </w:t>
      </w:r>
      <w:r w:rsidRPr="00E002D6">
        <w:rPr>
          <w:rFonts w:ascii="Times New Roman" w:eastAsia="宋体" w:hAnsi="Times New Roman" w:cs="Times New Roman" w:hint="eastAsia"/>
          <w:i/>
          <w:iCs/>
          <w:spacing w:val="-1"/>
          <w:sz w:val="22"/>
          <w:szCs w:val="22"/>
        </w:rPr>
        <w:t>vi.</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变馊；变坏</w:t>
      </w:r>
    </w:p>
    <w:p w14:paraId="0FAEE804" w14:textId="77777777" w:rsidR="00792C08" w:rsidRPr="00E002D6" w:rsidRDefault="00000000">
      <w:pPr>
        <w:numPr>
          <w:ilvl w:val="0"/>
          <w:numId w:val="11"/>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perfect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p</w:t>
      </w:r>
      <w:r w:rsidRPr="00E002D6">
        <w:rPr>
          <w:rFonts w:ascii="Cambria" w:eastAsia="宋体" w:hAnsi="Cambria" w:cs="Cambria" w:hint="eastAsia"/>
          <w:spacing w:val="-1"/>
          <w:sz w:val="22"/>
          <w:szCs w:val="22"/>
        </w:rPr>
        <w:t>ɝ</w:t>
      </w:r>
      <w:r w:rsidRPr="00E002D6">
        <w:rPr>
          <w:rFonts w:ascii="Cambria" w:eastAsia="宋体" w:hAnsi="Cambria" w:cs="Cambria" w:hint="eastAsia"/>
          <w:spacing w:val="-1"/>
          <w:sz w:val="22"/>
          <w:szCs w:val="22"/>
        </w:rPr>
        <w:t>f</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kt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pɜːrfɪkt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完美的</w:t>
      </w:r>
      <w:r w:rsidRPr="00E002D6">
        <w:rPr>
          <w:rFonts w:ascii="Times New Roman" w:eastAsia="宋体" w:hAnsi="Times New Roman" w:cs="Times New Roman" w:hint="eastAsia"/>
          <w:b/>
          <w:bCs/>
          <w:spacing w:val="-1"/>
          <w:sz w:val="22"/>
          <w:szCs w:val="22"/>
        </w:rPr>
        <w:t xml:space="preserve"> </w:t>
      </w:r>
    </w:p>
    <w:p w14:paraId="440794DB" w14:textId="77777777" w:rsidR="00792C08" w:rsidRPr="00E002D6" w:rsidRDefault="00000000">
      <w:pPr>
        <w:pStyle w:val="a3"/>
        <w:numPr>
          <w:ilvl w:val="0"/>
          <w:numId w:val="11"/>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relationship</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rɪˈleʃən</w:t>
      </w:r>
      <w:proofErr w:type="spellEnd"/>
      <w:r w:rsidRPr="00E002D6">
        <w:rPr>
          <w:rFonts w:ascii="Cambria" w:eastAsia="宋体" w:hAnsi="Cambria" w:cs="Cambria"/>
          <w:spacing w:val="-1"/>
          <w:sz w:val="22"/>
          <w:szCs w:val="22"/>
          <w:lang w:eastAsia="zh-CN"/>
        </w:rPr>
        <w:t>ˌ</w:t>
      </w:r>
      <w:r w:rsidRPr="00E002D6">
        <w:rPr>
          <w:rFonts w:ascii="Cambria" w:eastAsia="宋体" w:hAnsi="Cambria" w:cs="Cambria" w:hint="eastAsia"/>
          <w:spacing w:val="-1"/>
          <w:sz w:val="22"/>
          <w:szCs w:val="22"/>
          <w:lang w:eastAsia="zh-CN"/>
        </w:rPr>
        <w:t xml:space="preserve"> </w:t>
      </w:r>
      <w:proofErr w:type="spellStart"/>
      <w:proofErr w:type="gramStart"/>
      <w:r w:rsidRPr="00E002D6">
        <w:rPr>
          <w:rFonts w:ascii="Cambria" w:eastAsia="宋体" w:hAnsi="Cambria" w:cs="Cambria"/>
          <w:spacing w:val="-1"/>
          <w:sz w:val="22"/>
          <w:szCs w:val="22"/>
          <w:lang w:eastAsia="zh-CN"/>
        </w:rPr>
        <w:t>ʃɪp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rɪˈleɪʃənʃɪp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关系</w:t>
      </w:r>
    </w:p>
    <w:p w14:paraId="71E66042" w14:textId="77777777" w:rsidR="00792C08" w:rsidRPr="00E002D6" w:rsidRDefault="00000000">
      <w:pPr>
        <w:numPr>
          <w:ilvl w:val="0"/>
          <w:numId w:val="11"/>
        </w:numPr>
        <w:spacing w:line="400" w:lineRule="exact"/>
      </w:pPr>
      <w:proofErr w:type="gramStart"/>
      <w:r w:rsidRPr="00E002D6">
        <w:rPr>
          <w:rFonts w:ascii="Times New Roman" w:eastAsia="宋体" w:hAnsi="Times New Roman" w:cs="Times New Roman" w:hint="eastAsia"/>
          <w:b/>
          <w:bCs/>
          <w:spacing w:val="-1"/>
          <w:sz w:val="22"/>
          <w:szCs w:val="22"/>
        </w:rPr>
        <w:t>hurt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hɝt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hɜːrt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hint="eastAsia"/>
          <w:sz w:val="22"/>
          <w:szCs w:val="22"/>
        </w:rPr>
        <w:t xml:space="preserve"> </w:t>
      </w:r>
      <w:r w:rsidRPr="00E002D6">
        <w:rPr>
          <w:rFonts w:ascii="Times New Roman" w:eastAsia="宋体" w:hAnsi="Times New Roman" w:cs="Times New Roman" w:hint="eastAsia"/>
          <w:spacing w:val="-1"/>
          <w:sz w:val="22"/>
          <w:szCs w:val="22"/>
        </w:rPr>
        <w:t>伤害</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2E07C7DA" w14:textId="77777777" w:rsidR="00792C08" w:rsidRPr="00E002D6" w:rsidRDefault="00000000">
      <w:pPr>
        <w:numPr>
          <w:ilvl w:val="0"/>
          <w:numId w:val="11"/>
        </w:numPr>
        <w:spacing w:line="400" w:lineRule="exact"/>
        <w:ind w:left="425" w:hanging="425"/>
        <w:rPr>
          <w:rFonts w:ascii="Times New Roman" w:eastAsia="黑体"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support</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səˈpɔrt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səˈpɔːrt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gramEnd"/>
      <w:r w:rsidRPr="00E002D6">
        <w:rPr>
          <w:rFonts w:ascii="Times New Roman" w:eastAsia="Times New Roman" w:hAnsi="Times New Roman" w:cs="Times New Roman"/>
          <w:i/>
          <w:iCs/>
          <w:spacing w:val="-2"/>
          <w:sz w:val="22"/>
          <w:szCs w:val="22"/>
        </w:rPr>
        <w:t>.</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供养；支持</w:t>
      </w:r>
      <w:r w:rsidRPr="00E002D6">
        <w:rPr>
          <w:rFonts w:ascii="Times New Roman" w:eastAsia="宋体" w:hAnsi="Times New Roman" w:cs="Times New Roman" w:hint="eastAsia"/>
          <w:spacing w:val="-2"/>
          <w:sz w:val="22"/>
          <w:szCs w:val="22"/>
        </w:rPr>
        <w:t xml:space="preserve"> &amp; </w:t>
      </w:r>
      <w:r w:rsidRPr="00E002D6">
        <w:rPr>
          <w:rFonts w:ascii="Times New Roman" w:eastAsia="宋体" w:hAnsi="Times New Roman" w:cs="Times New Roman" w:hint="eastAsia"/>
          <w:i/>
          <w:iCs/>
          <w:spacing w:val="-2"/>
          <w:sz w:val="22"/>
          <w:szCs w:val="22"/>
        </w:rPr>
        <w:t>n.</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支持</w:t>
      </w:r>
    </w:p>
    <w:p w14:paraId="7B8AC40B" w14:textId="77777777" w:rsidR="00792C08" w:rsidRPr="00E002D6" w:rsidRDefault="00000000">
      <w:pPr>
        <w:numPr>
          <w:ilvl w:val="0"/>
          <w:numId w:val="11"/>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hardly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hɑrdlɪ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hɑːrdli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adv</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几乎不</w:t>
      </w:r>
    </w:p>
    <w:p w14:paraId="158FCFA3" w14:textId="77777777" w:rsidR="00792C08" w:rsidRPr="00E002D6" w:rsidRDefault="00000000">
      <w:pPr>
        <w:numPr>
          <w:ilvl w:val="0"/>
          <w:numId w:val="11"/>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make ends meet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spacing w:val="-2"/>
          <w:sz w:val="22"/>
          <w:szCs w:val="22"/>
        </w:rPr>
        <w:t>[</w:t>
      </w:r>
      <w:proofErr w:type="spellStart"/>
      <w:r w:rsidRPr="00E002D6">
        <w:rPr>
          <w:rFonts w:ascii="Times New Roman" w:eastAsia="宋体" w:hAnsi="Times New Roman" w:cs="Times New Roman" w:hint="eastAsia"/>
          <w:spacing w:val="-2"/>
          <w:sz w:val="22"/>
          <w:szCs w:val="22"/>
        </w:rPr>
        <w:t>mek</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ɛ</w:t>
      </w:r>
      <w:proofErr w:type="spellStart"/>
      <w:r w:rsidRPr="00E002D6">
        <w:rPr>
          <w:rFonts w:ascii="Times New Roman" w:eastAsia="宋体" w:hAnsi="Times New Roman" w:cs="Times New Roman" w:hint="eastAsia"/>
          <w:spacing w:val="-2"/>
          <w:sz w:val="22"/>
          <w:szCs w:val="22"/>
        </w:rPr>
        <w:t>ndz</w:t>
      </w:r>
      <w:proofErr w:type="spellEnd"/>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hint="eastAsia"/>
          <w:spacing w:val="-2"/>
          <w:sz w:val="22"/>
          <w:szCs w:val="22"/>
        </w:rPr>
        <w:t>mit</w:t>
      </w:r>
      <w:proofErr w:type="spellEnd"/>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spacing w:val="-2"/>
          <w:sz w:val="22"/>
          <w:szCs w:val="22"/>
        </w:rPr>
        <w:t>[</w:t>
      </w:r>
      <w:proofErr w:type="spellStart"/>
      <w:r w:rsidRPr="00E002D6">
        <w:rPr>
          <w:rFonts w:ascii="Cambria" w:eastAsia="宋体" w:hAnsi="Cambria" w:cs="Cambria"/>
          <w:spacing w:val="-2"/>
          <w:sz w:val="22"/>
          <w:szCs w:val="22"/>
        </w:rPr>
        <w:t>meɪk</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endz</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miːt</w:t>
      </w:r>
      <w:proofErr w:type="spellEnd"/>
      <w:r w:rsidRPr="00E002D6">
        <w:rPr>
          <w:rFonts w:ascii="Times New Roman" w:eastAsia="Times New Roman"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使收支平衡</w:t>
      </w:r>
    </w:p>
    <w:p w14:paraId="491D5A95" w14:textId="77777777" w:rsidR="00792C08" w:rsidRPr="00E002D6" w:rsidRDefault="00000000">
      <w:pPr>
        <w:numPr>
          <w:ilvl w:val="0"/>
          <w:numId w:val="11"/>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loan</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lon</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l</w:t>
      </w:r>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ʊn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提供贷款；借给</w:t>
      </w:r>
      <w:r w:rsidRPr="00E002D6">
        <w:rPr>
          <w:rFonts w:ascii="Times New Roman" w:eastAsia="宋体" w:hAnsi="Times New Roman" w:cs="Times New Roman" w:hint="eastAsia"/>
          <w:spacing w:val="-2"/>
          <w:sz w:val="22"/>
          <w:szCs w:val="22"/>
          <w:lang w:eastAsia="zh"/>
        </w:rPr>
        <w:t xml:space="preserve"> </w:t>
      </w:r>
      <w:r w:rsidRPr="00E002D6">
        <w:rPr>
          <w:rFonts w:ascii="Times New Roman" w:eastAsia="宋体" w:hAnsi="Times New Roman" w:cs="Times New Roman" w:hint="eastAsia"/>
          <w:spacing w:val="-2"/>
          <w:sz w:val="22"/>
          <w:szCs w:val="22"/>
        </w:rPr>
        <w:t xml:space="preserve"> &amp; </w:t>
      </w:r>
      <w:r w:rsidRPr="00E002D6">
        <w:rPr>
          <w:rFonts w:ascii="Times New Roman" w:eastAsia="宋体" w:hAnsi="Times New Roman" w:cs="Times New Roman" w:hint="eastAsia"/>
          <w:i/>
          <w:iCs/>
          <w:spacing w:val="-2"/>
          <w:sz w:val="22"/>
          <w:szCs w:val="22"/>
        </w:rPr>
        <w:t xml:space="preserve">n. </w:t>
      </w:r>
      <w:r w:rsidRPr="00E002D6">
        <w:rPr>
          <w:rFonts w:ascii="Times New Roman" w:eastAsia="宋体" w:hAnsi="Times New Roman" w:cs="Times New Roman" w:hint="eastAsia"/>
          <w:spacing w:val="-2"/>
          <w:sz w:val="22"/>
          <w:szCs w:val="22"/>
        </w:rPr>
        <w:t>贷款</w:t>
      </w:r>
    </w:p>
    <w:p w14:paraId="0628F314" w14:textId="77777777" w:rsidR="00792C08" w:rsidRPr="00E002D6" w:rsidRDefault="00792C08">
      <w:pPr>
        <w:spacing w:line="400" w:lineRule="exact"/>
        <w:rPr>
          <w:rFonts w:ascii="Times New Roman" w:eastAsia="宋体" w:hAnsi="Times New Roman" w:cs="Times New Roman"/>
          <w:spacing w:val="-1"/>
          <w:sz w:val="22"/>
          <w:szCs w:val="22"/>
        </w:rPr>
      </w:pPr>
    </w:p>
    <w:p w14:paraId="6C01FDC9" w14:textId="77777777" w:rsidR="00792C08" w:rsidRPr="00E002D6" w:rsidRDefault="00792C08">
      <w:pPr>
        <w:spacing w:line="400" w:lineRule="exact"/>
        <w:rPr>
          <w:rFonts w:ascii="Times New Roman" w:eastAsia="宋体" w:hAnsi="Times New Roman" w:cs="Times New Roman"/>
          <w:spacing w:val="-1"/>
          <w:sz w:val="22"/>
          <w:szCs w:val="22"/>
        </w:rPr>
      </w:pPr>
    </w:p>
    <w:p w14:paraId="2371F8B7" w14:textId="77777777" w:rsidR="00792C08" w:rsidRPr="00E002D6" w:rsidRDefault="00000000">
      <w:pPr>
        <w:pStyle w:val="a3"/>
        <w:spacing w:line="400" w:lineRule="exact"/>
        <w:ind w:right="183"/>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665F3F26"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本节课了解</w:t>
      </w:r>
      <w:r w:rsidRPr="00E002D6">
        <w:rPr>
          <w:rFonts w:ascii="Times New Roman" w:hAnsi="Times New Roman"/>
          <w:color w:val="FDD860" w:themeColor="accent3" w:themeTint="99"/>
          <w:sz w:val="24"/>
        </w:rPr>
        <w:t>“</w:t>
      </w:r>
      <w:r w:rsidRPr="00E002D6">
        <w:rPr>
          <w:rFonts w:ascii="Times New Roman" w:hAnsi="Times New Roman" w:hint="eastAsia"/>
          <w:color w:val="FDD860" w:themeColor="accent3" w:themeTint="99"/>
          <w:sz w:val="24"/>
        </w:rPr>
        <w:t>It is +</w:t>
      </w:r>
      <w:r w:rsidRPr="00E002D6">
        <w:rPr>
          <w:rFonts w:ascii="Times New Roman" w:hAnsi="Times New Roman" w:hint="eastAsia"/>
          <w:color w:val="FDD860" w:themeColor="accent3" w:themeTint="99"/>
          <w:sz w:val="24"/>
        </w:rPr>
        <w:t>有必要的</w:t>
      </w:r>
      <w:r w:rsidRPr="00E002D6">
        <w:rPr>
          <w:rFonts w:ascii="Times New Roman" w:hAnsi="Times New Roman" w:hint="eastAsia"/>
          <w:color w:val="FDD860" w:themeColor="accent3" w:themeTint="99"/>
          <w:sz w:val="24"/>
        </w:rPr>
        <w:t>+that</w:t>
      </w:r>
      <w:r w:rsidRPr="00E002D6">
        <w:rPr>
          <w:rFonts w:ascii="Times New Roman" w:hAnsi="Times New Roman"/>
          <w:color w:val="FDD860" w:themeColor="accent3" w:themeTint="99"/>
          <w:sz w:val="24"/>
        </w:rPr>
        <w:t>”</w:t>
      </w:r>
      <w:r w:rsidRPr="00E002D6">
        <w:rPr>
          <w:rFonts w:ascii="Times New Roman" w:hAnsi="Times New Roman" w:hint="eastAsia"/>
          <w:color w:val="FDD860" w:themeColor="accent3" w:themeTint="99"/>
          <w:sz w:val="24"/>
        </w:rPr>
        <w:t>从句、了解</w:t>
      </w:r>
      <w:r w:rsidRPr="00E002D6">
        <w:rPr>
          <w:rFonts w:ascii="Times New Roman" w:hAnsi="Times New Roman" w:hint="eastAsia"/>
          <w:color w:val="FDD860" w:themeColor="accent3" w:themeTint="99"/>
          <w:sz w:val="24"/>
        </w:rPr>
        <w:t>if</w:t>
      </w:r>
      <w:r w:rsidRPr="00E002D6">
        <w:rPr>
          <w:rFonts w:ascii="Times New Roman" w:hAnsi="Times New Roman" w:hint="eastAsia"/>
          <w:color w:val="FDD860" w:themeColor="accent3" w:themeTint="99"/>
          <w:sz w:val="24"/>
        </w:rPr>
        <w:t>引导的条件状语从句以及复习</w:t>
      </w:r>
      <w:r w:rsidRPr="00E002D6">
        <w:rPr>
          <w:rFonts w:ascii="Times New Roman" w:hAnsi="Times New Roman" w:hint="eastAsia"/>
          <w:color w:val="FDD860" w:themeColor="accent3" w:themeTint="99"/>
          <w:sz w:val="24"/>
        </w:rPr>
        <w:t>what</w:t>
      </w:r>
      <w:r w:rsidRPr="00E002D6">
        <w:rPr>
          <w:rFonts w:ascii="Times New Roman" w:hAnsi="Times New Roman" w:hint="eastAsia"/>
          <w:color w:val="FDD860" w:themeColor="accent3" w:themeTint="99"/>
          <w:sz w:val="24"/>
        </w:rPr>
        <w:t>作复合关系代词的用法。</w:t>
      </w:r>
    </w:p>
    <w:p w14:paraId="6F067742"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sz w:val="24"/>
        </w:rPr>
        <w:t>“</w:t>
      </w:r>
      <w:r w:rsidRPr="00E002D6">
        <w:rPr>
          <w:rFonts w:ascii="Times New Roman" w:hAnsi="Times New Roman" w:hint="eastAsia"/>
          <w:sz w:val="24"/>
        </w:rPr>
        <w:t>It is +</w:t>
      </w:r>
      <w:r w:rsidRPr="00E002D6">
        <w:rPr>
          <w:rFonts w:ascii="Times New Roman" w:hAnsi="Times New Roman" w:hint="eastAsia"/>
          <w:sz w:val="24"/>
        </w:rPr>
        <w:t>有必要的</w:t>
      </w:r>
      <w:r w:rsidRPr="00E002D6">
        <w:rPr>
          <w:rFonts w:ascii="Times New Roman" w:hAnsi="Times New Roman" w:hint="eastAsia"/>
          <w:sz w:val="24"/>
        </w:rPr>
        <w:t>+that</w:t>
      </w:r>
      <w:r w:rsidRPr="00E002D6">
        <w:rPr>
          <w:rFonts w:ascii="Times New Roman" w:hAnsi="Times New Roman"/>
          <w:sz w:val="24"/>
        </w:rPr>
        <w:t>”</w:t>
      </w:r>
      <w:r w:rsidRPr="00E002D6">
        <w:rPr>
          <w:rFonts w:ascii="Times New Roman" w:hAnsi="Times New Roman" w:hint="eastAsia"/>
          <w:sz w:val="24"/>
        </w:rPr>
        <w:t>从句</w:t>
      </w:r>
    </w:p>
    <w:p w14:paraId="661A12B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例子：</w:t>
      </w:r>
    </w:p>
    <w:p w14:paraId="114DCEEE" w14:textId="77777777" w:rsidR="00792C08" w:rsidRPr="00E002D6" w:rsidRDefault="00000000">
      <w:pPr>
        <w:spacing w:line="360" w:lineRule="auto"/>
        <w:ind w:firstLineChars="200" w:firstLine="480"/>
        <w:rPr>
          <w:rFonts w:ascii="Times New Roman" w:hAnsi="Times New Roman"/>
          <w:sz w:val="24"/>
        </w:rPr>
      </w:pPr>
      <w:proofErr w:type="gramStart"/>
      <w:r w:rsidRPr="00E002D6">
        <w:rPr>
          <w:rFonts w:ascii="Times New Roman" w:hAnsi="Times New Roman"/>
          <w:sz w:val="24"/>
        </w:rPr>
        <w:t>So</w:t>
      </w:r>
      <w:proofErr w:type="gramEnd"/>
      <w:r w:rsidRPr="00E002D6">
        <w:rPr>
          <w:rFonts w:ascii="Times New Roman" w:hAnsi="Times New Roman"/>
          <w:sz w:val="24"/>
        </w:rPr>
        <w:t xml:space="preserve"> it is important that you think before you say or do anything.</w:t>
      </w:r>
    </w:p>
    <w:p w14:paraId="7108340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w:t>
      </w:r>
      <w:proofErr w:type="gramStart"/>
      <w:r w:rsidRPr="00E002D6">
        <w:rPr>
          <w:rFonts w:ascii="Times New Roman" w:hAnsi="Times New Roman"/>
          <w:sz w:val="24"/>
        </w:rPr>
        <w:t>So</w:t>
      </w:r>
      <w:proofErr w:type="gramEnd"/>
      <w:r w:rsidRPr="00E002D6">
        <w:rPr>
          <w:rFonts w:ascii="Times New Roman" w:hAnsi="Times New Roman"/>
          <w:sz w:val="24"/>
        </w:rPr>
        <w:t xml:space="preserve"> it is important that you should think before you say or do anything.</w:t>
      </w:r>
    </w:p>
    <w:p w14:paraId="62C02FB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因此，在你说或做任何事之前先想一下是很重要的。</w:t>
      </w:r>
    </w:p>
    <w:p w14:paraId="01F3EE4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上</w:t>
      </w:r>
      <w:proofErr w:type="gramStart"/>
      <w:r w:rsidRPr="00E002D6">
        <w:rPr>
          <w:rFonts w:ascii="Times New Roman" w:hAnsi="Times New Roman"/>
          <w:sz w:val="24"/>
        </w:rPr>
        <w:t>列句</w:t>
      </w:r>
      <w:proofErr w:type="gramEnd"/>
      <w:r w:rsidRPr="00E002D6">
        <w:rPr>
          <w:rFonts w:ascii="Times New Roman" w:hAnsi="Times New Roman"/>
          <w:sz w:val="24"/>
        </w:rPr>
        <w:t>中的</w:t>
      </w:r>
      <w:r w:rsidRPr="00E002D6">
        <w:rPr>
          <w:rFonts w:ascii="Times New Roman" w:hAnsi="Times New Roman"/>
          <w:sz w:val="24"/>
        </w:rPr>
        <w:t>important</w:t>
      </w:r>
      <w:r w:rsidRPr="00E002D6">
        <w:rPr>
          <w:rFonts w:ascii="Times New Roman" w:hAnsi="Times New Roman"/>
          <w:sz w:val="24"/>
        </w:rPr>
        <w:t>为形容词，表</w:t>
      </w:r>
      <w:r w:rsidRPr="00E002D6">
        <w:rPr>
          <w:rFonts w:ascii="Times New Roman" w:hAnsi="Times New Roman"/>
          <w:sz w:val="24"/>
        </w:rPr>
        <w:t>“</w:t>
      </w:r>
      <w:r w:rsidRPr="00E002D6">
        <w:rPr>
          <w:rFonts w:ascii="Times New Roman" w:hAnsi="Times New Roman"/>
          <w:sz w:val="24"/>
        </w:rPr>
        <w:t>有必要的</w:t>
      </w:r>
      <w:r w:rsidRPr="00E002D6">
        <w:rPr>
          <w:rFonts w:ascii="Times New Roman" w:hAnsi="Times New Roman"/>
          <w:sz w:val="24"/>
        </w:rPr>
        <w:t>”</w:t>
      </w:r>
      <w:r w:rsidRPr="00E002D6">
        <w:rPr>
          <w:rFonts w:ascii="Times New Roman" w:hAnsi="Times New Roman"/>
          <w:sz w:val="24"/>
        </w:rPr>
        <w:t>，此类表</w:t>
      </w:r>
      <w:r w:rsidRPr="00E002D6">
        <w:rPr>
          <w:rFonts w:ascii="Times New Roman" w:hAnsi="Times New Roman"/>
          <w:sz w:val="24"/>
        </w:rPr>
        <w:t>“</w:t>
      </w:r>
      <w:r w:rsidRPr="00E002D6">
        <w:rPr>
          <w:rFonts w:ascii="Times New Roman" w:hAnsi="Times New Roman"/>
          <w:sz w:val="24"/>
        </w:rPr>
        <w:t>有必要的</w:t>
      </w:r>
      <w:r w:rsidRPr="00E002D6">
        <w:rPr>
          <w:rFonts w:ascii="Times New Roman" w:hAnsi="Times New Roman"/>
          <w:sz w:val="24"/>
        </w:rPr>
        <w:t>”</w:t>
      </w:r>
      <w:r w:rsidRPr="00E002D6">
        <w:rPr>
          <w:rFonts w:ascii="Times New Roman" w:hAnsi="Times New Roman"/>
          <w:sz w:val="24"/>
        </w:rPr>
        <w:t>形容词用于</w:t>
      </w:r>
      <w:r w:rsidRPr="00E002D6">
        <w:rPr>
          <w:rFonts w:ascii="Times New Roman" w:hAnsi="Times New Roman"/>
          <w:sz w:val="24"/>
        </w:rPr>
        <w:t>“It</w:t>
      </w:r>
      <w:r w:rsidRPr="00E002D6">
        <w:rPr>
          <w:rFonts w:ascii="Times New Roman" w:hAnsi="Times New Roman" w:hint="eastAsia"/>
          <w:sz w:val="24"/>
        </w:rPr>
        <w:t xml:space="preserve"> </w:t>
      </w:r>
      <w:r w:rsidRPr="00E002D6">
        <w:rPr>
          <w:rFonts w:ascii="Times New Roman" w:hAnsi="Times New Roman"/>
          <w:sz w:val="24"/>
        </w:rPr>
        <w:t>is+</w:t>
      </w:r>
      <w:r w:rsidRPr="00E002D6">
        <w:rPr>
          <w:rFonts w:ascii="Times New Roman" w:hAnsi="Times New Roman"/>
          <w:sz w:val="24"/>
        </w:rPr>
        <w:t>此类形容词</w:t>
      </w:r>
      <w:r w:rsidRPr="00E002D6">
        <w:rPr>
          <w:rFonts w:ascii="Times New Roman" w:hAnsi="Times New Roman"/>
          <w:sz w:val="24"/>
        </w:rPr>
        <w:t>+that</w:t>
      </w:r>
      <w:r w:rsidRPr="00E002D6">
        <w:rPr>
          <w:rFonts w:ascii="Times New Roman" w:hAnsi="Times New Roman"/>
          <w:sz w:val="24"/>
        </w:rPr>
        <w:t>从句</w:t>
      </w:r>
      <w:r w:rsidRPr="00E002D6">
        <w:rPr>
          <w:rFonts w:ascii="Times New Roman" w:hAnsi="Times New Roman"/>
          <w:sz w:val="24"/>
        </w:rPr>
        <w:t>”</w:t>
      </w:r>
      <w:r w:rsidRPr="00E002D6">
        <w:rPr>
          <w:rFonts w:ascii="Times New Roman" w:hAnsi="Times New Roman"/>
          <w:sz w:val="24"/>
        </w:rPr>
        <w:t>之结构中时，</w:t>
      </w:r>
      <w:r w:rsidRPr="00E002D6">
        <w:rPr>
          <w:rFonts w:ascii="Times New Roman" w:hAnsi="Times New Roman"/>
          <w:sz w:val="24"/>
        </w:rPr>
        <w:t>that</w:t>
      </w:r>
      <w:r w:rsidRPr="00E002D6">
        <w:rPr>
          <w:rFonts w:ascii="Times New Roman" w:hAnsi="Times New Roman"/>
          <w:sz w:val="24"/>
        </w:rPr>
        <w:t>从句中须使用助动词</w:t>
      </w:r>
      <w:r w:rsidRPr="00E002D6">
        <w:rPr>
          <w:rFonts w:ascii="Times New Roman" w:hAnsi="Times New Roman"/>
          <w:sz w:val="24"/>
        </w:rPr>
        <w:t>should,</w:t>
      </w:r>
      <w:r w:rsidRPr="00E002D6">
        <w:rPr>
          <w:rFonts w:ascii="Times New Roman" w:hAnsi="Times New Roman"/>
          <w:sz w:val="24"/>
        </w:rPr>
        <w:t>但</w:t>
      </w:r>
      <w:r w:rsidRPr="00E002D6">
        <w:rPr>
          <w:rFonts w:ascii="Times New Roman" w:hAnsi="Times New Roman"/>
          <w:sz w:val="24"/>
        </w:rPr>
        <w:t>should</w:t>
      </w:r>
      <w:r w:rsidRPr="00E002D6">
        <w:rPr>
          <w:rFonts w:ascii="Times New Roman" w:hAnsi="Times New Roman"/>
          <w:sz w:val="24"/>
        </w:rPr>
        <w:t>常予以省略，而直接</w:t>
      </w:r>
      <w:proofErr w:type="gramStart"/>
      <w:r w:rsidRPr="00E002D6">
        <w:rPr>
          <w:rFonts w:ascii="Times New Roman" w:hAnsi="Times New Roman"/>
          <w:sz w:val="24"/>
        </w:rPr>
        <w:t>接</w:t>
      </w:r>
      <w:proofErr w:type="gramEnd"/>
      <w:r w:rsidRPr="00E002D6">
        <w:rPr>
          <w:rFonts w:ascii="Times New Roman" w:hAnsi="Times New Roman"/>
          <w:sz w:val="24"/>
        </w:rPr>
        <w:t>动词原形。常见的此类形容词有</w:t>
      </w:r>
      <w:r w:rsidRPr="00E002D6">
        <w:rPr>
          <w:rFonts w:ascii="Times New Roman" w:hAnsi="Times New Roman"/>
          <w:sz w:val="24"/>
        </w:rPr>
        <w:t>:</w:t>
      </w:r>
    </w:p>
    <w:p w14:paraId="0608EF5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important</w:t>
      </w:r>
      <w:r w:rsidRPr="00E002D6">
        <w:rPr>
          <w:rFonts w:ascii="Times New Roman" w:hAnsi="Times New Roman"/>
          <w:sz w:val="24"/>
        </w:rPr>
        <w:t>、</w:t>
      </w:r>
      <w:r w:rsidRPr="00E002D6">
        <w:rPr>
          <w:rFonts w:ascii="Times New Roman" w:hAnsi="Times New Roman"/>
          <w:sz w:val="24"/>
        </w:rPr>
        <w:t>imperative</w:t>
      </w:r>
      <w:r w:rsidRPr="00E002D6">
        <w:rPr>
          <w:rFonts w:ascii="Times New Roman" w:hAnsi="Times New Roman"/>
          <w:sz w:val="24"/>
        </w:rPr>
        <w:t>、</w:t>
      </w:r>
      <w:r w:rsidRPr="00E002D6">
        <w:rPr>
          <w:rFonts w:ascii="Times New Roman" w:hAnsi="Times New Roman"/>
          <w:sz w:val="24"/>
        </w:rPr>
        <w:t>necessary</w:t>
      </w:r>
      <w:r w:rsidRPr="00E002D6">
        <w:rPr>
          <w:rFonts w:ascii="Times New Roman" w:hAnsi="Times New Roman"/>
          <w:sz w:val="24"/>
        </w:rPr>
        <w:t>、</w:t>
      </w:r>
      <w:r w:rsidRPr="00E002D6">
        <w:rPr>
          <w:rFonts w:ascii="Times New Roman" w:hAnsi="Times New Roman"/>
          <w:sz w:val="24"/>
        </w:rPr>
        <w:t xml:space="preserve">essential </w:t>
      </w:r>
      <w:r w:rsidRPr="00E002D6">
        <w:rPr>
          <w:rFonts w:ascii="Times New Roman" w:hAnsi="Times New Roman"/>
          <w:sz w:val="24"/>
        </w:rPr>
        <w:t>（有必要的）、</w:t>
      </w:r>
      <w:r w:rsidRPr="00E002D6">
        <w:rPr>
          <w:rFonts w:ascii="Times New Roman" w:hAnsi="Times New Roman"/>
          <w:sz w:val="24"/>
        </w:rPr>
        <w:t>urgent</w:t>
      </w:r>
      <w:r w:rsidRPr="00E002D6">
        <w:rPr>
          <w:rFonts w:ascii="Times New Roman" w:hAnsi="Times New Roman"/>
          <w:sz w:val="24"/>
        </w:rPr>
        <w:t>（迫切需要</w:t>
      </w:r>
      <w:r w:rsidRPr="00E002D6">
        <w:rPr>
          <w:rFonts w:ascii="Times New Roman" w:hAnsi="Times New Roman"/>
          <w:sz w:val="24"/>
        </w:rPr>
        <w:lastRenderedPageBreak/>
        <w:t>的）、</w:t>
      </w:r>
      <w:r w:rsidRPr="00E002D6">
        <w:rPr>
          <w:rFonts w:ascii="Times New Roman" w:hAnsi="Times New Roman"/>
          <w:sz w:val="24"/>
        </w:rPr>
        <w:t>desirable</w:t>
      </w:r>
      <w:r w:rsidRPr="00E002D6">
        <w:rPr>
          <w:rFonts w:ascii="Times New Roman" w:hAnsi="Times New Roman"/>
          <w:sz w:val="24"/>
        </w:rPr>
        <w:t>（合意的）、</w:t>
      </w:r>
      <w:r w:rsidRPr="00E002D6">
        <w:rPr>
          <w:rFonts w:ascii="Times New Roman" w:hAnsi="Times New Roman"/>
          <w:sz w:val="24"/>
        </w:rPr>
        <w:t>advisable</w:t>
      </w:r>
      <w:r w:rsidRPr="00E002D6">
        <w:rPr>
          <w:rFonts w:ascii="Times New Roman" w:hAnsi="Times New Roman"/>
          <w:sz w:val="24"/>
        </w:rPr>
        <w:t>（明智的，适当的）。</w:t>
      </w:r>
    </w:p>
    <w:p w14:paraId="1FD386E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其句型如下</w:t>
      </w:r>
      <w:r w:rsidRPr="00E002D6">
        <w:rPr>
          <w:rFonts w:ascii="Times New Roman" w:hAnsi="Times New Roman"/>
          <w:sz w:val="24"/>
        </w:rPr>
        <w:t>:</w:t>
      </w:r>
    </w:p>
    <w:p w14:paraId="10EAF44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It</w:t>
      </w:r>
      <w:r w:rsidRPr="00E002D6">
        <w:rPr>
          <w:rFonts w:ascii="Times New Roman" w:hAnsi="Times New Roman" w:hint="eastAsia"/>
          <w:sz w:val="24"/>
        </w:rPr>
        <w:t xml:space="preserve"> </w:t>
      </w:r>
      <w:r w:rsidRPr="00E002D6">
        <w:rPr>
          <w:rFonts w:ascii="Times New Roman" w:hAnsi="Times New Roman"/>
          <w:sz w:val="24"/>
        </w:rPr>
        <w:t>is</w:t>
      </w:r>
      <w:r w:rsidRPr="00E002D6">
        <w:rPr>
          <w:rFonts w:ascii="Times New Roman" w:hAnsi="Times New Roman" w:hint="eastAsia"/>
          <w:sz w:val="24"/>
        </w:rPr>
        <w:t xml:space="preserve"> </w:t>
      </w:r>
      <w:proofErr w:type="spellStart"/>
      <w:r w:rsidRPr="00E002D6">
        <w:rPr>
          <w:rFonts w:ascii="Times New Roman" w:hAnsi="Times New Roman"/>
          <w:sz w:val="24"/>
        </w:rPr>
        <w:t>important+that</w:t>
      </w:r>
      <w:proofErr w:type="spellEnd"/>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+(should)+</w:t>
      </w:r>
      <w:r w:rsidRPr="00E002D6">
        <w:rPr>
          <w:rFonts w:ascii="Times New Roman" w:hAnsi="Times New Roman"/>
          <w:sz w:val="24"/>
        </w:rPr>
        <w:t>动词原形</w:t>
      </w:r>
    </w:p>
    <w:p w14:paraId="20AACE8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It is imperative that Carlos (should) get married before his girlfriend</w:t>
      </w:r>
      <w:r w:rsidRPr="00E002D6">
        <w:rPr>
          <w:rFonts w:ascii="Times New Roman" w:hAnsi="Times New Roman" w:hint="eastAsia"/>
          <w:sz w:val="24"/>
        </w:rPr>
        <w:t xml:space="preserve"> </w:t>
      </w:r>
      <w:r w:rsidRPr="00E002D6">
        <w:rPr>
          <w:rFonts w:ascii="Times New Roman" w:hAnsi="Times New Roman"/>
          <w:sz w:val="24"/>
        </w:rPr>
        <w:t>changes her mind.</w:t>
      </w:r>
    </w:p>
    <w:p w14:paraId="53C1FB1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卡</w:t>
      </w:r>
      <w:proofErr w:type="gramStart"/>
      <w:r w:rsidRPr="00E002D6">
        <w:rPr>
          <w:rFonts w:ascii="Times New Roman" w:hAnsi="Times New Roman"/>
          <w:sz w:val="24"/>
        </w:rPr>
        <w:t>洛</w:t>
      </w:r>
      <w:proofErr w:type="gramEnd"/>
      <w:r w:rsidRPr="00E002D6">
        <w:rPr>
          <w:rFonts w:ascii="Times New Roman" w:hAnsi="Times New Roman"/>
          <w:sz w:val="24"/>
        </w:rPr>
        <w:t>斯应该赶紧在他的女朋友改变心意前娶她。</w:t>
      </w:r>
    </w:p>
    <w:p w14:paraId="53CB05C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It is essential that the nurses (should) learn to be patient.</w:t>
      </w:r>
    </w:p>
    <w:p w14:paraId="2EA95FB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做护士的有必要学会有耐心。</w:t>
      </w:r>
    </w:p>
    <w:p w14:paraId="32C8A5D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It is advisable that you (should) take precautions before the typhoon</w:t>
      </w:r>
      <w:r w:rsidRPr="00E002D6">
        <w:rPr>
          <w:rFonts w:ascii="Times New Roman" w:hAnsi="Times New Roman" w:hint="eastAsia"/>
          <w:sz w:val="24"/>
        </w:rPr>
        <w:t xml:space="preserve"> </w:t>
      </w:r>
      <w:r w:rsidRPr="00E002D6">
        <w:rPr>
          <w:rFonts w:ascii="Times New Roman" w:hAnsi="Times New Roman"/>
          <w:sz w:val="24"/>
        </w:rPr>
        <w:t>arrives.</w:t>
      </w:r>
    </w:p>
    <w:p w14:paraId="568F578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在台风来之前先采取预防措施是明智的。</w:t>
      </w:r>
    </w:p>
    <w:p w14:paraId="541E1D93"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2. if</w:t>
      </w:r>
      <w:r w:rsidRPr="00E002D6">
        <w:rPr>
          <w:rFonts w:ascii="Times New Roman" w:hAnsi="Times New Roman" w:hint="eastAsia"/>
          <w:sz w:val="24"/>
        </w:rPr>
        <w:t>引导的条件状语从句</w:t>
      </w:r>
    </w:p>
    <w:p w14:paraId="2261857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两个简单句也可以通过副词连词连接，有副词连词的那个简单句叫从句，不带副词连词的那个简单句叫主句。从句是副词性的，用来修饰主句，就相当于是一个副词修饰主句作状语，所以叫状语从句。</w:t>
      </w:r>
    </w:p>
    <w:p w14:paraId="12490F4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条件状语从句由</w:t>
      </w:r>
      <w:r w:rsidRPr="00E002D6">
        <w:rPr>
          <w:rFonts w:ascii="Times New Roman" w:hAnsi="Times New Roman"/>
          <w:sz w:val="24"/>
        </w:rPr>
        <w:t>if</w:t>
      </w:r>
      <w:r w:rsidRPr="00E002D6">
        <w:rPr>
          <w:rFonts w:ascii="Times New Roman" w:hAnsi="Times New Roman"/>
          <w:sz w:val="24"/>
        </w:rPr>
        <w:t>连接。</w:t>
      </w:r>
    </w:p>
    <w:p w14:paraId="17DAE3D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If Belinda is here, she will explain it to you.</w:t>
      </w:r>
      <w:r w:rsidRPr="00E002D6">
        <w:rPr>
          <w:rFonts w:ascii="Times New Roman" w:hAnsi="Times New Roman"/>
          <w:sz w:val="24"/>
        </w:rPr>
        <w:tab/>
      </w:r>
      <w:r w:rsidRPr="00E002D6">
        <w:rPr>
          <w:rFonts w:ascii="Times New Roman" w:hAnsi="Times New Roman"/>
          <w:sz w:val="24"/>
        </w:rPr>
        <w:tab/>
      </w:r>
    </w:p>
    <w:p w14:paraId="4364786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表示未发生的事的时候，主句用将来时，从句用现在时，简称主将从现，这里跟时间状语从句用法相同。</w:t>
      </w:r>
    </w:p>
    <w:p w14:paraId="006C604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3. what</w:t>
      </w:r>
      <w:r w:rsidRPr="00E002D6">
        <w:rPr>
          <w:rFonts w:ascii="Times New Roman" w:hAnsi="Times New Roman" w:hint="eastAsia"/>
          <w:sz w:val="24"/>
        </w:rPr>
        <w:t>作复合关系代词</w:t>
      </w:r>
    </w:p>
    <w:p w14:paraId="58B5B77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名词性从句就是把一个句子变成“名词”，用</w:t>
      </w:r>
      <w:proofErr w:type="gramStart"/>
      <w:r w:rsidRPr="00E002D6">
        <w:rPr>
          <w:rFonts w:ascii="Times New Roman" w:hAnsi="Times New Roman" w:hint="eastAsia"/>
          <w:sz w:val="24"/>
        </w:rPr>
        <w:t>来作</w:t>
      </w:r>
      <w:proofErr w:type="gramEnd"/>
      <w:r w:rsidRPr="00E002D6">
        <w:rPr>
          <w:rFonts w:ascii="Times New Roman" w:hAnsi="Times New Roman" w:hint="eastAsia"/>
          <w:sz w:val="24"/>
        </w:rPr>
        <w:t>主语、宾语、表语等，普通的名词性从句用</w:t>
      </w:r>
      <w:r w:rsidRPr="00E002D6">
        <w:rPr>
          <w:rFonts w:ascii="Times New Roman" w:hAnsi="Times New Roman" w:hint="eastAsia"/>
          <w:sz w:val="24"/>
        </w:rPr>
        <w:t>that</w:t>
      </w:r>
      <w:r w:rsidRPr="00E002D6">
        <w:rPr>
          <w:rFonts w:ascii="Times New Roman" w:hAnsi="Times New Roman" w:hint="eastAsia"/>
          <w:sz w:val="24"/>
        </w:rPr>
        <w:t>、</w:t>
      </w:r>
      <w:r w:rsidRPr="00E002D6">
        <w:rPr>
          <w:rFonts w:ascii="Times New Roman" w:hAnsi="Times New Roman" w:hint="eastAsia"/>
          <w:sz w:val="24"/>
        </w:rPr>
        <w:t>whether</w:t>
      </w:r>
      <w:r w:rsidRPr="00E002D6">
        <w:rPr>
          <w:rFonts w:ascii="Times New Roman" w:hAnsi="Times New Roman" w:hint="eastAsia"/>
          <w:sz w:val="24"/>
        </w:rPr>
        <w:t>、</w:t>
      </w:r>
      <w:r w:rsidRPr="00E002D6">
        <w:rPr>
          <w:rFonts w:ascii="Times New Roman" w:hAnsi="Times New Roman" w:hint="eastAsia"/>
          <w:sz w:val="24"/>
        </w:rPr>
        <w:t>when</w:t>
      </w:r>
      <w:r w:rsidRPr="00E002D6">
        <w:rPr>
          <w:rFonts w:ascii="Times New Roman" w:hAnsi="Times New Roman" w:hint="eastAsia"/>
          <w:sz w:val="24"/>
        </w:rPr>
        <w:t>、</w:t>
      </w:r>
      <w:r w:rsidRPr="00E002D6">
        <w:rPr>
          <w:rFonts w:ascii="Times New Roman" w:hAnsi="Times New Roman" w:hint="eastAsia"/>
          <w:sz w:val="24"/>
        </w:rPr>
        <w:t>where</w:t>
      </w:r>
      <w:r w:rsidRPr="00E002D6">
        <w:rPr>
          <w:rFonts w:ascii="Times New Roman" w:hAnsi="Times New Roman" w:hint="eastAsia"/>
          <w:sz w:val="24"/>
        </w:rPr>
        <w:t>、</w:t>
      </w:r>
      <w:r w:rsidRPr="00E002D6">
        <w:rPr>
          <w:rFonts w:ascii="Times New Roman" w:hAnsi="Times New Roman" w:hint="eastAsia"/>
          <w:sz w:val="24"/>
        </w:rPr>
        <w:t>why</w:t>
      </w:r>
      <w:r w:rsidRPr="00E002D6">
        <w:rPr>
          <w:rFonts w:ascii="Times New Roman" w:hAnsi="Times New Roman" w:hint="eastAsia"/>
          <w:sz w:val="24"/>
        </w:rPr>
        <w:t>、</w:t>
      </w:r>
      <w:r w:rsidRPr="00E002D6">
        <w:rPr>
          <w:rFonts w:ascii="Times New Roman" w:hAnsi="Times New Roman" w:hint="eastAsia"/>
          <w:sz w:val="24"/>
        </w:rPr>
        <w:t>how</w:t>
      </w:r>
      <w:r w:rsidRPr="00E002D6">
        <w:rPr>
          <w:rFonts w:ascii="Times New Roman" w:hAnsi="Times New Roman" w:hint="eastAsia"/>
          <w:sz w:val="24"/>
        </w:rPr>
        <w:t>引导，而还有一种特殊情况，当我们想表达“</w:t>
      </w:r>
      <w:r w:rsidRPr="00E002D6">
        <w:rPr>
          <w:rFonts w:ascii="Times New Roman" w:hAnsi="Times New Roman" w:hint="eastAsia"/>
          <w:sz w:val="24"/>
          <w:lang w:eastAsia="zh"/>
        </w:rPr>
        <w:t>……</w:t>
      </w:r>
      <w:r w:rsidRPr="00E002D6">
        <w:rPr>
          <w:rFonts w:ascii="Times New Roman" w:hAnsi="Times New Roman" w:hint="eastAsia"/>
          <w:sz w:val="24"/>
        </w:rPr>
        <w:t>的东西</w:t>
      </w:r>
      <w:r w:rsidRPr="00E002D6">
        <w:rPr>
          <w:rFonts w:ascii="Times New Roman" w:hAnsi="Times New Roman" w:hint="eastAsia"/>
          <w:sz w:val="24"/>
        </w:rPr>
        <w:t>/</w:t>
      </w:r>
      <w:r w:rsidRPr="00E002D6">
        <w:rPr>
          <w:rFonts w:ascii="Times New Roman" w:hAnsi="Times New Roman" w:hint="eastAsia"/>
          <w:sz w:val="24"/>
          <w:lang w:eastAsia="zh"/>
        </w:rPr>
        <w:t>……</w:t>
      </w:r>
      <w:r w:rsidRPr="00E002D6">
        <w:rPr>
          <w:rFonts w:ascii="Times New Roman" w:hAnsi="Times New Roman" w:hint="eastAsia"/>
          <w:sz w:val="24"/>
        </w:rPr>
        <w:t>的事情”时，就会用到</w:t>
      </w:r>
      <w:r w:rsidRPr="00E002D6">
        <w:rPr>
          <w:rFonts w:ascii="Times New Roman" w:hAnsi="Times New Roman" w:hint="eastAsia"/>
          <w:sz w:val="24"/>
        </w:rPr>
        <w:t>what</w:t>
      </w:r>
      <w:r w:rsidRPr="00E002D6">
        <w:rPr>
          <w:rFonts w:ascii="Times New Roman" w:hAnsi="Times New Roman" w:hint="eastAsia"/>
          <w:sz w:val="24"/>
        </w:rPr>
        <w:t>这个复合关系代词，这里的</w:t>
      </w:r>
      <w:r w:rsidRPr="00E002D6">
        <w:rPr>
          <w:rFonts w:ascii="Times New Roman" w:hAnsi="Times New Roman" w:hint="eastAsia"/>
          <w:sz w:val="24"/>
        </w:rPr>
        <w:t>what</w:t>
      </w:r>
      <w:r w:rsidRPr="00E002D6">
        <w:rPr>
          <w:rFonts w:ascii="Times New Roman" w:hAnsi="Times New Roman" w:hint="eastAsia"/>
          <w:sz w:val="24"/>
        </w:rPr>
        <w:t>并不是“什么”的疑问含义，而是相当于“</w:t>
      </w:r>
      <w:r w:rsidRPr="00E002D6">
        <w:rPr>
          <w:rFonts w:ascii="Times New Roman" w:hAnsi="Times New Roman" w:hint="eastAsia"/>
          <w:sz w:val="24"/>
        </w:rPr>
        <w:t>the thing(s) that</w:t>
      </w:r>
      <w:r w:rsidRPr="00E002D6">
        <w:rPr>
          <w:rFonts w:ascii="Times New Roman" w:hAnsi="Times New Roman" w:hint="eastAsia"/>
          <w:sz w:val="24"/>
        </w:rPr>
        <w:t>”，也就是说，</w:t>
      </w:r>
      <w:r w:rsidRPr="00E002D6">
        <w:rPr>
          <w:rFonts w:ascii="Times New Roman" w:hAnsi="Times New Roman" w:hint="eastAsia"/>
          <w:sz w:val="24"/>
        </w:rPr>
        <w:t>what</w:t>
      </w:r>
      <w:r w:rsidRPr="00E002D6">
        <w:rPr>
          <w:rFonts w:ascii="Times New Roman" w:hAnsi="Times New Roman" w:hint="eastAsia"/>
          <w:sz w:val="24"/>
        </w:rPr>
        <w:t>本身就包含了先行词和关系代词，把“事情”和“引导从句”合二为一，所以才被称为复合关系代词。</w:t>
      </w:r>
    </w:p>
    <w:p w14:paraId="4E4B405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比如：</w:t>
      </w:r>
    </w:p>
    <w:p w14:paraId="37F1450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简单句</w:t>
      </w:r>
      <w:r w:rsidRPr="00E002D6">
        <w:rPr>
          <w:rFonts w:ascii="Times New Roman" w:hAnsi="Times New Roman" w:hint="eastAsia"/>
          <w:sz w:val="24"/>
        </w:rPr>
        <w:t>1</w:t>
      </w:r>
      <w:r w:rsidRPr="00E002D6">
        <w:rPr>
          <w:rFonts w:ascii="Times New Roman" w:hAnsi="Times New Roman" w:hint="eastAsia"/>
          <w:sz w:val="24"/>
        </w:rPr>
        <w:t>：</w:t>
      </w:r>
      <w:r w:rsidRPr="00E002D6">
        <w:rPr>
          <w:rFonts w:ascii="Times New Roman" w:hAnsi="Times New Roman" w:hint="eastAsia"/>
          <w:sz w:val="24"/>
        </w:rPr>
        <w:t xml:space="preserve">I need something. </w:t>
      </w:r>
      <w:r w:rsidRPr="00E002D6">
        <w:rPr>
          <w:rFonts w:ascii="Times New Roman" w:hAnsi="Times New Roman" w:hint="eastAsia"/>
          <w:sz w:val="24"/>
        </w:rPr>
        <w:t>我需要某物。</w:t>
      </w:r>
    </w:p>
    <w:p w14:paraId="3DF28A3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简单句</w:t>
      </w:r>
      <w:r w:rsidRPr="00E002D6">
        <w:rPr>
          <w:rFonts w:ascii="Times New Roman" w:hAnsi="Times New Roman" w:hint="eastAsia"/>
          <w:sz w:val="24"/>
        </w:rPr>
        <w:t>2</w:t>
      </w:r>
      <w:r w:rsidRPr="00E002D6">
        <w:rPr>
          <w:rFonts w:ascii="Times New Roman" w:hAnsi="Times New Roman" w:hint="eastAsia"/>
          <w:sz w:val="24"/>
        </w:rPr>
        <w:t>：</w:t>
      </w:r>
      <w:r w:rsidRPr="00E002D6">
        <w:rPr>
          <w:rFonts w:ascii="Times New Roman" w:hAnsi="Times New Roman" w:hint="eastAsia"/>
          <w:sz w:val="24"/>
        </w:rPr>
        <w:t xml:space="preserve">You gave me it. </w:t>
      </w:r>
      <w:r w:rsidRPr="00E002D6">
        <w:rPr>
          <w:rFonts w:ascii="Times New Roman" w:hAnsi="Times New Roman" w:hint="eastAsia"/>
          <w:sz w:val="24"/>
        </w:rPr>
        <w:t>你把它给了我。</w:t>
      </w:r>
    </w:p>
    <w:p w14:paraId="1CAE3EC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合并：</w:t>
      </w:r>
      <w:r w:rsidRPr="00E002D6">
        <w:rPr>
          <w:rFonts w:ascii="Times New Roman" w:hAnsi="Times New Roman" w:hint="eastAsia"/>
          <w:sz w:val="24"/>
        </w:rPr>
        <w:t xml:space="preserve">I need the thing that you gave me. </w:t>
      </w:r>
      <w:r w:rsidRPr="00E002D6">
        <w:rPr>
          <w:rFonts w:ascii="Times New Roman" w:hAnsi="Times New Roman" w:hint="eastAsia"/>
          <w:sz w:val="24"/>
        </w:rPr>
        <w:t>我需要你给我的东西。</w:t>
      </w:r>
    </w:p>
    <w:p w14:paraId="63ABDC8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lastRenderedPageBreak/>
        <w:t>而用</w:t>
      </w:r>
      <w:r w:rsidRPr="00E002D6">
        <w:rPr>
          <w:rFonts w:ascii="Times New Roman" w:hAnsi="Times New Roman" w:hint="eastAsia"/>
          <w:sz w:val="24"/>
        </w:rPr>
        <w:t>what</w:t>
      </w:r>
      <w:r w:rsidRPr="00E002D6">
        <w:rPr>
          <w:rFonts w:ascii="Times New Roman" w:hAnsi="Times New Roman" w:hint="eastAsia"/>
          <w:sz w:val="24"/>
        </w:rPr>
        <w:t>替换</w:t>
      </w:r>
      <w:r w:rsidRPr="00E002D6">
        <w:rPr>
          <w:rFonts w:ascii="Times New Roman" w:hAnsi="Times New Roman" w:hint="eastAsia"/>
          <w:sz w:val="24"/>
        </w:rPr>
        <w:t>the thing that</w:t>
      </w:r>
      <w:r w:rsidRPr="00E002D6">
        <w:rPr>
          <w:rFonts w:ascii="Times New Roman" w:hAnsi="Times New Roman" w:hint="eastAsia"/>
          <w:sz w:val="24"/>
        </w:rPr>
        <w:t>：</w:t>
      </w:r>
      <w:r w:rsidRPr="00E002D6">
        <w:rPr>
          <w:rFonts w:ascii="Times New Roman" w:hAnsi="Times New Roman" w:hint="eastAsia"/>
          <w:sz w:val="24"/>
        </w:rPr>
        <w:t>I need what you gave me.</w:t>
      </w:r>
    </w:p>
    <w:p w14:paraId="5337ADEF"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这里的“</w:t>
      </w:r>
      <w:r w:rsidRPr="00E002D6">
        <w:rPr>
          <w:rFonts w:ascii="Times New Roman" w:hAnsi="Times New Roman" w:hint="eastAsia"/>
          <w:sz w:val="24"/>
        </w:rPr>
        <w:t>what you gave me</w:t>
      </w:r>
      <w:r w:rsidRPr="00E002D6">
        <w:rPr>
          <w:rFonts w:ascii="Times New Roman" w:hAnsi="Times New Roman" w:hint="eastAsia"/>
          <w:sz w:val="24"/>
        </w:rPr>
        <w:t>”就是一个名词性从句，作用就像简单句里的</w:t>
      </w:r>
      <w:r w:rsidRPr="00E002D6">
        <w:rPr>
          <w:rFonts w:ascii="Times New Roman" w:hAnsi="Times New Roman" w:hint="eastAsia"/>
          <w:sz w:val="24"/>
        </w:rPr>
        <w:t>something</w:t>
      </w:r>
      <w:r w:rsidRPr="00E002D6">
        <w:rPr>
          <w:rFonts w:ascii="Times New Roman" w:hAnsi="Times New Roman" w:hint="eastAsia"/>
          <w:sz w:val="24"/>
        </w:rPr>
        <w:t>或</w:t>
      </w:r>
      <w:r w:rsidRPr="00E002D6">
        <w:rPr>
          <w:rFonts w:ascii="Times New Roman" w:hAnsi="Times New Roman" w:hint="eastAsia"/>
          <w:sz w:val="24"/>
        </w:rPr>
        <w:t>it</w:t>
      </w:r>
      <w:r w:rsidRPr="00E002D6">
        <w:rPr>
          <w:rFonts w:ascii="Times New Roman" w:hAnsi="Times New Roman" w:hint="eastAsia"/>
          <w:sz w:val="24"/>
        </w:rPr>
        <w:t>，是名词性的，作</w:t>
      </w:r>
      <w:r w:rsidRPr="00E002D6">
        <w:rPr>
          <w:rFonts w:ascii="Times New Roman" w:hAnsi="Times New Roman" w:hint="eastAsia"/>
          <w:sz w:val="24"/>
        </w:rPr>
        <w:t>need</w:t>
      </w:r>
      <w:r w:rsidRPr="00E002D6">
        <w:rPr>
          <w:rFonts w:ascii="Times New Roman" w:hAnsi="Times New Roman" w:hint="eastAsia"/>
          <w:sz w:val="24"/>
        </w:rPr>
        <w:t>的宾语。</w:t>
      </w:r>
    </w:p>
    <w:p w14:paraId="1A189EF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和普通名词性从句一样，</w:t>
      </w:r>
      <w:r w:rsidRPr="00E002D6">
        <w:rPr>
          <w:rFonts w:ascii="Times New Roman" w:hAnsi="Times New Roman" w:hint="eastAsia"/>
          <w:sz w:val="24"/>
        </w:rPr>
        <w:t>what</w:t>
      </w:r>
      <w:r w:rsidRPr="00E002D6">
        <w:rPr>
          <w:rFonts w:ascii="Times New Roman" w:hAnsi="Times New Roman" w:hint="eastAsia"/>
          <w:sz w:val="24"/>
        </w:rPr>
        <w:t>引导的名词性从句也可以</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语、表语、动词宾语和介词宾语。</w:t>
      </w:r>
    </w:p>
    <w:p w14:paraId="3D96335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What he said surprised me. = He said something. + It surprised me. </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463CFF8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He is what we call a hero. = He is something. + We call him a hero. </w:t>
      </w:r>
      <w:r w:rsidRPr="00E002D6">
        <w:rPr>
          <w:rFonts w:ascii="Times New Roman" w:hAnsi="Times New Roman" w:hint="eastAsia"/>
          <w:sz w:val="24"/>
        </w:rPr>
        <w:t>作表语</w:t>
      </w:r>
    </w:p>
    <w:p w14:paraId="2D24A7B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I don</w:t>
      </w:r>
      <w:r w:rsidRPr="00E002D6">
        <w:rPr>
          <w:rFonts w:ascii="Times New Roman" w:hAnsi="Times New Roman"/>
          <w:sz w:val="24"/>
        </w:rPr>
        <w:t>’</w:t>
      </w:r>
      <w:r w:rsidRPr="00E002D6">
        <w:rPr>
          <w:rFonts w:ascii="Times New Roman" w:hAnsi="Times New Roman" w:hint="eastAsia"/>
          <w:sz w:val="24"/>
        </w:rPr>
        <w:t>t know what he means. = I don</w:t>
      </w:r>
      <w:r w:rsidRPr="00E002D6">
        <w:rPr>
          <w:rFonts w:ascii="Times New Roman" w:hAnsi="Times New Roman"/>
          <w:sz w:val="24"/>
        </w:rPr>
        <w:t>’</w:t>
      </w:r>
      <w:r w:rsidRPr="00E002D6">
        <w:rPr>
          <w:rFonts w:ascii="Times New Roman" w:hAnsi="Times New Roman" w:hint="eastAsia"/>
          <w:sz w:val="24"/>
        </w:rPr>
        <w:t xml:space="preserve">t know something. + He means it. </w:t>
      </w:r>
      <w:r w:rsidRPr="00E002D6">
        <w:rPr>
          <w:rFonts w:ascii="Times New Roman" w:hAnsi="Times New Roman" w:hint="eastAsia"/>
          <w:sz w:val="24"/>
        </w:rPr>
        <w:t>作宾语</w:t>
      </w:r>
    </w:p>
    <w:p w14:paraId="72436CC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We are talking about what he did. = We are talking about something. + He did it. </w:t>
      </w:r>
      <w:r w:rsidRPr="00E002D6">
        <w:rPr>
          <w:rFonts w:ascii="Times New Roman" w:hAnsi="Times New Roman" w:hint="eastAsia"/>
          <w:sz w:val="24"/>
        </w:rPr>
        <w:t>作介词宾语</w:t>
      </w:r>
    </w:p>
    <w:p w14:paraId="1FB1D356" w14:textId="77777777" w:rsidR="00792C08" w:rsidRPr="00E002D6" w:rsidRDefault="00792C08">
      <w:pPr>
        <w:spacing w:line="360" w:lineRule="auto"/>
        <w:ind w:firstLineChars="200" w:firstLine="480"/>
        <w:rPr>
          <w:rFonts w:ascii="Times New Roman" w:hAnsi="Times New Roman"/>
          <w:sz w:val="24"/>
        </w:rPr>
      </w:pPr>
    </w:p>
    <w:p w14:paraId="04053C39" w14:textId="77777777" w:rsidR="00792C08" w:rsidRPr="00E002D6" w:rsidRDefault="00000000">
      <w:pPr>
        <w:spacing w:line="400" w:lineRule="exact"/>
        <w:rPr>
          <w:rFonts w:ascii="Times New Roman" w:eastAsia="黑体"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57E4101A" w14:textId="77777777" w:rsidR="00792C08" w:rsidRPr="00E002D6" w:rsidRDefault="00792C08">
      <w:pPr>
        <w:spacing w:line="400" w:lineRule="exact"/>
        <w:rPr>
          <w:rFonts w:ascii="Times New Roman" w:hAnsi="Times New Roman" w:cs="Times New Roman"/>
          <w:b/>
          <w:bCs/>
          <w:i/>
          <w:iCs/>
          <w:sz w:val="24"/>
        </w:rPr>
      </w:pPr>
    </w:p>
    <w:p w14:paraId="634A9487"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找出从句，并标注从句类型和作什么句子成分。</w:t>
      </w:r>
    </w:p>
    <w:p w14:paraId="3F30EC24"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are thoughtful, you will not hurt others' feelings.</w:t>
      </w:r>
    </w:p>
    <w:p w14:paraId="52DFE689"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we say can greatly affect our relationship.</w:t>
      </w:r>
    </w:p>
    <w:p w14:paraId="729BFE38"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make thoughtless remarks, you may spoil a friendship.</w:t>
      </w:r>
    </w:p>
    <w:p w14:paraId="65748C20"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he needs is your support and care.</w:t>
      </w:r>
    </w:p>
    <w:p w14:paraId="4330831D"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avoid hurting others' feelings, you will keep a perfect relationship.</w:t>
      </w:r>
    </w:p>
    <w:p w14:paraId="3722C10F"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never forget what our friends have done for us.</w:t>
      </w:r>
    </w:p>
    <w:p w14:paraId="4B5527E7"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simply support each other, you will hardly have arguments.</w:t>
      </w:r>
    </w:p>
    <w:p w14:paraId="1CE89F63"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always remembers what is truly important in a relationship.</w:t>
      </w:r>
    </w:p>
    <w:p w14:paraId="233763F8"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are careless, your words may have a bad effect on others.</w:t>
      </w:r>
    </w:p>
    <w:p w14:paraId="1F02F41E" w14:textId="77777777" w:rsidR="00792C08" w:rsidRPr="00E002D6" w:rsidRDefault="00000000">
      <w:pPr>
        <w:numPr>
          <w:ilvl w:val="0"/>
          <w:numId w:val="1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don't understand what makes him so thoughtless.</w:t>
      </w:r>
    </w:p>
    <w:p w14:paraId="4F5BE044" w14:textId="77777777" w:rsidR="00792C08" w:rsidRPr="00E002D6" w:rsidRDefault="00792C08">
      <w:pPr>
        <w:numPr>
          <w:ilvl w:val="0"/>
          <w:numId w:val="12"/>
        </w:numPr>
        <w:rPr>
          <w:rFonts w:ascii="Times New Roman" w:eastAsia="宋体" w:hAnsi="Times New Roman" w:cs="Times New Roman"/>
          <w:spacing w:val="-1"/>
          <w:sz w:val="24"/>
        </w:rPr>
      </w:pPr>
    </w:p>
    <w:p w14:paraId="12B7617B"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202357D2"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我们有必要体贴他人的感受。（</w:t>
      </w:r>
      <w:r w:rsidRPr="00E002D6">
        <w:rPr>
          <w:rFonts w:ascii="Times New Roman" w:eastAsia="宋体" w:hAnsi="Times New Roman" w:cs="Times New Roman"/>
          <w:spacing w:val="-1"/>
          <w:sz w:val="24"/>
        </w:rPr>
        <w:t>thoughtful; feeling</w:t>
      </w:r>
      <w:r w:rsidRPr="00E002D6">
        <w:rPr>
          <w:rFonts w:ascii="Times New Roman" w:eastAsia="宋体" w:hAnsi="Times New Roman" w:cs="Times New Roman" w:hint="eastAsia"/>
          <w:spacing w:val="-1"/>
          <w:sz w:val="24"/>
          <w:lang w:eastAsia="zh"/>
        </w:rPr>
        <w:t>）</w:t>
      </w:r>
    </w:p>
    <w:p w14:paraId="06ECC63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如果说话欠考虑，就会伤害彼此的关系。（</w:t>
      </w:r>
      <w:r w:rsidRPr="00E002D6">
        <w:rPr>
          <w:rFonts w:ascii="Times New Roman" w:eastAsia="宋体" w:hAnsi="Times New Roman" w:cs="Times New Roman"/>
          <w:spacing w:val="-1"/>
          <w:sz w:val="24"/>
        </w:rPr>
        <w:t>thoughtless; hurt; relationship</w:t>
      </w:r>
      <w:r w:rsidRPr="00E002D6">
        <w:rPr>
          <w:rFonts w:ascii="Times New Roman" w:eastAsia="宋体" w:hAnsi="Times New Roman" w:cs="Times New Roman" w:hint="eastAsia"/>
          <w:spacing w:val="-1"/>
          <w:sz w:val="24"/>
          <w:lang w:eastAsia="zh"/>
        </w:rPr>
        <w:t>）</w:t>
      </w:r>
    </w:p>
    <w:p w14:paraId="447DFFC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重要的是我们应该避免破坏完美的友谊。（</w:t>
      </w:r>
      <w:r w:rsidRPr="00E002D6">
        <w:rPr>
          <w:rFonts w:ascii="Times New Roman" w:eastAsia="宋体" w:hAnsi="Times New Roman" w:cs="Times New Roman"/>
          <w:spacing w:val="-1"/>
          <w:sz w:val="24"/>
        </w:rPr>
        <w:t>avoid; spoil; friendship</w:t>
      </w:r>
      <w:r w:rsidRPr="00E002D6">
        <w:rPr>
          <w:rFonts w:ascii="Times New Roman" w:eastAsia="宋体" w:hAnsi="Times New Roman" w:cs="Times New Roman" w:hint="eastAsia"/>
          <w:spacing w:val="-1"/>
          <w:sz w:val="24"/>
          <w:lang w:eastAsia="zh"/>
        </w:rPr>
        <w:t>）</w:t>
      </w:r>
    </w:p>
    <w:p w14:paraId="30CA6B8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如果你不支持他，他几乎无法渡过难关。（</w:t>
      </w:r>
      <w:r w:rsidRPr="00E002D6">
        <w:rPr>
          <w:rFonts w:ascii="Times New Roman" w:eastAsia="宋体" w:hAnsi="Times New Roman" w:cs="Times New Roman"/>
          <w:spacing w:val="-1"/>
          <w:sz w:val="24"/>
        </w:rPr>
        <w:t>support; get through</w:t>
      </w:r>
      <w:r w:rsidRPr="00E002D6">
        <w:rPr>
          <w:rFonts w:ascii="Times New Roman" w:eastAsia="宋体" w:hAnsi="Times New Roman" w:cs="Times New Roman" w:hint="eastAsia"/>
          <w:spacing w:val="-1"/>
          <w:sz w:val="24"/>
          <w:lang w:eastAsia="zh"/>
        </w:rPr>
        <w:t>）</w:t>
      </w:r>
    </w:p>
    <w:p w14:paraId="608C0C02"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我们有必要想想什么言论会影响他人。（</w:t>
      </w:r>
      <w:r w:rsidRPr="00E002D6">
        <w:rPr>
          <w:rFonts w:ascii="Times New Roman" w:eastAsia="宋体" w:hAnsi="Times New Roman" w:cs="Times New Roman"/>
          <w:spacing w:val="-1"/>
          <w:sz w:val="24"/>
        </w:rPr>
        <w:t>remark; affect</w:t>
      </w:r>
      <w:r w:rsidRPr="00E002D6">
        <w:rPr>
          <w:rFonts w:ascii="Times New Roman" w:eastAsia="宋体" w:hAnsi="Times New Roman" w:cs="Times New Roman" w:hint="eastAsia"/>
          <w:spacing w:val="-1"/>
          <w:sz w:val="24"/>
          <w:lang w:eastAsia="zh"/>
        </w:rPr>
        <w:t>）</w:t>
      </w:r>
    </w:p>
    <w:p w14:paraId="77B58D21"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如果你随意借钱，可能会毁掉一段关系。（</w:t>
      </w:r>
      <w:r w:rsidRPr="00E002D6">
        <w:rPr>
          <w:rFonts w:ascii="Times New Roman" w:eastAsia="宋体" w:hAnsi="Times New Roman" w:cs="Times New Roman"/>
          <w:spacing w:val="-1"/>
          <w:sz w:val="24"/>
        </w:rPr>
        <w:t>borrow; ruin</w:t>
      </w:r>
      <w:r w:rsidRPr="00E002D6">
        <w:rPr>
          <w:rFonts w:ascii="Times New Roman" w:eastAsia="宋体" w:hAnsi="Times New Roman" w:cs="Times New Roman" w:hint="eastAsia"/>
          <w:spacing w:val="-1"/>
          <w:sz w:val="24"/>
          <w:lang w:eastAsia="zh"/>
        </w:rPr>
        <w:t>）</w:t>
      </w:r>
    </w:p>
    <w:p w14:paraId="0AF4141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我们应该明白什么才是真正体贴的行为。（</w:t>
      </w:r>
      <w:r w:rsidRPr="00E002D6">
        <w:rPr>
          <w:rFonts w:ascii="Times New Roman" w:eastAsia="宋体" w:hAnsi="Times New Roman" w:cs="Times New Roman"/>
          <w:spacing w:val="-1"/>
          <w:sz w:val="24"/>
        </w:rPr>
        <w:t>behavior; thoughtful</w:t>
      </w:r>
      <w:r w:rsidRPr="00E002D6">
        <w:rPr>
          <w:rFonts w:ascii="Times New Roman" w:eastAsia="宋体" w:hAnsi="Times New Roman" w:cs="Times New Roman" w:hint="eastAsia"/>
          <w:spacing w:val="-1"/>
          <w:sz w:val="24"/>
          <w:lang w:eastAsia="zh"/>
        </w:rPr>
        <w:t>）</w:t>
      </w:r>
    </w:p>
    <w:p w14:paraId="50B47061"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有必要提醒人们不要说出伤人的话。（</w:t>
      </w:r>
      <w:r w:rsidRPr="00E002D6">
        <w:rPr>
          <w:rFonts w:ascii="Times New Roman" w:eastAsia="宋体" w:hAnsi="Times New Roman" w:cs="Times New Roman"/>
          <w:spacing w:val="-1"/>
          <w:sz w:val="24"/>
        </w:rPr>
        <w:t>remind; hurtful</w:t>
      </w:r>
      <w:r w:rsidRPr="00E002D6">
        <w:rPr>
          <w:rFonts w:ascii="Times New Roman" w:eastAsia="宋体" w:hAnsi="Times New Roman" w:cs="Times New Roman" w:hint="eastAsia"/>
          <w:spacing w:val="-1"/>
          <w:sz w:val="24"/>
          <w:lang w:eastAsia="zh"/>
        </w:rPr>
        <w:t>）</w:t>
      </w:r>
    </w:p>
    <w:p w14:paraId="35481CE5"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⑨</w:t>
      </w:r>
      <w:r w:rsidRPr="00E002D6">
        <w:rPr>
          <w:rFonts w:ascii="Times New Roman" w:eastAsia="宋体" w:hAnsi="Times New Roman" w:cs="Times New Roman"/>
          <w:spacing w:val="-1"/>
          <w:sz w:val="24"/>
        </w:rPr>
        <w:t xml:space="preserve">　如果不注意言辞，就很容易伤害别人的感情。（</w:t>
      </w:r>
      <w:r w:rsidRPr="00E002D6">
        <w:rPr>
          <w:rFonts w:ascii="Times New Roman" w:eastAsia="宋体" w:hAnsi="Times New Roman" w:cs="Times New Roman"/>
          <w:spacing w:val="-1"/>
          <w:sz w:val="24"/>
        </w:rPr>
        <w:t>mind; emotion</w:t>
      </w:r>
      <w:r w:rsidRPr="00E002D6">
        <w:rPr>
          <w:rFonts w:ascii="Times New Roman" w:eastAsia="宋体" w:hAnsi="Times New Roman" w:cs="Times New Roman" w:hint="eastAsia"/>
          <w:spacing w:val="-1"/>
          <w:sz w:val="24"/>
          <w:lang w:eastAsia="zh"/>
        </w:rPr>
        <w:t>）</w:t>
      </w:r>
    </w:p>
    <w:p w14:paraId="2A8946FF"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⑩</w:t>
      </w:r>
      <w:r w:rsidRPr="00E002D6">
        <w:rPr>
          <w:rFonts w:ascii="Times New Roman" w:eastAsia="宋体" w:hAnsi="Times New Roman" w:cs="Times New Roman"/>
          <w:spacing w:val="-1"/>
          <w:sz w:val="24"/>
        </w:rPr>
        <w:t xml:space="preserve">　我们必须知道什么能维护关系，什么会破坏关系。（</w:t>
      </w:r>
      <w:r w:rsidRPr="00E002D6">
        <w:rPr>
          <w:rFonts w:ascii="Times New Roman" w:eastAsia="宋体" w:hAnsi="Times New Roman" w:cs="Times New Roman"/>
          <w:spacing w:val="-1"/>
          <w:sz w:val="24"/>
        </w:rPr>
        <w:t>maintain; damage</w:t>
      </w:r>
      <w:r w:rsidRPr="00E002D6">
        <w:rPr>
          <w:rFonts w:ascii="Times New Roman" w:eastAsia="宋体" w:hAnsi="Times New Roman" w:cs="Times New Roman" w:hint="eastAsia"/>
          <w:spacing w:val="-1"/>
          <w:sz w:val="24"/>
          <w:lang w:eastAsia="zh"/>
        </w:rPr>
        <w:t>）</w:t>
      </w:r>
    </w:p>
    <w:p w14:paraId="6F757B40" w14:textId="77777777" w:rsidR="00792C08" w:rsidRPr="00E002D6" w:rsidRDefault="00792C08">
      <w:pPr>
        <w:rPr>
          <w:rFonts w:ascii="Times New Roman" w:eastAsia="宋体" w:hAnsi="Times New Roman" w:cs="Times New Roman"/>
          <w:spacing w:val="-1"/>
          <w:sz w:val="24"/>
        </w:rPr>
      </w:pPr>
    </w:p>
    <w:p w14:paraId="0906458F"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50A72370"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11-12</w:t>
      </w:r>
    </w:p>
    <w:p w14:paraId="37076B23" w14:textId="77777777" w:rsidR="00792C08" w:rsidRPr="00E002D6" w:rsidRDefault="00000000">
      <w:pPr>
        <w:spacing w:line="400" w:lineRule="exact"/>
        <w:rPr>
          <w:rFonts w:ascii="Cambria" w:hAnsi="Cambria" w:cs="Cambria"/>
          <w:sz w:val="22"/>
          <w:szCs w:val="28"/>
        </w:rPr>
      </w:pPr>
      <w:r w:rsidRPr="00E002D6">
        <w:rPr>
          <w:rFonts w:ascii="Cambria" w:hAnsi="Cambria" w:cs="Cambria"/>
          <w:b/>
          <w:bCs/>
          <w:sz w:val="22"/>
          <w:szCs w:val="28"/>
        </w:rPr>
        <w:t xml:space="preserve">        </w:t>
      </w:r>
      <w:r w:rsidRPr="00E002D6">
        <w:rPr>
          <w:rFonts w:ascii="Cambria" w:hAnsi="Cambria" w:cs="Cambria" w:hint="eastAsia"/>
          <w:b/>
          <w:bCs/>
          <w:sz w:val="22"/>
          <w:szCs w:val="28"/>
        </w:rPr>
        <w:t xml:space="preserve">           </w:t>
      </w:r>
      <w:r w:rsidRPr="00E002D6">
        <w:rPr>
          <w:rFonts w:ascii="Cambria" w:hAnsi="Cambria" w:cs="Cambria"/>
          <w:b/>
          <w:bCs/>
          <w:sz w:val="22"/>
          <w:szCs w:val="28"/>
        </w:rPr>
        <w:t xml:space="preserve"> </w:t>
      </w:r>
      <w:r w:rsidRPr="00E002D6">
        <w:rPr>
          <w:rFonts w:ascii="Cambria" w:hAnsi="Cambria" w:cs="Cambria"/>
          <w:sz w:val="22"/>
          <w:szCs w:val="28"/>
        </w:rPr>
        <w:t xml:space="preserve"> /</w:t>
      </w:r>
      <w:r w:rsidRPr="00E002D6">
        <w:rPr>
          <w:rFonts w:ascii="Cambria" w:hAnsi="Cambria" w:cs="Cambria"/>
          <w:i/>
          <w:iCs/>
          <w:sz w:val="22"/>
          <w:szCs w:val="28"/>
        </w:rPr>
        <w:t>ˈ</w:t>
      </w:r>
      <w:proofErr w:type="spellStart"/>
      <w:r w:rsidRPr="00E002D6">
        <w:rPr>
          <w:rFonts w:ascii="Cambria" w:hAnsi="Cambria" w:cs="Cambria"/>
          <w:i/>
          <w:iCs/>
          <w:sz w:val="22"/>
          <w:szCs w:val="28"/>
        </w:rPr>
        <w:t>paʊɚ</w:t>
      </w:r>
      <w:proofErr w:type="spellEnd"/>
      <w:r w:rsidRPr="00E002D6">
        <w:rPr>
          <w:rFonts w:ascii="Cambria" w:hAnsi="Cambria" w:cs="Cambria"/>
          <w:sz w:val="22"/>
          <w:szCs w:val="28"/>
        </w:rPr>
        <w:t>/</w:t>
      </w:r>
      <w:r w:rsidRPr="00E002D6">
        <w:rPr>
          <w:rFonts w:ascii="Cambria" w:hAnsi="Cambria" w:cs="Cambria" w:hint="eastAsia"/>
          <w:sz w:val="22"/>
          <w:szCs w:val="28"/>
        </w:rPr>
        <w:t xml:space="preserve">                 /</w:t>
      </w:r>
      <w:proofErr w:type="spellStart"/>
      <w:r w:rsidRPr="00E002D6">
        <w:rPr>
          <w:rFonts w:ascii="Cambria" w:hAnsi="Cambria" w:cs="Cambria"/>
          <w:i/>
          <w:iCs/>
          <w:sz w:val="22"/>
          <w:szCs w:val="28"/>
        </w:rPr>
        <w:t>pəˈluʃən</w:t>
      </w:r>
      <w:proofErr w:type="spellEnd"/>
      <w:r w:rsidRPr="00E002D6">
        <w:rPr>
          <w:rFonts w:ascii="Cambria" w:hAnsi="Cambria" w:cs="Cambria" w:hint="eastAsia"/>
          <w:sz w:val="22"/>
          <w:szCs w:val="28"/>
        </w:rPr>
        <w:t>/</w:t>
      </w:r>
    </w:p>
    <w:p w14:paraId="32A5E353"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Power Without Pollution</w:t>
      </w:r>
    </w:p>
    <w:p w14:paraId="210EB72E" w14:textId="77777777" w:rsidR="00792C08" w:rsidRPr="00E002D6" w:rsidRDefault="00792C08">
      <w:pPr>
        <w:spacing w:line="400" w:lineRule="exact"/>
        <w:jc w:val="center"/>
        <w:rPr>
          <w:rFonts w:ascii="Times New Roman" w:hAnsi="Times New Roman" w:cs="Times New Roman"/>
          <w:b/>
          <w:bCs/>
          <w:sz w:val="36"/>
          <w:szCs w:val="44"/>
        </w:rPr>
      </w:pPr>
    </w:p>
    <w:p w14:paraId="4C9612E3"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345F6AA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Pollution is a big problem in almost all the big cities of the world. </w:t>
      </w:r>
    </w:p>
    <w:p w14:paraId="4B8A660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wɝ</w:t>
      </w:r>
      <w:r w:rsidRPr="00E002D6">
        <w:rPr>
          <w:rFonts w:ascii="Cambria" w:eastAsia="宋体" w:hAnsi="Cambria" w:cs="Cambria"/>
          <w:spacing w:val="-1"/>
          <w:sz w:val="22"/>
          <w:szCs w:val="22"/>
          <w:lang w:eastAsia="zh-CN"/>
        </w:rPr>
        <w:t>r</w:t>
      </w:r>
      <w:r w:rsidRPr="00E002D6">
        <w:rPr>
          <w:rFonts w:ascii="Cambria" w:eastAsia="宋体" w:hAnsi="Cambria" w:cs="Cambria"/>
          <w:i/>
          <w:iCs/>
          <w:spacing w:val="-1"/>
          <w:sz w:val="22"/>
          <w:szCs w:val="22"/>
          <w:lang w:eastAsia="zh-CN"/>
        </w:rPr>
        <w:t>ɪd</w:t>
      </w:r>
      <w:proofErr w:type="spellEnd"/>
      <w:r w:rsidRPr="00E002D6">
        <w:rPr>
          <w:rFonts w:ascii="Cambria" w:eastAsia="宋体" w:hAnsi="Cambria" w:cs="Cambria"/>
          <w:spacing w:val="-1"/>
          <w:sz w:val="22"/>
          <w:szCs w:val="22"/>
          <w:lang w:eastAsia="zh-CN"/>
        </w:rPr>
        <w:t>/</w:t>
      </w:r>
    </w:p>
    <w:p w14:paraId="1777DAB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City people are, therefore, becoming </w:t>
      </w:r>
      <w:proofErr w:type="gramStart"/>
      <w:r w:rsidRPr="00E002D6">
        <w:rPr>
          <w:rFonts w:ascii="Times New Roman" w:eastAsia="宋体" w:hAnsi="Times New Roman" w:cs="Times New Roman"/>
          <w:spacing w:val="-1"/>
          <w:sz w:val="28"/>
          <w:szCs w:val="28"/>
          <w:lang w:eastAsia="zh-CN"/>
        </w:rPr>
        <w:t>more and more</w:t>
      </w:r>
      <w:proofErr w:type="gramEnd"/>
      <w:r w:rsidRPr="00E002D6">
        <w:rPr>
          <w:rFonts w:ascii="Times New Roman" w:eastAsia="宋体" w:hAnsi="Times New Roman" w:cs="Times New Roman"/>
          <w:spacing w:val="-1"/>
          <w:sz w:val="28"/>
          <w:szCs w:val="28"/>
          <w:lang w:eastAsia="zh-CN"/>
        </w:rPr>
        <w:t xml:space="preserve"> worried about how </w:t>
      </w:r>
    </w:p>
    <w:p w14:paraId="6C0EEB6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w:t>
      </w:r>
      <w:proofErr w:type="spellStart"/>
      <w:r w:rsidRPr="00E002D6">
        <w:rPr>
          <w:rFonts w:ascii="Cambria" w:eastAsia="宋体" w:hAnsi="Cambria" w:cs="Cambria"/>
          <w:i/>
          <w:iCs/>
          <w:spacing w:val="-1"/>
          <w:sz w:val="22"/>
          <w:szCs w:val="22"/>
          <w:lang w:eastAsia="zh-CN"/>
        </w:rPr>
        <w:t>gɛt</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rɪd</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ʌv</w:t>
      </w:r>
      <w:proofErr w:type="spellEnd"/>
      <w:r w:rsidRPr="00E002D6">
        <w:rPr>
          <w:rFonts w:ascii="Cambria" w:eastAsia="宋体" w:hAnsi="Cambria" w:cs="Cambria" w:hint="eastAsia"/>
          <w:spacing w:val="-1"/>
          <w:sz w:val="22"/>
          <w:szCs w:val="22"/>
          <w:lang w:eastAsia="zh-CN"/>
        </w:rPr>
        <w:t>/</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kənˈsɝnd</w:t>
      </w:r>
      <w:proofErr w:type="spellEnd"/>
      <w:r w:rsidRPr="00E002D6">
        <w:rPr>
          <w:rFonts w:ascii="Cambria" w:eastAsia="宋体" w:hAnsi="Cambria" w:cs="Cambria" w:hint="eastAsia"/>
          <w:spacing w:val="-1"/>
          <w:sz w:val="22"/>
          <w:szCs w:val="22"/>
          <w:lang w:eastAsia="zh-CN"/>
        </w:rPr>
        <w:t>/</w:t>
      </w:r>
    </w:p>
    <w:p w14:paraId="1369ECD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they</w:t>
      </w:r>
      <w:proofErr w:type="gramEnd"/>
      <w:r w:rsidRPr="00E002D6">
        <w:rPr>
          <w:rFonts w:ascii="Times New Roman" w:eastAsia="宋体" w:hAnsi="Times New Roman" w:cs="Times New Roman"/>
          <w:spacing w:val="-1"/>
          <w:sz w:val="28"/>
          <w:szCs w:val="28"/>
          <w:lang w:eastAsia="zh-CN"/>
        </w:rPr>
        <w:t xml:space="preserve"> can get rid of pollution. They are also concerned about whether the </w:t>
      </w:r>
    </w:p>
    <w:p w14:paraId="61AEE777"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prəˈtɛkt</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ɪnˈvaɪrənmənt</w:t>
      </w:r>
      <w:proofErr w:type="spellEnd"/>
      <w:r w:rsidRPr="00E002D6">
        <w:rPr>
          <w:rFonts w:ascii="Cambria" w:eastAsia="宋体" w:hAnsi="Cambria" w:cs="Cambria"/>
          <w:spacing w:val="-1"/>
          <w:sz w:val="22"/>
          <w:szCs w:val="22"/>
          <w:lang w:eastAsia="zh-CN"/>
        </w:rPr>
        <w:t>/</w:t>
      </w:r>
    </w:p>
    <w:p w14:paraId="0DF29C6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government is doing enough to protect the environment.</w:t>
      </w:r>
    </w:p>
    <w:p w14:paraId="2F669234"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aɪrlənd</w:t>
      </w:r>
      <w:proofErr w:type="spellEnd"/>
      <w:r w:rsidRPr="00E002D6">
        <w:rPr>
          <w:rFonts w:ascii="Cambria" w:eastAsia="宋体" w:hAnsi="Cambria" w:cs="Cambria"/>
          <w:spacing w:val="-1"/>
          <w:sz w:val="22"/>
          <w:szCs w:val="22"/>
          <w:lang w:eastAsia="zh-CN"/>
        </w:rPr>
        <w:t>/</w:t>
      </w:r>
    </w:p>
    <w:p w14:paraId="0D03A19F"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However, people in Ireland don’t have these worries. They are sure</w:t>
      </w:r>
    </w:p>
    <w:p w14:paraId="5F5C043C"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wɪndˌmɪl</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p>
    <w:p w14:paraId="681B69D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 that they have found the answer to the problem. They use windmills. </w:t>
      </w:r>
    </w:p>
    <w:p w14:paraId="7EB7E9C4"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krɪˈet</w:t>
      </w:r>
      <w:proofErr w:type="spellEnd"/>
      <w:r w:rsidRPr="00E002D6">
        <w:rPr>
          <w:rFonts w:ascii="Cambria" w:eastAsia="宋体" w:hAnsi="Cambria" w:cs="Cambria"/>
          <w:spacing w:val="-1"/>
          <w:sz w:val="22"/>
          <w:szCs w:val="22"/>
          <w:lang w:eastAsia="zh-CN"/>
        </w:rPr>
        <w:t>/</w:t>
      </w:r>
    </w:p>
    <w:p w14:paraId="708FF8C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These windmills can create power without creating pollution. This </w:t>
      </w:r>
    </w:p>
    <w:p w14:paraId="5E484F7F"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mɛθəd</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spacing w:val="-1"/>
          <w:sz w:val="22"/>
          <w:szCs w:val="22"/>
          <w:lang w:eastAsia="zh-CN"/>
        </w:rPr>
        <w:t>θɪŋkɪŋ</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ʌv</w:t>
      </w:r>
      <w:proofErr w:type="spellEnd"/>
      <w:r w:rsidRPr="00E002D6">
        <w:rPr>
          <w:rFonts w:ascii="Cambria" w:eastAsia="宋体" w:hAnsi="Cambria" w:cs="Cambria" w:hint="eastAsia"/>
          <w:spacing w:val="-1"/>
          <w:sz w:val="22"/>
          <w:szCs w:val="22"/>
          <w:lang w:eastAsia="zh-CN"/>
        </w:rPr>
        <w:t>/</w:t>
      </w:r>
    </w:p>
    <w:p w14:paraId="171EAD8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method is so successful that other countries are thinking of doing the same. Why not? What works for Ireland can work for any other country.</w:t>
      </w:r>
    </w:p>
    <w:p w14:paraId="0EF4E214"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391C34C" w14:textId="77777777" w:rsidR="00792C08" w:rsidRPr="00E002D6" w:rsidRDefault="00000000">
      <w:pPr>
        <w:pStyle w:val="a3"/>
        <w:spacing w:line="400" w:lineRule="exact"/>
        <w:ind w:right="181"/>
        <w:jc w:val="left"/>
        <w:rPr>
          <w:rFonts w:ascii="Cambria" w:hAnsi="Cambria" w:cs="Cambria"/>
          <w:sz w:val="22"/>
          <w:szCs w:val="28"/>
          <w:lang w:eastAsia="zh-CN"/>
        </w:rPr>
      </w:pPr>
      <w:r w:rsidRPr="00E002D6">
        <w:rPr>
          <w:rFonts w:ascii="Cambria" w:hAnsi="Cambria" w:cs="Cambria"/>
          <w:sz w:val="22"/>
          <w:szCs w:val="28"/>
          <w:lang w:eastAsia="zh-CN"/>
        </w:rPr>
        <w:t xml:space="preserve">               </w:t>
      </w:r>
      <w:r w:rsidRPr="00E002D6">
        <w:rPr>
          <w:rFonts w:ascii="Cambria" w:hAnsi="Cambria" w:cs="Cambria" w:hint="eastAsia"/>
          <w:sz w:val="22"/>
          <w:szCs w:val="28"/>
          <w:lang w:eastAsia="zh-CN"/>
        </w:rPr>
        <w:t xml:space="preserve">        </w:t>
      </w:r>
      <w:r w:rsidRPr="00E002D6">
        <w:rPr>
          <w:rFonts w:ascii="Cambria" w:hAnsi="Cambria" w:cs="Cambria"/>
          <w:sz w:val="22"/>
          <w:szCs w:val="28"/>
          <w:lang w:eastAsia="zh-CN"/>
        </w:rPr>
        <w:t xml:space="preserve">   </w:t>
      </w:r>
      <w:r w:rsidRPr="00E002D6">
        <w:rPr>
          <w:rFonts w:ascii="Cambria" w:hAnsi="Cambria" w:cs="Cambria" w:hint="eastAsia"/>
          <w:sz w:val="22"/>
          <w:szCs w:val="28"/>
          <w:lang w:eastAsia="zh-CN"/>
        </w:rPr>
        <w:t xml:space="preserve">  </w:t>
      </w:r>
      <w:r w:rsidRPr="00E002D6">
        <w:rPr>
          <w:rFonts w:ascii="Cambria" w:hAnsi="Cambria" w:cs="Cambria"/>
          <w:sz w:val="22"/>
          <w:szCs w:val="28"/>
          <w:lang w:eastAsia="zh-CN"/>
        </w:rPr>
        <w:t>/</w:t>
      </w:r>
      <w:r w:rsidRPr="00E002D6">
        <w:rPr>
          <w:rFonts w:ascii="Cambria" w:hAnsi="Cambria" w:cs="Cambria"/>
          <w:i/>
          <w:iCs/>
          <w:sz w:val="22"/>
          <w:szCs w:val="28"/>
          <w:lang w:eastAsia="zh-CN"/>
        </w:rPr>
        <w:t>ˈ</w:t>
      </w:r>
      <w:proofErr w:type="spellStart"/>
      <w:r w:rsidRPr="00E002D6">
        <w:rPr>
          <w:rFonts w:ascii="Cambria" w:hAnsi="Cambria" w:cs="Cambria"/>
          <w:i/>
          <w:iCs/>
          <w:sz w:val="22"/>
          <w:szCs w:val="28"/>
          <w:lang w:eastAsia="zh-CN"/>
        </w:rPr>
        <w:t>nebɚ</w:t>
      </w:r>
      <w:proofErr w:type="spellEnd"/>
      <w:r w:rsidRPr="00E002D6">
        <w:rPr>
          <w:rFonts w:ascii="Cambria" w:hAnsi="Cambria" w:cs="Cambria" w:hint="eastAsia"/>
          <w:sz w:val="22"/>
          <w:szCs w:val="28"/>
          <w:lang w:eastAsia="zh-CN"/>
        </w:rPr>
        <w:t>/</w:t>
      </w:r>
    </w:p>
    <w:p w14:paraId="69FE36FD"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Mr. Chen is talking to his neighbor Mrs. Wang.</w:t>
      </w:r>
      <w:r w:rsidRPr="00E002D6">
        <w:rPr>
          <w:rFonts w:ascii="Times New Roman" w:eastAsia="宋体" w:hAnsi="Times New Roman" w:cs="Times New Roman"/>
          <w:spacing w:val="-1"/>
          <w:sz w:val="28"/>
          <w:szCs w:val="28"/>
          <w:lang w:eastAsia="zh-CN"/>
        </w:rPr>
        <w:br/>
        <w:t>(C</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Mr. Chen; W</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Mrs. Wang)</w:t>
      </w:r>
    </w:p>
    <w:p w14:paraId="589075D4" w14:textId="77777777" w:rsidR="00792C08" w:rsidRPr="00E002D6" w:rsidRDefault="00000000">
      <w:pPr>
        <w:pStyle w:val="a3"/>
        <w:spacing w:line="400" w:lineRule="exact"/>
        <w:ind w:right="183" w:firstLineChars="500" w:firstLine="1040"/>
        <w:rPr>
          <w:rFonts w:ascii="Cambria" w:eastAsia="宋体" w:hAnsi="Cambria" w:cs="Cambria"/>
          <w:spacing w:val="-1"/>
          <w:sz w:val="22"/>
          <w:szCs w:val="22"/>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pacing w:val="-1"/>
          <w:sz w:val="21"/>
          <w:szCs w:val="21"/>
          <w:lang w:eastAsia="zh-CN"/>
        </w:rPr>
        <w:t>hæv</w:t>
      </w:r>
      <w:proofErr w:type="spellEnd"/>
      <w:r w:rsidRPr="00E002D6">
        <w:rPr>
          <w:rFonts w:ascii="Cambria" w:eastAsia="宋体" w:hAnsi="Cambria" w:cs="Cambria"/>
          <w:spacing w:val="-1"/>
          <w:sz w:val="21"/>
          <w:szCs w:val="21"/>
          <w:lang w:eastAsia="zh-CN"/>
        </w:rPr>
        <w:t xml:space="preserve"> ə </w:t>
      </w:r>
      <w:proofErr w:type="spellStart"/>
      <w:r w:rsidRPr="00E002D6">
        <w:rPr>
          <w:rFonts w:ascii="Cambria" w:eastAsia="宋体" w:hAnsi="Cambria" w:cs="Cambria"/>
          <w:spacing w:val="-1"/>
          <w:sz w:val="21"/>
          <w:szCs w:val="21"/>
          <w:lang w:eastAsia="zh-CN"/>
        </w:rPr>
        <w:t>wɝd</w:t>
      </w:r>
      <w:proofErr w:type="spellEnd"/>
      <w:r w:rsidRPr="00E002D6">
        <w:rPr>
          <w:rFonts w:ascii="Cambria" w:eastAsia="宋体" w:hAnsi="Cambria" w:cs="Cambria"/>
          <w:spacing w:val="-1"/>
          <w:sz w:val="21"/>
          <w:szCs w:val="21"/>
          <w:lang w:eastAsia="zh-CN"/>
        </w:rPr>
        <w:t xml:space="preserve"> </w:t>
      </w:r>
      <w:proofErr w:type="spellStart"/>
      <w:r w:rsidRPr="00E002D6">
        <w:rPr>
          <w:rFonts w:ascii="Cambria" w:eastAsia="宋体" w:hAnsi="Cambria" w:cs="Cambria"/>
          <w:spacing w:val="-1"/>
          <w:sz w:val="21"/>
          <w:szCs w:val="21"/>
          <w:lang w:eastAsia="zh-CN"/>
        </w:rPr>
        <w:t>wɪð</w:t>
      </w:r>
      <w:proofErr w:type="spellEnd"/>
      <w:r w:rsidRPr="00E002D6">
        <w:rPr>
          <w:rFonts w:ascii="Cambria" w:eastAsia="宋体" w:hAnsi="Cambria" w:cs="Cambria"/>
          <w:spacing w:val="-1"/>
          <w:sz w:val="21"/>
          <w:szCs w:val="21"/>
          <w:lang w:eastAsia="zh-CN"/>
        </w:rPr>
        <w:t>/</w:t>
      </w:r>
      <w:r w:rsidRPr="00E002D6">
        <w:rPr>
          <w:rFonts w:ascii="Times New Roman" w:eastAsia="宋体" w:hAnsi="Times New Roman" w:cs="Times New Roman"/>
          <w:spacing w:val="-1"/>
          <w:sz w:val="28"/>
          <w:szCs w:val="28"/>
          <w:lang w:eastAsia="zh-CN"/>
        </w:rPr>
        <w:br/>
        <w:t>C: May I have a word with you?</w:t>
      </w:r>
      <w:r w:rsidRPr="00E002D6">
        <w:rPr>
          <w:rFonts w:ascii="Times New Roman" w:eastAsia="宋体" w:hAnsi="Times New Roman" w:cs="Times New Roman"/>
          <w:spacing w:val="-1"/>
          <w:sz w:val="28"/>
          <w:szCs w:val="28"/>
          <w:lang w:eastAsia="zh-CN"/>
        </w:rPr>
        <w:br/>
        <w:t>W: Sure. What’s the problem?</w:t>
      </w:r>
      <w:r w:rsidRPr="00E002D6">
        <w:rPr>
          <w:rFonts w:ascii="Times New Roman" w:eastAsia="宋体" w:hAnsi="Times New Roman" w:cs="Times New Roman"/>
          <w:spacing w:val="-1"/>
          <w:sz w:val="28"/>
          <w:szCs w:val="28"/>
          <w:lang w:eastAsia="zh-CN"/>
        </w:rPr>
        <w:br/>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/m ta</w:t>
      </w:r>
      <w:r w:rsidRPr="00E002D6">
        <w:rPr>
          <w:rFonts w:ascii="Cambria" w:eastAsia="宋体" w:hAnsi="Cambria" w:cs="Cambria" w:hint="eastAsia"/>
          <w:spacing w:val="-1"/>
          <w:sz w:val="22"/>
          <w:szCs w:val="22"/>
          <w:lang w:eastAsia="zh-CN"/>
        </w:rPr>
        <w:t>ɪ</w:t>
      </w:r>
      <w:proofErr w:type="spellStart"/>
      <w:r w:rsidRPr="00E002D6">
        <w:rPr>
          <w:rFonts w:ascii="Cambria" w:eastAsia="宋体" w:hAnsi="Cambria" w:cs="Cambria" w:hint="eastAsia"/>
          <w:spacing w:val="-1"/>
          <w:sz w:val="22"/>
          <w:szCs w:val="22"/>
          <w:lang w:eastAsia="zh-CN"/>
        </w:rPr>
        <w:t>rd</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spacing w:val="-1"/>
          <w:sz w:val="22"/>
          <w:szCs w:val="22"/>
          <w:lang w:eastAsia="zh-CN"/>
        </w:rPr>
        <w:t>ʌ</w:t>
      </w:r>
      <w:r w:rsidRPr="00E002D6">
        <w:rPr>
          <w:rFonts w:ascii="Cambria" w:eastAsia="宋体" w:hAnsi="Cambria" w:cs="Cambria" w:hint="eastAsia"/>
          <w:spacing w:val="-1"/>
          <w:sz w:val="22"/>
          <w:szCs w:val="22"/>
          <w:lang w:eastAsia="zh-CN"/>
        </w:rPr>
        <w:t>v/</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nɔɪz</w:t>
      </w:r>
      <w:proofErr w:type="spellEnd"/>
      <w:r w:rsidRPr="00E002D6">
        <w:rPr>
          <w:rFonts w:ascii="Cambria" w:eastAsia="宋体" w:hAnsi="Cambria" w:cs="Cambria"/>
          <w:spacing w:val="-1"/>
          <w:sz w:val="22"/>
          <w:szCs w:val="22"/>
          <w:lang w:eastAsia="zh-CN"/>
        </w:rPr>
        <w:t>/</w:t>
      </w:r>
    </w:p>
    <w:p w14:paraId="390531C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C: It’s about your son. I’m tired of </w:t>
      </w:r>
      <w:proofErr w:type="gramStart"/>
      <w:r w:rsidRPr="00E002D6">
        <w:rPr>
          <w:rFonts w:ascii="Times New Roman" w:eastAsia="宋体" w:hAnsi="Times New Roman" w:cs="Times New Roman"/>
          <w:spacing w:val="-1"/>
          <w:sz w:val="28"/>
          <w:szCs w:val="28"/>
          <w:lang w:eastAsia="zh-CN"/>
        </w:rPr>
        <w:t>his</w:t>
      </w:r>
      <w:proofErr w:type="gramEnd"/>
      <w:r w:rsidRPr="00E002D6">
        <w:rPr>
          <w:rFonts w:ascii="Times New Roman" w:eastAsia="宋体" w:hAnsi="Times New Roman" w:cs="Times New Roman"/>
          <w:spacing w:val="-1"/>
          <w:sz w:val="28"/>
          <w:szCs w:val="28"/>
          <w:lang w:eastAsia="zh-CN"/>
        </w:rPr>
        <w:t xml:space="preserve"> making so much noise at all hours of the day.</w:t>
      </w:r>
    </w:p>
    <w:p w14:paraId="1752E753" w14:textId="77777777" w:rsidR="00792C08" w:rsidRPr="00E002D6" w:rsidRDefault="00000000">
      <w:pPr>
        <w:pStyle w:val="a3"/>
        <w:spacing w:line="400" w:lineRule="exact"/>
        <w:ind w:right="183" w:firstLineChars="2100" w:firstLine="4368"/>
        <w:rPr>
          <w:rFonts w:ascii="Cambria" w:eastAsia="宋体" w:hAnsi="Cambria" w:cs="Cambria"/>
          <w:spacing w:val="-1"/>
          <w:sz w:val="22"/>
          <w:szCs w:val="22"/>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z w:val="21"/>
          <w:szCs w:val="21"/>
        </w:rPr>
        <w:t>ɑn</w:t>
      </w:r>
      <w:proofErr w:type="spellEnd"/>
      <w:r w:rsidRPr="00E002D6">
        <w:rPr>
          <w:rFonts w:ascii="Cambria" w:eastAsia="宋体" w:hAnsi="Cambria" w:cs="Cambria"/>
          <w:sz w:val="21"/>
          <w:szCs w:val="21"/>
        </w:rPr>
        <w:t xml:space="preserve"> ˈ</w:t>
      </w:r>
      <w:proofErr w:type="spellStart"/>
      <w:r w:rsidRPr="00E002D6">
        <w:rPr>
          <w:rFonts w:ascii="Cambria" w:eastAsia="宋体" w:hAnsi="Cambria" w:cs="Cambria"/>
          <w:sz w:val="21"/>
          <w:szCs w:val="21"/>
        </w:rPr>
        <w:t>pɝpəs</w:t>
      </w:r>
      <w:proofErr w:type="spellEnd"/>
      <w:r w:rsidRPr="00E002D6">
        <w:rPr>
          <w:rFonts w:ascii="Cambria" w:eastAsia="宋体" w:hAnsi="Cambria" w:cs="Cambria"/>
          <w:sz w:val="21"/>
          <w:szCs w:val="21"/>
          <w:lang w:eastAsia="zh-CN"/>
        </w:rPr>
        <w:t>/</w:t>
      </w:r>
      <w:r w:rsidRPr="00E002D6">
        <w:rPr>
          <w:rFonts w:ascii="Cambria" w:eastAsia="宋体" w:hAnsi="Cambria" w:cs="Cambria"/>
          <w:spacing w:val="-1"/>
          <w:sz w:val="21"/>
          <w:szCs w:val="21"/>
          <w:lang w:eastAsia="zh-CN"/>
        </w:rPr>
        <w:br/>
      </w:r>
      <w:r w:rsidRPr="00E002D6">
        <w:rPr>
          <w:rFonts w:ascii="Times New Roman" w:eastAsia="宋体" w:hAnsi="Times New Roman" w:cs="Times New Roman"/>
          <w:spacing w:val="-1"/>
          <w:sz w:val="28"/>
          <w:szCs w:val="28"/>
          <w:lang w:eastAsia="zh-CN"/>
        </w:rPr>
        <w:t>W: I’m sorry. I’m sure he’s not doing it on purpose.</w:t>
      </w:r>
      <w:r w:rsidRPr="00E002D6">
        <w:rPr>
          <w:rFonts w:ascii="Times New Roman" w:eastAsia="宋体" w:hAnsi="Times New Roman" w:cs="Times New Roman"/>
          <w:spacing w:val="-1"/>
          <w:sz w:val="28"/>
          <w:szCs w:val="28"/>
          <w:lang w:eastAsia="zh-CN"/>
        </w:rPr>
        <w:br/>
        <w:t xml:space="preserve">C: I’m sure he’s not. But we can do without </w:t>
      </w:r>
      <w:proofErr w:type="gramStart"/>
      <w:r w:rsidRPr="00E002D6">
        <w:rPr>
          <w:rFonts w:ascii="Times New Roman" w:eastAsia="宋体" w:hAnsi="Times New Roman" w:cs="Times New Roman"/>
          <w:spacing w:val="-1"/>
          <w:sz w:val="28"/>
          <w:szCs w:val="28"/>
          <w:lang w:eastAsia="zh-CN"/>
        </w:rPr>
        <w:t>the noise</w:t>
      </w:r>
      <w:proofErr w:type="gramEnd"/>
      <w:r w:rsidRPr="00E002D6">
        <w:rPr>
          <w:rFonts w:ascii="Times New Roman" w:eastAsia="宋体" w:hAnsi="Times New Roman" w:cs="Times New Roman"/>
          <w:spacing w:val="-1"/>
          <w:sz w:val="28"/>
          <w:szCs w:val="28"/>
          <w:lang w:eastAsia="zh-CN"/>
        </w:rPr>
        <w:t xml:space="preserve"> pollution, you </w:t>
      </w:r>
      <w:r w:rsidRPr="00E002D6">
        <w:rPr>
          <w:rFonts w:ascii="Times New Roman" w:eastAsia="宋体" w:hAnsi="Times New Roman" w:cs="Times New Roman"/>
          <w:spacing w:val="-1"/>
          <w:sz w:val="28"/>
          <w:szCs w:val="28"/>
          <w:lang w:eastAsia="zh-CN"/>
        </w:rPr>
        <w:lastRenderedPageBreak/>
        <w:t>know?</w:t>
      </w:r>
    </w:p>
    <w:p w14:paraId="62811AB1" w14:textId="77777777" w:rsidR="00792C08" w:rsidRPr="00E002D6" w:rsidRDefault="00000000">
      <w:pPr>
        <w:pStyle w:val="a3"/>
        <w:spacing w:line="400" w:lineRule="exact"/>
        <w:ind w:right="183" w:firstLineChars="600" w:firstLine="1308"/>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æbsəˌlutlɪ</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t xml:space="preserve">W: You’re </w:t>
      </w:r>
      <w:proofErr w:type="gramStart"/>
      <w:r w:rsidRPr="00E002D6">
        <w:rPr>
          <w:rFonts w:ascii="Times New Roman" w:eastAsia="宋体" w:hAnsi="Times New Roman" w:cs="Times New Roman"/>
          <w:spacing w:val="-1"/>
          <w:sz w:val="28"/>
          <w:szCs w:val="28"/>
          <w:lang w:eastAsia="zh-CN"/>
        </w:rPr>
        <w:t>absolutely right</w:t>
      </w:r>
      <w:proofErr w:type="gramEnd"/>
      <w:r w:rsidRPr="00E002D6">
        <w:rPr>
          <w:rFonts w:ascii="Times New Roman" w:eastAsia="宋体" w:hAnsi="Times New Roman" w:cs="Times New Roman"/>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By the way, how</w:t>
      </w:r>
      <w:proofErr w:type="gramEnd"/>
      <w:r w:rsidRPr="00E002D6">
        <w:rPr>
          <w:rFonts w:ascii="Times New Roman" w:eastAsia="宋体" w:hAnsi="Times New Roman" w:cs="Times New Roman"/>
          <w:spacing w:val="-1"/>
          <w:sz w:val="28"/>
          <w:szCs w:val="28"/>
          <w:lang w:eastAsia="zh-CN"/>
        </w:rPr>
        <w:t xml:space="preserve"> was your party last night? It sure sounded like you had a great time.</w:t>
      </w:r>
      <w:r w:rsidRPr="00E002D6">
        <w:rPr>
          <w:rFonts w:ascii="Times New Roman" w:eastAsia="宋体" w:hAnsi="Times New Roman" w:cs="Times New Roman"/>
          <w:spacing w:val="-1"/>
          <w:sz w:val="28"/>
          <w:szCs w:val="28"/>
          <w:lang w:eastAsia="zh-CN"/>
        </w:rPr>
        <w:br/>
        <w:t>C: Uh</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t>..</w:t>
      </w:r>
    </w:p>
    <w:p w14:paraId="0DE9D35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5E5D7EAE"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3D1BD64"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605B798C" w14:textId="77777777" w:rsidR="00792C08" w:rsidRPr="00E002D6" w:rsidRDefault="00000000">
      <w:pPr>
        <w:numPr>
          <w:ilvl w:val="0"/>
          <w:numId w:val="13"/>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power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pauɚ</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paʊər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能源</w:t>
      </w:r>
      <w:r w:rsidRPr="00E002D6">
        <w:rPr>
          <w:rFonts w:ascii="Times New Roman" w:eastAsia="宋体" w:hAnsi="Times New Roman" w:cs="Times New Roman" w:hint="eastAsia"/>
          <w:spacing w:val="-1"/>
          <w:sz w:val="22"/>
          <w:szCs w:val="22"/>
        </w:rPr>
        <w:t xml:space="preserve"> </w:t>
      </w:r>
    </w:p>
    <w:p w14:paraId="3052CFFE" w14:textId="77777777" w:rsidR="00792C08" w:rsidRPr="00E002D6" w:rsidRDefault="00000000">
      <w:pPr>
        <w:numPr>
          <w:ilvl w:val="0"/>
          <w:numId w:val="13"/>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pollution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pəˈluʃən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pəˈluːʃən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污染</w:t>
      </w:r>
    </w:p>
    <w:p w14:paraId="74021ED5" w14:textId="77777777" w:rsidR="00792C08" w:rsidRPr="00E002D6" w:rsidRDefault="00000000">
      <w:pPr>
        <w:numPr>
          <w:ilvl w:val="0"/>
          <w:numId w:val="13"/>
        </w:numPr>
        <w:spacing w:line="400" w:lineRule="exact"/>
        <w:rPr>
          <w:rFonts w:ascii="Times New Roman" w:eastAsia="宋体" w:hAnsi="Times New Roman" w:cs="Times New Roman"/>
          <w:b/>
          <w:bCs/>
          <w:spacing w:val="-1"/>
          <w:sz w:val="22"/>
          <w:szCs w:val="22"/>
        </w:rPr>
      </w:pPr>
      <w:r w:rsidRPr="00E002D6">
        <w:rPr>
          <w:rFonts w:ascii="Times New Roman" w:eastAsia="宋体" w:hAnsi="Times New Roman" w:cs="Times New Roman" w:hint="eastAsia"/>
          <w:b/>
          <w:bCs/>
          <w:spacing w:val="-1"/>
          <w:sz w:val="22"/>
          <w:szCs w:val="22"/>
        </w:rPr>
        <w:t xml:space="preserve">worried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w</w:t>
      </w:r>
      <w:r w:rsidRPr="00E002D6">
        <w:rPr>
          <w:rFonts w:ascii="Cambria" w:eastAsia="宋体" w:hAnsi="Cambria" w:cs="Cambria" w:hint="eastAsia"/>
          <w:spacing w:val="-1"/>
          <w:sz w:val="22"/>
          <w:szCs w:val="22"/>
        </w:rPr>
        <w:t>ɝ</w:t>
      </w:r>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d</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wɜːrɪd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i/>
          <w:spacing w:val="-1"/>
          <w:sz w:val="22"/>
          <w:szCs w:val="22"/>
        </w:rPr>
        <w:t>adj.</w:t>
      </w:r>
      <w:proofErr w:type="gramEnd"/>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1"/>
          <w:sz w:val="22"/>
          <w:szCs w:val="22"/>
        </w:rPr>
        <w:t>担心的；忧虑的</w:t>
      </w:r>
    </w:p>
    <w:p w14:paraId="1065D03C" w14:textId="77777777" w:rsidR="00792C08" w:rsidRPr="00E002D6" w:rsidRDefault="00000000">
      <w:pPr>
        <w:numPr>
          <w:ilvl w:val="0"/>
          <w:numId w:val="13"/>
        </w:numPr>
        <w:spacing w:line="400" w:lineRule="exact"/>
        <w:jc w:val="left"/>
        <w:rPr>
          <w:sz w:val="22"/>
          <w:szCs w:val="22"/>
        </w:rPr>
      </w:pPr>
      <w:r w:rsidRPr="00E002D6">
        <w:rPr>
          <w:rFonts w:ascii="Times New Roman" w:eastAsia="宋体" w:hAnsi="Times New Roman" w:cs="Times New Roman" w:hint="eastAsia"/>
          <w:b/>
          <w:bCs/>
          <w:spacing w:val="-1"/>
          <w:sz w:val="22"/>
          <w:szCs w:val="22"/>
        </w:rPr>
        <w:t xml:space="preserve">get rid of ...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g</w:t>
      </w:r>
      <w:r w:rsidRPr="00E002D6">
        <w:rPr>
          <w:rFonts w:ascii="Cambria" w:eastAsia="宋体" w:hAnsi="Cambria" w:cs="Cambria" w:hint="eastAsia"/>
          <w:spacing w:val="-1"/>
          <w:sz w:val="22"/>
          <w:szCs w:val="22"/>
        </w:rPr>
        <w:t>ɛ</w:t>
      </w:r>
      <w:r w:rsidRPr="00E002D6">
        <w:rPr>
          <w:rFonts w:ascii="Cambria" w:eastAsia="宋体" w:hAnsi="Cambria" w:cs="Cambria" w:hint="eastAsia"/>
          <w:spacing w:val="-1"/>
          <w:sz w:val="22"/>
          <w:szCs w:val="22"/>
        </w:rPr>
        <w:t>t r</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 xml:space="preserve">d </w:t>
      </w:r>
      <w:r w:rsidRPr="00E002D6">
        <w:rPr>
          <w:rFonts w:ascii="Cambria" w:eastAsia="宋体" w:hAnsi="Cambria" w:cs="Cambria" w:hint="eastAsia"/>
          <w:spacing w:val="-1"/>
          <w:sz w:val="22"/>
          <w:szCs w:val="22"/>
        </w:rPr>
        <w:t>ʌ</w:t>
      </w:r>
      <w:r w:rsidRPr="00E002D6">
        <w:rPr>
          <w:rFonts w:ascii="Cambria" w:eastAsia="宋体" w:hAnsi="Cambria" w:cs="Cambria" w:hint="eastAsia"/>
          <w:spacing w:val="-1"/>
          <w:sz w:val="22"/>
          <w:szCs w:val="22"/>
        </w:rPr>
        <w:t>v</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get r</w:t>
      </w:r>
      <w:r w:rsidRPr="00E002D6">
        <w:rPr>
          <w:rFonts w:ascii="Times New Roman" w:eastAsia="宋体" w:hAnsi="Times New Roman" w:cs="Times New Roman" w:hint="eastAsia"/>
          <w:spacing w:val="-1"/>
          <w:sz w:val="22"/>
          <w:szCs w:val="22"/>
        </w:rPr>
        <w:t>ɪ</w:t>
      </w:r>
      <w:r w:rsidRPr="00E002D6">
        <w:rPr>
          <w:rFonts w:ascii="Times New Roman" w:eastAsia="宋体" w:hAnsi="Times New Roman" w:cs="Times New Roman" w:hint="eastAsia"/>
          <w:spacing w:val="-1"/>
          <w:sz w:val="22"/>
          <w:szCs w:val="22"/>
        </w:rPr>
        <w:t xml:space="preserve">d </w:t>
      </w:r>
      <w:r w:rsidRPr="00E002D6">
        <w:rPr>
          <w:rFonts w:ascii="Times New Roman" w:eastAsia="宋体" w:hAnsi="Times New Roman" w:cs="Times New Roman" w:hint="eastAsia"/>
          <w:spacing w:val="-1"/>
          <w:sz w:val="22"/>
          <w:szCs w:val="22"/>
        </w:rPr>
        <w:t>ɒ</w:t>
      </w:r>
      <w:r w:rsidRPr="00E002D6">
        <w:rPr>
          <w:rFonts w:ascii="Times New Roman" w:eastAsia="宋体" w:hAnsi="Times New Roman" w:cs="Times New Roman" w:hint="eastAsia"/>
          <w:spacing w:val="-1"/>
          <w:sz w:val="22"/>
          <w:szCs w:val="22"/>
        </w:rPr>
        <w:t>v</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除去</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spacing w:val="-1"/>
          <w:sz w:val="22"/>
          <w:szCs w:val="22"/>
        </w:rPr>
        <w:t>戒除</w:t>
      </w:r>
      <w:r w:rsidRPr="00E002D6">
        <w:rPr>
          <w:rFonts w:ascii="Times New Roman" w:eastAsia="宋体" w:hAnsi="Times New Roman" w:cs="Times New Roman" w:hint="eastAsia"/>
          <w:spacing w:val="-1"/>
          <w:sz w:val="22"/>
          <w:szCs w:val="22"/>
          <w:lang w:eastAsia="zh"/>
        </w:rPr>
        <w:t>……</w:t>
      </w:r>
    </w:p>
    <w:p w14:paraId="2CF25534" w14:textId="77777777" w:rsidR="00792C08" w:rsidRPr="00E002D6" w:rsidRDefault="00000000">
      <w:pPr>
        <w:numPr>
          <w:ilvl w:val="0"/>
          <w:numId w:val="1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be concerned about ...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bi k</w:t>
      </w:r>
      <w:r w:rsidRPr="00E002D6">
        <w:rPr>
          <w:rFonts w:ascii="Cambria" w:eastAsia="宋体" w:hAnsi="Cambria" w:cs="Cambria" w:hint="eastAsia"/>
          <w:spacing w:val="-1"/>
          <w:sz w:val="22"/>
          <w:szCs w:val="22"/>
        </w:rPr>
        <w:t>ə</w:t>
      </w:r>
      <w:r w:rsidRPr="00E002D6">
        <w:rPr>
          <w:rFonts w:ascii="Cambria" w:eastAsia="宋体" w:hAnsi="Cambria" w:cs="Cambria" w:hint="eastAsia"/>
          <w:spacing w:val="-1"/>
          <w:sz w:val="22"/>
          <w:szCs w:val="22"/>
        </w:rPr>
        <w:t>n</w:t>
      </w:r>
      <w:r w:rsidRPr="00E002D6">
        <w:rPr>
          <w:rFonts w:ascii="Cambria" w:eastAsia="宋体" w:hAnsi="Cambria" w:cs="Cambria" w:hint="eastAsia"/>
          <w:spacing w:val="-1"/>
          <w:sz w:val="22"/>
          <w:szCs w:val="22"/>
        </w:rPr>
        <w:t>ˈ</w:t>
      </w:r>
      <w:r w:rsidRPr="00E002D6">
        <w:rPr>
          <w:rFonts w:ascii="Cambria" w:eastAsia="宋体" w:hAnsi="Cambria" w:cs="Cambria" w:hint="eastAsia"/>
          <w:spacing w:val="-1"/>
          <w:sz w:val="22"/>
          <w:szCs w:val="22"/>
        </w:rPr>
        <w:t>s</w:t>
      </w:r>
      <w:r w:rsidRPr="00E002D6">
        <w:rPr>
          <w:rFonts w:ascii="Cambria" w:eastAsia="宋体" w:hAnsi="Cambria" w:cs="Cambria" w:hint="eastAsia"/>
          <w:spacing w:val="-1"/>
          <w:sz w:val="22"/>
          <w:szCs w:val="22"/>
        </w:rPr>
        <w:t>ɝ</w:t>
      </w:r>
      <w:proofErr w:type="spellStart"/>
      <w:r w:rsidRPr="00E002D6">
        <w:rPr>
          <w:rFonts w:ascii="Cambria" w:eastAsia="宋体" w:hAnsi="Cambria" w:cs="Cambria" w:hint="eastAsia"/>
          <w:spacing w:val="-1"/>
          <w:sz w:val="22"/>
          <w:szCs w:val="22"/>
        </w:rPr>
        <w:t>nd</w:t>
      </w:r>
      <w:proofErr w:type="spellEnd"/>
      <w:r w:rsidRPr="00E002D6">
        <w:rPr>
          <w:rFonts w:ascii="Cambria" w:eastAsia="宋体" w:hAnsi="Cambria" w:cs="Cambria" w:hint="eastAsia"/>
          <w:spacing w:val="-1"/>
          <w:sz w:val="22"/>
          <w:szCs w:val="22"/>
        </w:rPr>
        <w:t xml:space="preserve"> </w:t>
      </w:r>
      <w:r w:rsidRPr="00E002D6">
        <w:rPr>
          <w:rFonts w:ascii="Cambria" w:eastAsia="宋体" w:hAnsi="Cambria" w:cs="Cambria" w:hint="eastAsia"/>
          <w:spacing w:val="-1"/>
          <w:sz w:val="22"/>
          <w:szCs w:val="22"/>
        </w:rPr>
        <w:t>əˈ</w:t>
      </w:r>
      <w:proofErr w:type="spellStart"/>
      <w:r w:rsidRPr="00E002D6">
        <w:rPr>
          <w:rFonts w:ascii="Cambria" w:eastAsia="宋体" w:hAnsi="Cambria" w:cs="Cambria" w:hint="eastAsia"/>
          <w:spacing w:val="-1"/>
          <w:sz w:val="22"/>
          <w:szCs w:val="22"/>
        </w:rPr>
        <w:t>ba</w:t>
      </w:r>
      <w:proofErr w:type="spellEnd"/>
      <w:r w:rsidRPr="00E002D6">
        <w:rPr>
          <w:rFonts w:ascii="Cambria" w:eastAsia="宋体" w:hAnsi="Cambria" w:cs="Cambria" w:hint="eastAsia"/>
          <w:spacing w:val="-1"/>
          <w:sz w:val="22"/>
          <w:szCs w:val="22"/>
        </w:rPr>
        <w:t>ʊ</w:t>
      </w:r>
      <w:r w:rsidRPr="00E002D6">
        <w:rPr>
          <w:rFonts w:ascii="Cambria" w:eastAsia="宋体" w:hAnsi="Cambria" w:cs="Cambria" w:hint="eastAsia"/>
          <w:spacing w:val="-1"/>
          <w:sz w:val="22"/>
          <w:szCs w:val="22"/>
        </w:rPr>
        <w:t>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kənˈsɜːnd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əˈbaʊt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关心</w:t>
      </w:r>
    </w:p>
    <w:p w14:paraId="67BB89B3" w14:textId="77777777" w:rsidR="00792C08" w:rsidRPr="00E002D6" w:rsidRDefault="00000000">
      <w:pPr>
        <w:numPr>
          <w:ilvl w:val="0"/>
          <w:numId w:val="13"/>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protect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prəˈtekt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保护</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1"/>
          <w:sz w:val="22"/>
          <w:szCs w:val="22"/>
        </w:rPr>
        <w:t xml:space="preserve">      </w:t>
      </w:r>
    </w:p>
    <w:p w14:paraId="209E81C1" w14:textId="77777777" w:rsidR="00792C08" w:rsidRPr="00E002D6" w:rsidRDefault="00000000">
      <w:pPr>
        <w:pStyle w:val="a3"/>
        <w:numPr>
          <w:ilvl w:val="0"/>
          <w:numId w:val="13"/>
        </w:numPr>
        <w:spacing w:before="6"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environment</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ɪnˈvaɪrənmənt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ɪnˈvaɪrənmənt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环境</w:t>
      </w:r>
    </w:p>
    <w:p w14:paraId="7BE487E6" w14:textId="77777777" w:rsidR="00792C08" w:rsidRPr="00E002D6" w:rsidRDefault="00000000">
      <w:pPr>
        <w:numPr>
          <w:ilvl w:val="0"/>
          <w:numId w:val="13"/>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Ireland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aɪrlənd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aɪərlənd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gramEnd"/>
      <w:r w:rsidRPr="00E002D6">
        <w:rPr>
          <w:rFonts w:ascii="Times New Roman" w:hAnsi="Times New Roman" w:cs="Times New Roman"/>
          <w:i/>
          <w:iCs/>
          <w:sz w:val="22"/>
          <w:szCs w:val="22"/>
        </w:rPr>
        <w:t>n.</w:t>
      </w:r>
      <w:r w:rsidRPr="00E002D6">
        <w:rPr>
          <w:rFonts w:hint="eastAsia"/>
          <w:sz w:val="22"/>
          <w:szCs w:val="22"/>
        </w:rPr>
        <w:t xml:space="preserve"> </w:t>
      </w:r>
      <w:r w:rsidRPr="00E002D6">
        <w:rPr>
          <w:rFonts w:hint="eastAsia"/>
          <w:sz w:val="22"/>
          <w:szCs w:val="22"/>
        </w:rPr>
        <w:t>爱尔兰</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093E8B01" w14:textId="77777777" w:rsidR="00792C08" w:rsidRPr="00E002D6" w:rsidRDefault="00000000">
      <w:pPr>
        <w:numPr>
          <w:ilvl w:val="0"/>
          <w:numId w:val="13"/>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windmill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wɪndˌmɪl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wɪndmɪl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eastAsia="宋体" w:hAnsi="Times New Roman" w:cs="Times New Roman" w:hint="eastAsia"/>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风车</w:t>
      </w:r>
    </w:p>
    <w:p w14:paraId="3F674FFF" w14:textId="77777777" w:rsidR="00792C08" w:rsidRPr="00E002D6" w:rsidRDefault="00000000">
      <w:pPr>
        <w:numPr>
          <w:ilvl w:val="0"/>
          <w:numId w:val="13"/>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create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krɪˈet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krɪˈeɪt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proofErr w:type="gramEnd"/>
      <w:r w:rsidRPr="00E002D6">
        <w:rPr>
          <w:rFonts w:ascii="Times New Roman" w:eastAsia="宋体" w:hAnsi="Times New Roman" w:cs="Times New Roman"/>
          <w:i/>
          <w:iCs/>
          <w:spacing w:val="-1"/>
          <w:sz w:val="22"/>
          <w:szCs w:val="22"/>
        </w:rPr>
        <w:t>vt.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产生；创造；制造</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1"/>
          <w:sz w:val="22"/>
          <w:szCs w:val="22"/>
        </w:rPr>
        <w:t xml:space="preserve"> </w:t>
      </w:r>
    </w:p>
    <w:p w14:paraId="7974D109" w14:textId="77777777" w:rsidR="00792C08" w:rsidRPr="00E002D6" w:rsidRDefault="00000000">
      <w:pPr>
        <w:pStyle w:val="a3"/>
        <w:numPr>
          <w:ilvl w:val="0"/>
          <w:numId w:val="13"/>
        </w:numPr>
        <w:spacing w:line="400" w:lineRule="exact"/>
        <w:rPr>
          <w:lang w:eastAsia="zh-CN"/>
        </w:rPr>
      </w:pPr>
      <w:proofErr w:type="gramStart"/>
      <w:r w:rsidRPr="00E002D6">
        <w:rPr>
          <w:rFonts w:ascii="Times New Roman" w:eastAsia="宋体" w:hAnsi="Times New Roman" w:cs="Times New Roman"/>
          <w:b/>
          <w:bCs/>
          <w:spacing w:val="-1"/>
          <w:sz w:val="22"/>
          <w:szCs w:val="22"/>
          <w:lang w:eastAsia="zh-CN"/>
        </w:rPr>
        <w:t>method</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mɛθ</w:t>
      </w:r>
      <w:proofErr w:type="gramStart"/>
      <w:r w:rsidRPr="00E002D6">
        <w:rPr>
          <w:rFonts w:ascii="Cambria" w:eastAsia="宋体" w:hAnsi="Cambria" w:cs="Cambria"/>
          <w:spacing w:val="-1"/>
          <w:sz w:val="22"/>
          <w:szCs w:val="22"/>
          <w:lang w:eastAsia="zh-CN"/>
        </w:rPr>
        <w:t>əd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meθ</w:t>
      </w:r>
      <w:proofErr w:type="gramStart"/>
      <w:r w:rsidRPr="00E002D6">
        <w:rPr>
          <w:rFonts w:ascii="Cambria" w:eastAsia="宋体" w:hAnsi="Cambria" w:cs="Cambria"/>
          <w:spacing w:val="-1"/>
          <w:sz w:val="22"/>
          <w:szCs w:val="22"/>
          <w:lang w:eastAsia="zh-CN"/>
        </w:rPr>
        <w:t>əd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方法</w:t>
      </w:r>
    </w:p>
    <w:p w14:paraId="11843996" w14:textId="77777777" w:rsidR="00792C08" w:rsidRPr="00E002D6" w:rsidRDefault="00000000">
      <w:pPr>
        <w:pStyle w:val="a3"/>
        <w:numPr>
          <w:ilvl w:val="0"/>
          <w:numId w:val="13"/>
        </w:numPr>
        <w:spacing w:line="400" w:lineRule="exact"/>
        <w:rPr>
          <w:lang w:eastAsia="zh-CN"/>
        </w:rPr>
      </w:pPr>
      <w:r w:rsidRPr="00E002D6">
        <w:rPr>
          <w:rFonts w:ascii="Times New Roman" w:eastAsia="宋体" w:hAnsi="Times New Roman" w:cs="Times New Roman" w:hint="eastAsia"/>
          <w:b/>
          <w:bCs/>
          <w:spacing w:val="-1"/>
          <w:sz w:val="22"/>
          <w:szCs w:val="22"/>
          <w:lang w:eastAsia="zh-CN"/>
        </w:rPr>
        <w:t xml:space="preserve">think of ...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θɪŋk</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ʌv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θɪŋk</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ɒv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考虑</w:t>
      </w:r>
      <w:r w:rsidRPr="00E002D6">
        <w:rPr>
          <w:rFonts w:ascii="Times New Roman" w:eastAsia="宋体" w:hAnsi="Times New Roman" w:cs="Times New Roman" w:hint="eastAsia"/>
          <w:spacing w:val="-1"/>
          <w:sz w:val="22"/>
          <w:szCs w:val="22"/>
          <w:lang w:eastAsia="zh"/>
        </w:rPr>
        <w:t>……</w:t>
      </w:r>
      <w:r w:rsidRPr="00E002D6">
        <w:rPr>
          <w:rFonts w:asciiTheme="minorHAnsi" w:eastAsiaTheme="minorEastAsia" w:hint="eastAsia"/>
          <w:lang w:eastAsia="zh-CN"/>
        </w:rPr>
        <w:t xml:space="preserve">                                                           </w:t>
      </w:r>
      <w:r w:rsidRPr="00E002D6">
        <w:rPr>
          <w:rFonts w:asciiTheme="minorHAnsi" w:eastAsiaTheme="minorEastAsia" w:hint="eastAsia"/>
          <w:sz w:val="22"/>
          <w:szCs w:val="22"/>
          <w:lang w:eastAsia="zh-CN"/>
        </w:rPr>
        <w:t xml:space="preserve">                                                 </w:t>
      </w:r>
      <w:r w:rsidRPr="00E002D6">
        <w:rPr>
          <w:rFonts w:ascii="Times New Roman" w:eastAsia="宋体" w:hAnsi="Times New Roman" w:cs="Times New Roman" w:hint="eastAsia"/>
          <w:spacing w:val="-1"/>
          <w:sz w:val="22"/>
          <w:szCs w:val="22"/>
          <w:u w:val="single"/>
          <w:lang w:eastAsia="zh-CN"/>
        </w:rPr>
        <w:t xml:space="preserve">                         </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spacing w:val="-1"/>
          <w:sz w:val="22"/>
          <w:szCs w:val="22"/>
          <w:lang w:eastAsia="zh-CN"/>
        </w:rPr>
        <w:t xml:space="preserve"> </w:t>
      </w:r>
      <w:r w:rsidRPr="00E002D6">
        <w:rPr>
          <w:rFonts w:ascii="Times New Roman" w:eastAsia="宋体" w:hAnsi="Times New Roman" w:cs="Times New Roman"/>
          <w:spacing w:val="-1"/>
          <w:lang w:eastAsia="zh-CN"/>
        </w:rPr>
        <w:t xml:space="preserve">                                             </w:t>
      </w:r>
      <w:r w:rsidRPr="00E002D6">
        <w:rPr>
          <w:rFonts w:asciiTheme="minorHAnsi" w:eastAsiaTheme="minorEastAsia" w:hint="eastAsia"/>
          <w:lang w:eastAsia="zh-CN"/>
        </w:rPr>
        <w:t xml:space="preserve">                                                                                                              </w:t>
      </w:r>
    </w:p>
    <w:p w14:paraId="18A1F7F3"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noise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nɔɪz</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nɔɪz</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噪音</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常与动词</w:t>
      </w:r>
      <w:r w:rsidRPr="00E002D6">
        <w:rPr>
          <w:rFonts w:ascii="Times New Roman" w:eastAsia="宋体" w:hAnsi="Times New Roman" w:cs="Times New Roman" w:hint="eastAsia"/>
          <w:spacing w:val="-2"/>
          <w:sz w:val="22"/>
          <w:szCs w:val="22"/>
        </w:rPr>
        <w:t>make</w:t>
      </w:r>
      <w:r w:rsidRPr="00E002D6">
        <w:rPr>
          <w:rFonts w:ascii="Times New Roman" w:eastAsia="宋体" w:hAnsi="Times New Roman" w:cs="Times New Roman" w:hint="eastAsia"/>
          <w:spacing w:val="-2"/>
          <w:sz w:val="22"/>
          <w:szCs w:val="22"/>
        </w:rPr>
        <w:t>连用）</w:t>
      </w:r>
    </w:p>
    <w:p w14:paraId="18B1F18F"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have a word with +人</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hæv</w:t>
      </w:r>
      <w:proofErr w:type="spellEnd"/>
      <w:r w:rsidRPr="00E002D6">
        <w:rPr>
          <w:rFonts w:ascii="Cambria" w:eastAsia="宋体" w:hAnsi="Cambria" w:cs="Cambria"/>
          <w:spacing w:val="-1"/>
          <w:sz w:val="22"/>
          <w:szCs w:val="22"/>
        </w:rPr>
        <w:t xml:space="preserve"> ə </w:t>
      </w:r>
      <w:proofErr w:type="spellStart"/>
      <w:r w:rsidRPr="00E002D6">
        <w:rPr>
          <w:rFonts w:ascii="Cambria" w:eastAsia="宋体" w:hAnsi="Cambria" w:cs="Cambria"/>
          <w:spacing w:val="-1"/>
          <w:sz w:val="22"/>
          <w:szCs w:val="22"/>
        </w:rPr>
        <w:t>wɝd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wɪð</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hæv</w:t>
      </w:r>
      <w:proofErr w:type="spellEnd"/>
      <w:r w:rsidRPr="00E002D6">
        <w:rPr>
          <w:rFonts w:ascii="Cambria" w:eastAsia="宋体" w:hAnsi="Cambria" w:cs="Cambria"/>
          <w:spacing w:val="-1"/>
          <w:sz w:val="22"/>
          <w:szCs w:val="22"/>
        </w:rPr>
        <w:t xml:space="preserve"> ə </w:t>
      </w:r>
      <w:proofErr w:type="spellStart"/>
      <w:r w:rsidRPr="00E002D6">
        <w:rPr>
          <w:rFonts w:ascii="Cambria" w:eastAsia="宋体" w:hAnsi="Cambria" w:cs="Cambria"/>
          <w:spacing w:val="-1"/>
          <w:sz w:val="22"/>
          <w:szCs w:val="22"/>
        </w:rPr>
        <w:t>wɜːd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wɪð</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和某人谈谈</w:t>
      </w:r>
    </w:p>
    <w:p w14:paraId="7D8CAAFA"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be tired of ...</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taɪrd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ʌv</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taɪəd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ɒv</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厌烦</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；受够了</w:t>
      </w:r>
      <w:r w:rsidRPr="00E002D6">
        <w:rPr>
          <w:rFonts w:ascii="Times New Roman" w:eastAsia="宋体" w:hAnsi="Times New Roman" w:cs="Times New Roman" w:hint="eastAsia"/>
          <w:spacing w:val="-2"/>
          <w:sz w:val="22"/>
          <w:szCs w:val="22"/>
          <w:lang w:eastAsia="zh"/>
        </w:rPr>
        <w:t>……</w:t>
      </w:r>
    </w:p>
    <w:p w14:paraId="18882339"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on purpose</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ɑn</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pɝpəs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ɒn</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pɜːpəs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故意地；有意地</w:t>
      </w:r>
    </w:p>
    <w:p w14:paraId="39BBF27C"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can do without ...</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无</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也可以</w:t>
      </w:r>
    </w:p>
    <w:p w14:paraId="7A526266"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neighbor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nebɚ</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neɪbər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gramEnd"/>
      <w:r w:rsidRPr="00E002D6">
        <w:rPr>
          <w:rFonts w:ascii="Times New Roman" w:eastAsia="宋体" w:hAnsi="Times New Roman" w:cs="Times New Roman" w:hint="eastAsia"/>
          <w:i/>
          <w:iCs/>
          <w:spacing w:val="-2"/>
          <w:sz w:val="22"/>
          <w:szCs w:val="22"/>
        </w:rPr>
        <w:t>n</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邻居</w:t>
      </w:r>
    </w:p>
    <w:p w14:paraId="4595DDB6" w14:textId="77777777" w:rsidR="00792C08" w:rsidRPr="00E002D6" w:rsidRDefault="00000000">
      <w:pPr>
        <w:numPr>
          <w:ilvl w:val="0"/>
          <w:numId w:val="13"/>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absolutely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æbsəˌlutlɪ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æbsəluːtli</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proofErr w:type="gramEnd"/>
      <w:r w:rsidRPr="00E002D6">
        <w:rPr>
          <w:rFonts w:ascii="Times New Roman" w:eastAsia="宋体" w:hAnsi="Times New Roman" w:cs="Times New Roman" w:hint="eastAsia"/>
          <w:i/>
          <w:iCs/>
          <w:spacing w:val="-2"/>
          <w:sz w:val="22"/>
          <w:szCs w:val="22"/>
        </w:rPr>
        <w:t>adv</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完全地；绝对地</w:t>
      </w:r>
      <w:r w:rsidRPr="00E002D6">
        <w:rPr>
          <w:rFonts w:ascii="Times New Roman" w:eastAsia="宋体" w:hAnsi="Times New Roman" w:cs="Times New Roman" w:hint="eastAsia"/>
          <w:spacing w:val="-2"/>
          <w:sz w:val="22"/>
          <w:szCs w:val="22"/>
        </w:rPr>
        <w:t xml:space="preserve">  </w:t>
      </w:r>
    </w:p>
    <w:p w14:paraId="2167764C" w14:textId="77777777" w:rsidR="00792C08" w:rsidRPr="00E002D6" w:rsidRDefault="00792C08">
      <w:pPr>
        <w:spacing w:line="400" w:lineRule="exact"/>
        <w:rPr>
          <w:rFonts w:ascii="Times New Roman" w:eastAsia="宋体" w:hAnsi="Times New Roman" w:cs="Times New Roman"/>
          <w:spacing w:val="-1"/>
          <w:sz w:val="22"/>
          <w:szCs w:val="22"/>
        </w:rPr>
      </w:pPr>
    </w:p>
    <w:p w14:paraId="1931F9A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2D4376C7"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本节课复习名词性从句作介词的宾语，重点复习</w:t>
      </w:r>
      <w:r w:rsidRPr="00E002D6">
        <w:rPr>
          <w:rFonts w:ascii="Times New Roman" w:hAnsi="Times New Roman" w:hint="eastAsia"/>
          <w:color w:val="FDD860" w:themeColor="accent3" w:themeTint="99"/>
          <w:sz w:val="24"/>
        </w:rPr>
        <w:t>that</w:t>
      </w:r>
      <w:r w:rsidRPr="00E002D6">
        <w:rPr>
          <w:rFonts w:ascii="Times New Roman" w:hAnsi="Times New Roman" w:hint="eastAsia"/>
          <w:color w:val="FDD860" w:themeColor="accent3" w:themeTint="99"/>
          <w:sz w:val="24"/>
        </w:rPr>
        <w:t>从句作介词的宾语如何变化以及学习</w:t>
      </w:r>
      <w:r w:rsidRPr="00E002D6">
        <w:rPr>
          <w:rFonts w:ascii="Times New Roman" w:hAnsi="Times New Roman" w:hint="eastAsia"/>
          <w:color w:val="FDD860" w:themeColor="accent3" w:themeTint="99"/>
          <w:sz w:val="24"/>
        </w:rPr>
        <w:t xml:space="preserve"> so...that...</w:t>
      </w:r>
      <w:r w:rsidRPr="00E002D6">
        <w:rPr>
          <w:rFonts w:ascii="Times New Roman" w:hAnsi="Times New Roman" w:hint="eastAsia"/>
          <w:color w:val="FDD860" w:themeColor="accent3" w:themeTint="99"/>
          <w:sz w:val="24"/>
        </w:rPr>
        <w:t>句型。</w:t>
      </w:r>
    </w:p>
    <w:p w14:paraId="1030747B"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sz w:val="24"/>
        </w:rPr>
        <w:t>that</w:t>
      </w:r>
      <w:r w:rsidRPr="00E002D6">
        <w:rPr>
          <w:rFonts w:ascii="Times New Roman" w:hAnsi="Times New Roman"/>
          <w:sz w:val="24"/>
        </w:rPr>
        <w:t>从句作介词的宾语如何变化</w:t>
      </w:r>
    </w:p>
    <w:p w14:paraId="2DF15166"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由于介词后面直接加</w:t>
      </w:r>
      <w:r w:rsidRPr="00E002D6">
        <w:rPr>
          <w:rFonts w:ascii="Times New Roman" w:hAnsi="Times New Roman" w:hint="eastAsia"/>
          <w:sz w:val="24"/>
        </w:rPr>
        <w:t>that</w:t>
      </w:r>
      <w:r w:rsidRPr="00E002D6">
        <w:rPr>
          <w:rFonts w:ascii="Times New Roman" w:hAnsi="Times New Roman" w:hint="eastAsia"/>
          <w:sz w:val="24"/>
        </w:rPr>
        <w:t>引导的名词性从句可能会导致歧义，所以英语里不</w:t>
      </w:r>
      <w:r w:rsidRPr="00E002D6">
        <w:rPr>
          <w:rFonts w:ascii="Times New Roman" w:hAnsi="Times New Roman" w:hint="eastAsia"/>
          <w:sz w:val="24"/>
        </w:rPr>
        <w:lastRenderedPageBreak/>
        <w:t>会直接出现这种表达，会换一种表达方式来解决这个问题，我们来看一个例子：</w:t>
      </w:r>
    </w:p>
    <w:p w14:paraId="1DCC912B"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am </w:t>
      </w:r>
      <w:proofErr w:type="gramStart"/>
      <w:r w:rsidRPr="00E002D6">
        <w:rPr>
          <w:rFonts w:ascii="Times New Roman" w:hAnsi="Times New Roman" w:hint="eastAsia"/>
          <w:sz w:val="24"/>
        </w:rPr>
        <w:t>sure of</w:t>
      </w:r>
      <w:proofErr w:type="gramEnd"/>
      <w:r w:rsidRPr="00E002D6">
        <w:rPr>
          <w:rFonts w:ascii="Times New Roman" w:hAnsi="Times New Roman" w:hint="eastAsia"/>
          <w:sz w:val="24"/>
        </w:rPr>
        <w:t xml:space="preserve"> that water is free of charge. </w:t>
      </w:r>
      <w:r w:rsidRPr="00E002D6">
        <w:rPr>
          <w:rFonts w:ascii="Times New Roman" w:hAnsi="Times New Roman" w:hint="eastAsia"/>
          <w:sz w:val="24"/>
        </w:rPr>
        <w:t>这里的</w:t>
      </w:r>
      <w:r w:rsidRPr="00E002D6">
        <w:rPr>
          <w:rFonts w:ascii="Times New Roman" w:hAnsi="Times New Roman" w:hint="eastAsia"/>
          <w:sz w:val="24"/>
        </w:rPr>
        <w:t>that</w:t>
      </w:r>
      <w:r w:rsidRPr="00E002D6">
        <w:rPr>
          <w:rFonts w:ascii="Times New Roman" w:hAnsi="Times New Roman" w:hint="eastAsia"/>
          <w:sz w:val="24"/>
        </w:rPr>
        <w:t>容易被误认为是</w:t>
      </w:r>
      <w:r w:rsidRPr="00E002D6">
        <w:rPr>
          <w:rFonts w:ascii="Times New Roman" w:hAnsi="Times New Roman" w:hint="eastAsia"/>
          <w:sz w:val="24"/>
        </w:rPr>
        <w:t>water</w:t>
      </w:r>
      <w:r w:rsidRPr="00E002D6">
        <w:rPr>
          <w:rFonts w:ascii="Times New Roman" w:hAnsi="Times New Roman" w:hint="eastAsia"/>
          <w:sz w:val="24"/>
        </w:rPr>
        <w:t>的限定词，而不是名词性从句的连词，因此，在英语中遇到这种情况时，会在</w:t>
      </w:r>
      <w:r w:rsidRPr="00E002D6">
        <w:rPr>
          <w:rFonts w:ascii="Times New Roman" w:hAnsi="Times New Roman" w:hint="eastAsia"/>
          <w:sz w:val="24"/>
        </w:rPr>
        <w:t>of</w:t>
      </w:r>
      <w:r w:rsidRPr="00E002D6">
        <w:rPr>
          <w:rFonts w:ascii="Times New Roman" w:hAnsi="Times New Roman" w:hint="eastAsia"/>
          <w:sz w:val="24"/>
        </w:rPr>
        <w:t>后面加上</w:t>
      </w:r>
      <w:r w:rsidRPr="00E002D6">
        <w:rPr>
          <w:rFonts w:ascii="Times New Roman" w:hAnsi="Times New Roman" w:hint="eastAsia"/>
          <w:sz w:val="24"/>
        </w:rPr>
        <w:t xml:space="preserve">the fact that, </w:t>
      </w:r>
      <w:r w:rsidRPr="00E002D6">
        <w:rPr>
          <w:rFonts w:ascii="Times New Roman" w:hAnsi="Times New Roman" w:hint="eastAsia"/>
          <w:sz w:val="24"/>
        </w:rPr>
        <w:t>再加名词性从句，形成“</w:t>
      </w:r>
      <w:r w:rsidRPr="00E002D6">
        <w:rPr>
          <w:rFonts w:ascii="Times New Roman" w:hAnsi="Times New Roman" w:hint="eastAsia"/>
          <w:sz w:val="24"/>
        </w:rPr>
        <w:t>the fact</w:t>
      </w:r>
      <w:r w:rsidRPr="00E002D6">
        <w:rPr>
          <w:rFonts w:ascii="Times New Roman" w:hAnsi="Times New Roman" w:hint="eastAsia"/>
          <w:sz w:val="24"/>
        </w:rPr>
        <w:t>”的同位语从句：</w:t>
      </w:r>
    </w:p>
    <w:p w14:paraId="4BE9F3AA"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am sure of the fact that water is free of charge.   </w:t>
      </w:r>
    </w:p>
    <w:p w14:paraId="6935A0D0"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这里面“</w:t>
      </w:r>
      <w:r w:rsidRPr="00E002D6">
        <w:rPr>
          <w:rFonts w:ascii="Times New Roman" w:hAnsi="Times New Roman" w:hint="eastAsia"/>
          <w:sz w:val="24"/>
        </w:rPr>
        <w:t>of the fact</w:t>
      </w:r>
      <w:r w:rsidRPr="00E002D6">
        <w:rPr>
          <w:rFonts w:ascii="Times New Roman" w:hAnsi="Times New Roman" w:hint="eastAsia"/>
          <w:sz w:val="24"/>
        </w:rPr>
        <w:t>”这个介词短语作</w:t>
      </w:r>
      <w:r w:rsidRPr="00E002D6">
        <w:rPr>
          <w:rFonts w:ascii="Times New Roman" w:hAnsi="Times New Roman" w:hint="eastAsia"/>
          <w:sz w:val="24"/>
        </w:rPr>
        <w:t>sure</w:t>
      </w:r>
      <w:r w:rsidRPr="00E002D6">
        <w:rPr>
          <w:rFonts w:ascii="Times New Roman" w:hAnsi="Times New Roman" w:hint="eastAsia"/>
          <w:sz w:val="24"/>
        </w:rPr>
        <w:t>的状语。但这样说实在是啰嗦，所以现代英语</w:t>
      </w:r>
      <w:proofErr w:type="gramStart"/>
      <w:r w:rsidRPr="00E002D6">
        <w:rPr>
          <w:rFonts w:ascii="Times New Roman" w:hAnsi="Times New Roman" w:hint="eastAsia"/>
          <w:sz w:val="24"/>
        </w:rPr>
        <w:t>里习惯</w:t>
      </w:r>
      <w:proofErr w:type="gramEnd"/>
      <w:r w:rsidRPr="00E002D6">
        <w:rPr>
          <w:rFonts w:ascii="Times New Roman" w:hAnsi="Times New Roman" w:hint="eastAsia"/>
          <w:sz w:val="24"/>
        </w:rPr>
        <w:t>把“</w:t>
      </w:r>
      <w:r w:rsidRPr="00E002D6">
        <w:rPr>
          <w:rFonts w:ascii="Times New Roman" w:hAnsi="Times New Roman" w:hint="eastAsia"/>
          <w:sz w:val="24"/>
        </w:rPr>
        <w:t>of the fact that</w:t>
      </w:r>
      <w:r w:rsidRPr="00E002D6">
        <w:rPr>
          <w:rFonts w:ascii="Times New Roman" w:hAnsi="Times New Roman" w:hint="eastAsia"/>
          <w:sz w:val="24"/>
        </w:rPr>
        <w:t>”这几个</w:t>
      </w:r>
      <w:proofErr w:type="gramStart"/>
      <w:r w:rsidRPr="00E002D6">
        <w:rPr>
          <w:rFonts w:ascii="Times New Roman" w:hAnsi="Times New Roman" w:hint="eastAsia"/>
          <w:sz w:val="24"/>
        </w:rPr>
        <w:t>词全省了</w:t>
      </w:r>
      <w:proofErr w:type="gramEnd"/>
      <w:r w:rsidRPr="00E002D6">
        <w:rPr>
          <w:rFonts w:ascii="Times New Roman" w:hAnsi="Times New Roman" w:hint="eastAsia"/>
          <w:sz w:val="24"/>
        </w:rPr>
        <w:t>，形成这样的句子：</w:t>
      </w:r>
    </w:p>
    <w:p w14:paraId="49674685"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am sure (that) water is free of charge.</w:t>
      </w:r>
    </w:p>
    <w:p w14:paraId="1A0938EE"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w:t>
      </w:r>
      <w:r w:rsidRPr="00E002D6">
        <w:rPr>
          <w:rFonts w:ascii="Times New Roman" w:hAnsi="Times New Roman" w:hint="eastAsia"/>
          <w:sz w:val="24"/>
        </w:rPr>
        <w:t>That</w:t>
      </w:r>
      <w:r w:rsidRPr="00E002D6">
        <w:rPr>
          <w:rFonts w:ascii="Times New Roman" w:hAnsi="Times New Roman" w:hint="eastAsia"/>
          <w:sz w:val="24"/>
        </w:rPr>
        <w:t>”也可以不省略，但介词一定得省掉，这样剩下的这个名词性从句就代表整个介词短语作</w:t>
      </w:r>
      <w:r w:rsidRPr="00E002D6">
        <w:rPr>
          <w:rFonts w:ascii="Times New Roman" w:hAnsi="Times New Roman" w:hint="eastAsia"/>
          <w:sz w:val="24"/>
        </w:rPr>
        <w:t>sure</w:t>
      </w:r>
      <w:r w:rsidRPr="00E002D6">
        <w:rPr>
          <w:rFonts w:ascii="Times New Roman" w:hAnsi="Times New Roman" w:hint="eastAsia"/>
          <w:sz w:val="24"/>
        </w:rPr>
        <w:t>的状语。我们再举几个例子：</w:t>
      </w:r>
    </w:p>
    <w:p w14:paraId="6ED9C96A"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She is worried (about the fact that) that woman is pregnant.  </w:t>
      </w:r>
      <w:r w:rsidRPr="00E002D6">
        <w:rPr>
          <w:rFonts w:ascii="Times New Roman" w:hAnsi="Times New Roman" w:hint="eastAsia"/>
          <w:sz w:val="24"/>
        </w:rPr>
        <w:t>介词短语作状语修饰</w:t>
      </w:r>
      <w:r w:rsidRPr="00E002D6">
        <w:rPr>
          <w:rFonts w:ascii="Times New Roman" w:hAnsi="Times New Roman" w:hint="eastAsia"/>
          <w:sz w:val="24"/>
        </w:rPr>
        <w:t>worried</w:t>
      </w:r>
      <w:r w:rsidRPr="00E002D6">
        <w:rPr>
          <w:rFonts w:ascii="Times New Roman" w:hAnsi="Times New Roman" w:hint="eastAsia"/>
          <w:sz w:val="24"/>
        </w:rPr>
        <w:t>。</w:t>
      </w:r>
    </w:p>
    <w:p w14:paraId="3410E83C"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Domi is happy (about the fact that) her husband is home soon.  </w:t>
      </w:r>
      <w:r w:rsidRPr="00E002D6">
        <w:rPr>
          <w:rFonts w:ascii="Times New Roman" w:hAnsi="Times New Roman" w:hint="eastAsia"/>
          <w:sz w:val="24"/>
        </w:rPr>
        <w:t>介词短语作状语修饰</w:t>
      </w:r>
      <w:r w:rsidRPr="00E002D6">
        <w:rPr>
          <w:rFonts w:ascii="Times New Roman" w:hAnsi="Times New Roman" w:hint="eastAsia"/>
          <w:sz w:val="24"/>
        </w:rPr>
        <w:t>happy</w:t>
      </w:r>
      <w:r w:rsidRPr="00E002D6">
        <w:rPr>
          <w:rFonts w:ascii="Times New Roman" w:hAnsi="Times New Roman" w:hint="eastAsia"/>
          <w:sz w:val="24"/>
        </w:rPr>
        <w:t>。</w:t>
      </w:r>
    </w:p>
    <w:p w14:paraId="07AA220A"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have no idea of (the fact that) Russia is the biggest country in the world.   </w:t>
      </w:r>
      <w:r w:rsidRPr="00E002D6">
        <w:rPr>
          <w:rFonts w:ascii="Times New Roman" w:hAnsi="Times New Roman" w:hint="eastAsia"/>
          <w:sz w:val="24"/>
        </w:rPr>
        <w:t>介词短语作定语修饰</w:t>
      </w:r>
      <w:r w:rsidRPr="00E002D6">
        <w:rPr>
          <w:rFonts w:ascii="Times New Roman" w:hAnsi="Times New Roman" w:hint="eastAsia"/>
          <w:sz w:val="24"/>
        </w:rPr>
        <w:t>idea</w:t>
      </w:r>
      <w:r w:rsidRPr="00E002D6">
        <w:rPr>
          <w:rFonts w:ascii="Times New Roman" w:hAnsi="Times New Roman" w:hint="eastAsia"/>
          <w:sz w:val="24"/>
        </w:rPr>
        <w:t>。</w:t>
      </w:r>
    </w:p>
    <w:p w14:paraId="24E87DC0"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looked (at) what was happening.</w:t>
      </w:r>
    </w:p>
    <w:p w14:paraId="062CF75C"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    I have no idea (of) what was happening.</w:t>
      </w:r>
    </w:p>
    <w:p w14:paraId="061A3847"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在现代美语里，当介词后面出现其他名词性从句的时候，也有可能会省略掉介词。</w:t>
      </w:r>
    </w:p>
    <w:p w14:paraId="36EDA395"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2.  so...that...</w:t>
      </w:r>
      <w:r w:rsidRPr="00E002D6">
        <w:rPr>
          <w:rFonts w:ascii="Times New Roman" w:hAnsi="Times New Roman" w:hint="eastAsia"/>
          <w:sz w:val="24"/>
        </w:rPr>
        <w:t>句型</w:t>
      </w:r>
    </w:p>
    <w:p w14:paraId="55A94FE9"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结果状语从句（程度状语从句）由</w:t>
      </w:r>
      <w:r w:rsidRPr="00E002D6">
        <w:rPr>
          <w:rFonts w:ascii="Times New Roman" w:hAnsi="Times New Roman"/>
          <w:sz w:val="24"/>
        </w:rPr>
        <w:t>so ... that ...</w:t>
      </w:r>
      <w:r w:rsidRPr="00E002D6">
        <w:rPr>
          <w:rFonts w:ascii="Times New Roman" w:hAnsi="Times New Roman"/>
          <w:sz w:val="24"/>
        </w:rPr>
        <w:t>，</w:t>
      </w:r>
      <w:r w:rsidRPr="00E002D6">
        <w:rPr>
          <w:rFonts w:ascii="Times New Roman" w:hAnsi="Times New Roman"/>
          <w:sz w:val="24"/>
        </w:rPr>
        <w:t>such ... that ...</w:t>
      </w:r>
      <w:r w:rsidRPr="00E002D6">
        <w:rPr>
          <w:rFonts w:ascii="Times New Roman" w:hAnsi="Times New Roman"/>
          <w:sz w:val="24"/>
        </w:rPr>
        <w:t>等连词连接。表示</w:t>
      </w:r>
      <w:r w:rsidRPr="00E002D6">
        <w:rPr>
          <w:rFonts w:ascii="Times New Roman" w:hAnsi="Times New Roman"/>
          <w:sz w:val="24"/>
        </w:rPr>
        <w:t xml:space="preserve"> “</w:t>
      </w:r>
      <w:r w:rsidRPr="00E002D6">
        <w:rPr>
          <w:rFonts w:ascii="Times New Roman" w:hAnsi="Times New Roman"/>
          <w:sz w:val="24"/>
        </w:rPr>
        <w:t>如此</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以至于</w:t>
      </w:r>
      <w:r w:rsidRPr="00E002D6">
        <w:rPr>
          <w:rFonts w:ascii="Times New Roman" w:hAnsi="Times New Roman" w:hint="eastAsia"/>
          <w:sz w:val="24"/>
          <w:lang w:eastAsia="zh"/>
        </w:rPr>
        <w:t>……</w:t>
      </w:r>
      <w:r w:rsidRPr="00E002D6">
        <w:rPr>
          <w:rFonts w:ascii="Times New Roman" w:hAnsi="Times New Roman"/>
          <w:sz w:val="24"/>
        </w:rPr>
        <w:t>”</w:t>
      </w:r>
    </w:p>
    <w:p w14:paraId="5B6B941B"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前半句：说明程度</w:t>
      </w:r>
    </w:p>
    <w:p w14:paraId="491DB051"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that </w:t>
      </w:r>
      <w:r w:rsidRPr="00E002D6">
        <w:rPr>
          <w:rFonts w:ascii="Times New Roman" w:hAnsi="Times New Roman"/>
          <w:sz w:val="24"/>
        </w:rPr>
        <w:t>从句：说明产生的结果</w:t>
      </w:r>
    </w:p>
    <w:p w14:paraId="1301EB78"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整个从句</w:t>
      </w:r>
      <w:proofErr w:type="gramStart"/>
      <w:r w:rsidRPr="00E002D6">
        <w:rPr>
          <w:rFonts w:ascii="Times New Roman" w:hAnsi="Times New Roman"/>
          <w:sz w:val="24"/>
        </w:rPr>
        <w:t>叫作</w:t>
      </w:r>
      <w:proofErr w:type="gramEnd"/>
      <w:r w:rsidRPr="00E002D6">
        <w:rPr>
          <w:rFonts w:ascii="Times New Roman" w:hAnsi="Times New Roman" w:hint="eastAsia"/>
          <w:sz w:val="24"/>
        </w:rPr>
        <w:t>：</w:t>
      </w:r>
      <w:r w:rsidRPr="00E002D6">
        <w:rPr>
          <w:rFonts w:ascii="Times New Roman" w:hAnsi="Times New Roman"/>
          <w:sz w:val="24"/>
        </w:rPr>
        <w:t>结果状语从句</w:t>
      </w:r>
    </w:p>
    <w:p w14:paraId="4BB31E7A"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so… that… </w:t>
      </w:r>
      <w:r w:rsidRPr="00E002D6">
        <w:rPr>
          <w:rFonts w:ascii="Times New Roman" w:hAnsi="Times New Roman"/>
          <w:sz w:val="24"/>
        </w:rPr>
        <w:t>结构</w:t>
      </w:r>
      <w:r w:rsidRPr="00E002D6">
        <w:rPr>
          <w:rFonts w:ascii="Times New Roman" w:hAnsi="Times New Roman" w:hint="eastAsia"/>
          <w:sz w:val="24"/>
        </w:rPr>
        <w:t>：</w:t>
      </w:r>
    </w:p>
    <w:p w14:paraId="31A51DE4"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so + </w:t>
      </w:r>
      <w:r w:rsidRPr="00E002D6">
        <w:rPr>
          <w:rFonts w:ascii="Times New Roman" w:hAnsi="Times New Roman"/>
          <w:sz w:val="24"/>
        </w:rPr>
        <w:t>形容词</w:t>
      </w:r>
      <w:r w:rsidRPr="00E002D6">
        <w:rPr>
          <w:rFonts w:ascii="Times New Roman" w:hAnsi="Times New Roman"/>
          <w:sz w:val="24"/>
        </w:rPr>
        <w:t xml:space="preserve"> / </w:t>
      </w:r>
      <w:r w:rsidRPr="00E002D6">
        <w:rPr>
          <w:rFonts w:ascii="Times New Roman" w:hAnsi="Times New Roman"/>
          <w:sz w:val="24"/>
        </w:rPr>
        <w:t>副词</w:t>
      </w:r>
      <w:r w:rsidRPr="00E002D6">
        <w:rPr>
          <w:rFonts w:ascii="Times New Roman" w:hAnsi="Times New Roman"/>
          <w:sz w:val="24"/>
        </w:rPr>
        <w:t xml:space="preserve"> + that </w:t>
      </w:r>
      <w:r w:rsidRPr="00E002D6">
        <w:rPr>
          <w:rFonts w:ascii="Times New Roman" w:hAnsi="Times New Roman"/>
          <w:sz w:val="24"/>
        </w:rPr>
        <w:t>从句</w:t>
      </w:r>
    </w:p>
    <w:p w14:paraId="26787910"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so + </w:t>
      </w:r>
      <w:r w:rsidRPr="00E002D6">
        <w:rPr>
          <w:rFonts w:ascii="Times New Roman" w:hAnsi="Times New Roman"/>
          <w:sz w:val="24"/>
        </w:rPr>
        <w:t>形容词</w:t>
      </w:r>
      <w:r w:rsidRPr="00E002D6">
        <w:rPr>
          <w:rFonts w:ascii="Times New Roman" w:hAnsi="Times New Roman"/>
          <w:sz w:val="24"/>
        </w:rPr>
        <w:t xml:space="preserve"> + that…</w:t>
      </w:r>
    </w:p>
    <w:p w14:paraId="76C92E5B"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lastRenderedPageBreak/>
        <w:t>例子：</w:t>
      </w:r>
      <w:r w:rsidRPr="00E002D6">
        <w:rPr>
          <w:rFonts w:ascii="Times New Roman" w:hAnsi="Times New Roman"/>
          <w:sz w:val="24"/>
        </w:rPr>
        <w:t>Vicky is so nice that her husband has never argued with her.</w:t>
      </w:r>
    </w:p>
    <w:p w14:paraId="1F044735"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so + </w:t>
      </w:r>
      <w:r w:rsidRPr="00E002D6">
        <w:rPr>
          <w:rFonts w:ascii="Times New Roman" w:hAnsi="Times New Roman"/>
          <w:sz w:val="24"/>
        </w:rPr>
        <w:t>副词</w:t>
      </w:r>
      <w:r w:rsidRPr="00E002D6">
        <w:rPr>
          <w:rFonts w:ascii="Times New Roman" w:hAnsi="Times New Roman"/>
          <w:sz w:val="24"/>
        </w:rPr>
        <w:t xml:space="preserve"> + that…</w:t>
      </w:r>
    </w:p>
    <w:p w14:paraId="022C7055"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例子：</w:t>
      </w:r>
      <w:r w:rsidRPr="00E002D6">
        <w:rPr>
          <w:rFonts w:ascii="Times New Roman" w:hAnsi="Times New Roman"/>
          <w:sz w:val="24"/>
        </w:rPr>
        <w:t>He runs so fast that no one can catch him.</w:t>
      </w:r>
    </w:p>
    <w:p w14:paraId="7DDE2991"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such… that… </w:t>
      </w:r>
      <w:r w:rsidRPr="00E002D6">
        <w:rPr>
          <w:rFonts w:ascii="Times New Roman" w:hAnsi="Times New Roman"/>
          <w:sz w:val="24"/>
        </w:rPr>
        <w:t>结构</w:t>
      </w:r>
      <w:r w:rsidRPr="00E002D6">
        <w:rPr>
          <w:rFonts w:ascii="Times New Roman" w:hAnsi="Times New Roman" w:hint="eastAsia"/>
          <w:sz w:val="24"/>
        </w:rPr>
        <w:t>：</w:t>
      </w:r>
    </w:p>
    <w:p w14:paraId="4EEDA4D3"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such </w:t>
      </w:r>
      <w:r w:rsidRPr="00E002D6">
        <w:rPr>
          <w:rFonts w:ascii="Times New Roman" w:hAnsi="Times New Roman"/>
          <w:sz w:val="24"/>
        </w:rPr>
        <w:t>是限定性形容词，后面必须跟名词短语</w:t>
      </w:r>
    </w:p>
    <w:p w14:paraId="0DD91AE2"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such + a/an + </w:t>
      </w:r>
      <w:r w:rsidRPr="00E002D6">
        <w:rPr>
          <w:rFonts w:ascii="Times New Roman" w:hAnsi="Times New Roman"/>
          <w:sz w:val="24"/>
        </w:rPr>
        <w:t>形容词</w:t>
      </w:r>
      <w:r w:rsidRPr="00E002D6">
        <w:rPr>
          <w:rFonts w:ascii="Times New Roman" w:hAnsi="Times New Roman"/>
          <w:sz w:val="24"/>
        </w:rPr>
        <w:t xml:space="preserve"> + </w:t>
      </w:r>
      <w:r w:rsidRPr="00E002D6">
        <w:rPr>
          <w:rFonts w:ascii="Times New Roman" w:hAnsi="Times New Roman"/>
          <w:sz w:val="24"/>
        </w:rPr>
        <w:t>可数名词单数</w:t>
      </w:r>
      <w:r w:rsidRPr="00E002D6">
        <w:rPr>
          <w:rFonts w:ascii="Times New Roman" w:hAnsi="Times New Roman"/>
          <w:sz w:val="24"/>
        </w:rPr>
        <w:t xml:space="preserve"> + that…</w:t>
      </w:r>
    </w:p>
    <w:p w14:paraId="5CE8F69D"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例子：</w:t>
      </w:r>
      <w:r w:rsidRPr="00E002D6">
        <w:rPr>
          <w:rFonts w:ascii="Times New Roman" w:hAnsi="Times New Roman"/>
          <w:sz w:val="24"/>
        </w:rPr>
        <w:t>Mandy is such a nice mom that her daughter always mentions her in front of her classmates.</w:t>
      </w:r>
    </w:p>
    <w:p w14:paraId="7049CCCF"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such + </w:t>
      </w:r>
      <w:r w:rsidRPr="00E002D6">
        <w:rPr>
          <w:rFonts w:ascii="Times New Roman" w:hAnsi="Times New Roman"/>
          <w:sz w:val="24"/>
        </w:rPr>
        <w:t>形容词</w:t>
      </w:r>
      <w:r w:rsidRPr="00E002D6">
        <w:rPr>
          <w:rFonts w:ascii="Times New Roman" w:hAnsi="Times New Roman"/>
          <w:sz w:val="24"/>
        </w:rPr>
        <w:t xml:space="preserve"> + </w:t>
      </w:r>
      <w:r w:rsidRPr="00E002D6">
        <w:rPr>
          <w:rFonts w:ascii="Times New Roman" w:hAnsi="Times New Roman"/>
          <w:sz w:val="24"/>
        </w:rPr>
        <w:t>可数名词复数</w:t>
      </w:r>
      <w:r w:rsidRPr="00E002D6">
        <w:rPr>
          <w:rFonts w:ascii="Times New Roman" w:hAnsi="Times New Roman"/>
          <w:sz w:val="24"/>
        </w:rPr>
        <w:t xml:space="preserve"> + that…</w:t>
      </w:r>
    </w:p>
    <w:p w14:paraId="5A4310FE"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例子：</w:t>
      </w:r>
      <w:r w:rsidRPr="00E002D6">
        <w:rPr>
          <w:rFonts w:ascii="Times New Roman" w:hAnsi="Times New Roman"/>
          <w:sz w:val="24"/>
        </w:rPr>
        <w:t>They are such good students that the teacher likes them.</w:t>
      </w:r>
    </w:p>
    <w:p w14:paraId="59EFBA69"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sz w:val="24"/>
        </w:rPr>
        <w:t xml:space="preserve">such + </w:t>
      </w:r>
      <w:r w:rsidRPr="00E002D6">
        <w:rPr>
          <w:rFonts w:ascii="Times New Roman" w:hAnsi="Times New Roman"/>
          <w:sz w:val="24"/>
        </w:rPr>
        <w:t>形容词</w:t>
      </w:r>
      <w:r w:rsidRPr="00E002D6">
        <w:rPr>
          <w:rFonts w:ascii="Times New Roman" w:hAnsi="Times New Roman"/>
          <w:sz w:val="24"/>
        </w:rPr>
        <w:t xml:space="preserve"> + </w:t>
      </w:r>
      <w:r w:rsidRPr="00E002D6">
        <w:rPr>
          <w:rFonts w:ascii="Times New Roman" w:hAnsi="Times New Roman"/>
          <w:sz w:val="24"/>
        </w:rPr>
        <w:t>不可数名词</w:t>
      </w:r>
      <w:r w:rsidRPr="00E002D6">
        <w:rPr>
          <w:rFonts w:ascii="Times New Roman" w:hAnsi="Times New Roman"/>
          <w:sz w:val="24"/>
        </w:rPr>
        <w:t xml:space="preserve"> + that…</w:t>
      </w:r>
    </w:p>
    <w:p w14:paraId="5CCF3BB0" w14:textId="77777777" w:rsidR="00792C08" w:rsidRPr="00E002D6" w:rsidRDefault="00000000">
      <w:pPr>
        <w:spacing w:line="360" w:lineRule="auto"/>
        <w:ind w:firstLine="480"/>
        <w:rPr>
          <w:rFonts w:ascii="Times New Roman" w:hAnsi="Times New Roman"/>
          <w:sz w:val="24"/>
        </w:rPr>
      </w:pPr>
      <w:r w:rsidRPr="00E002D6">
        <w:rPr>
          <w:rFonts w:ascii="Times New Roman" w:hAnsi="Times New Roman" w:hint="eastAsia"/>
          <w:sz w:val="24"/>
        </w:rPr>
        <w:t>例子：</w:t>
      </w:r>
      <w:r w:rsidRPr="00E002D6">
        <w:rPr>
          <w:rFonts w:ascii="Times New Roman" w:hAnsi="Times New Roman"/>
          <w:sz w:val="24"/>
        </w:rPr>
        <w:t>It is such bad weather that we can’t go out.</w:t>
      </w:r>
    </w:p>
    <w:p w14:paraId="1531BE35" w14:textId="77777777" w:rsidR="00792C08" w:rsidRPr="00E002D6" w:rsidRDefault="00792C08">
      <w:pPr>
        <w:spacing w:line="400" w:lineRule="exact"/>
        <w:rPr>
          <w:rFonts w:ascii="Times New Roman" w:hAnsi="Times New Roman" w:cs="Times New Roman"/>
          <w:b/>
          <w:bCs/>
          <w:i/>
          <w:iCs/>
          <w:sz w:val="32"/>
          <w:szCs w:val="40"/>
        </w:rPr>
      </w:pPr>
    </w:p>
    <w:p w14:paraId="305AC6FB"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259048DA"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找出下列句子中的名词性从句。</w:t>
      </w:r>
    </w:p>
    <w:p w14:paraId="2B47997B"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That pollution is </w:t>
      </w:r>
      <w:proofErr w:type="gramStart"/>
      <w:r w:rsidRPr="00E002D6">
        <w:rPr>
          <w:rFonts w:ascii="Times New Roman" w:eastAsia="宋体" w:hAnsi="Times New Roman" w:cs="Times New Roman"/>
          <w:spacing w:val="-1"/>
          <w:sz w:val="24"/>
        </w:rPr>
        <w:t>serious worries</w:t>
      </w:r>
      <w:proofErr w:type="gramEnd"/>
      <w:r w:rsidRPr="00E002D6">
        <w:rPr>
          <w:rFonts w:ascii="Times New Roman" w:eastAsia="宋体" w:hAnsi="Times New Roman" w:cs="Times New Roman"/>
          <w:spacing w:val="-1"/>
          <w:sz w:val="24"/>
        </w:rPr>
        <w:t xml:space="preserve"> many people.</w:t>
      </w:r>
    </w:p>
    <w:p w14:paraId="74D7C5B1"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we need is a good method to protect the environment.</w:t>
      </w:r>
    </w:p>
    <w:p w14:paraId="14C8187B"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am worried that windmills may create too much noise.</w:t>
      </w:r>
    </w:p>
    <w:p w14:paraId="5B5FDFDA"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fact is that Ireland uses clean power widely.</w:t>
      </w:r>
    </w:p>
    <w:p w14:paraId="081B9EBE"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are concerned that no one can rid the area of pollution completely.</w:t>
      </w:r>
    </w:p>
    <w:p w14:paraId="26A58BC2"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the government does will decide how we protect nature.</w:t>
      </w:r>
    </w:p>
    <w:p w14:paraId="37EF55D0"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My neighbor believes that clean energy can absolutely reduce pollution.</w:t>
      </w:r>
    </w:p>
    <w:p w14:paraId="73BBD936" w14:textId="77777777" w:rsidR="00792C08" w:rsidRPr="00E002D6" w:rsidRDefault="00000000">
      <w:pPr>
        <w:numPr>
          <w:ilvl w:val="0"/>
          <w:numId w:val="1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question is whether we can create power without making noise.</w:t>
      </w:r>
    </w:p>
    <w:p w14:paraId="0888E5DB" w14:textId="77777777" w:rsidR="00792C08" w:rsidRPr="00E002D6" w:rsidRDefault="00792C08">
      <w:pPr>
        <w:rPr>
          <w:rFonts w:ascii="Times New Roman" w:eastAsia="宋体" w:hAnsi="Times New Roman" w:cs="Times New Roman"/>
          <w:spacing w:val="-1"/>
          <w:sz w:val="24"/>
        </w:rPr>
      </w:pPr>
    </w:p>
    <w:p w14:paraId="06E6B224"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5B4CCFAA"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我们都知道风车能在爱尔兰创造清洁能源。（</w:t>
      </w:r>
      <w:r w:rsidRPr="00E002D6">
        <w:rPr>
          <w:rFonts w:ascii="Times New Roman" w:eastAsia="宋体" w:hAnsi="Times New Roman" w:cs="Times New Roman"/>
          <w:spacing w:val="-1"/>
          <w:sz w:val="24"/>
        </w:rPr>
        <w:t>windmill; clean energy)</w:t>
      </w:r>
    </w:p>
    <w:p w14:paraId="2CC79CA1"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污染如此严重，以至于很多人都很担心环境。（</w:t>
      </w:r>
      <w:r w:rsidRPr="00E002D6">
        <w:rPr>
          <w:rFonts w:ascii="Times New Roman" w:eastAsia="宋体" w:hAnsi="Times New Roman" w:cs="Times New Roman"/>
          <w:spacing w:val="-1"/>
          <w:sz w:val="24"/>
        </w:rPr>
        <w:t>pollution; environment)</w:t>
      </w:r>
    </w:p>
    <w:p w14:paraId="00D0873C"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我们必须找到能消除污染的有效方法。（</w:t>
      </w:r>
      <w:r w:rsidRPr="00E002D6">
        <w:rPr>
          <w:rFonts w:ascii="Times New Roman" w:eastAsia="宋体" w:hAnsi="Times New Roman" w:cs="Times New Roman"/>
          <w:spacing w:val="-1"/>
          <w:sz w:val="24"/>
        </w:rPr>
        <w:t>effective; rid; method)</w:t>
      </w:r>
    </w:p>
    <w:p w14:paraId="5AE0CBDB"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人们如此关切环境，以至于他们尽力保护自然。（</w:t>
      </w:r>
      <w:r w:rsidRPr="00E002D6">
        <w:rPr>
          <w:rFonts w:ascii="Times New Roman" w:eastAsia="宋体" w:hAnsi="Times New Roman" w:cs="Times New Roman"/>
          <w:spacing w:val="-1"/>
          <w:sz w:val="24"/>
        </w:rPr>
        <w:t>concerned; protect)</w:t>
      </w:r>
    </w:p>
    <w:p w14:paraId="7CF98033"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我相信我们能完全摆脱噪音污染。（</w:t>
      </w:r>
      <w:r w:rsidRPr="00E002D6">
        <w:rPr>
          <w:rFonts w:ascii="Times New Roman" w:eastAsia="宋体" w:hAnsi="Times New Roman" w:cs="Times New Roman"/>
          <w:spacing w:val="-1"/>
          <w:sz w:val="24"/>
        </w:rPr>
        <w:t>noise pollution; rid of)</w:t>
      </w:r>
    </w:p>
    <w:p w14:paraId="0AB8228F"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这个方法如此好用，以至于它能保护我们的邻居。（</w:t>
      </w:r>
      <w:r w:rsidRPr="00E002D6">
        <w:rPr>
          <w:rFonts w:ascii="Times New Roman" w:eastAsia="宋体" w:hAnsi="Times New Roman" w:cs="Times New Roman"/>
          <w:spacing w:val="-1"/>
          <w:sz w:val="24"/>
        </w:rPr>
        <w:t xml:space="preserve">method; </w:t>
      </w:r>
      <w:proofErr w:type="spellStart"/>
      <w:r w:rsidRPr="00E002D6">
        <w:rPr>
          <w:rFonts w:ascii="Times New Roman" w:eastAsia="宋体" w:hAnsi="Times New Roman" w:cs="Times New Roman"/>
          <w:spacing w:val="-1"/>
          <w:sz w:val="24"/>
        </w:rPr>
        <w:t>neighbour</w:t>
      </w:r>
      <w:proofErr w:type="spellEnd"/>
      <w:r w:rsidRPr="00E002D6">
        <w:rPr>
          <w:rFonts w:ascii="Times New Roman" w:eastAsia="宋体" w:hAnsi="Times New Roman" w:cs="Times New Roman"/>
          <w:spacing w:val="-1"/>
          <w:sz w:val="24"/>
        </w:rPr>
        <w:t>)</w:t>
      </w:r>
    </w:p>
    <w:p w14:paraId="55128F81"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大家都明白我们应该用干净能源来创造电力。（</w:t>
      </w:r>
      <w:r w:rsidRPr="00E002D6">
        <w:rPr>
          <w:rFonts w:ascii="Times New Roman" w:eastAsia="宋体" w:hAnsi="Times New Roman" w:cs="Times New Roman"/>
          <w:spacing w:val="-1"/>
          <w:sz w:val="24"/>
        </w:rPr>
        <w:t>energy; electricity)</w:t>
      </w:r>
    </w:p>
    <w:p w14:paraId="4418339C"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噪音如此吵闹，以至于它影响了周围的邻居。（</w:t>
      </w:r>
      <w:r w:rsidRPr="00E002D6">
        <w:rPr>
          <w:rFonts w:ascii="Times New Roman" w:eastAsia="宋体" w:hAnsi="Times New Roman" w:cs="Times New Roman"/>
          <w:spacing w:val="-1"/>
          <w:sz w:val="24"/>
        </w:rPr>
        <w:t>noisy; influence)</w:t>
      </w:r>
    </w:p>
    <w:p w14:paraId="6F80C927" w14:textId="77777777" w:rsidR="00792C08" w:rsidRPr="00E002D6" w:rsidRDefault="00792C08">
      <w:pPr>
        <w:rPr>
          <w:rFonts w:ascii="Times New Roman" w:eastAsia="宋体" w:hAnsi="Times New Roman" w:cs="Times New Roman"/>
          <w:spacing w:val="-1"/>
          <w:sz w:val="24"/>
        </w:rPr>
      </w:pPr>
    </w:p>
    <w:p w14:paraId="3AB1C312" w14:textId="77777777" w:rsidR="00792C08" w:rsidRPr="00E002D6" w:rsidRDefault="00792C08">
      <w:pPr>
        <w:rPr>
          <w:rFonts w:ascii="Times New Roman" w:eastAsia="宋体" w:hAnsi="Times New Roman" w:cs="Times New Roman"/>
          <w:spacing w:val="-1"/>
          <w:sz w:val="24"/>
        </w:rPr>
      </w:pPr>
    </w:p>
    <w:p w14:paraId="50956494" w14:textId="77777777" w:rsidR="00792C08" w:rsidRPr="00E002D6" w:rsidRDefault="00000000">
      <w:pPr>
        <w:rPr>
          <w:rFonts w:ascii="Times New Roman" w:hAnsi="Times New Roman" w:cs="Times New Roman"/>
          <w:b/>
          <w:bCs/>
          <w:sz w:val="24"/>
        </w:rPr>
      </w:pPr>
      <w:r w:rsidRPr="00E002D6">
        <w:rPr>
          <w:rFonts w:ascii="Times New Roman" w:eastAsia="宋体" w:hAnsi="Times New Roman" w:cs="Times New Roman" w:hint="eastAsia"/>
          <w:spacing w:val="-1"/>
          <w:sz w:val="24"/>
        </w:rPr>
        <w:t>作业：找出</w:t>
      </w:r>
      <w:r w:rsidRPr="00E002D6">
        <w:rPr>
          <w:rFonts w:ascii="Times New Roman" w:eastAsia="宋体" w:hAnsi="Times New Roman" w:cs="Times New Roman" w:hint="eastAsia"/>
          <w:spacing w:val="-1"/>
          <w:sz w:val="24"/>
        </w:rPr>
        <w:t>L9-L12</w:t>
      </w:r>
      <w:r w:rsidRPr="00E002D6">
        <w:rPr>
          <w:rFonts w:ascii="Times New Roman" w:eastAsia="宋体" w:hAnsi="Times New Roman" w:cs="Times New Roman" w:hint="eastAsia"/>
          <w:spacing w:val="-1"/>
          <w:sz w:val="24"/>
        </w:rPr>
        <w:t>中的名词性从句，并说明作什么句子成分。</w:t>
      </w:r>
      <w:r w:rsidRPr="00E002D6">
        <w:rPr>
          <w:rFonts w:ascii="Times New Roman" w:hAnsi="Times New Roman" w:cs="Times New Roman"/>
          <w:b/>
          <w:bCs/>
          <w:sz w:val="24"/>
        </w:rPr>
        <w:br w:type="page"/>
      </w:r>
    </w:p>
    <w:p w14:paraId="0E404FD8" w14:textId="77777777" w:rsidR="00792C08" w:rsidRPr="00E002D6" w:rsidRDefault="00792C08">
      <w:pPr>
        <w:spacing w:line="400" w:lineRule="exact"/>
        <w:rPr>
          <w:rFonts w:ascii="Times New Roman" w:hAnsi="Times New Roman" w:cs="Times New Roman"/>
          <w:b/>
          <w:bCs/>
          <w:sz w:val="44"/>
          <w:szCs w:val="52"/>
        </w:rPr>
      </w:pPr>
    </w:p>
    <w:p w14:paraId="5443CF49" w14:textId="77777777" w:rsidR="00792C08" w:rsidRPr="00E002D6" w:rsidRDefault="00000000">
      <w:pPr>
        <w:spacing w:line="400" w:lineRule="exact"/>
        <w:jc w:val="center"/>
        <w:rPr>
          <w:rFonts w:ascii="Times New Roman" w:hAnsi="Times New Roman" w:cs="Times New Roman"/>
          <w:b/>
          <w:bCs/>
          <w:sz w:val="22"/>
          <w:szCs w:val="2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13-14</w:t>
      </w:r>
    </w:p>
    <w:p w14:paraId="4873F7BD"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Health Comes First</w:t>
      </w:r>
    </w:p>
    <w:p w14:paraId="23F3EDCC" w14:textId="77777777" w:rsidR="00792C08" w:rsidRPr="00E002D6" w:rsidRDefault="00792C08">
      <w:pPr>
        <w:spacing w:line="400" w:lineRule="exact"/>
        <w:jc w:val="center"/>
        <w:rPr>
          <w:rFonts w:ascii="Times New Roman" w:hAnsi="Times New Roman" w:cs="Times New Roman"/>
          <w:b/>
          <w:bCs/>
          <w:sz w:val="36"/>
          <w:szCs w:val="44"/>
        </w:rPr>
      </w:pPr>
    </w:p>
    <w:p w14:paraId="5FF6604F"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09D98F31" w14:textId="77777777" w:rsidR="00792C08" w:rsidRPr="00E002D6" w:rsidRDefault="00000000">
      <w:pPr>
        <w:spacing w:line="400" w:lineRule="exact"/>
        <w:jc w:val="left"/>
        <w:rPr>
          <w:rFonts w:ascii="Times New Roman" w:hAnsi="Times New Roman" w:cs="Times New Roman"/>
          <w:b/>
          <w:bCs/>
          <w:i/>
          <w:iCs/>
          <w:sz w:val="32"/>
          <w:szCs w:val="40"/>
          <w:lang w:eastAsia="zh"/>
        </w:rPr>
      </w:pPr>
      <w:r w:rsidRPr="00E002D6">
        <w:rPr>
          <w:rFonts w:ascii="Times New Roman" w:hAnsi="Times New Roman" w:cs="Times New Roman" w:hint="eastAsia"/>
          <w:b/>
          <w:bCs/>
          <w:i/>
          <w:iCs/>
          <w:sz w:val="32"/>
          <w:szCs w:val="40"/>
        </w:rPr>
        <w:t xml:space="preserve">                     </w:t>
      </w:r>
      <w:r w:rsidRPr="00E002D6">
        <w:rPr>
          <w:rFonts w:ascii="Times New Roman" w:hAnsi="Times New Roman" w:cs="Times New Roman" w:hint="eastAsia"/>
          <w:b/>
          <w:bCs/>
          <w:i/>
          <w:iCs/>
          <w:sz w:val="22"/>
          <w:szCs w:val="28"/>
        </w:rPr>
        <w:t xml:space="preserve"> </w:t>
      </w:r>
      <w:r w:rsidRPr="00E002D6">
        <w:rPr>
          <w:rFonts w:ascii="Times New Roman" w:hAnsi="Times New Roman" w:cs="Times New Roman" w:hint="eastAsia"/>
          <w:sz w:val="22"/>
          <w:szCs w:val="28"/>
        </w:rPr>
        <w:t xml:space="preserve">   </w:t>
      </w:r>
      <w:r w:rsidRPr="00E002D6">
        <w:rPr>
          <w:rFonts w:ascii="Cambria" w:hAnsi="Cambria" w:cs="Cambria"/>
          <w:sz w:val="22"/>
          <w:szCs w:val="28"/>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harmfəl</w:t>
      </w:r>
      <w:proofErr w:type="spellEnd"/>
      <w:r w:rsidRPr="00E002D6">
        <w:rPr>
          <w:rFonts w:ascii="Cambria" w:hAnsi="Cambria" w:cs="Cambria"/>
          <w:sz w:val="22"/>
          <w:szCs w:val="28"/>
        </w:rPr>
        <w:t>/</w:t>
      </w:r>
      <w:r w:rsidRPr="00E002D6">
        <w:rPr>
          <w:rFonts w:ascii="Cambria" w:hAnsi="Cambria" w:cs="Cambria" w:hint="eastAsia"/>
          <w:sz w:val="22"/>
          <w:szCs w:val="28"/>
          <w:lang w:eastAsia="zh"/>
        </w:rPr>
        <w:t xml:space="preserve">       </w:t>
      </w:r>
      <w:r w:rsidRPr="00E002D6">
        <w:rPr>
          <w:rFonts w:ascii="Cambria" w:hAnsi="Cambria" w:cs="Cambria"/>
          <w:sz w:val="22"/>
          <w:szCs w:val="22"/>
        </w:rPr>
        <w:t>/</w:t>
      </w:r>
      <w:proofErr w:type="spellStart"/>
      <w:r w:rsidRPr="00E002D6">
        <w:rPr>
          <w:rFonts w:ascii="Cambria" w:hAnsi="Cambria" w:cs="Cambria"/>
          <w:i/>
          <w:iCs/>
          <w:sz w:val="22"/>
          <w:szCs w:val="22"/>
        </w:rPr>
        <w:t>hɛlθ</w:t>
      </w:r>
      <w:proofErr w:type="spellEnd"/>
      <w:r w:rsidRPr="00E002D6">
        <w:rPr>
          <w:rFonts w:ascii="Cambria" w:hAnsi="Cambria" w:cs="Cambria"/>
          <w:sz w:val="22"/>
          <w:szCs w:val="22"/>
        </w:rPr>
        <w:t>/</w:t>
      </w:r>
    </w:p>
    <w:p w14:paraId="7A57122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Smoking is </w:t>
      </w:r>
      <w:proofErr w:type="gramStart"/>
      <w:r w:rsidRPr="00E002D6">
        <w:rPr>
          <w:rFonts w:ascii="Times New Roman" w:eastAsia="宋体" w:hAnsi="Times New Roman" w:cs="Times New Roman"/>
          <w:spacing w:val="-1"/>
          <w:sz w:val="28"/>
          <w:szCs w:val="28"/>
          <w:lang w:eastAsia="zh-CN"/>
        </w:rPr>
        <w:t>bad in</w:t>
      </w:r>
      <w:proofErr w:type="gramEnd"/>
      <w:r w:rsidRPr="00E002D6">
        <w:rPr>
          <w:rFonts w:ascii="Times New Roman" w:eastAsia="宋体" w:hAnsi="Times New Roman" w:cs="Times New Roman"/>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that</w:t>
      </w:r>
      <w:proofErr w:type="gramEnd"/>
      <w:r w:rsidRPr="00E002D6">
        <w:rPr>
          <w:rFonts w:ascii="Times New Roman" w:eastAsia="宋体" w:hAnsi="Times New Roman" w:cs="Times New Roman"/>
          <w:spacing w:val="-1"/>
          <w:sz w:val="28"/>
          <w:szCs w:val="28"/>
          <w:lang w:eastAsia="zh-CN"/>
        </w:rPr>
        <w:t xml:space="preserve"> it is harmful to one’s health. </w:t>
      </w:r>
      <w:proofErr w:type="gramStart"/>
      <w:r w:rsidRPr="00E002D6">
        <w:rPr>
          <w:rFonts w:ascii="Times New Roman" w:eastAsia="宋体" w:hAnsi="Times New Roman" w:cs="Times New Roman"/>
          <w:spacing w:val="-1"/>
          <w:sz w:val="28"/>
          <w:szCs w:val="28"/>
          <w:lang w:eastAsia="zh-CN"/>
        </w:rPr>
        <w:t>In spite of</w:t>
      </w:r>
      <w:proofErr w:type="gramEnd"/>
      <w:r w:rsidRPr="00E002D6">
        <w:rPr>
          <w:rFonts w:ascii="Times New Roman" w:eastAsia="宋体" w:hAnsi="Times New Roman" w:cs="Times New Roman"/>
          <w:spacing w:val="-1"/>
          <w:sz w:val="28"/>
          <w:szCs w:val="28"/>
          <w:lang w:eastAsia="zh-CN"/>
        </w:rPr>
        <w:t xml:space="preserve"> the </w:t>
      </w:r>
    </w:p>
    <w:p w14:paraId="795F793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wɔrnd</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k</w:t>
      </w:r>
      <w:r w:rsidRPr="00E002D6">
        <w:rPr>
          <w:rFonts w:ascii="Cambria" w:eastAsia="宋体" w:hAnsi="Cambria" w:cs="Cambria" w:hint="eastAsia"/>
          <w:i/>
          <w:iCs/>
          <w:spacing w:val="-1"/>
          <w:sz w:val="22"/>
          <w:szCs w:val="22"/>
          <w:lang w:eastAsia="zh-CN"/>
        </w:rPr>
        <w:t>ɔ</w:t>
      </w:r>
      <w:r w:rsidRPr="00E002D6">
        <w:rPr>
          <w:rFonts w:ascii="Cambria" w:eastAsia="宋体" w:hAnsi="Cambria" w:cs="Cambria" w:hint="eastAsia"/>
          <w:i/>
          <w:iCs/>
          <w:spacing w:val="-1"/>
          <w:sz w:val="22"/>
          <w:szCs w:val="22"/>
          <w:lang w:eastAsia="zh-CN"/>
        </w:rPr>
        <w:t>z</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z</w:t>
      </w:r>
      <w:r w:rsidRPr="00E002D6">
        <w:rPr>
          <w:rFonts w:ascii="Cambria" w:eastAsia="宋体" w:hAnsi="Cambria" w:cs="Cambria" w:hint="eastAsia"/>
          <w:spacing w:val="-1"/>
          <w:sz w:val="22"/>
          <w:szCs w:val="22"/>
          <w:lang w:eastAsia="zh-CN"/>
        </w:rPr>
        <w:t>/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hint="eastAsia"/>
          <w:i/>
          <w:iCs/>
          <w:spacing w:val="-1"/>
          <w:sz w:val="22"/>
          <w:szCs w:val="22"/>
          <w:lang w:eastAsia="zh-CN"/>
        </w:rPr>
        <w:t>kæns</w:t>
      </w:r>
      <w:proofErr w:type="spellEnd"/>
      <w:r w:rsidRPr="00E002D6">
        <w:rPr>
          <w:rFonts w:ascii="Cambria" w:eastAsia="宋体" w:hAnsi="Cambria" w:cs="Cambria" w:hint="eastAsia"/>
          <w:i/>
          <w:iCs/>
          <w:spacing w:val="-1"/>
          <w:sz w:val="22"/>
          <w:szCs w:val="22"/>
          <w:lang w:eastAsia="zh-CN"/>
        </w:rPr>
        <w:t>ɚ</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 xml:space="preserve"> /kip </w:t>
      </w:r>
      <w:r w:rsidRPr="00E002D6">
        <w:rPr>
          <w:rFonts w:ascii="Cambria" w:eastAsia="宋体" w:hAnsi="Cambria" w:cs="Cambria"/>
          <w:i/>
          <w:iCs/>
          <w:spacing w:val="-1"/>
          <w:sz w:val="22"/>
          <w:szCs w:val="22"/>
          <w:lang w:eastAsia="zh-CN"/>
        </w:rPr>
        <w:t>a</w:t>
      </w:r>
      <w:r w:rsidRPr="00E002D6">
        <w:rPr>
          <w:rFonts w:ascii="Cambria" w:eastAsia="宋体" w:hAnsi="Cambria" w:cs="Cambria" w:hint="eastAsia"/>
          <w:i/>
          <w:iCs/>
          <w:spacing w:val="-1"/>
          <w:sz w:val="22"/>
          <w:szCs w:val="22"/>
          <w:lang w:eastAsia="zh-CN"/>
        </w:rPr>
        <w:t>n/</w:t>
      </w:r>
    </w:p>
    <w:p w14:paraId="5EB93AB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fact that doctors have even warned that it causes cancer, people </w:t>
      </w:r>
      <w:proofErr w:type="gramStart"/>
      <w:r w:rsidRPr="00E002D6">
        <w:rPr>
          <w:rFonts w:ascii="Times New Roman" w:eastAsia="宋体" w:hAnsi="Times New Roman" w:cs="Times New Roman"/>
          <w:spacing w:val="-1"/>
          <w:sz w:val="28"/>
          <w:szCs w:val="28"/>
          <w:lang w:eastAsia="zh-CN"/>
        </w:rPr>
        <w:t>still keep</w:t>
      </w:r>
      <w:proofErr w:type="gramEnd"/>
      <w:r w:rsidRPr="00E002D6">
        <w:rPr>
          <w:rFonts w:ascii="Times New Roman" w:eastAsia="宋体" w:hAnsi="Times New Roman" w:cs="Times New Roman"/>
          <w:spacing w:val="-1"/>
          <w:sz w:val="28"/>
          <w:szCs w:val="28"/>
          <w:lang w:eastAsia="zh-CN"/>
        </w:rPr>
        <w:t xml:space="preserve"> on smoking.</w:t>
      </w:r>
    </w:p>
    <w:p w14:paraId="030E90AB" w14:textId="77777777" w:rsidR="00792C08" w:rsidRPr="00E002D6" w:rsidRDefault="00000000">
      <w:pPr>
        <w:pStyle w:val="a3"/>
        <w:spacing w:line="400" w:lineRule="exact"/>
        <w:ind w:right="181" w:firstLineChars="3600" w:firstLine="7488"/>
        <w:rPr>
          <w:rFonts w:ascii="Cambria" w:eastAsia="宋体" w:hAnsi="Cambria" w:cs="Cambria"/>
          <w:i/>
          <w:iCs/>
          <w:spacing w:val="-1"/>
          <w:sz w:val="21"/>
          <w:szCs w:val="21"/>
          <w:lang w:eastAsia="zh-CN"/>
        </w:rPr>
      </w:pP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kɪk</w:t>
      </w:r>
      <w:proofErr w:type="spellEnd"/>
      <w:r w:rsidRPr="00E002D6">
        <w:rPr>
          <w:rFonts w:ascii="Cambria" w:eastAsia="宋体" w:hAnsi="Cambria" w:cs="Cambria"/>
          <w:i/>
          <w:iCs/>
          <w:spacing w:val="-1"/>
          <w:sz w:val="21"/>
          <w:szCs w:val="21"/>
          <w:lang w:eastAsia="zh-CN"/>
        </w:rPr>
        <w:t>/</w:t>
      </w:r>
    </w:p>
    <w:p w14:paraId="60D0B235"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In some Western countries, however, people are beginning to kick</w:t>
      </w:r>
    </w:p>
    <w:p w14:paraId="41517D0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ðə</w:t>
      </w:r>
      <w:proofErr w:type="spellEnd"/>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bæd</w:t>
      </w:r>
      <w:proofErr w:type="spellEnd"/>
      <w:r w:rsidRPr="00E002D6">
        <w:rPr>
          <w:rFonts w:ascii="Cambria" w:eastAsia="宋体" w:hAnsi="Cambria" w:cs="Cambria"/>
          <w:i/>
          <w:iCs/>
          <w:spacing w:val="-1"/>
          <w:sz w:val="21"/>
          <w:szCs w:val="21"/>
          <w:lang w:eastAsia="zh-CN"/>
        </w:rPr>
        <w:t xml:space="preserve"> ˈ</w:t>
      </w:r>
      <w:proofErr w:type="spellStart"/>
      <w:r w:rsidRPr="00E002D6">
        <w:rPr>
          <w:rFonts w:ascii="Cambria" w:eastAsia="宋体" w:hAnsi="Cambria" w:cs="Cambria"/>
          <w:i/>
          <w:iCs/>
          <w:spacing w:val="-1"/>
          <w:sz w:val="21"/>
          <w:szCs w:val="21"/>
          <w:lang w:eastAsia="zh-CN"/>
        </w:rPr>
        <w:t>hæbɪt</w:t>
      </w:r>
      <w:proofErr w:type="spellEnd"/>
      <w:r w:rsidRPr="00E002D6">
        <w:rPr>
          <w:rFonts w:ascii="Cambria" w:eastAsia="宋体" w:hAnsi="Cambria" w:cs="Cambria"/>
          <w:i/>
          <w:iCs/>
          <w:spacing w:val="-1"/>
          <w:sz w:val="21"/>
          <w:szCs w:val="21"/>
          <w:lang w:eastAsia="zh-CN"/>
        </w:rPr>
        <w:t>/</w:t>
      </w:r>
      <w:r w:rsidRPr="00E002D6">
        <w:rPr>
          <w:rFonts w:ascii="Times New Roman" w:eastAsia="宋体" w:hAnsi="Times New Roman" w:cs="Times New Roman"/>
          <w:spacing w:val="-1"/>
          <w:sz w:val="28"/>
          <w:szCs w:val="28"/>
          <w:lang w:eastAsia="zh-CN"/>
        </w:rPr>
        <w:t xml:space="preserve"> </w:t>
      </w:r>
    </w:p>
    <w:p w14:paraId="6E36B4AF"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 bad habit. They realize that health should come first. To help them </w:t>
      </w:r>
    </w:p>
    <w:p w14:paraId="43BE856D"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Theme="minorEastAsia" w:hAnsi="Cambria" w:cs="Cambria"/>
          <w:i/>
          <w:iCs/>
          <w:sz w:val="22"/>
          <w:szCs w:val="22"/>
          <w:lang w:eastAsia="zh-CN"/>
        </w:rPr>
        <w:t>kwɪt</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8"/>
          <w:szCs w:val="28"/>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sɪɡəˌrɛt</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hint="eastAsia"/>
          <w:i/>
          <w:iCs/>
          <w:spacing w:val="-1"/>
          <w:sz w:val="22"/>
          <w:szCs w:val="22"/>
          <w:lang w:eastAsia="zh-CN"/>
        </w:rPr>
        <w:t>ædv</w:t>
      </w:r>
      <w:proofErr w:type="spellEnd"/>
      <w:r w:rsidRPr="00E002D6">
        <w:rPr>
          <w:rFonts w:ascii="Cambria" w:eastAsia="宋体" w:hAnsi="Cambria" w:cs="Cambria" w:hint="eastAsia"/>
          <w:i/>
          <w:iCs/>
          <w:spacing w:val="-1"/>
          <w:sz w:val="22"/>
          <w:szCs w:val="22"/>
          <w:lang w:eastAsia="zh-CN"/>
        </w:rPr>
        <w:t>ɚ</w:t>
      </w:r>
      <w:r w:rsidRPr="00E002D6">
        <w:rPr>
          <w:rFonts w:ascii="Cambria" w:eastAsia="宋体" w:hAnsi="Cambria" w:cs="Cambria"/>
          <w:i/>
          <w:iCs/>
          <w:spacing w:val="-1"/>
          <w:sz w:val="22"/>
          <w:szCs w:val="22"/>
          <w:lang w:eastAsia="zh-CN"/>
        </w:rPr>
        <w:t>ˌ</w:t>
      </w:r>
      <w:r w:rsidRPr="00E002D6">
        <w:rPr>
          <w:rFonts w:ascii="Cambria" w:eastAsia="宋体" w:hAnsi="Cambria" w:cs="Cambria" w:hint="eastAsia"/>
          <w:i/>
          <w:iCs/>
          <w:spacing w:val="-1"/>
          <w:sz w:val="22"/>
          <w:szCs w:val="22"/>
          <w:lang w:eastAsia="zh-CN"/>
        </w:rPr>
        <w:t>ta</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z</w:t>
      </w:r>
      <w:r w:rsidRPr="00E002D6">
        <w:rPr>
          <w:rFonts w:ascii="Cambria" w:eastAsia="宋体" w:hAnsi="Cambria" w:cs="Cambria" w:hint="eastAsia"/>
          <w:i/>
          <w:iCs/>
          <w:spacing w:val="-1"/>
          <w:sz w:val="22"/>
          <w:szCs w:val="22"/>
          <w:lang w:eastAsia="zh-CN"/>
        </w:rPr>
        <w:t>ɪŋ</w:t>
      </w:r>
      <w:r w:rsidRPr="00E002D6">
        <w:rPr>
          <w:rFonts w:ascii="Cambria" w:eastAsia="宋体" w:hAnsi="Cambria" w:cs="Cambria" w:hint="eastAsia"/>
          <w:spacing w:val="-1"/>
          <w:sz w:val="22"/>
          <w:szCs w:val="22"/>
          <w:lang w:eastAsia="zh-CN"/>
        </w:rPr>
        <w:t>/</w:t>
      </w:r>
    </w:p>
    <w:p w14:paraId="7F11772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quit smoking, there are laws against cigarette advertising and smoking in </w:t>
      </w:r>
    </w:p>
    <w:p w14:paraId="5C14AA6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prezˌwɝðɪ</w:t>
      </w:r>
      <w:proofErr w:type="spellEnd"/>
      <w:r w:rsidRPr="00E002D6">
        <w:rPr>
          <w:rFonts w:ascii="Cambria" w:eastAsia="宋体" w:hAnsi="Cambria" w:cs="Cambria"/>
          <w:spacing w:val="-1"/>
          <w:sz w:val="22"/>
          <w:szCs w:val="22"/>
          <w:lang w:eastAsia="zh-CN"/>
        </w:rPr>
        <w:t>/</w:t>
      </w:r>
    </w:p>
    <w:p w14:paraId="1FD9CA8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public places. This is praiseworthy except that Western countries are </w:t>
      </w:r>
    </w:p>
    <w:p w14:paraId="013B2464" w14:textId="77777777" w:rsidR="00792C08" w:rsidRPr="00E002D6" w:rsidRDefault="00000000">
      <w:pPr>
        <w:pStyle w:val="a3"/>
        <w:spacing w:line="400" w:lineRule="exact"/>
        <w:ind w:right="181" w:firstLineChars="1800" w:firstLine="3744"/>
        <w:rPr>
          <w:rFonts w:ascii="Cambria" w:eastAsia="宋体" w:hAnsi="Cambria" w:cs="Cambria"/>
          <w:spacing w:val="-1"/>
          <w:sz w:val="21"/>
          <w:szCs w:val="21"/>
          <w:lang w:eastAsia="zh-CN"/>
        </w:rPr>
      </w:pPr>
      <w:r w:rsidRPr="00E002D6">
        <w:rPr>
          <w:rFonts w:ascii="Cambria" w:eastAsia="宋体" w:hAnsi="Cambria" w:cs="Cambria"/>
          <w:spacing w:val="-1"/>
          <w:sz w:val="21"/>
          <w:szCs w:val="21"/>
          <w:lang w:eastAsia="zh-CN"/>
        </w:rPr>
        <w:t>/</w:t>
      </w:r>
      <w:proofErr w:type="spellStart"/>
      <w:r w:rsidRPr="00E002D6">
        <w:rPr>
          <w:rFonts w:ascii="Cambria" w:eastAsia="宋体" w:hAnsi="Cambria" w:cs="Cambria"/>
          <w:spacing w:val="-1"/>
          <w:sz w:val="21"/>
          <w:szCs w:val="21"/>
          <w:lang w:eastAsia="zh-CN"/>
        </w:rPr>
        <w:t>ɪn</w:t>
      </w:r>
      <w:proofErr w:type="spellEnd"/>
      <w:r w:rsidRPr="00E002D6">
        <w:rPr>
          <w:rFonts w:ascii="Cambria" w:eastAsia="宋体" w:hAnsi="Cambria" w:cs="Cambria"/>
          <w:spacing w:val="-1"/>
          <w:sz w:val="21"/>
          <w:szCs w:val="21"/>
          <w:lang w:eastAsia="zh-CN"/>
        </w:rPr>
        <w:t xml:space="preserve"> ˈ</w:t>
      </w:r>
      <w:proofErr w:type="spellStart"/>
      <w:r w:rsidRPr="00E002D6">
        <w:rPr>
          <w:rFonts w:ascii="Cambria" w:eastAsia="宋体" w:hAnsi="Cambria" w:cs="Cambria"/>
          <w:spacing w:val="-1"/>
          <w:sz w:val="21"/>
          <w:szCs w:val="21"/>
          <w:lang w:eastAsia="zh-CN"/>
        </w:rPr>
        <w:t>gretɚ</w:t>
      </w:r>
      <w:proofErr w:type="spellEnd"/>
      <w:r w:rsidRPr="00E002D6">
        <w:rPr>
          <w:rFonts w:ascii="Cambria" w:eastAsia="宋体" w:hAnsi="Cambria" w:cs="Cambria"/>
          <w:spacing w:val="-1"/>
          <w:sz w:val="21"/>
          <w:szCs w:val="21"/>
          <w:lang w:eastAsia="zh-CN"/>
        </w:rPr>
        <w:t xml:space="preserve"> ˈ</w:t>
      </w:r>
      <w:proofErr w:type="spellStart"/>
      <w:r w:rsidRPr="00E002D6">
        <w:rPr>
          <w:rFonts w:ascii="Cambria" w:eastAsia="宋体" w:hAnsi="Cambria" w:cs="Cambria"/>
          <w:spacing w:val="-1"/>
          <w:sz w:val="21"/>
          <w:szCs w:val="21"/>
          <w:lang w:eastAsia="zh-CN"/>
        </w:rPr>
        <w:t>nʌmbɚz</w:t>
      </w:r>
      <w:proofErr w:type="spellEnd"/>
      <w:r w:rsidRPr="00E002D6">
        <w:rPr>
          <w:rFonts w:ascii="Cambria" w:eastAsia="宋体" w:hAnsi="Cambria" w:cs="Cambria"/>
          <w:spacing w:val="-1"/>
          <w:sz w:val="21"/>
          <w:szCs w:val="21"/>
          <w:lang w:eastAsia="zh-CN"/>
        </w:rPr>
        <w:t>/</w:t>
      </w:r>
    </w:p>
    <w:p w14:paraId="54EFBC2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now selling cigarettes in the East in greater numbers than ever. That they are doing this is immoral, don’t you think?</w:t>
      </w:r>
    </w:p>
    <w:p w14:paraId="0C1254B4"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36483A3C"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Jane is talking to her boyfriend.​</w:t>
      </w:r>
    </w:p>
    <w:p w14:paraId="0BEED628"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(J</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Jane; B</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boyfriend)​</w:t>
      </w:r>
    </w:p>
    <w:p w14:paraId="649A8582" w14:textId="77777777" w:rsidR="00792C08" w:rsidRPr="00E002D6" w:rsidRDefault="00000000">
      <w:pPr>
        <w:spacing w:line="400" w:lineRule="exact"/>
        <w:ind w:left="342" w:hangingChars="123" w:hanging="342"/>
        <w:rPr>
          <w:rFonts w:ascii="Cambria" w:eastAsia="宋体" w:hAnsi="Cambria" w:cs="Cambria"/>
          <w:spacing w:val="-1"/>
          <w:sz w:val="24"/>
        </w:rPr>
      </w:pPr>
      <w:r w:rsidRPr="00E002D6">
        <w:rPr>
          <w:rFonts w:ascii="Times New Roman" w:eastAsia="宋体" w:hAnsi="Times New Roman" w:cs="Times New Roman" w:hint="eastAsia"/>
          <w:spacing w:val="-1"/>
          <w:sz w:val="28"/>
          <w:szCs w:val="28"/>
        </w:rPr>
        <w:t xml:space="preserve">    </w:t>
      </w:r>
      <w:r w:rsidRPr="00E002D6">
        <w:rPr>
          <w:rFonts w:ascii="Cambria" w:eastAsia="宋体" w:hAnsi="Cambria" w:cs="Cambria"/>
          <w:spacing w:val="-1"/>
          <w:sz w:val="24"/>
        </w:rPr>
        <w:t xml:space="preserve"> </w:t>
      </w:r>
      <w:r w:rsidRPr="00E002D6">
        <w:rPr>
          <w:rFonts w:ascii="Cambria" w:eastAsia="宋体" w:hAnsi="Cambria" w:cs="Cambria" w:hint="eastAsia"/>
          <w:spacing w:val="-1"/>
          <w:sz w:val="24"/>
        </w:rPr>
        <w:t xml:space="preserve"> </w:t>
      </w:r>
      <w:r w:rsidRPr="00E002D6">
        <w:rPr>
          <w:rFonts w:ascii="Cambria" w:eastAsia="宋体" w:hAnsi="Cambria" w:cs="Cambria"/>
          <w:spacing w:val="-1"/>
          <w:sz w:val="24"/>
        </w:rPr>
        <w:t>/</w:t>
      </w:r>
      <w:r w:rsidRPr="00E002D6">
        <w:rPr>
          <w:rFonts w:ascii="Cambria" w:eastAsia="宋体" w:hAnsi="Cambria" w:cs="Cambria"/>
          <w:i/>
          <w:iCs/>
          <w:spacing w:val="-1"/>
          <w:sz w:val="24"/>
        </w:rPr>
        <w:t>ˈ</w:t>
      </w:r>
      <w:proofErr w:type="spellStart"/>
      <w:r w:rsidRPr="00E002D6">
        <w:rPr>
          <w:rFonts w:ascii="Cambria" w:eastAsia="宋体" w:hAnsi="Cambria" w:cs="Cambria"/>
          <w:i/>
          <w:iCs/>
          <w:spacing w:val="-1"/>
          <w:sz w:val="24"/>
        </w:rPr>
        <w:t>prɑmɪst</w:t>
      </w:r>
      <w:proofErr w:type="spellEnd"/>
      <w:r w:rsidRPr="00E002D6">
        <w:rPr>
          <w:rFonts w:ascii="Cambria" w:eastAsia="宋体" w:hAnsi="Cambria" w:cs="Cambria"/>
          <w:spacing w:val="-1"/>
          <w:sz w:val="24"/>
        </w:rPr>
        <w:t>/</w:t>
      </w:r>
    </w:p>
    <w:p w14:paraId="1700C949"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J: You promised me that you were going to give up smoking. What’s that in your hand?​</w:t>
      </w:r>
    </w:p>
    <w:p w14:paraId="1436AF11" w14:textId="77777777" w:rsidR="00792C08" w:rsidRPr="00E002D6" w:rsidRDefault="00000000">
      <w:pPr>
        <w:spacing w:line="400" w:lineRule="exact"/>
        <w:ind w:firstLineChars="3000" w:firstLine="6540"/>
        <w:rPr>
          <w:rFonts w:ascii="Times New Roman" w:eastAsia="宋体" w:hAnsi="Times New Roman" w:cs="Times New Roman"/>
          <w:i/>
          <w:iCs/>
          <w:spacing w:val="-1"/>
          <w:sz w:val="28"/>
          <w:szCs w:val="28"/>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nɝvəs</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Cambria" w:eastAsia="宋体" w:hAnsi="Cambria" w:cs="Cambria" w:hint="eastAsia"/>
          <w:i/>
          <w:iCs/>
          <w:spacing w:val="-1"/>
          <w:sz w:val="22"/>
          <w:szCs w:val="22"/>
        </w:rPr>
        <w:t>/</w:t>
      </w:r>
      <w:proofErr w:type="spellStart"/>
      <w:r w:rsidRPr="00E002D6">
        <w:rPr>
          <w:rFonts w:ascii="Cambria" w:eastAsia="宋体" w:hAnsi="Cambria" w:cs="Cambria" w:hint="eastAsia"/>
          <w:i/>
          <w:iCs/>
          <w:spacing w:val="-1"/>
          <w:sz w:val="22"/>
          <w:szCs w:val="22"/>
        </w:rPr>
        <w:t>kænt</w:t>
      </w:r>
      <w:proofErr w:type="spellEnd"/>
      <w:r w:rsidRPr="00E002D6">
        <w:rPr>
          <w:rFonts w:ascii="Cambria" w:eastAsia="宋体" w:hAnsi="Cambria" w:cs="Cambria" w:hint="eastAsia"/>
          <w:i/>
          <w:iCs/>
          <w:spacing w:val="-1"/>
          <w:sz w:val="22"/>
          <w:szCs w:val="22"/>
        </w:rPr>
        <w:t xml:space="preserve"> h</w:t>
      </w:r>
      <w:r w:rsidRPr="00E002D6">
        <w:rPr>
          <w:rFonts w:ascii="Cambria" w:eastAsia="宋体" w:hAnsi="Cambria" w:cs="Cambria" w:hint="eastAsia"/>
          <w:i/>
          <w:iCs/>
          <w:spacing w:val="-1"/>
          <w:sz w:val="22"/>
          <w:szCs w:val="22"/>
        </w:rPr>
        <w:t>ɛ</w:t>
      </w:r>
      <w:proofErr w:type="spellStart"/>
      <w:r w:rsidRPr="00E002D6">
        <w:rPr>
          <w:rFonts w:ascii="Cambria" w:eastAsia="宋体" w:hAnsi="Cambria" w:cs="Cambria" w:hint="eastAsia"/>
          <w:i/>
          <w:iCs/>
          <w:spacing w:val="-1"/>
          <w:sz w:val="22"/>
          <w:szCs w:val="22"/>
        </w:rPr>
        <w:t>lp</w:t>
      </w:r>
      <w:proofErr w:type="spellEnd"/>
      <w:r w:rsidRPr="00E002D6">
        <w:rPr>
          <w:rFonts w:ascii="Cambria" w:eastAsia="宋体" w:hAnsi="Cambria" w:cs="Cambria" w:hint="eastAsia"/>
          <w:i/>
          <w:iCs/>
          <w:spacing w:val="-1"/>
          <w:sz w:val="22"/>
          <w:szCs w:val="22"/>
        </w:rPr>
        <w:t>/</w:t>
      </w:r>
    </w:p>
    <w:p w14:paraId="10E6E5D6"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 I’m sorry. I really want to except that every time I get nervous, I can’t help smoking.​</w:t>
      </w:r>
    </w:p>
    <w:p w14:paraId="050C013C"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hint="eastAsia"/>
          <w:spacing w:val="-1"/>
          <w:sz w:val="28"/>
          <w:szCs w:val="28"/>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ɪkˈskjus</w:t>
      </w:r>
      <w:proofErr w:type="spellEnd"/>
      <w:r w:rsidRPr="00E002D6">
        <w:rPr>
          <w:rFonts w:ascii="Cambria" w:eastAsia="宋体" w:hAnsi="Cambria" w:cs="Cambria"/>
          <w:spacing w:val="-1"/>
          <w:sz w:val="22"/>
          <w:szCs w:val="22"/>
        </w:rPr>
        <w:t>/</w:t>
      </w:r>
    </w:p>
    <w:p w14:paraId="38982101"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J: That’s just an excuse.​</w:t>
      </w:r>
    </w:p>
    <w:p w14:paraId="3F3704C5" w14:textId="77777777" w:rsidR="00792C08" w:rsidRPr="00E002D6" w:rsidRDefault="00000000">
      <w:pPr>
        <w:spacing w:line="400" w:lineRule="exact"/>
        <w:ind w:left="342" w:hangingChars="123" w:hanging="342"/>
        <w:rPr>
          <w:rFonts w:ascii="Cambria" w:eastAsia="宋体" w:hAnsi="Cambria" w:cs="Cambria"/>
          <w:spacing w:val="-1"/>
          <w:sz w:val="22"/>
          <w:szCs w:val="22"/>
        </w:rPr>
      </w:pPr>
      <w:r w:rsidRPr="00E002D6">
        <w:rPr>
          <w:rFonts w:ascii="Times New Roman" w:eastAsia="宋体" w:hAnsi="Times New Roman" w:cs="Times New Roman" w:hint="eastAsia"/>
          <w:spacing w:val="-1"/>
          <w:sz w:val="28"/>
          <w:szCs w:val="28"/>
        </w:rPr>
        <w:t xml:space="preserve">                               </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tʃuɪŋ</w:t>
      </w:r>
      <w:proofErr w:type="spellEnd"/>
      <w:r w:rsidRPr="00E002D6">
        <w:rPr>
          <w:rFonts w:ascii="Cambria" w:eastAsia="宋体" w:hAnsi="Cambria" w:cs="Cambria"/>
          <w:i/>
          <w:iCs/>
          <w:spacing w:val="-1"/>
          <w:sz w:val="22"/>
          <w:szCs w:val="22"/>
        </w:rPr>
        <w:t xml:space="preserve"> ˌ</w:t>
      </w:r>
      <w:proofErr w:type="spellStart"/>
      <w:r w:rsidRPr="00E002D6">
        <w:rPr>
          <w:rFonts w:ascii="Cambria" w:eastAsia="宋体" w:hAnsi="Cambria" w:cs="Cambria"/>
          <w:i/>
          <w:iCs/>
          <w:spacing w:val="-1"/>
          <w:sz w:val="22"/>
          <w:szCs w:val="22"/>
        </w:rPr>
        <w:t>ɡʌm</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proofErr w:type="spellStart"/>
      <w:r w:rsidRPr="00E002D6">
        <w:rPr>
          <w:rFonts w:ascii="Cambria" w:eastAsia="宋体" w:hAnsi="Cambria" w:cs="Cambria" w:hint="eastAsia"/>
          <w:i/>
          <w:iCs/>
          <w:spacing w:val="-1"/>
          <w:sz w:val="22"/>
          <w:szCs w:val="22"/>
        </w:rPr>
        <w:t>ba</w:t>
      </w:r>
      <w:proofErr w:type="spellEnd"/>
      <w:r w:rsidRPr="00E002D6">
        <w:rPr>
          <w:rFonts w:ascii="Cambria" w:eastAsia="宋体" w:hAnsi="Cambria" w:cs="Cambria" w:hint="eastAsia"/>
          <w:i/>
          <w:iCs/>
          <w:spacing w:val="-1"/>
          <w:sz w:val="22"/>
          <w:szCs w:val="22"/>
        </w:rPr>
        <w:t>ɪ</w:t>
      </w:r>
      <w:r w:rsidRPr="00E002D6">
        <w:rPr>
          <w:rFonts w:ascii="Cambria" w:eastAsia="宋体" w:hAnsi="Cambria" w:cs="Cambria" w:hint="eastAsia"/>
          <w:i/>
          <w:iCs/>
          <w:spacing w:val="-1"/>
          <w:sz w:val="22"/>
          <w:szCs w:val="22"/>
        </w:rPr>
        <w:t>t</w:t>
      </w:r>
      <w:r w:rsidRPr="00E002D6">
        <w:rPr>
          <w:rFonts w:ascii="Cambria" w:eastAsia="宋体" w:hAnsi="Cambria" w:cs="Cambria" w:hint="eastAsia"/>
          <w:i/>
          <w:iCs/>
          <w:spacing w:val="-1"/>
          <w:sz w:val="22"/>
          <w:szCs w:val="22"/>
        </w:rPr>
        <w:t>ɪŋ</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fɪŋɡɚˌnel</w:t>
      </w:r>
      <w:r w:rsidRPr="00E002D6">
        <w:rPr>
          <w:rFonts w:ascii="Cambria" w:eastAsia="宋体" w:hAnsi="Cambria" w:cs="Cambria" w:hint="eastAsia"/>
          <w:i/>
          <w:iCs/>
          <w:spacing w:val="-1"/>
          <w:sz w:val="22"/>
          <w:szCs w:val="22"/>
        </w:rPr>
        <w:t>z</w:t>
      </w:r>
      <w:proofErr w:type="spellEnd"/>
      <w:r w:rsidRPr="00E002D6">
        <w:rPr>
          <w:rFonts w:ascii="Cambria" w:eastAsia="宋体" w:hAnsi="Cambria" w:cs="Cambria"/>
          <w:spacing w:val="-1"/>
          <w:sz w:val="22"/>
          <w:szCs w:val="22"/>
        </w:rPr>
        <w:t>/</w:t>
      </w:r>
    </w:p>
    <w:p w14:paraId="3CBED880"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lastRenderedPageBreak/>
        <w:t xml:space="preserve">B: No. It’s true. I’ve tried everything: chewing gum, biting my fingernails </w:t>
      </w:r>
    </w:p>
    <w:p w14:paraId="008485AA" w14:textId="77777777" w:rsidR="00792C08" w:rsidRPr="00E002D6" w:rsidRDefault="00000000">
      <w:pPr>
        <w:spacing w:line="400" w:lineRule="exact"/>
        <w:ind w:left="342" w:hangingChars="123" w:hanging="342"/>
        <w:rPr>
          <w:rFonts w:ascii="Cambria" w:eastAsia="宋体" w:hAnsi="Cambria" w:cs="Cambria"/>
          <w:spacing w:val="-1"/>
          <w:sz w:val="22"/>
          <w:szCs w:val="22"/>
        </w:rPr>
      </w:pPr>
      <w:r w:rsidRPr="00E002D6">
        <w:rPr>
          <w:rFonts w:ascii="Times New Roman" w:eastAsia="宋体" w:hAnsi="Times New Roman" w:cs="Times New Roman" w:hint="eastAsia"/>
          <w:spacing w:val="-1"/>
          <w:sz w:val="28"/>
          <w:szCs w:val="28"/>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ˌ</w:t>
      </w:r>
      <w:proofErr w:type="spellStart"/>
      <w:r w:rsidRPr="00E002D6">
        <w:rPr>
          <w:rFonts w:ascii="Cambria" w:eastAsia="宋体" w:hAnsi="Cambria" w:cs="Cambria"/>
          <w:i/>
          <w:iCs/>
          <w:spacing w:val="-1"/>
          <w:sz w:val="22"/>
          <w:szCs w:val="22"/>
        </w:rPr>
        <w:t>mɛdəˈteʃən</w:t>
      </w:r>
      <w:proofErr w:type="spellEnd"/>
      <w:r w:rsidRPr="00E002D6">
        <w:rPr>
          <w:rFonts w:ascii="Cambria" w:eastAsia="宋体" w:hAnsi="Cambria" w:cs="Cambria"/>
          <w:spacing w:val="-1"/>
          <w:sz w:val="22"/>
          <w:szCs w:val="22"/>
        </w:rPr>
        <w:t>/</w:t>
      </w:r>
    </w:p>
    <w:p w14:paraId="77087218"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and even meditation, but nothing works.​</w:t>
      </w:r>
    </w:p>
    <w:p w14:paraId="1A0DEA6C"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J: Well, if you want to be with me, you’ll just have to quit cold turkey.​</w:t>
      </w:r>
    </w:p>
    <w:p w14:paraId="22E6FF3D" w14:textId="77777777" w:rsidR="00792C08" w:rsidRPr="00E002D6" w:rsidRDefault="00000000">
      <w:pPr>
        <w:spacing w:line="400" w:lineRule="exact"/>
        <w:ind w:left="342" w:hangingChars="123" w:hanging="342"/>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 That will work!</w:t>
      </w:r>
    </w:p>
    <w:p w14:paraId="12DA7E03"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320EB11"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00E6CAF0"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u w:val="single"/>
        </w:rPr>
      </w:pPr>
      <w:proofErr w:type="gramStart"/>
      <w:r w:rsidRPr="00E002D6">
        <w:rPr>
          <w:rFonts w:ascii="Times New Roman" w:eastAsia="宋体" w:hAnsi="Times New Roman" w:cs="Times New Roman" w:hint="eastAsia"/>
          <w:b/>
          <w:bCs/>
          <w:spacing w:val="-1"/>
          <w:sz w:val="22"/>
          <w:szCs w:val="22"/>
        </w:rPr>
        <w:t>health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hɛl</w:t>
      </w:r>
      <w:proofErr w:type="gramStart"/>
      <w:r w:rsidRPr="00E002D6">
        <w:rPr>
          <w:rFonts w:ascii="Cambria" w:eastAsia="宋体" w:hAnsi="Cambria" w:cs="Cambria"/>
          <w:spacing w:val="-1"/>
          <w:sz w:val="22"/>
          <w:szCs w:val="22"/>
        </w:rPr>
        <w:t>θ</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hel</w:t>
      </w:r>
      <w:proofErr w:type="gramStart"/>
      <w:r w:rsidRPr="00E002D6">
        <w:rPr>
          <w:rFonts w:ascii="Cambria" w:eastAsia="宋体" w:hAnsi="Cambria" w:cs="Cambria"/>
          <w:spacing w:val="-1"/>
          <w:sz w:val="22"/>
          <w:szCs w:val="22"/>
        </w:rPr>
        <w:t>θ</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健康</w:t>
      </w:r>
      <w:r w:rsidRPr="00E002D6">
        <w:rPr>
          <w:rFonts w:ascii="Times New Roman" w:eastAsia="宋体" w:hAnsi="Times New Roman" w:cs="Times New Roman" w:hint="eastAsia"/>
          <w:spacing w:val="-1"/>
          <w:sz w:val="22"/>
          <w:szCs w:val="22"/>
        </w:rPr>
        <w:t xml:space="preserve">  </w:t>
      </w:r>
    </w:p>
    <w:p w14:paraId="310411E9"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be harmful to</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bi </w:t>
      </w:r>
      <w:r w:rsidRPr="00E002D6">
        <w:rPr>
          <w:rFonts w:eastAsia="宋体" w:cs="Times New Roman"/>
          <w:spacing w:val="-1"/>
          <w:sz w:val="22"/>
          <w:szCs w:val="22"/>
        </w:rPr>
        <w:t>ˈ</w:t>
      </w:r>
      <w:proofErr w:type="spellStart"/>
      <w:r w:rsidRPr="00E002D6">
        <w:rPr>
          <w:rFonts w:ascii="Cambria" w:eastAsia="宋体" w:hAnsi="Cambria" w:cs="Cambria"/>
          <w:spacing w:val="-1"/>
          <w:sz w:val="22"/>
          <w:szCs w:val="22"/>
        </w:rPr>
        <w:t>harmfəl</w:t>
      </w:r>
      <w:proofErr w:type="spellEnd"/>
      <w:r w:rsidRPr="00E002D6">
        <w:rPr>
          <w:rFonts w:ascii="Cambria" w:eastAsia="宋体" w:hAnsi="Cambria" w:cs="Cambria" w:hint="eastAsia"/>
          <w:spacing w:val="-1"/>
          <w:sz w:val="22"/>
          <w:szCs w:val="22"/>
        </w:rPr>
        <w:t xml:space="preserve"> </w:t>
      </w:r>
      <w:proofErr w:type="spellStart"/>
      <w:r w:rsidRPr="00E002D6">
        <w:rPr>
          <w:rFonts w:ascii="Cambria" w:eastAsia="宋体" w:hAnsi="Cambria" w:cs="Cambria" w:hint="eastAsia"/>
          <w:spacing w:val="-1"/>
          <w:sz w:val="22"/>
          <w:szCs w:val="22"/>
        </w:rPr>
        <w:t>tu</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bi </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hɑːrmfəl</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iCs/>
          <w:spacing w:val="-1"/>
          <w:sz w:val="22"/>
          <w:szCs w:val="22"/>
        </w:rPr>
        <w:t>对</w:t>
      </w:r>
      <w:r w:rsidRPr="00E002D6">
        <w:rPr>
          <w:rFonts w:ascii="Times New Roman" w:eastAsia="宋体" w:hAnsi="Times New Roman" w:cs="Times New Roman" w:hint="eastAsia"/>
          <w:iCs/>
          <w:spacing w:val="-1"/>
          <w:sz w:val="22"/>
          <w:szCs w:val="22"/>
          <w:lang w:eastAsia="zh"/>
        </w:rPr>
        <w:t>……</w:t>
      </w:r>
      <w:r w:rsidRPr="00E002D6">
        <w:rPr>
          <w:rFonts w:ascii="Times New Roman" w:eastAsia="宋体" w:hAnsi="Times New Roman" w:cs="Times New Roman" w:hint="eastAsia"/>
          <w:iCs/>
          <w:spacing w:val="-1"/>
          <w:sz w:val="22"/>
          <w:szCs w:val="22"/>
        </w:rPr>
        <w:t>有害</w:t>
      </w:r>
      <w:r w:rsidRPr="00E002D6">
        <w:rPr>
          <w:rFonts w:ascii="Times New Roman" w:eastAsia="宋体" w:hAnsi="Times New Roman" w:cs="Times New Roman" w:hint="eastAsia"/>
          <w:spacing w:val="-1"/>
          <w:sz w:val="22"/>
          <w:szCs w:val="22"/>
        </w:rPr>
        <w:t xml:space="preserve"> </w:t>
      </w:r>
    </w:p>
    <w:p w14:paraId="042FDE62"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u w:val="single"/>
        </w:rPr>
      </w:pPr>
      <w:proofErr w:type="gramStart"/>
      <w:r w:rsidRPr="00E002D6">
        <w:rPr>
          <w:rFonts w:ascii="Times New Roman" w:eastAsia="宋体" w:hAnsi="Times New Roman" w:cs="Times New Roman" w:hint="eastAsia"/>
          <w:b/>
          <w:bCs/>
          <w:spacing w:val="-1"/>
          <w:sz w:val="22"/>
          <w:szCs w:val="22"/>
        </w:rPr>
        <w:t>warn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wɔrn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wɔːrn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警告；告诫</w:t>
      </w:r>
    </w:p>
    <w:p w14:paraId="3B730033" w14:textId="77777777" w:rsidR="00792C08" w:rsidRPr="00E002D6" w:rsidRDefault="00000000">
      <w:pPr>
        <w:numPr>
          <w:ilvl w:val="0"/>
          <w:numId w:val="15"/>
        </w:numPr>
        <w:spacing w:line="400" w:lineRule="exact"/>
        <w:jc w:val="left"/>
        <w:rPr>
          <w:sz w:val="22"/>
          <w:szCs w:val="22"/>
        </w:rPr>
      </w:pPr>
      <w:proofErr w:type="gramStart"/>
      <w:r w:rsidRPr="00E002D6">
        <w:rPr>
          <w:rFonts w:ascii="Times New Roman" w:eastAsia="宋体" w:hAnsi="Times New Roman" w:cs="Times New Roman" w:hint="eastAsia"/>
          <w:b/>
          <w:bCs/>
          <w:spacing w:val="-1"/>
          <w:sz w:val="22"/>
          <w:szCs w:val="22"/>
        </w:rPr>
        <w:t>cause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kɔːz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导致；造成</w:t>
      </w:r>
    </w:p>
    <w:p w14:paraId="45DB7543"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cancer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kænsɚ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kæns</w:t>
      </w:r>
      <w:proofErr w:type="spellEnd"/>
      <w:r w:rsidRPr="00E002D6">
        <w:rPr>
          <w:rFonts w:ascii="Cambria" w:eastAsia="宋体" w:hAnsi="Cambria" w:cs="Cambria" w:hint="eastAsia"/>
          <w:spacing w:val="-1"/>
          <w:sz w:val="22"/>
          <w:szCs w:val="22"/>
        </w:rPr>
        <w:t>ə</w:t>
      </w:r>
      <w:r w:rsidRPr="00E002D6">
        <w:rPr>
          <w:rFonts w:ascii="Cambria" w:eastAsia="宋体" w:hAnsi="Cambria" w:cs="Cambria" w:hint="eastAsia"/>
          <w:spacing w:val="-1"/>
          <w:sz w:val="22"/>
          <w:szCs w:val="22"/>
        </w:rPr>
        <w:t>r</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癌</w:t>
      </w:r>
    </w:p>
    <w:p w14:paraId="0F2E6D80"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keep on ...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 xml:space="preserve">kip </w:t>
      </w:r>
      <w:proofErr w:type="spellStart"/>
      <w:r w:rsidRPr="00E002D6">
        <w:rPr>
          <w:rFonts w:ascii="Cambria" w:eastAsia="宋体" w:hAnsi="Cambria" w:cs="Cambria"/>
          <w:spacing w:val="-1"/>
          <w:sz w:val="22"/>
          <w:szCs w:val="22"/>
        </w:rPr>
        <w:t>ɑn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kiːp</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ɒn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继续</w:t>
      </w:r>
    </w:p>
    <w:p w14:paraId="032B7908"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kick the bad habit</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kɪk</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ðə</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bæd</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hæbət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kɪk</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ðə</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bæd</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hæbɪt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戒除这个坏习惯</w:t>
      </w:r>
    </w:p>
    <w:p w14:paraId="35CEDDDB"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rPr>
      </w:pPr>
      <w:r w:rsidRPr="00E002D6">
        <w:rPr>
          <w:rFonts w:ascii="Times New Roman" w:hAnsi="Times New Roman" w:cs="Times New Roman"/>
          <w:b/>
          <w:bCs/>
          <w:sz w:val="20"/>
          <w:szCs w:val="22"/>
        </w:rPr>
        <w:t>quit</w:t>
      </w:r>
      <w:r w:rsidRPr="00E002D6">
        <w:rPr>
          <w:rFonts w:hint="eastAsia"/>
        </w:rPr>
        <w:t xml:space="preserve">  </w:t>
      </w:r>
      <w:r w:rsidRPr="00E002D6">
        <w:rPr>
          <w:rFonts w:ascii="Times New Roman" w:eastAsia="宋体" w:hAnsi="Times New Roman" w:cs="Times New Roman" w:hint="eastAsia"/>
          <w:b/>
          <w:bCs/>
          <w:spacing w:val="-1"/>
          <w:sz w:val="22"/>
          <w:szCs w:val="22"/>
        </w:rPr>
        <w:t>KK:</w:t>
      </w:r>
      <w:r w:rsidRPr="00E002D6">
        <w:rPr>
          <w:rFonts w:hint="eastAsia"/>
        </w:rPr>
        <w:t xml:space="preserve"> </w:t>
      </w:r>
      <w:r w:rsidRPr="00E002D6">
        <w:rPr>
          <w:rFonts w:ascii="Times New Roman" w:hAnsi="Times New Roman" w:cs="Times New Roman"/>
          <w:sz w:val="22"/>
          <w:szCs w:val="28"/>
        </w:rPr>
        <w:t>[</w:t>
      </w:r>
      <w:proofErr w:type="spellStart"/>
      <w:r w:rsidRPr="00E002D6">
        <w:rPr>
          <w:rFonts w:ascii="Cambria" w:hAnsi="Cambria" w:cs="Cambria"/>
          <w:sz w:val="22"/>
          <w:szCs w:val="28"/>
        </w:rPr>
        <w:t>kwɪt</w:t>
      </w:r>
      <w:proofErr w:type="spellEnd"/>
      <w:r w:rsidRPr="00E002D6">
        <w:rPr>
          <w:rFonts w:ascii="Times New Roman" w:hAnsi="Times New Roman" w:cs="Times New Roman"/>
          <w:sz w:val="22"/>
          <w:szCs w:val="28"/>
        </w:rPr>
        <w:t>]</w:t>
      </w:r>
      <w:r w:rsidRPr="00E002D6">
        <w:rPr>
          <w:rFonts w:ascii="Times New Roman" w:hAnsi="Times New Roman" w:cs="Times New Roman" w:hint="eastAsia"/>
          <w:sz w:val="22"/>
          <w:szCs w:val="28"/>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8"/>
        </w:rPr>
        <w:t xml:space="preserve"> [kw</w:t>
      </w:r>
      <w:r w:rsidRPr="00E002D6">
        <w:rPr>
          <w:rFonts w:ascii="Times New Roman" w:hAnsi="Times New Roman" w:cs="Times New Roman" w:hint="eastAsia"/>
          <w:sz w:val="22"/>
          <w:szCs w:val="28"/>
        </w:rPr>
        <w:t>ɪ</w:t>
      </w:r>
      <w:r w:rsidRPr="00E002D6">
        <w:rPr>
          <w:rFonts w:ascii="Times New Roman" w:hAnsi="Times New Roman" w:cs="Times New Roman" w:hint="eastAsia"/>
          <w:sz w:val="22"/>
          <w:szCs w:val="28"/>
        </w:rPr>
        <w:t xml:space="preserve">t]  </w:t>
      </w:r>
      <w:proofErr w:type="spellStart"/>
      <w:r w:rsidRPr="00E002D6">
        <w:rPr>
          <w:rFonts w:ascii="Times New Roman" w:hAnsi="Times New Roman" w:cs="Times New Roman"/>
          <w:i/>
          <w:iCs/>
          <w:sz w:val="22"/>
          <w:szCs w:val="28"/>
        </w:rPr>
        <w:t>vt.</w:t>
      </w:r>
      <w:proofErr w:type="spellEnd"/>
      <w:r w:rsidRPr="00E002D6">
        <w:rPr>
          <w:rFonts w:hint="eastAsia"/>
          <w:sz w:val="22"/>
          <w:szCs w:val="28"/>
        </w:rPr>
        <w:t xml:space="preserve"> </w:t>
      </w:r>
      <w:r w:rsidRPr="00E002D6">
        <w:rPr>
          <w:rFonts w:asciiTheme="minorEastAsia" w:hAnsiTheme="minorEastAsia" w:cstheme="minorEastAsia" w:hint="eastAsia"/>
          <w:sz w:val="22"/>
          <w:szCs w:val="28"/>
        </w:rPr>
        <w:t>停止</w:t>
      </w:r>
      <w:r w:rsidRPr="00E002D6">
        <w:rPr>
          <w:rFonts w:asciiTheme="minorEastAsia" w:hAnsiTheme="minorEastAsia" w:cstheme="minorEastAsia" w:hint="eastAsia"/>
          <w:sz w:val="22"/>
          <w:szCs w:val="28"/>
          <w:lang w:eastAsia="zh"/>
        </w:rPr>
        <w:t>；</w:t>
      </w:r>
      <w:r w:rsidRPr="00E002D6">
        <w:rPr>
          <w:rFonts w:asciiTheme="minorEastAsia" w:hAnsiTheme="minorEastAsia" w:cstheme="minorEastAsia" w:hint="eastAsia"/>
          <w:sz w:val="22"/>
          <w:szCs w:val="28"/>
        </w:rPr>
        <w:t>放弃</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5C21EC02" w14:textId="77777777" w:rsidR="00792C08" w:rsidRPr="00E002D6" w:rsidRDefault="00000000">
      <w:pPr>
        <w:numPr>
          <w:ilvl w:val="0"/>
          <w:numId w:val="15"/>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cigarette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sɪɡəˌrɛt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sɪɡəret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eastAsia="宋体" w:hAnsi="Times New Roman" w:cs="Times New Roman" w:hint="eastAsia"/>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香烟</w:t>
      </w:r>
    </w:p>
    <w:p w14:paraId="1C67E437" w14:textId="77777777" w:rsidR="00792C08" w:rsidRPr="00E002D6" w:rsidRDefault="00000000">
      <w:pPr>
        <w:numPr>
          <w:ilvl w:val="0"/>
          <w:numId w:val="15"/>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advertising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ædvɚˌtaɪzɪŋ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ædvə</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taɪzɪŋ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广告</w:t>
      </w:r>
    </w:p>
    <w:p w14:paraId="58AAE380" w14:textId="77777777" w:rsidR="00792C08" w:rsidRPr="00E002D6" w:rsidRDefault="00000000">
      <w:pPr>
        <w:pStyle w:val="a3"/>
        <w:numPr>
          <w:ilvl w:val="0"/>
          <w:numId w:val="15"/>
        </w:numPr>
        <w:spacing w:line="400" w:lineRule="exact"/>
        <w:rPr>
          <w:lang w:eastAsia="zh-CN"/>
        </w:rPr>
      </w:pPr>
      <w:proofErr w:type="gramStart"/>
      <w:r w:rsidRPr="00E002D6">
        <w:rPr>
          <w:rFonts w:ascii="Times New Roman" w:eastAsia="宋体" w:hAnsi="Times New Roman" w:cs="Times New Roman"/>
          <w:b/>
          <w:bCs/>
          <w:spacing w:val="-1"/>
          <w:sz w:val="22"/>
          <w:szCs w:val="22"/>
          <w:lang w:eastAsia="zh-CN"/>
        </w:rPr>
        <w:t>praiseworthy</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prezˌwɝðɪ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preɪzwɜː</w:t>
      </w:r>
      <w:r w:rsidRPr="00E002D6">
        <w:rPr>
          <w:rFonts w:ascii="Cambria" w:eastAsia="宋体" w:hAnsi="Cambria" w:cs="Cambria" w:hint="eastAsia"/>
          <w:spacing w:val="-1"/>
          <w:sz w:val="22"/>
          <w:szCs w:val="22"/>
          <w:lang w:eastAsia="zh-CN"/>
        </w:rPr>
        <w:t>r</w:t>
      </w:r>
      <w:r w:rsidRPr="00E002D6">
        <w:rPr>
          <w:rFonts w:ascii="Cambria" w:eastAsia="宋体" w:hAnsi="Cambria" w:cs="Cambria"/>
          <w:spacing w:val="-1"/>
          <w:sz w:val="22"/>
          <w:szCs w:val="22"/>
          <w:lang w:eastAsia="zh-CN"/>
        </w:rPr>
        <w:t>ði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spacing w:val="-1"/>
          <w:sz w:val="22"/>
          <w:szCs w:val="22"/>
          <w:lang w:eastAsia="zh-CN"/>
        </w:rPr>
        <w:t xml:space="preserve"> adj.</w:t>
      </w:r>
      <w:proofErr w:type="gramEnd"/>
      <w:r w:rsidRPr="00E002D6">
        <w:rPr>
          <w:rFonts w:ascii="Times New Roman" w:eastAsia="宋体" w:hAnsi="Times New Roman" w:cs="Times New Roman" w:hint="eastAsia"/>
          <w:i/>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值得赞许的</w:t>
      </w:r>
      <w:r w:rsidRPr="00E002D6">
        <w:rPr>
          <w:rFonts w:asciiTheme="minorHAnsi" w:eastAsiaTheme="minorEastAsia" w:hint="eastAsia"/>
          <w:lang w:eastAsia="zh-CN"/>
        </w:rPr>
        <w:t xml:space="preserve"> </w:t>
      </w:r>
    </w:p>
    <w:p w14:paraId="2EE69751" w14:textId="77777777" w:rsidR="00792C08" w:rsidRPr="00E002D6" w:rsidRDefault="00000000">
      <w:pPr>
        <w:pStyle w:val="a3"/>
        <w:numPr>
          <w:ilvl w:val="0"/>
          <w:numId w:val="15"/>
        </w:numPr>
        <w:spacing w:line="400" w:lineRule="exact"/>
        <w:rPr>
          <w:lang w:eastAsia="zh-CN"/>
        </w:rPr>
      </w:pPr>
      <w:r w:rsidRPr="00E002D6">
        <w:rPr>
          <w:rFonts w:ascii="Times New Roman" w:eastAsia="宋体" w:hAnsi="Times New Roman" w:cs="Times New Roman" w:hint="eastAsia"/>
          <w:b/>
          <w:bCs/>
          <w:spacing w:val="-1"/>
          <w:sz w:val="22"/>
          <w:szCs w:val="22"/>
          <w:lang w:eastAsia="zh-CN"/>
        </w:rPr>
        <w:t xml:space="preserve">in great numbers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ɪn</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gret</w:t>
      </w:r>
      <w:proofErr w:type="spellEnd"/>
      <w:r w:rsidRPr="00E002D6">
        <w:rPr>
          <w:rFonts w:ascii="Cambria" w:eastAsia="宋体" w:hAnsi="Cambria" w:cs="Cambria"/>
          <w:spacing w:val="-1"/>
          <w:sz w:val="22"/>
          <w:szCs w:val="22"/>
          <w:lang w:eastAsia="zh-CN"/>
        </w:rPr>
        <w:t xml:space="preserve"> ˈ</w:t>
      </w:r>
      <w:proofErr w:type="spellStart"/>
      <w:r w:rsidRPr="00E002D6">
        <w:rPr>
          <w:rFonts w:ascii="Cambria" w:eastAsia="宋体" w:hAnsi="Cambria" w:cs="Cambria"/>
          <w:spacing w:val="-1"/>
          <w:sz w:val="22"/>
          <w:szCs w:val="22"/>
          <w:lang w:eastAsia="zh-CN"/>
        </w:rPr>
        <w:t>nʌmbɚz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ɪn</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ɡreɪt</w:t>
      </w:r>
      <w:proofErr w:type="spellEnd"/>
      <w:r w:rsidRPr="00E002D6">
        <w:rPr>
          <w:rFonts w:ascii="Cambria" w:eastAsia="宋体" w:hAnsi="Cambria" w:cs="Cambria"/>
          <w:spacing w:val="-1"/>
          <w:sz w:val="22"/>
          <w:szCs w:val="22"/>
          <w:lang w:eastAsia="zh-CN"/>
        </w:rPr>
        <w:t xml:space="preserve"> ˈ</w:t>
      </w:r>
      <w:proofErr w:type="spellStart"/>
      <w:r w:rsidRPr="00E002D6">
        <w:rPr>
          <w:rFonts w:ascii="Cambria" w:eastAsia="宋体" w:hAnsi="Cambria" w:cs="Cambria"/>
          <w:spacing w:val="-1"/>
          <w:sz w:val="22"/>
          <w:szCs w:val="22"/>
          <w:lang w:eastAsia="zh-CN"/>
        </w:rPr>
        <w:t>nʌmbəz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spacing w:val="-1"/>
          <w:sz w:val="22"/>
          <w:szCs w:val="22"/>
          <w:lang w:eastAsia="zh-CN"/>
        </w:rPr>
        <w:t xml:space="preserve"> </w:t>
      </w:r>
      <w:r w:rsidRPr="00E002D6">
        <w:rPr>
          <w:rFonts w:ascii="Times New Roman" w:eastAsia="宋体" w:hAnsi="Times New Roman" w:cs="Times New Roman" w:hint="eastAsia"/>
          <w:iCs/>
          <w:spacing w:val="-1"/>
          <w:sz w:val="22"/>
          <w:szCs w:val="22"/>
          <w:lang w:eastAsia="zh-CN"/>
        </w:rPr>
        <w:t>大量地</w:t>
      </w:r>
    </w:p>
    <w:p w14:paraId="5F47D4E4"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promise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prɑmɪs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prɑːmɪs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gramEnd"/>
      <w:r w:rsidRPr="00E002D6">
        <w:rPr>
          <w:rFonts w:ascii="Times New Roman" w:eastAsia="Times New Roman" w:hAnsi="Times New Roman" w:cs="Times New Roman"/>
          <w:i/>
          <w:iCs/>
          <w:spacing w:val="-2"/>
          <w:sz w:val="22"/>
          <w:szCs w:val="22"/>
        </w:rPr>
        <w: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允诺</w:t>
      </w:r>
      <w:r w:rsidRPr="00E002D6">
        <w:rPr>
          <w:rFonts w:ascii="Times New Roman" w:eastAsia="宋体" w:hAnsi="Times New Roman" w:cs="Times New Roman" w:hint="eastAsia"/>
          <w:spacing w:val="-2"/>
          <w:sz w:val="22"/>
          <w:szCs w:val="22"/>
        </w:rPr>
        <w:t xml:space="preserve"> &amp; </w:t>
      </w:r>
      <w:r w:rsidRPr="00E002D6">
        <w:rPr>
          <w:rFonts w:ascii="Times New Roman" w:eastAsia="宋体" w:hAnsi="Times New Roman" w:cs="Times New Roman" w:hint="eastAsia"/>
          <w:i/>
          <w:iCs/>
          <w:spacing w:val="-2"/>
          <w:sz w:val="22"/>
          <w:szCs w:val="22"/>
        </w:rPr>
        <w:t>n.</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诺言</w:t>
      </w:r>
    </w:p>
    <w:p w14:paraId="61BF2031"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nervous </w:t>
      </w:r>
      <w:r w:rsidRPr="00E002D6">
        <w:rPr>
          <w:rFonts w:ascii="Times New Roman" w:eastAsia="宋体" w:hAnsi="Times New Roman" w:cs="Times New Roman" w:hint="eastAsia"/>
          <w:b/>
          <w:bCs/>
          <w:spacing w:val="-1"/>
          <w:sz w:val="22"/>
          <w:szCs w:val="22"/>
        </w:rPr>
        <w:t xml:space="preserve">  KK: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nɝvəs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nɜː</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vəs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紧张的</w:t>
      </w:r>
      <w:r w:rsidRPr="00E002D6">
        <w:rPr>
          <w:rFonts w:ascii="Times New Roman" w:eastAsia="宋体" w:hAnsi="Times New Roman" w:cs="Times New Roman" w:hint="eastAsia"/>
          <w:spacing w:val="-2"/>
          <w:sz w:val="22"/>
          <w:szCs w:val="22"/>
        </w:rPr>
        <w:t xml:space="preserve"> </w:t>
      </w:r>
    </w:p>
    <w:p w14:paraId="7C42F12E"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can</w:t>
      </w:r>
      <w:proofErr w:type="gramStart"/>
      <w:r w:rsidRPr="00E002D6">
        <w:rPr>
          <w:rFonts w:ascii="Times New Roman" w:eastAsia="Times New Roman" w:hAnsi="Times New Roman" w:cs="Times New Roman"/>
          <w:b/>
          <w:bCs/>
          <w:spacing w:val="-2"/>
          <w:sz w:val="22"/>
          <w:szCs w:val="22"/>
        </w:rPr>
        <w:t>’</w:t>
      </w:r>
      <w:proofErr w:type="gramEnd"/>
      <w:r w:rsidRPr="00E002D6">
        <w:rPr>
          <w:rFonts w:ascii="Times New Roman" w:eastAsia="Times New Roman" w:hAnsi="Times New Roman" w:cs="Times New Roman" w:hint="eastAsia"/>
          <w:b/>
          <w:bCs/>
          <w:spacing w:val="-2"/>
          <w:sz w:val="22"/>
          <w:szCs w:val="22"/>
        </w:rPr>
        <w:t xml:space="preserve">t help + </w:t>
      </w:r>
      <w:proofErr w:type="spellStart"/>
      <w:r w:rsidRPr="00E002D6">
        <w:rPr>
          <w:rFonts w:ascii="Times New Roman" w:eastAsia="Times New Roman" w:hAnsi="Times New Roman" w:cs="Times New Roman" w:hint="eastAsia"/>
          <w:b/>
          <w:bCs/>
          <w:spacing w:val="-2"/>
          <w:sz w:val="22"/>
          <w:szCs w:val="22"/>
        </w:rPr>
        <w:t>动名词</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  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kænt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hɛlp</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kɑːnt</w:t>
      </w:r>
      <w:proofErr w:type="spellEnd"/>
      <w:r w:rsidRPr="00E002D6">
        <w:rPr>
          <w:rFonts w:ascii="Cambria" w:eastAsia="宋体" w:hAnsi="Cambria" w:cs="Cambria"/>
          <w:spacing w:val="-1"/>
          <w:sz w:val="22"/>
          <w:szCs w:val="22"/>
        </w:rPr>
        <w:t xml:space="preserve"> help</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spacing w:val="-2"/>
          <w:sz w:val="22"/>
          <w:szCs w:val="22"/>
        </w:rPr>
        <w:t>禁不住</w:t>
      </w:r>
      <w:r w:rsidRPr="00E002D6">
        <w:rPr>
          <w:rFonts w:ascii="Times New Roman" w:eastAsia="宋体" w:hAnsi="Times New Roman" w:cs="Times New Roman" w:hint="eastAsia"/>
          <w:spacing w:val="-2"/>
          <w:sz w:val="22"/>
          <w:szCs w:val="22"/>
        </w:rPr>
        <w:t>/</w:t>
      </w:r>
      <w:r w:rsidRPr="00E002D6">
        <w:rPr>
          <w:rFonts w:ascii="Times New Roman" w:eastAsia="宋体" w:hAnsi="Times New Roman" w:cs="Times New Roman" w:hint="eastAsia"/>
          <w:spacing w:val="-2"/>
          <w:sz w:val="22"/>
          <w:szCs w:val="22"/>
        </w:rPr>
        <w:t>忍不住</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i/>
          <w:iCs/>
          <w:spacing w:val="-2"/>
          <w:sz w:val="22"/>
          <w:szCs w:val="22"/>
        </w:rPr>
        <w:t xml:space="preserve"> </w:t>
      </w:r>
    </w:p>
    <w:p w14:paraId="2F2B7BCE"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excuse</w:t>
      </w:r>
      <w:r w:rsidRPr="00E002D6">
        <w:rPr>
          <w:rFonts w:ascii="Times New Roman" w:eastAsia="宋体"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ɪkˈskjus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ɪkˈskjuːs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借口</w:t>
      </w:r>
      <w:r w:rsidRPr="00E002D6">
        <w:rPr>
          <w:rFonts w:ascii="Times New Roman" w:eastAsia="宋体" w:hAnsi="Times New Roman" w:cs="Times New Roman" w:hint="eastAsia"/>
          <w:spacing w:val="-2"/>
          <w:sz w:val="22"/>
          <w:szCs w:val="22"/>
        </w:rPr>
        <w:t xml:space="preserve"> </w:t>
      </w:r>
    </w:p>
    <w:p w14:paraId="32395EAF"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chewing</w:t>
      </w:r>
      <w:proofErr w:type="gramEnd"/>
      <w:r w:rsidRPr="00E002D6">
        <w:rPr>
          <w:rFonts w:ascii="Times New Roman" w:eastAsia="Times New Roman" w:hAnsi="Times New Roman" w:cs="Times New Roman" w:hint="eastAsia"/>
          <w:b/>
          <w:bCs/>
          <w:spacing w:val="-2"/>
          <w:sz w:val="22"/>
          <w:szCs w:val="22"/>
        </w:rPr>
        <w:t xml:space="preserve"> </w:t>
      </w:r>
      <w:proofErr w:type="gramStart"/>
      <w:r w:rsidRPr="00E002D6">
        <w:rPr>
          <w:rFonts w:ascii="Times New Roman" w:eastAsia="Times New Roman" w:hAnsi="Times New Roman" w:cs="Times New Roman" w:hint="eastAsia"/>
          <w:b/>
          <w:bCs/>
          <w:spacing w:val="-2"/>
          <w:sz w:val="22"/>
          <w:szCs w:val="22"/>
        </w:rPr>
        <w:t xml:space="preserve">gum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tʃuɪŋ</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ɡʌm</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tʃuːɪŋ</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ɡʌm</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口香糖</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不可数</w:t>
      </w:r>
      <w:r w:rsidRPr="00E002D6">
        <w:rPr>
          <w:rFonts w:ascii="Times New Roman" w:eastAsia="宋体" w:hAnsi="Times New Roman" w:cs="Times New Roman"/>
          <w:spacing w:val="-2"/>
          <w:sz w:val="22"/>
          <w:szCs w:val="22"/>
        </w:rPr>
        <w:t>）</w:t>
      </w:r>
    </w:p>
    <w:p w14:paraId="5DF23909" w14:textId="77777777" w:rsidR="00792C08" w:rsidRPr="00E002D6" w:rsidRDefault="00000000">
      <w:pPr>
        <w:numPr>
          <w:ilvl w:val="0"/>
          <w:numId w:val="15"/>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bite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baɪt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baɪt</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proofErr w:type="spellStart"/>
      <w:proofErr w:type="gramEnd"/>
      <w:r w:rsidRPr="00E002D6">
        <w:rPr>
          <w:rFonts w:ascii="Times New Roman" w:eastAsia="宋体" w:hAnsi="Times New Roman" w:cs="Times New Roman" w:hint="eastAsia"/>
          <w:i/>
          <w:iCs/>
          <w:spacing w:val="-2"/>
          <w:sz w:val="22"/>
          <w:szCs w:val="22"/>
        </w:rPr>
        <w:t>vt</w:t>
      </w:r>
      <w:r w:rsidRPr="00E002D6">
        <w:rPr>
          <w:rFonts w:ascii="Times New Roman" w:eastAsia="Times New Roman" w:hAnsi="Times New Roman" w:cs="Times New Roman"/>
          <w:i/>
          <w:iCs/>
          <w:spacing w:val="-2"/>
          <w:sz w:val="22"/>
          <w:szCs w:val="22"/>
        </w:rPr>
        <w: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咬</w:t>
      </w:r>
      <w:r w:rsidRPr="00E002D6">
        <w:rPr>
          <w:rFonts w:ascii="Times New Roman" w:eastAsia="宋体" w:hAnsi="Times New Roman" w:cs="Times New Roman" w:hint="eastAsia"/>
          <w:spacing w:val="-2"/>
          <w:sz w:val="22"/>
          <w:szCs w:val="22"/>
        </w:rPr>
        <w:t xml:space="preserve"> </w:t>
      </w:r>
    </w:p>
    <w:p w14:paraId="308309D4" w14:textId="77777777" w:rsidR="00792C08" w:rsidRPr="00E002D6" w:rsidRDefault="00000000">
      <w:pPr>
        <w:numPr>
          <w:ilvl w:val="0"/>
          <w:numId w:val="15"/>
        </w:numPr>
        <w:spacing w:line="400" w:lineRule="exact"/>
        <w:ind w:left="425" w:hanging="425"/>
        <w:rPr>
          <w:rFonts w:ascii="Times New Roman" w:eastAsia="宋体"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fingernail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fɪŋɡɚˌnel</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fɪŋɡə</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neɪl</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2"/>
          <w:sz w:val="22"/>
          <w:szCs w:val="22"/>
        </w:rPr>
        <w:t>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指甲</w:t>
      </w:r>
    </w:p>
    <w:p w14:paraId="2E1CD1A6" w14:textId="77777777" w:rsidR="00792C08" w:rsidRPr="00E002D6" w:rsidRDefault="00000000">
      <w:pPr>
        <w:numPr>
          <w:ilvl w:val="0"/>
          <w:numId w:val="15"/>
        </w:numPr>
        <w:spacing w:line="400" w:lineRule="exact"/>
        <w:ind w:left="425" w:hanging="425"/>
      </w:pPr>
      <w:proofErr w:type="gramStart"/>
      <w:r w:rsidRPr="00E002D6">
        <w:rPr>
          <w:rFonts w:ascii="Times New Roman" w:eastAsia="Times New Roman" w:hAnsi="Times New Roman" w:cs="Times New Roman" w:hint="eastAsia"/>
          <w:b/>
          <w:bCs/>
          <w:spacing w:val="-2"/>
          <w:sz w:val="22"/>
          <w:szCs w:val="22"/>
        </w:rPr>
        <w:t>meditation</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mɛdəˈteʃən</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medɪˈteɪʃən</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spacing w:val="-2"/>
          <w:sz w:val="22"/>
          <w:szCs w:val="22"/>
        </w:rPr>
        <w:t xml:space="preserve">  </w:t>
      </w:r>
      <w:r w:rsidRPr="00E002D6">
        <w:rPr>
          <w:rFonts w:ascii="Times New Roman" w:eastAsia="Times New Roman" w:hAnsi="Times New Roman" w:cs="Times New Roman" w:hint="eastAsia"/>
          <w:i/>
          <w:iCs/>
          <w:spacing w:val="-2"/>
          <w:sz w:val="22"/>
          <w:szCs w:val="22"/>
        </w:rPr>
        <w:t>n.</w:t>
      </w:r>
      <w:proofErr w:type="gramEnd"/>
      <w:r w:rsidRPr="00E002D6">
        <w:rPr>
          <w:rFonts w:ascii="Times New Roman" w:eastAsia="Times New Roman" w:hAnsi="Times New Roman" w:cs="Times New Roman" w:hint="eastAsia"/>
          <w:spacing w:val="-2"/>
          <w:sz w:val="22"/>
          <w:szCs w:val="22"/>
        </w:rPr>
        <w:t xml:space="preserve"> </w:t>
      </w:r>
      <w:proofErr w:type="spellStart"/>
      <w:r w:rsidRPr="00E002D6">
        <w:rPr>
          <w:rFonts w:ascii="Times New Roman" w:eastAsia="Times New Roman" w:hAnsi="Times New Roman" w:cs="Times New Roman" w:hint="eastAsia"/>
          <w:spacing w:val="-2"/>
          <w:sz w:val="22"/>
          <w:szCs w:val="22"/>
        </w:rPr>
        <w:t>打坐；冥想</w:t>
      </w:r>
      <w:proofErr w:type="spellEnd"/>
    </w:p>
    <w:p w14:paraId="22A399A9" w14:textId="77777777" w:rsidR="00792C08" w:rsidRPr="00E002D6" w:rsidRDefault="00792C08">
      <w:pPr>
        <w:spacing w:line="400" w:lineRule="exact"/>
        <w:rPr>
          <w:rFonts w:ascii="Times New Roman" w:eastAsia="Times New Roman" w:hAnsi="Times New Roman" w:cs="Times New Roman"/>
          <w:spacing w:val="-2"/>
          <w:sz w:val="22"/>
          <w:szCs w:val="22"/>
        </w:rPr>
      </w:pPr>
    </w:p>
    <w:p w14:paraId="794A9F64"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3ED1A59B"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本节课学习</w:t>
      </w:r>
      <w:r w:rsidRPr="00E002D6">
        <w:rPr>
          <w:rFonts w:ascii="Times New Roman" w:hAnsi="Times New Roman" w:hint="eastAsia"/>
          <w:color w:val="FDD860" w:themeColor="accent3" w:themeTint="99"/>
          <w:sz w:val="24"/>
        </w:rPr>
        <w:t>in that</w:t>
      </w:r>
      <w:r w:rsidRPr="00E002D6">
        <w:rPr>
          <w:rFonts w:ascii="Times New Roman" w:hAnsi="Times New Roman" w:hint="eastAsia"/>
          <w:color w:val="FDD860" w:themeColor="accent3" w:themeTint="99"/>
          <w:sz w:val="24"/>
        </w:rPr>
        <w:t>（因为）作副词连词的用法并复习</w:t>
      </w:r>
      <w:r w:rsidRPr="00E002D6">
        <w:rPr>
          <w:rFonts w:ascii="Times New Roman" w:hAnsi="Times New Roman" w:hint="eastAsia"/>
          <w:color w:val="FDD860" w:themeColor="accent3" w:themeTint="99"/>
          <w:sz w:val="24"/>
        </w:rPr>
        <w:t>that</w:t>
      </w:r>
      <w:r w:rsidRPr="00E002D6">
        <w:rPr>
          <w:rFonts w:ascii="Times New Roman" w:hAnsi="Times New Roman" w:hint="eastAsia"/>
          <w:color w:val="FDD860" w:themeColor="accent3" w:themeTint="99"/>
          <w:sz w:val="24"/>
        </w:rPr>
        <w:t>引导的名词性从句作宾语、主语和介词的宾语的用法。</w:t>
      </w:r>
    </w:p>
    <w:p w14:paraId="0BCB02E7"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1. in that</w:t>
      </w:r>
      <w:r w:rsidRPr="00E002D6">
        <w:rPr>
          <w:rFonts w:ascii="Times New Roman" w:hAnsi="Times New Roman" w:hint="eastAsia"/>
          <w:sz w:val="24"/>
        </w:rPr>
        <w:t>（因为）作副词连词</w:t>
      </w:r>
    </w:p>
    <w:p w14:paraId="063B185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Smoking is </w:t>
      </w:r>
      <w:proofErr w:type="gramStart"/>
      <w:r w:rsidRPr="00E002D6">
        <w:rPr>
          <w:rFonts w:ascii="Times New Roman" w:hAnsi="Times New Roman" w:hint="eastAsia"/>
          <w:sz w:val="24"/>
        </w:rPr>
        <w:t>bad in</w:t>
      </w:r>
      <w:proofErr w:type="gramEnd"/>
      <w:r w:rsidRPr="00E002D6">
        <w:rPr>
          <w:rFonts w:ascii="Times New Roman" w:hAnsi="Times New Roman" w:hint="eastAsia"/>
          <w:sz w:val="24"/>
        </w:rPr>
        <w:t xml:space="preserve"> </w:t>
      </w:r>
      <w:proofErr w:type="gramStart"/>
      <w:r w:rsidRPr="00E002D6">
        <w:rPr>
          <w:rFonts w:ascii="Times New Roman" w:hAnsi="Times New Roman" w:hint="eastAsia"/>
          <w:sz w:val="24"/>
        </w:rPr>
        <w:t>that</w:t>
      </w:r>
      <w:proofErr w:type="gramEnd"/>
      <w:r w:rsidRPr="00E002D6">
        <w:rPr>
          <w:rFonts w:ascii="Times New Roman" w:hAnsi="Times New Roman" w:hint="eastAsia"/>
          <w:sz w:val="24"/>
        </w:rPr>
        <w:t xml:space="preserve"> it is harmful to one's health.</w:t>
      </w:r>
    </w:p>
    <w:p w14:paraId="24223CF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lastRenderedPageBreak/>
        <w:t>抽烟不好，因为它有害健康。</w:t>
      </w:r>
    </w:p>
    <w:p w14:paraId="508A9F4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上</w:t>
      </w:r>
      <w:proofErr w:type="gramStart"/>
      <w:r w:rsidRPr="00E002D6">
        <w:rPr>
          <w:rFonts w:ascii="Times New Roman" w:hAnsi="Times New Roman" w:hint="eastAsia"/>
          <w:sz w:val="24"/>
        </w:rPr>
        <w:t>列句</w:t>
      </w:r>
      <w:proofErr w:type="gramEnd"/>
      <w:r w:rsidRPr="00E002D6">
        <w:rPr>
          <w:rFonts w:ascii="Times New Roman" w:hAnsi="Times New Roman" w:hint="eastAsia"/>
          <w:sz w:val="24"/>
        </w:rPr>
        <w:t>中的</w:t>
      </w:r>
      <w:r w:rsidRPr="00E002D6">
        <w:rPr>
          <w:rFonts w:ascii="Times New Roman" w:hAnsi="Times New Roman" w:hint="eastAsia"/>
          <w:sz w:val="24"/>
        </w:rPr>
        <w:t>in that</w:t>
      </w:r>
      <w:r w:rsidRPr="00E002D6">
        <w:rPr>
          <w:rFonts w:ascii="Times New Roman" w:hAnsi="Times New Roman"/>
          <w:sz w:val="24"/>
        </w:rPr>
        <w:t>（</w:t>
      </w:r>
      <w:r w:rsidRPr="00E002D6">
        <w:rPr>
          <w:rFonts w:ascii="Times New Roman" w:hAnsi="Times New Roman" w:hint="eastAsia"/>
          <w:sz w:val="24"/>
        </w:rPr>
        <w:t>因为</w:t>
      </w:r>
      <w:r w:rsidRPr="00E002D6">
        <w:rPr>
          <w:rFonts w:ascii="Times New Roman" w:hAnsi="Times New Roman"/>
          <w:sz w:val="24"/>
        </w:rPr>
        <w:t>）</w:t>
      </w:r>
      <w:r w:rsidRPr="00E002D6">
        <w:rPr>
          <w:rFonts w:ascii="Times New Roman" w:hAnsi="Times New Roman" w:hint="eastAsia"/>
          <w:sz w:val="24"/>
        </w:rPr>
        <w:t>是副词连词，而非“介词</w:t>
      </w:r>
      <w:proofErr w:type="spellStart"/>
      <w:r w:rsidRPr="00E002D6">
        <w:rPr>
          <w:rFonts w:ascii="Times New Roman" w:hAnsi="Times New Roman" w:hint="eastAsia"/>
          <w:sz w:val="24"/>
        </w:rPr>
        <w:t>in+that</w:t>
      </w:r>
      <w:proofErr w:type="spellEnd"/>
      <w:r w:rsidRPr="00E002D6">
        <w:rPr>
          <w:rFonts w:ascii="Times New Roman" w:hAnsi="Times New Roman" w:hint="eastAsia"/>
          <w:sz w:val="24"/>
        </w:rPr>
        <w:t>从句”，即等于</w:t>
      </w:r>
      <w:r w:rsidRPr="00E002D6">
        <w:rPr>
          <w:rFonts w:ascii="Times New Roman" w:hAnsi="Times New Roman" w:hint="eastAsia"/>
          <w:sz w:val="24"/>
        </w:rPr>
        <w:t>because</w:t>
      </w:r>
      <w:r w:rsidRPr="00E002D6">
        <w:rPr>
          <w:rFonts w:ascii="Times New Roman" w:hAnsi="Times New Roman" w:hint="eastAsia"/>
          <w:sz w:val="24"/>
        </w:rPr>
        <w:t>之意，但不同于</w:t>
      </w:r>
      <w:r w:rsidRPr="00E002D6">
        <w:rPr>
          <w:rFonts w:ascii="Times New Roman" w:hAnsi="Times New Roman" w:hint="eastAsia"/>
          <w:sz w:val="24"/>
        </w:rPr>
        <w:t>because</w:t>
      </w:r>
      <w:r w:rsidRPr="00E002D6">
        <w:rPr>
          <w:rFonts w:ascii="Times New Roman" w:hAnsi="Times New Roman" w:hint="eastAsia"/>
          <w:sz w:val="24"/>
        </w:rPr>
        <w:t>的是，</w:t>
      </w:r>
      <w:r w:rsidRPr="00E002D6">
        <w:rPr>
          <w:rFonts w:ascii="Times New Roman" w:hAnsi="Times New Roman" w:hint="eastAsia"/>
          <w:sz w:val="24"/>
        </w:rPr>
        <w:t>in that</w:t>
      </w:r>
      <w:r w:rsidRPr="00E002D6">
        <w:rPr>
          <w:rFonts w:ascii="Times New Roman" w:hAnsi="Times New Roman" w:hint="eastAsia"/>
          <w:sz w:val="24"/>
        </w:rPr>
        <w:t>使用时，通常置于主句之后，而</w:t>
      </w:r>
      <w:proofErr w:type="gramStart"/>
      <w:r w:rsidRPr="00E002D6">
        <w:rPr>
          <w:rFonts w:ascii="Times New Roman" w:hAnsi="Times New Roman" w:hint="eastAsia"/>
          <w:sz w:val="24"/>
        </w:rPr>
        <w:t>不</w:t>
      </w:r>
      <w:proofErr w:type="gramEnd"/>
      <w:r w:rsidRPr="00E002D6">
        <w:rPr>
          <w:rFonts w:ascii="Times New Roman" w:hAnsi="Times New Roman" w:hint="eastAsia"/>
          <w:sz w:val="24"/>
        </w:rPr>
        <w:t>置于句首。而</w:t>
      </w:r>
      <w:r w:rsidRPr="00E002D6">
        <w:rPr>
          <w:rFonts w:ascii="Times New Roman" w:hAnsi="Times New Roman" w:hint="eastAsia"/>
          <w:sz w:val="24"/>
        </w:rPr>
        <w:t>because</w:t>
      </w:r>
      <w:r w:rsidRPr="00E002D6">
        <w:rPr>
          <w:rFonts w:ascii="Times New Roman" w:hAnsi="Times New Roman" w:hint="eastAsia"/>
          <w:sz w:val="24"/>
        </w:rPr>
        <w:t>引导的状语从句则可置于主句之前，两句间用逗号相隔，或置于主句之后，中间不置逗号。</w:t>
      </w:r>
    </w:p>
    <w:p w14:paraId="710C8FA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Jogging is good for you in that it helps you keep fit.</w:t>
      </w:r>
    </w:p>
    <w:p w14:paraId="09EFC9FF"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慢跑有好处，因为它有助你保持身体健康。</w:t>
      </w:r>
    </w:p>
    <w:p w14:paraId="4F24E452"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Because he is so shy, he seldom goes out with girls.</w:t>
      </w:r>
    </w:p>
    <w:p w14:paraId="55580FD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He seldom goes out with girls because he is so shy.</w:t>
      </w:r>
    </w:p>
    <w:p w14:paraId="2E64236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因为他很害羞，所以他很少和女孩子出去。</w:t>
      </w:r>
    </w:p>
    <w:p w14:paraId="52AE71F8"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2. that</w:t>
      </w:r>
      <w:r w:rsidRPr="00E002D6">
        <w:rPr>
          <w:rFonts w:ascii="Times New Roman" w:hAnsi="Times New Roman" w:hint="eastAsia"/>
          <w:sz w:val="24"/>
        </w:rPr>
        <w:t>引导的名词性从句作宾语、主语和介词的宾语</w:t>
      </w:r>
    </w:p>
    <w:p w14:paraId="09570B3E"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我们在陈述句前面加上</w:t>
      </w:r>
      <w:r w:rsidRPr="00E002D6">
        <w:rPr>
          <w:rFonts w:ascii="Times New Roman" w:hAnsi="Times New Roman"/>
          <w:sz w:val="24"/>
        </w:rPr>
        <w:t xml:space="preserve"> that</w:t>
      </w:r>
      <w:r w:rsidRPr="00E002D6">
        <w:rPr>
          <w:rFonts w:ascii="Times New Roman" w:hAnsi="Times New Roman"/>
          <w:sz w:val="24"/>
        </w:rPr>
        <w:t>，就可以把陈述句变成名词性从句。</w:t>
      </w:r>
      <w:r w:rsidRPr="00E002D6">
        <w:rPr>
          <w:rFonts w:ascii="Times New Roman" w:hAnsi="Times New Roman"/>
          <w:sz w:val="24"/>
        </w:rPr>
        <w:t xml:space="preserve">that </w:t>
      </w:r>
      <w:r w:rsidRPr="00E002D6">
        <w:rPr>
          <w:rFonts w:ascii="Times New Roman" w:hAnsi="Times New Roman"/>
          <w:sz w:val="24"/>
        </w:rPr>
        <w:t>引导</w:t>
      </w:r>
      <w:r w:rsidRPr="00E002D6">
        <w:rPr>
          <w:rFonts w:ascii="Times New Roman" w:hAnsi="Times New Roman" w:hint="eastAsia"/>
          <w:sz w:val="24"/>
        </w:rPr>
        <w:t>的</w:t>
      </w:r>
      <w:r w:rsidRPr="00E002D6">
        <w:rPr>
          <w:rFonts w:ascii="Times New Roman" w:hAnsi="Times New Roman"/>
          <w:sz w:val="24"/>
        </w:rPr>
        <w:t>名词性从句在句子中可以当作名词使用，主要可以</w:t>
      </w:r>
      <w:proofErr w:type="gramStart"/>
      <w:r w:rsidRPr="00E002D6">
        <w:rPr>
          <w:rFonts w:ascii="Times New Roman" w:hAnsi="Times New Roman"/>
          <w:sz w:val="24"/>
        </w:rPr>
        <w:t>作主</w:t>
      </w:r>
      <w:proofErr w:type="gramEnd"/>
      <w:r w:rsidRPr="00E002D6">
        <w:rPr>
          <w:rFonts w:ascii="Times New Roman" w:hAnsi="Times New Roman"/>
          <w:sz w:val="24"/>
        </w:rPr>
        <w:t>语、动词的宾语和介词的宾语。</w:t>
      </w:r>
    </w:p>
    <w:p w14:paraId="6B56FC53"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hint="eastAsia"/>
          <w:sz w:val="24"/>
        </w:rPr>
        <w:t>①</w:t>
      </w:r>
      <w:r w:rsidRPr="00E002D6">
        <w:rPr>
          <w:rFonts w:ascii="Times New Roman" w:hAnsi="Times New Roman"/>
          <w:sz w:val="24"/>
        </w:rPr>
        <w:t xml:space="preserve">that </w:t>
      </w:r>
      <w:r w:rsidRPr="00E002D6">
        <w:rPr>
          <w:rFonts w:ascii="Times New Roman" w:hAnsi="Times New Roman"/>
          <w:sz w:val="24"/>
        </w:rPr>
        <w:t>引导的名词性从句</w:t>
      </w:r>
      <w:proofErr w:type="gramStart"/>
      <w:r w:rsidRPr="00E002D6">
        <w:rPr>
          <w:rFonts w:ascii="Times New Roman" w:hAnsi="Times New Roman"/>
          <w:sz w:val="24"/>
        </w:rPr>
        <w:t>作主</w:t>
      </w:r>
      <w:proofErr w:type="gramEnd"/>
      <w:r w:rsidRPr="00E002D6">
        <w:rPr>
          <w:rFonts w:ascii="Times New Roman" w:hAnsi="Times New Roman"/>
          <w:sz w:val="24"/>
        </w:rPr>
        <w:t>语</w:t>
      </w:r>
    </w:p>
    <w:p w14:paraId="031ADBD7"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将</w:t>
      </w:r>
      <w:r w:rsidRPr="00E002D6">
        <w:rPr>
          <w:rFonts w:ascii="Times New Roman" w:hAnsi="Times New Roman"/>
          <w:sz w:val="24"/>
        </w:rPr>
        <w:t xml:space="preserve"> that </w:t>
      </w:r>
      <w:r w:rsidRPr="00E002D6">
        <w:rPr>
          <w:rFonts w:ascii="Times New Roman" w:hAnsi="Times New Roman"/>
          <w:sz w:val="24"/>
        </w:rPr>
        <w:t>加在陈述句前，整个从句放在句首充当句子的主语。此时</w:t>
      </w:r>
      <w:r w:rsidRPr="00E002D6">
        <w:rPr>
          <w:rFonts w:ascii="Times New Roman" w:hAnsi="Times New Roman"/>
          <w:sz w:val="24"/>
        </w:rPr>
        <w:t xml:space="preserve"> that </w:t>
      </w:r>
      <w:r w:rsidRPr="00E002D6">
        <w:rPr>
          <w:rFonts w:ascii="Times New Roman" w:hAnsi="Times New Roman"/>
          <w:sz w:val="24"/>
        </w:rPr>
        <w:t>不可以省略。</w:t>
      </w:r>
    </w:p>
    <w:p w14:paraId="387078EF"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例句：</w:t>
      </w:r>
    </w:p>
    <w:p w14:paraId="4DDC3AA6"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Nancy works hard.</w:t>
      </w:r>
    </w:p>
    <w:p w14:paraId="14C2CA46"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That Nancy works hard makes her a good teacher.</w:t>
      </w:r>
    </w:p>
    <w:p w14:paraId="0FD69C5A"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hint="eastAsia"/>
          <w:sz w:val="24"/>
        </w:rPr>
        <w:t>②</w:t>
      </w:r>
      <w:r w:rsidRPr="00E002D6">
        <w:rPr>
          <w:rFonts w:ascii="Times New Roman" w:hAnsi="Times New Roman"/>
          <w:sz w:val="24"/>
        </w:rPr>
        <w:t xml:space="preserve">that </w:t>
      </w:r>
      <w:r w:rsidRPr="00E002D6">
        <w:rPr>
          <w:rFonts w:ascii="Times New Roman" w:hAnsi="Times New Roman"/>
          <w:sz w:val="24"/>
        </w:rPr>
        <w:t>引导的名词性从句作动词的宾语</w:t>
      </w:r>
    </w:p>
    <w:p w14:paraId="3738CFA9"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将</w:t>
      </w:r>
      <w:r w:rsidRPr="00E002D6">
        <w:rPr>
          <w:rFonts w:ascii="Times New Roman" w:hAnsi="Times New Roman"/>
          <w:sz w:val="24"/>
        </w:rPr>
        <w:t xml:space="preserve"> that </w:t>
      </w:r>
      <w:r w:rsidRPr="00E002D6">
        <w:rPr>
          <w:rFonts w:ascii="Times New Roman" w:hAnsi="Times New Roman"/>
          <w:sz w:val="24"/>
        </w:rPr>
        <w:t>加在陈述句前，放在及物动词后面作宾语。此时</w:t>
      </w:r>
      <w:r w:rsidRPr="00E002D6">
        <w:rPr>
          <w:rFonts w:ascii="Times New Roman" w:hAnsi="Times New Roman"/>
          <w:sz w:val="24"/>
        </w:rPr>
        <w:t xml:space="preserve"> that </w:t>
      </w:r>
      <w:r w:rsidRPr="00E002D6">
        <w:rPr>
          <w:rFonts w:ascii="Times New Roman" w:hAnsi="Times New Roman"/>
          <w:sz w:val="24"/>
        </w:rPr>
        <w:t>可以省略。</w:t>
      </w:r>
    </w:p>
    <w:p w14:paraId="19834B42"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例句：</w:t>
      </w:r>
    </w:p>
    <w:p w14:paraId="5CEAD3AE"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Kelly is married.</w:t>
      </w:r>
    </w:p>
    <w:p w14:paraId="37C79699"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Tom doesn’t know (that) Kelly is married.</w:t>
      </w:r>
    </w:p>
    <w:p w14:paraId="7EE943FE"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Domi is a teacher.</w:t>
      </w:r>
    </w:p>
    <w:p w14:paraId="55E2745D"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I don’t know (that) Domi is a teacher.</w:t>
      </w:r>
    </w:p>
    <w:p w14:paraId="6B96EED2"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hint="eastAsia"/>
          <w:sz w:val="24"/>
        </w:rPr>
        <w:t>③</w:t>
      </w:r>
      <w:r w:rsidRPr="00E002D6">
        <w:rPr>
          <w:rFonts w:ascii="Times New Roman" w:hAnsi="Times New Roman"/>
          <w:sz w:val="24"/>
        </w:rPr>
        <w:t xml:space="preserve">that </w:t>
      </w:r>
      <w:r w:rsidRPr="00E002D6">
        <w:rPr>
          <w:rFonts w:ascii="Times New Roman" w:hAnsi="Times New Roman"/>
          <w:sz w:val="24"/>
        </w:rPr>
        <w:t>引导的名词性从句作介词的宾语</w:t>
      </w:r>
    </w:p>
    <w:p w14:paraId="1854E2BB"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that </w:t>
      </w:r>
      <w:r w:rsidRPr="00E002D6">
        <w:rPr>
          <w:rFonts w:ascii="Times New Roman" w:hAnsi="Times New Roman"/>
          <w:sz w:val="24"/>
        </w:rPr>
        <w:t>引导的名词性从句不可以直接放在介词后面作宾语。如果必须表达这种</w:t>
      </w:r>
      <w:r w:rsidRPr="00E002D6">
        <w:rPr>
          <w:rFonts w:ascii="Times New Roman" w:hAnsi="Times New Roman"/>
          <w:sz w:val="24"/>
        </w:rPr>
        <w:lastRenderedPageBreak/>
        <w:t>含义，需要在介词后加上</w:t>
      </w:r>
      <w:r w:rsidRPr="00E002D6">
        <w:rPr>
          <w:rFonts w:ascii="Times New Roman" w:hAnsi="Times New Roman"/>
          <w:sz w:val="24"/>
        </w:rPr>
        <w:t xml:space="preserve"> the fact</w:t>
      </w:r>
      <w:r w:rsidRPr="00E002D6">
        <w:rPr>
          <w:rFonts w:ascii="Times New Roman" w:hAnsi="Times New Roman"/>
          <w:sz w:val="24"/>
        </w:rPr>
        <w:t>，构成</w:t>
      </w:r>
      <w:r w:rsidRPr="00E002D6">
        <w:rPr>
          <w:rFonts w:ascii="Times New Roman" w:hAnsi="Times New Roman"/>
          <w:sz w:val="24"/>
        </w:rPr>
        <w:t xml:space="preserve"> the fact that </w:t>
      </w:r>
      <w:r w:rsidRPr="00E002D6">
        <w:rPr>
          <w:rFonts w:ascii="Times New Roman" w:hAnsi="Times New Roman"/>
          <w:sz w:val="24"/>
        </w:rPr>
        <w:t>结构，再接</w:t>
      </w:r>
      <w:r w:rsidRPr="00E002D6">
        <w:rPr>
          <w:rFonts w:ascii="Times New Roman" w:hAnsi="Times New Roman"/>
          <w:sz w:val="24"/>
        </w:rPr>
        <w:t xml:space="preserve"> that </w:t>
      </w:r>
      <w:r w:rsidRPr="00E002D6">
        <w:rPr>
          <w:rFonts w:ascii="Times New Roman" w:hAnsi="Times New Roman"/>
          <w:sz w:val="24"/>
        </w:rPr>
        <w:t>从句。</w:t>
      </w:r>
    </w:p>
    <w:p w14:paraId="0B8ADDE7"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结构：</w:t>
      </w:r>
    </w:p>
    <w:p w14:paraId="696FA2B5"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介词</w:t>
      </w:r>
      <w:r w:rsidRPr="00E002D6">
        <w:rPr>
          <w:rFonts w:ascii="Times New Roman" w:hAnsi="Times New Roman"/>
          <w:sz w:val="24"/>
        </w:rPr>
        <w:t xml:space="preserve"> + the fact + that </w:t>
      </w:r>
      <w:r w:rsidRPr="00E002D6">
        <w:rPr>
          <w:rFonts w:ascii="Times New Roman" w:hAnsi="Times New Roman"/>
          <w:sz w:val="24"/>
        </w:rPr>
        <w:t>从句</w:t>
      </w:r>
    </w:p>
    <w:p w14:paraId="7AC1F801"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例句：</w:t>
      </w:r>
    </w:p>
    <w:p w14:paraId="7E544109"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water is free of charge.</w:t>
      </w:r>
    </w:p>
    <w:p w14:paraId="014FEE16"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I am sure of the fact that water is free of charge.</w:t>
      </w:r>
    </w:p>
    <w:p w14:paraId="726D602F"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在现代英语中，为了简洁，常常把介词和</w:t>
      </w:r>
      <w:r w:rsidRPr="00E002D6">
        <w:rPr>
          <w:rFonts w:ascii="Times New Roman" w:hAnsi="Times New Roman"/>
          <w:sz w:val="24"/>
        </w:rPr>
        <w:t xml:space="preserve"> the fact </w:t>
      </w:r>
      <w:r w:rsidRPr="00E002D6">
        <w:rPr>
          <w:rFonts w:ascii="Times New Roman" w:hAnsi="Times New Roman"/>
          <w:sz w:val="24"/>
        </w:rPr>
        <w:t>一起省略，直接使用：</w:t>
      </w:r>
    </w:p>
    <w:p w14:paraId="690FF2FE"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主语</w:t>
      </w:r>
      <w:r w:rsidRPr="00E002D6">
        <w:rPr>
          <w:rFonts w:ascii="Times New Roman" w:hAnsi="Times New Roman"/>
          <w:sz w:val="24"/>
        </w:rPr>
        <w:t xml:space="preserve"> + </w:t>
      </w:r>
      <w:r w:rsidRPr="00E002D6">
        <w:rPr>
          <w:rFonts w:ascii="Times New Roman" w:hAnsi="Times New Roman"/>
          <w:sz w:val="24"/>
        </w:rPr>
        <w:t>形容词</w:t>
      </w:r>
      <w:r w:rsidRPr="00E002D6">
        <w:rPr>
          <w:rFonts w:ascii="Times New Roman" w:hAnsi="Times New Roman"/>
          <w:sz w:val="24"/>
        </w:rPr>
        <w:t xml:space="preserve"> + that </w:t>
      </w:r>
      <w:r w:rsidRPr="00E002D6">
        <w:rPr>
          <w:rFonts w:ascii="Times New Roman" w:hAnsi="Times New Roman"/>
          <w:sz w:val="24"/>
        </w:rPr>
        <w:t>从句</w:t>
      </w:r>
    </w:p>
    <w:p w14:paraId="23E9F2AF"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例句：</w:t>
      </w:r>
    </w:p>
    <w:p w14:paraId="610FF971"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I am sure (that) water is free of charge.</w:t>
      </w:r>
    </w:p>
    <w:p w14:paraId="3CE14409"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She is worried (that) he will be late.</w:t>
      </w:r>
    </w:p>
    <w:p w14:paraId="28FBDAE6" w14:textId="77777777" w:rsidR="00792C08" w:rsidRPr="00E002D6" w:rsidRDefault="00792C08">
      <w:pPr>
        <w:spacing w:line="360" w:lineRule="auto"/>
        <w:ind w:leftChars="228" w:left="479"/>
        <w:rPr>
          <w:rFonts w:ascii="Times New Roman" w:hAnsi="Times New Roman"/>
          <w:sz w:val="24"/>
        </w:rPr>
      </w:pPr>
    </w:p>
    <w:p w14:paraId="610963EC" w14:textId="77777777" w:rsidR="00792C08" w:rsidRPr="00E002D6" w:rsidRDefault="00792C08">
      <w:pPr>
        <w:spacing w:line="400" w:lineRule="exact"/>
        <w:rPr>
          <w:rFonts w:ascii="Times New Roman" w:hAnsi="Times New Roman" w:cs="Times New Roman"/>
          <w:b/>
          <w:bCs/>
          <w:i/>
          <w:iCs/>
          <w:sz w:val="32"/>
          <w:szCs w:val="40"/>
        </w:rPr>
      </w:pPr>
    </w:p>
    <w:p w14:paraId="404B41AE" w14:textId="77777777" w:rsidR="00792C08" w:rsidRPr="00E002D6" w:rsidRDefault="00000000">
      <w:pPr>
        <w:spacing w:line="400" w:lineRule="exact"/>
        <w:rPr>
          <w:rFonts w:ascii="Times New Roman" w:eastAsia="宋体"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22238E19" w14:textId="77777777" w:rsidR="00792C08" w:rsidRPr="00E002D6" w:rsidRDefault="00792C08">
      <w:pPr>
        <w:spacing w:line="400" w:lineRule="exact"/>
        <w:rPr>
          <w:rFonts w:ascii="Times New Roman" w:hAnsi="Times New Roman" w:cs="Times New Roman"/>
          <w:b/>
          <w:bCs/>
          <w:i/>
          <w:iCs/>
          <w:sz w:val="32"/>
          <w:szCs w:val="40"/>
        </w:rPr>
      </w:pPr>
    </w:p>
    <w:p w14:paraId="490F1F69"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找出句中的名词性从句。</w:t>
      </w:r>
    </w:p>
    <w:p w14:paraId="6434E02D"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believe that health is the most important thing in life.</w:t>
      </w:r>
    </w:p>
    <w:p w14:paraId="5B8900CD" w14:textId="77777777" w:rsidR="00792C08" w:rsidRPr="00E002D6" w:rsidRDefault="00000000">
      <w:pPr>
        <w:numPr>
          <w:ilvl w:val="0"/>
          <w:numId w:val="16"/>
        </w:numPr>
        <w:rPr>
          <w:rFonts w:ascii="Times New Roman" w:eastAsia="宋体" w:hAnsi="Times New Roman" w:cs="Times New Roman"/>
          <w:spacing w:val="-1"/>
          <w:sz w:val="24"/>
        </w:rPr>
      </w:pPr>
      <w:proofErr w:type="gramStart"/>
      <w:r w:rsidRPr="00E002D6">
        <w:rPr>
          <w:rFonts w:ascii="Times New Roman" w:eastAsia="宋体" w:hAnsi="Times New Roman" w:cs="Times New Roman"/>
          <w:spacing w:val="-1"/>
          <w:sz w:val="24"/>
        </w:rPr>
        <w:t>That smoking causes</w:t>
      </w:r>
      <w:proofErr w:type="gramEnd"/>
      <w:r w:rsidRPr="00E002D6">
        <w:rPr>
          <w:rFonts w:ascii="Times New Roman" w:eastAsia="宋体" w:hAnsi="Times New Roman" w:cs="Times New Roman"/>
          <w:spacing w:val="-1"/>
          <w:sz w:val="24"/>
        </w:rPr>
        <w:t xml:space="preserve"> cancer has been proved by many studies.</w:t>
      </w:r>
    </w:p>
    <w:p w14:paraId="31F0AC3D"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Doctors warn that cigarettes are very harmful to our body.</w:t>
      </w:r>
    </w:p>
    <w:p w14:paraId="790C6BFC"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are talking about that we should quit bad habits.</w:t>
      </w:r>
    </w:p>
    <w:p w14:paraId="6C979BDA"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promises that he will stop biting his fingernails.</w:t>
      </w:r>
    </w:p>
    <w:p w14:paraId="0F42FD66"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That giving up cigarette advertising is praiseworthy is widely accepted.</w:t>
      </w:r>
    </w:p>
    <w:p w14:paraId="17FFE7A2"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knows that meditation can help people feel less nervous.</w:t>
      </w:r>
    </w:p>
    <w:p w14:paraId="4F65E075" w14:textId="77777777" w:rsidR="00792C08" w:rsidRPr="00E002D6" w:rsidRDefault="00000000">
      <w:pPr>
        <w:numPr>
          <w:ilvl w:val="0"/>
          <w:numId w:val="1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They are </w:t>
      </w:r>
      <w:proofErr w:type="gramStart"/>
      <w:r w:rsidRPr="00E002D6">
        <w:rPr>
          <w:rFonts w:ascii="Times New Roman" w:eastAsia="宋体" w:hAnsi="Times New Roman" w:cs="Times New Roman"/>
          <w:spacing w:val="-1"/>
          <w:sz w:val="24"/>
        </w:rPr>
        <w:t>thinking about</w:t>
      </w:r>
      <w:proofErr w:type="gramEnd"/>
      <w:r w:rsidRPr="00E002D6">
        <w:rPr>
          <w:rFonts w:ascii="Times New Roman" w:eastAsia="宋体" w:hAnsi="Times New Roman" w:cs="Times New Roman"/>
          <w:spacing w:val="-1"/>
          <w:sz w:val="24"/>
        </w:rPr>
        <w:t xml:space="preserve"> that we should not find excuses for bad behavior.</w:t>
      </w:r>
    </w:p>
    <w:p w14:paraId="1260C199" w14:textId="77777777" w:rsidR="00792C08" w:rsidRPr="00E002D6" w:rsidRDefault="00792C08">
      <w:pPr>
        <w:rPr>
          <w:rFonts w:ascii="Times New Roman" w:eastAsia="宋体" w:hAnsi="Times New Roman" w:cs="Times New Roman"/>
          <w:spacing w:val="-1"/>
          <w:sz w:val="24"/>
        </w:rPr>
      </w:pPr>
    </w:p>
    <w:p w14:paraId="24EFBCF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1C2FF910"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我相信健康比任何东西都重要。（</w:t>
      </w:r>
      <w:r w:rsidRPr="00E002D6">
        <w:rPr>
          <w:rFonts w:ascii="Times New Roman" w:eastAsia="宋体" w:hAnsi="Times New Roman" w:cs="Times New Roman"/>
          <w:spacing w:val="-1"/>
          <w:sz w:val="24"/>
        </w:rPr>
        <w:t>health; important</w:t>
      </w:r>
      <w:r w:rsidRPr="00E002D6">
        <w:rPr>
          <w:rFonts w:ascii="Times New Roman" w:eastAsia="宋体" w:hAnsi="Times New Roman" w:cs="Times New Roman" w:hint="eastAsia"/>
          <w:spacing w:val="-1"/>
          <w:sz w:val="24"/>
          <w:lang w:eastAsia="zh"/>
        </w:rPr>
        <w:t>）</w:t>
      </w:r>
    </w:p>
    <w:p w14:paraId="7772A54A"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医生警告我们香烟会导致癌症。（</w:t>
      </w:r>
      <w:r w:rsidRPr="00E002D6">
        <w:rPr>
          <w:rFonts w:ascii="Times New Roman" w:eastAsia="宋体" w:hAnsi="Times New Roman" w:cs="Times New Roman"/>
          <w:spacing w:val="-1"/>
          <w:sz w:val="24"/>
        </w:rPr>
        <w:t>warn; cigarette; cancer</w:t>
      </w:r>
      <w:r w:rsidRPr="00E002D6">
        <w:rPr>
          <w:rFonts w:ascii="Times New Roman" w:eastAsia="宋体" w:hAnsi="Times New Roman" w:cs="Times New Roman" w:hint="eastAsia"/>
          <w:spacing w:val="-1"/>
          <w:sz w:val="24"/>
          <w:lang w:eastAsia="zh"/>
        </w:rPr>
        <w:t>）</w:t>
      </w:r>
    </w:p>
    <w:p w14:paraId="043BF6DB"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他承诺他会戒掉咬指甲的坏习惯。（</w:t>
      </w:r>
      <w:r w:rsidRPr="00E002D6">
        <w:rPr>
          <w:rFonts w:ascii="Times New Roman" w:eastAsia="宋体" w:hAnsi="Times New Roman" w:cs="Times New Roman"/>
          <w:spacing w:val="-1"/>
          <w:sz w:val="24"/>
        </w:rPr>
        <w:t>promise; quit; habit</w:t>
      </w:r>
      <w:r w:rsidRPr="00E002D6">
        <w:rPr>
          <w:rFonts w:ascii="Times New Roman" w:eastAsia="宋体" w:hAnsi="Times New Roman" w:cs="Times New Roman" w:hint="eastAsia"/>
          <w:spacing w:val="-1"/>
          <w:sz w:val="24"/>
          <w:lang w:eastAsia="zh"/>
        </w:rPr>
        <w:t>）</w:t>
      </w:r>
    </w:p>
    <w:p w14:paraId="0B79E37D"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众所周知，冥想能帮助人们缓解紧张。（</w:t>
      </w:r>
      <w:r w:rsidRPr="00E002D6">
        <w:rPr>
          <w:rFonts w:ascii="Times New Roman" w:eastAsia="宋体" w:hAnsi="Times New Roman" w:cs="Times New Roman"/>
          <w:spacing w:val="-1"/>
          <w:sz w:val="24"/>
        </w:rPr>
        <w:t>meditation; relieve; nervousness</w:t>
      </w:r>
      <w:r w:rsidRPr="00E002D6">
        <w:rPr>
          <w:rFonts w:ascii="Times New Roman" w:eastAsia="宋体" w:hAnsi="Times New Roman" w:cs="Times New Roman" w:hint="eastAsia"/>
          <w:spacing w:val="-1"/>
          <w:sz w:val="24"/>
          <w:lang w:eastAsia="zh"/>
        </w:rPr>
        <w:t>）</w:t>
      </w:r>
    </w:p>
    <w:p w14:paraId="5E18E12A"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这个行为值得称赞，因为它能保护人们的健康。（</w:t>
      </w:r>
      <w:r w:rsidRPr="00E002D6">
        <w:rPr>
          <w:rFonts w:ascii="Times New Roman" w:eastAsia="宋体" w:hAnsi="Times New Roman" w:cs="Times New Roman"/>
          <w:spacing w:val="-1"/>
          <w:sz w:val="24"/>
        </w:rPr>
        <w:t>praiseworthy; protect</w:t>
      </w:r>
      <w:r w:rsidRPr="00E002D6">
        <w:rPr>
          <w:rFonts w:ascii="Times New Roman" w:eastAsia="宋体" w:hAnsi="Times New Roman" w:cs="Times New Roman" w:hint="eastAsia"/>
          <w:spacing w:val="-1"/>
          <w:sz w:val="24"/>
          <w:lang w:eastAsia="zh"/>
        </w:rPr>
        <w:t>）</w:t>
      </w:r>
    </w:p>
    <w:p w14:paraId="7B82EF4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口香糖是有用的，因为它能帮助人们放弃香烟。（</w:t>
      </w:r>
      <w:r w:rsidRPr="00E002D6">
        <w:rPr>
          <w:rFonts w:ascii="Times New Roman" w:eastAsia="宋体" w:hAnsi="Times New Roman" w:cs="Times New Roman"/>
          <w:spacing w:val="-1"/>
          <w:sz w:val="24"/>
        </w:rPr>
        <w:t>chewing gum; give up</w:t>
      </w:r>
      <w:r w:rsidRPr="00E002D6">
        <w:rPr>
          <w:rFonts w:ascii="Times New Roman" w:eastAsia="宋体" w:hAnsi="Times New Roman" w:cs="Times New Roman" w:hint="eastAsia"/>
          <w:spacing w:val="-1"/>
          <w:sz w:val="24"/>
          <w:lang w:eastAsia="zh"/>
        </w:rPr>
        <w:t>）</w:t>
      </w:r>
    </w:p>
    <w:p w14:paraId="692293F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这个习惯有害，因为它会损害我们的健康。（</w:t>
      </w:r>
      <w:r w:rsidRPr="00E002D6">
        <w:rPr>
          <w:rFonts w:ascii="Times New Roman" w:eastAsia="宋体" w:hAnsi="Times New Roman" w:cs="Times New Roman"/>
          <w:spacing w:val="-1"/>
          <w:sz w:val="24"/>
        </w:rPr>
        <w:t>harmful; damage</w:t>
      </w:r>
      <w:r w:rsidRPr="00E002D6">
        <w:rPr>
          <w:rFonts w:ascii="Times New Roman" w:eastAsia="宋体" w:hAnsi="Times New Roman" w:cs="Times New Roman" w:hint="eastAsia"/>
          <w:spacing w:val="-1"/>
          <w:sz w:val="24"/>
          <w:lang w:eastAsia="zh"/>
        </w:rPr>
        <w:t>）</w:t>
      </w:r>
    </w:p>
    <w:p w14:paraId="6E94546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戒烟很重要，因为它能预防严重的疾病。（</w:t>
      </w:r>
      <w:r w:rsidRPr="00E002D6">
        <w:rPr>
          <w:rFonts w:ascii="Times New Roman" w:eastAsia="宋体" w:hAnsi="Times New Roman" w:cs="Times New Roman"/>
          <w:spacing w:val="-1"/>
          <w:sz w:val="24"/>
        </w:rPr>
        <w:t>quit smoking; prevent; illness</w:t>
      </w:r>
      <w:r w:rsidRPr="00E002D6">
        <w:rPr>
          <w:rFonts w:ascii="Times New Roman" w:eastAsia="宋体" w:hAnsi="Times New Roman" w:cs="Times New Roman" w:hint="eastAsia"/>
          <w:spacing w:val="-1"/>
          <w:sz w:val="24"/>
          <w:lang w:eastAsia="zh"/>
        </w:rPr>
        <w:t>）</w:t>
      </w:r>
    </w:p>
    <w:p w14:paraId="4B771184" w14:textId="77777777" w:rsidR="00792C08" w:rsidRPr="00E002D6" w:rsidRDefault="00000000">
      <w:pPr>
        <w:widowControl/>
        <w:numPr>
          <w:ilvl w:val="255"/>
          <w:numId w:val="0"/>
        </w:numPr>
        <w:jc w:val="lef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br w:type="page"/>
      </w:r>
    </w:p>
    <w:p w14:paraId="31E7D8FC"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15-16</w:t>
      </w:r>
    </w:p>
    <w:p w14:paraId="267C01D5"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Don</w:t>
      </w:r>
      <w:proofErr w:type="gramStart"/>
      <w:r w:rsidRPr="00E002D6">
        <w:rPr>
          <w:rFonts w:ascii="Times New Roman" w:hAnsi="Times New Roman" w:cs="Times New Roman"/>
          <w:b/>
          <w:bCs/>
          <w:sz w:val="36"/>
          <w:szCs w:val="44"/>
        </w:rPr>
        <w:t>’</w:t>
      </w:r>
      <w:proofErr w:type="gramEnd"/>
      <w:r w:rsidRPr="00E002D6">
        <w:rPr>
          <w:rFonts w:ascii="Times New Roman" w:hAnsi="Times New Roman" w:cs="Times New Roman" w:hint="eastAsia"/>
          <w:b/>
          <w:bCs/>
          <w:sz w:val="36"/>
          <w:szCs w:val="44"/>
        </w:rPr>
        <w:t>t Rely on Luck</w:t>
      </w:r>
      <w:r w:rsidRPr="00E002D6">
        <w:rPr>
          <w:rFonts w:ascii="Times New Roman" w:hAnsi="Times New Roman" w:cs="Times New Roman" w:hint="eastAsia"/>
          <w:b/>
          <w:bCs/>
          <w:sz w:val="36"/>
          <w:szCs w:val="44"/>
        </w:rPr>
        <w:t>！</w:t>
      </w:r>
    </w:p>
    <w:p w14:paraId="7E5F0A63" w14:textId="77777777" w:rsidR="00792C08" w:rsidRPr="00E002D6" w:rsidRDefault="00792C08">
      <w:pPr>
        <w:spacing w:line="400" w:lineRule="exact"/>
        <w:jc w:val="center"/>
        <w:rPr>
          <w:rFonts w:ascii="Times New Roman" w:hAnsi="Times New Roman" w:cs="Times New Roman"/>
          <w:b/>
          <w:bCs/>
          <w:sz w:val="36"/>
          <w:szCs w:val="44"/>
        </w:rPr>
      </w:pPr>
    </w:p>
    <w:p w14:paraId="1F1E7925"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6F1A399C"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                                </w:t>
      </w:r>
      <w:r w:rsidRPr="00E002D6">
        <w:rPr>
          <w:rFonts w:ascii="Cambria" w:hAnsi="Cambria" w:cs="Cambria" w:hint="eastAsia"/>
          <w:sz w:val="22"/>
          <w:szCs w:val="28"/>
        </w:rPr>
        <w:t xml:space="preserve"> </w:t>
      </w:r>
      <w:r w:rsidRPr="00E002D6">
        <w:rPr>
          <w:rFonts w:ascii="Cambria" w:hAnsi="Cambria" w:cs="Cambria"/>
          <w:sz w:val="22"/>
          <w:szCs w:val="28"/>
        </w:rPr>
        <w:t>/</w:t>
      </w:r>
      <w:proofErr w:type="spellStart"/>
      <w:r w:rsidRPr="00E002D6">
        <w:rPr>
          <w:rFonts w:ascii="Cambria" w:hAnsi="Cambria" w:cs="Cambria"/>
          <w:i/>
          <w:iCs/>
          <w:sz w:val="22"/>
          <w:szCs w:val="28"/>
        </w:rPr>
        <w:t>felɪŋ</w:t>
      </w:r>
      <w:proofErr w:type="spellEnd"/>
      <w:r w:rsidRPr="00E002D6">
        <w:rPr>
          <w:rFonts w:ascii="Cambria" w:hAnsi="Cambria" w:cs="Cambria"/>
          <w:sz w:val="22"/>
          <w:szCs w:val="28"/>
        </w:rPr>
        <w:t>/</w:t>
      </w:r>
    </w:p>
    <w:p w14:paraId="5C210636"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Passing exams is every student’s dream. Failing them is </w:t>
      </w:r>
      <w:proofErr w:type="gramStart"/>
      <w:r w:rsidRPr="00E002D6">
        <w:rPr>
          <w:rFonts w:ascii="Times New Roman" w:eastAsia="宋体" w:hAnsi="Times New Roman" w:cs="Times New Roman"/>
          <w:spacing w:val="-1"/>
          <w:sz w:val="28"/>
          <w:szCs w:val="28"/>
          <w:lang w:eastAsia="zh-CN"/>
        </w:rPr>
        <w:t>their</w:t>
      </w:r>
      <w:proofErr w:type="gramEnd"/>
      <w:r w:rsidRPr="00E002D6">
        <w:rPr>
          <w:rFonts w:ascii="Times New Roman" w:eastAsia="宋体" w:hAnsi="Times New Roman" w:cs="Times New Roman"/>
          <w:spacing w:val="-1"/>
          <w:sz w:val="28"/>
          <w:szCs w:val="28"/>
          <w:lang w:eastAsia="zh-CN"/>
        </w:rPr>
        <w:t xml:space="preserve"> </w:t>
      </w:r>
    </w:p>
    <w:p w14:paraId="79F83F39"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naɪtˌmɛr</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riəˌlaɪz</w:t>
      </w:r>
      <w:proofErr w:type="spellEnd"/>
      <w:r w:rsidRPr="00E002D6">
        <w:rPr>
          <w:rFonts w:ascii="Cambria" w:eastAsia="宋体" w:hAnsi="Cambria" w:cs="Cambria" w:hint="eastAsia"/>
          <w:spacing w:val="-1"/>
          <w:sz w:val="22"/>
          <w:szCs w:val="22"/>
          <w:lang w:eastAsia="zh-CN"/>
        </w:rPr>
        <w:t>/</w:t>
      </w:r>
    </w:p>
    <w:p w14:paraId="439E665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nightmare. So, to realize their dreams, many students try anything. They </w:t>
      </w:r>
    </w:p>
    <w:p w14:paraId="2EC9028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fɔrtʃənˌtɛlɚ</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r w:rsidRPr="00E002D6">
        <w:rPr>
          <w:rFonts w:ascii="Cambria" w:eastAsia="宋体" w:hAnsi="Cambria" w:cs="Cambria" w:hint="eastAsia"/>
          <w:i/>
          <w:iCs/>
          <w:spacing w:val="-1"/>
          <w:sz w:val="22"/>
          <w:szCs w:val="22"/>
          <w:lang w:eastAsia="zh-CN"/>
        </w:rPr>
        <w:t>l</w:t>
      </w:r>
      <w:r w:rsidRPr="00E002D6">
        <w:rPr>
          <w:rFonts w:ascii="Cambria" w:eastAsia="宋体" w:hAnsi="Cambria" w:cs="Cambria" w:hint="eastAsia"/>
          <w:i/>
          <w:iCs/>
          <w:spacing w:val="-1"/>
          <w:sz w:val="22"/>
          <w:szCs w:val="22"/>
          <w:lang w:eastAsia="zh-CN"/>
        </w:rPr>
        <w:t>ʌ</w:t>
      </w:r>
      <w:r w:rsidRPr="00E002D6">
        <w:rPr>
          <w:rFonts w:ascii="Cambria" w:eastAsia="宋体" w:hAnsi="Cambria" w:cs="Cambria" w:hint="eastAsia"/>
          <w:i/>
          <w:iCs/>
          <w:spacing w:val="-1"/>
          <w:sz w:val="22"/>
          <w:szCs w:val="22"/>
          <w:lang w:eastAsia="zh-CN"/>
        </w:rPr>
        <w:t>k</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 xml:space="preserve"> t</w:t>
      </w:r>
      <w:r w:rsidRPr="00E002D6">
        <w:rPr>
          <w:rFonts w:ascii="Cambria" w:eastAsia="宋体" w:hAnsi="Cambria" w:cs="Cambria" w:hint="eastAsia"/>
          <w:i/>
          <w:iCs/>
          <w:spacing w:val="-1"/>
          <w:sz w:val="22"/>
          <w:szCs w:val="22"/>
          <w:lang w:eastAsia="zh-CN"/>
        </w:rPr>
        <w:t>ʃ</w:t>
      </w:r>
      <w:proofErr w:type="spellStart"/>
      <w:r w:rsidRPr="00E002D6">
        <w:rPr>
          <w:rFonts w:ascii="Cambria" w:eastAsia="宋体" w:hAnsi="Cambria" w:cs="Cambria"/>
          <w:i/>
          <w:iCs/>
          <w:spacing w:val="-1"/>
          <w:sz w:val="22"/>
          <w:szCs w:val="22"/>
          <w:lang w:eastAsia="zh-CN"/>
        </w:rPr>
        <w:t>a</w:t>
      </w:r>
      <w:r w:rsidRPr="00E002D6">
        <w:rPr>
          <w:rFonts w:ascii="Cambria" w:eastAsia="宋体" w:hAnsi="Cambria" w:cs="Cambria" w:hint="eastAsia"/>
          <w:i/>
          <w:iCs/>
          <w:spacing w:val="-1"/>
          <w:sz w:val="22"/>
          <w:szCs w:val="22"/>
          <w:lang w:eastAsia="zh-CN"/>
        </w:rPr>
        <w:t>rmz</w:t>
      </w:r>
      <w:proofErr w:type="spellEnd"/>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kʌstəm</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p>
    <w:p w14:paraId="7072D69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even go to fortunetellers, buy lucky charms and follow old customs.</w:t>
      </w:r>
    </w:p>
    <w:p w14:paraId="009F987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bɛrɪ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pɝsən</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lang w:eastAsia="zh-CN"/>
        </w:rPr>
        <w:t>/</w:t>
      </w:r>
    </w:p>
    <w:p w14:paraId="05A87123"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In Korea, many students bury something personal in the university </w:t>
      </w:r>
    </w:p>
    <w:p w14:paraId="2A08FAC6"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/ˈ</w:t>
      </w:r>
      <w:proofErr w:type="spellStart"/>
      <w:r w:rsidRPr="00E002D6">
        <w:rPr>
          <w:rFonts w:ascii="Cambria" w:eastAsia="宋体" w:hAnsi="Cambria" w:cs="Cambria"/>
          <w:i/>
          <w:iCs/>
          <w:spacing w:val="-1"/>
          <w:sz w:val="22"/>
          <w:szCs w:val="22"/>
          <w:lang w:eastAsia="zh-CN"/>
        </w:rPr>
        <w:t>ɛntɚ</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mæɡnɪts</w:t>
      </w:r>
      <w:proofErr w:type="spellEnd"/>
      <w:r w:rsidRPr="00E002D6">
        <w:rPr>
          <w:rFonts w:ascii="Cambria" w:eastAsia="宋体" w:hAnsi="Cambria" w:cs="Cambria"/>
          <w:spacing w:val="-1"/>
          <w:sz w:val="22"/>
          <w:szCs w:val="22"/>
          <w:lang w:eastAsia="zh-CN"/>
        </w:rPr>
        <w:t>/</w:t>
      </w:r>
    </w:p>
    <w:p w14:paraId="35893F9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they want to enter. They believe that these things will act as magnets and </w:t>
      </w:r>
    </w:p>
    <w:p w14:paraId="6D59BDF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pᴜl</w:t>
      </w:r>
      <w:proofErr w:type="spellEnd"/>
      <w:r w:rsidRPr="00E002D6">
        <w:rPr>
          <w:rFonts w:ascii="Cambria" w:eastAsia="宋体" w:hAnsi="Cambria" w:cs="Cambria"/>
          <w:spacing w:val="-1"/>
          <w:sz w:val="22"/>
          <w:szCs w:val="22"/>
          <w:lang w:eastAsia="zh-CN"/>
        </w:rPr>
        <w:t>/</w:t>
      </w:r>
    </w:p>
    <w:p w14:paraId="26D8912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“pull” them into the university. Whether it works or not, nobody really</w:t>
      </w:r>
    </w:p>
    <w:p w14:paraId="5D466840"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i/>
          <w:iCs/>
          <w:spacing w:val="-1"/>
          <w:sz w:val="21"/>
          <w:szCs w:val="21"/>
          <w:lang w:eastAsia="zh-CN"/>
        </w:rPr>
        <w:t xml:space="preserve">  </w:t>
      </w:r>
      <w:r w:rsidRPr="00E002D6">
        <w:rPr>
          <w:rFonts w:ascii="Cambria" w:eastAsia="宋体" w:hAnsi="Cambria" w:cs="Cambria" w:hint="eastAsia"/>
          <w:i/>
          <w:iCs/>
          <w:spacing w:val="-1"/>
          <w:sz w:val="21"/>
          <w:szCs w:val="21"/>
          <w:lang w:eastAsia="zh-CN"/>
        </w:rPr>
        <w:t xml:space="preserve"> </w:t>
      </w: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æt</w:t>
      </w:r>
      <w:proofErr w:type="spellEnd"/>
      <w:r w:rsidRPr="00E002D6">
        <w:rPr>
          <w:rFonts w:ascii="Cambria" w:eastAsia="宋体" w:hAnsi="Cambria" w:cs="Cambria"/>
          <w:i/>
          <w:iCs/>
          <w:spacing w:val="-1"/>
          <w:sz w:val="21"/>
          <w:szCs w:val="21"/>
          <w:lang w:eastAsia="zh-CN"/>
        </w:rPr>
        <w:t xml:space="preserve"> list/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iz</w:t>
      </w:r>
      <w:proofErr w:type="spellEnd"/>
      <w:r w:rsidRPr="00E002D6">
        <w:rPr>
          <w:rFonts w:ascii="Cambria" w:eastAsia="宋体" w:hAnsi="Cambria" w:cs="Cambria"/>
          <w:spacing w:val="-1"/>
          <w:sz w:val="22"/>
          <w:szCs w:val="22"/>
          <w:lang w:eastAsia="zh-CN"/>
        </w:rPr>
        <w:t>/</w:t>
      </w:r>
    </w:p>
    <w:p w14:paraId="711A579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knows. At least it does ease the students’ minds about passing exams. </w:t>
      </w:r>
    </w:p>
    <w:p w14:paraId="1A9EE465" w14:textId="77777777" w:rsidR="00792C08" w:rsidRPr="00E002D6" w:rsidRDefault="00000000">
      <w:pPr>
        <w:pStyle w:val="a3"/>
        <w:spacing w:line="400" w:lineRule="exact"/>
        <w:ind w:left="6950" w:right="181" w:hangingChars="2500" w:hanging="6950"/>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hint="eastAsia"/>
          <w:i/>
          <w:iCs/>
          <w:spacing w:val="-1"/>
          <w:sz w:val="28"/>
          <w:szCs w:val="28"/>
          <w:lang w:eastAsia="zh-CN"/>
        </w:rPr>
        <w:t xml:space="preserve"> </w:t>
      </w: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rɪˈlaɪ</w:t>
      </w:r>
      <w:proofErr w:type="spellEnd"/>
      <w:r w:rsidRPr="00E002D6">
        <w:rPr>
          <w:rFonts w:ascii="Cambria" w:eastAsia="宋体" w:hAnsi="Cambria" w:cs="Cambria" w:hint="eastAs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ɑn</w:t>
      </w:r>
      <w:proofErr w:type="spellEnd"/>
      <w:r w:rsidRPr="00E002D6">
        <w:rPr>
          <w:rFonts w:ascii="Cambria" w:eastAsia="宋体" w:hAnsi="Cambria" w:cs="Cambria"/>
          <w:i/>
          <w:iCs/>
          <w:spacing w:val="-1"/>
          <w:sz w:val="21"/>
          <w:szCs w:val="21"/>
          <w:lang w:eastAsia="zh-CN"/>
        </w:rPr>
        <w:t>/</w:t>
      </w:r>
      <w:r w:rsidRPr="00E002D6">
        <w:rPr>
          <w:rFonts w:ascii="Times New Roman" w:eastAsia="宋体" w:hAnsi="Times New Roman" w:cs="Times New Roman" w:hint="eastAsia"/>
          <w:i/>
          <w:iCs/>
          <w:spacing w:val="-1"/>
          <w:sz w:val="28"/>
          <w:szCs w:val="28"/>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sʌbstəˌtjut</w:t>
      </w:r>
      <w:proofErr w:type="spellEnd"/>
      <w:r w:rsidRPr="00E002D6">
        <w:rPr>
          <w:rFonts w:ascii="Cambria" w:eastAsia="宋体" w:hAnsi="Cambria" w:cs="Cambria"/>
          <w:spacing w:val="-1"/>
          <w:sz w:val="22"/>
          <w:szCs w:val="22"/>
          <w:lang w:eastAsia="zh-CN"/>
        </w:rPr>
        <w:t>/</w:t>
      </w:r>
    </w:p>
    <w:p w14:paraId="5CACB48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Remember, though, you can’t always rely on luck. There is no substitute for hard work</w:t>
      </w:r>
      <w:r w:rsidRPr="00E002D6">
        <w:rPr>
          <w:rFonts w:ascii="Times New Roman" w:eastAsia="宋体" w:hAnsi="Times New Roman" w:cs="Times New Roman" w:hint="eastAsia"/>
          <w:spacing w:val="-1"/>
          <w:sz w:val="28"/>
          <w:szCs w:val="28"/>
          <w:lang w:eastAsia="zh-CN"/>
        </w:rPr>
        <w:t>.</w:t>
      </w:r>
    </w:p>
    <w:p w14:paraId="6895B37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z w:val="21"/>
          <w:szCs w:val="21"/>
        </w:rPr>
        <w:t>bʌmp</w:t>
      </w:r>
      <w:r w:rsidRPr="00E002D6">
        <w:rPr>
          <w:rFonts w:ascii="Cambria" w:eastAsia="宋体" w:hAnsi="Cambria" w:cs="Cambria"/>
          <w:i/>
          <w:iCs/>
          <w:sz w:val="21"/>
          <w:szCs w:val="21"/>
          <w:lang w:eastAsia="zh-CN"/>
        </w:rPr>
        <w:t>s</w:t>
      </w:r>
      <w:proofErr w:type="spellEnd"/>
      <w:r w:rsidRPr="00E002D6">
        <w:rPr>
          <w:rFonts w:ascii="Cambria" w:eastAsia="宋体" w:hAnsi="Cambria" w:cs="Cambria"/>
          <w:i/>
          <w:iCs/>
          <w:sz w:val="21"/>
          <w:szCs w:val="21"/>
        </w:rPr>
        <w:t xml:space="preserve"> ˈ</w:t>
      </w:r>
      <w:proofErr w:type="spellStart"/>
      <w:r w:rsidRPr="00E002D6">
        <w:rPr>
          <w:rFonts w:ascii="Cambria" w:eastAsia="宋体" w:hAnsi="Cambria" w:cs="Cambria"/>
          <w:i/>
          <w:iCs/>
          <w:sz w:val="21"/>
          <w:szCs w:val="21"/>
        </w:rPr>
        <w:t>ɪntu</w:t>
      </w:r>
      <w:proofErr w:type="spellEnd"/>
      <w:r w:rsidRPr="00E002D6">
        <w:rPr>
          <w:rFonts w:ascii="Cambria" w:eastAsia="宋体" w:hAnsi="Cambria" w:cs="Cambria"/>
          <w:i/>
          <w:iCs/>
          <w:sz w:val="21"/>
          <w:szCs w:val="21"/>
          <w:lang w:eastAsia="zh-CN"/>
        </w:rPr>
        <w:t>/</w:t>
      </w:r>
    </w:p>
    <w:p w14:paraId="5211FC8C"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Kim bumps into her classmate, Pak. (K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Kim; P</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Pak).</w:t>
      </w:r>
    </w:p>
    <w:p w14:paraId="1712626D" w14:textId="77777777" w:rsidR="00792C08" w:rsidRPr="00E002D6" w:rsidRDefault="00000000">
      <w:pPr>
        <w:pStyle w:val="a3"/>
        <w:spacing w:line="400" w:lineRule="exact"/>
        <w:ind w:right="183" w:firstLineChars="2000" w:firstLine="4360"/>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dɪˈprɛst</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t>K: What’s the matter, Pak? You look depressed. Did someone just die or what?​</w:t>
      </w:r>
    </w:p>
    <w:p w14:paraId="3756A1BA"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 Well, someone is going to soon.​</w:t>
      </w:r>
    </w:p>
    <w:p w14:paraId="118723E8"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K: Oh, my God! Really? Who is it?​</w:t>
      </w:r>
    </w:p>
    <w:p w14:paraId="08792BC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flʌŋk</w:t>
      </w:r>
      <w:r w:rsidRPr="00E002D6">
        <w:rPr>
          <w:rFonts w:ascii="Cambria" w:eastAsia="宋体" w:hAnsi="Cambria" w:cs="Cambria" w:hint="eastAsia"/>
          <w:i/>
          <w:iCs/>
          <w:spacing w:val="-1"/>
          <w:sz w:val="22"/>
          <w:szCs w:val="22"/>
          <w:lang w:eastAsia="zh-CN"/>
        </w:rPr>
        <w:t>t</w:t>
      </w:r>
      <w:proofErr w:type="spellEnd"/>
      <w:r w:rsidRPr="00E002D6">
        <w:rPr>
          <w:rFonts w:ascii="Cambria" w:eastAsia="宋体" w:hAnsi="Cambria" w:cs="Cambria"/>
          <w:spacing w:val="-1"/>
          <w:sz w:val="22"/>
          <w:szCs w:val="22"/>
          <w:lang w:eastAsia="zh-CN"/>
        </w:rPr>
        <w:t>/</w:t>
      </w:r>
    </w:p>
    <w:p w14:paraId="2B909F5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 Me. I flunked the exam and my dad’s going to kill me.​</w:t>
      </w:r>
    </w:p>
    <w:p w14:paraId="663CF191"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How come you flunked? I thought you did everything the fortuneteller told you to do.​</w:t>
      </w:r>
    </w:p>
    <w:p w14:paraId="4B0C2D47" w14:textId="77777777" w:rsidR="00792C08" w:rsidRPr="00E002D6" w:rsidRDefault="00000000">
      <w:pPr>
        <w:pStyle w:val="a3"/>
        <w:spacing w:line="400" w:lineRule="exact"/>
        <w:ind w:right="183" w:firstLineChars="1300" w:firstLine="2704"/>
        <w:rPr>
          <w:rFonts w:ascii="Cambria" w:eastAsia="宋体" w:hAnsi="Cambria" w:cs="Cambria"/>
          <w:i/>
          <w:iCs/>
          <w:spacing w:val="-1"/>
          <w:sz w:val="21"/>
          <w:szCs w:val="21"/>
          <w:lang w:eastAsia="zh-CN"/>
        </w:rPr>
      </w:pP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wəz</w:t>
      </w:r>
      <w:proofErr w:type="spellEnd"/>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ʃʊr</w:t>
      </w:r>
      <w:proofErr w:type="spellEnd"/>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ʌv</w:t>
      </w:r>
      <w:proofErr w:type="spellEnd"/>
      <w:r w:rsidRPr="00E002D6">
        <w:rPr>
          <w:rFonts w:ascii="Cambria" w:eastAsia="宋体" w:hAnsi="Cambria" w:cs="Cambria"/>
          <w:i/>
          <w:iCs/>
          <w:spacing w:val="-1"/>
          <w:sz w:val="21"/>
          <w:szCs w:val="21"/>
          <w:lang w:eastAsia="zh-CN"/>
        </w:rPr>
        <w:t>/</w:t>
      </w:r>
    </w:p>
    <w:p w14:paraId="2D31E25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P: I thought so, too. I was sure of passing. That’s why I went to see him </w:t>
      </w:r>
      <w:r w:rsidRPr="00E002D6">
        <w:rPr>
          <w:rFonts w:ascii="Times New Roman" w:eastAsia="宋体" w:hAnsi="Times New Roman" w:cs="Times New Roman"/>
          <w:spacing w:val="-1"/>
          <w:sz w:val="28"/>
          <w:szCs w:val="28"/>
          <w:lang w:eastAsia="zh-CN"/>
        </w:rPr>
        <w:lastRenderedPageBreak/>
        <w:t>this morning.​</w:t>
      </w:r>
    </w:p>
    <w:p w14:paraId="6DC44259"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K: Well, what did he say?​</w:t>
      </w:r>
    </w:p>
    <w:p w14:paraId="1D323304"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 He said I flunked because I did everything very well except that I forgot one thing.​</w:t>
      </w:r>
    </w:p>
    <w:p w14:paraId="29DBDC79"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K: What’s that?​</w:t>
      </w:r>
    </w:p>
    <w:p w14:paraId="72A5D46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 I didn’t study!</w:t>
      </w:r>
    </w:p>
    <w:p w14:paraId="5ED1D04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32300671"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7773DDF0"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33162591"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rely on ...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rɪˈlaɪ</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ɑn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rɪˈlaɪ</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ɒn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依靠</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hint="eastAsia"/>
          <w:spacing w:val="-1"/>
          <w:sz w:val="22"/>
          <w:szCs w:val="22"/>
        </w:rPr>
        <w:t>依赖</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hint="eastAsia"/>
          <w:spacing w:val="-1"/>
          <w:sz w:val="22"/>
          <w:szCs w:val="22"/>
        </w:rPr>
        <w:t>指望</w:t>
      </w:r>
      <w:r w:rsidRPr="00E002D6">
        <w:rPr>
          <w:rFonts w:ascii="Times New Roman" w:eastAsia="宋体" w:hAnsi="Times New Roman" w:cs="Times New Roman" w:hint="eastAsia"/>
          <w:spacing w:val="-1"/>
          <w:sz w:val="22"/>
          <w:szCs w:val="22"/>
          <w:lang w:eastAsia="zh"/>
        </w:rPr>
        <w:t>……</w:t>
      </w:r>
    </w:p>
    <w:p w14:paraId="73ABFC5F"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fail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hint="eastAsia"/>
          <w:spacing w:val="-1"/>
          <w:sz w:val="22"/>
          <w:szCs w:val="22"/>
        </w:rPr>
        <w:t>fel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fe</w:t>
      </w:r>
      <w:proofErr w:type="spellEnd"/>
      <w:r w:rsidRPr="00E002D6">
        <w:rPr>
          <w:rFonts w:ascii="Cambria" w:eastAsia="宋体" w:hAnsi="Cambria" w:cs="Cambria" w:hint="eastAsia"/>
          <w:spacing w:val="-1"/>
          <w:sz w:val="22"/>
          <w:szCs w:val="22"/>
        </w:rPr>
        <w:t>ɪ</w:t>
      </w:r>
      <w:r w:rsidRPr="00E002D6">
        <w:rPr>
          <w:rFonts w:ascii="Cambria" w:eastAsia="宋体" w:hAnsi="Cambria" w:cs="Cambria"/>
          <w:spacing w:val="-1"/>
          <w:sz w:val="22"/>
          <w:szCs w:val="22"/>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使</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不及格</w:t>
      </w:r>
      <w:r w:rsidRPr="00E002D6">
        <w:rPr>
          <w:rFonts w:ascii="Times New Roman" w:eastAsia="宋体" w:hAnsi="Times New Roman" w:cs="Times New Roman" w:hint="eastAsia"/>
          <w:spacing w:val="-1"/>
          <w:sz w:val="22"/>
          <w:szCs w:val="22"/>
        </w:rPr>
        <w:t xml:space="preserve">  &amp; </w:t>
      </w:r>
      <w:r w:rsidRPr="00E002D6">
        <w:rPr>
          <w:rFonts w:ascii="Times New Roman" w:eastAsia="宋体" w:hAnsi="Times New Roman" w:cs="Times New Roman" w:hint="eastAsia"/>
          <w:i/>
          <w:iCs/>
          <w:spacing w:val="-1"/>
          <w:sz w:val="22"/>
          <w:szCs w:val="22"/>
        </w:rPr>
        <w:t xml:space="preserve">vi. </w:t>
      </w:r>
      <w:r w:rsidRPr="00E002D6">
        <w:rPr>
          <w:rFonts w:ascii="Times New Roman" w:eastAsia="宋体" w:hAnsi="Times New Roman" w:cs="Times New Roman" w:hint="eastAsia"/>
          <w:spacing w:val="-1"/>
          <w:sz w:val="22"/>
          <w:szCs w:val="22"/>
        </w:rPr>
        <w:t>失败</w:t>
      </w:r>
      <w:r w:rsidRPr="00E002D6">
        <w:rPr>
          <w:rFonts w:ascii="Times New Roman" w:eastAsia="宋体" w:hAnsi="Times New Roman" w:cs="Times New Roman" w:hint="eastAsia"/>
          <w:spacing w:val="-1"/>
          <w:sz w:val="22"/>
          <w:szCs w:val="22"/>
        </w:rPr>
        <w:t xml:space="preserve"> </w:t>
      </w:r>
    </w:p>
    <w:p w14:paraId="27FDBA68" w14:textId="77777777" w:rsidR="00792C08" w:rsidRPr="00E002D6" w:rsidRDefault="00000000">
      <w:pPr>
        <w:numPr>
          <w:ilvl w:val="0"/>
          <w:numId w:val="17"/>
        </w:numPr>
        <w:spacing w:line="400" w:lineRule="exact"/>
        <w:rPr>
          <w:rFonts w:ascii="Times New Roman" w:eastAsia="宋体" w:hAnsi="Times New Roman" w:cs="Times New Roman"/>
          <w:b/>
          <w:bCs/>
          <w:spacing w:val="-1"/>
          <w:sz w:val="22"/>
          <w:szCs w:val="22"/>
        </w:rPr>
      </w:pPr>
      <w:proofErr w:type="gramStart"/>
      <w:r w:rsidRPr="00E002D6">
        <w:rPr>
          <w:rFonts w:ascii="Times New Roman" w:eastAsia="宋体" w:hAnsi="Times New Roman" w:cs="Times New Roman" w:hint="eastAsia"/>
          <w:b/>
          <w:bCs/>
          <w:spacing w:val="-1"/>
          <w:sz w:val="22"/>
          <w:szCs w:val="22"/>
        </w:rPr>
        <w:t>nightmare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naɪtˌmɛr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naɪtm</w:t>
      </w:r>
      <w:r w:rsidRPr="00E002D6">
        <w:rPr>
          <w:rFonts w:ascii="Cambria" w:eastAsia="宋体" w:hAnsi="Cambria" w:cs="Cambria" w:hint="eastAsia"/>
          <w:spacing w:val="-1"/>
          <w:sz w:val="22"/>
          <w:szCs w:val="22"/>
        </w:rPr>
        <w:t>e</w:t>
      </w:r>
      <w:r w:rsidRPr="00E002D6">
        <w:rPr>
          <w:rFonts w:ascii="Cambria" w:eastAsia="宋体" w:hAnsi="Cambria" w:cs="Cambria"/>
          <w:spacing w:val="-1"/>
          <w:sz w:val="22"/>
          <w:szCs w:val="22"/>
        </w:rPr>
        <w:t>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proofErr w:type="gramEnd"/>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噩梦；梦魇</w:t>
      </w:r>
      <w:r w:rsidRPr="00E002D6">
        <w:rPr>
          <w:rFonts w:ascii="Times New Roman" w:eastAsia="宋体" w:hAnsi="Times New Roman" w:cs="Times New Roman" w:hint="eastAsia"/>
          <w:b/>
          <w:bCs/>
          <w:spacing w:val="-1"/>
          <w:sz w:val="22"/>
          <w:szCs w:val="22"/>
        </w:rPr>
        <w:t xml:space="preserve">  </w:t>
      </w:r>
    </w:p>
    <w:p w14:paraId="4BE4DEDA" w14:textId="77777777" w:rsidR="00792C08" w:rsidRPr="00E002D6" w:rsidRDefault="00000000">
      <w:pPr>
        <w:numPr>
          <w:ilvl w:val="0"/>
          <w:numId w:val="17"/>
        </w:numPr>
        <w:spacing w:line="400" w:lineRule="exact"/>
        <w:jc w:val="left"/>
        <w:rPr>
          <w:sz w:val="22"/>
          <w:szCs w:val="22"/>
        </w:rPr>
      </w:pPr>
      <w:proofErr w:type="gramStart"/>
      <w:r w:rsidRPr="00E002D6">
        <w:rPr>
          <w:rFonts w:ascii="Times New Roman" w:eastAsia="宋体" w:hAnsi="Times New Roman" w:cs="Times New Roman" w:hint="eastAsia"/>
          <w:b/>
          <w:bCs/>
          <w:spacing w:val="-1"/>
          <w:sz w:val="22"/>
          <w:szCs w:val="22"/>
        </w:rPr>
        <w:t>realize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riəˌlaɪz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riːəlaɪz</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实现；了解</w:t>
      </w:r>
    </w:p>
    <w:p w14:paraId="26463E71" w14:textId="77777777" w:rsidR="00792C08" w:rsidRPr="00E002D6" w:rsidRDefault="00000000">
      <w:pPr>
        <w:numPr>
          <w:ilvl w:val="0"/>
          <w:numId w:val="17"/>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fortuneteller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fɔrtʃənˌtɛlɚ</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fɔːrtʃəntelə</w:t>
      </w:r>
      <w:r w:rsidRPr="00E002D6">
        <w:rPr>
          <w:rFonts w:ascii="Cambria" w:eastAsia="宋体" w:hAnsi="Cambria" w:cs="Cambria" w:hint="eastAsia"/>
          <w:spacing w:val="-1"/>
          <w:sz w:val="22"/>
          <w:szCs w:val="22"/>
        </w:rPr>
        <w:t>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算命者</w:t>
      </w:r>
      <w:r w:rsidRPr="00E002D6">
        <w:rPr>
          <w:rFonts w:ascii="Times New Roman" w:eastAsia="宋体" w:hAnsi="Times New Roman" w:cs="Times New Roman" w:hint="eastAsia"/>
          <w:i/>
          <w:iCs/>
          <w:spacing w:val="-1"/>
          <w:sz w:val="22"/>
          <w:szCs w:val="22"/>
        </w:rPr>
        <w:t xml:space="preserve"> </w:t>
      </w:r>
    </w:p>
    <w:p w14:paraId="6FD64872" w14:textId="77777777" w:rsidR="00792C08" w:rsidRPr="00E002D6" w:rsidRDefault="00000000">
      <w:pPr>
        <w:numPr>
          <w:ilvl w:val="0"/>
          <w:numId w:val="17"/>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lucky charm</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l</w:t>
      </w:r>
      <w:r w:rsidRPr="00E002D6">
        <w:rPr>
          <w:rFonts w:ascii="Cambria" w:eastAsia="宋体" w:hAnsi="Cambria" w:cs="Cambria" w:hint="eastAsia"/>
          <w:spacing w:val="-1"/>
          <w:sz w:val="22"/>
          <w:szCs w:val="22"/>
        </w:rPr>
        <w:t>ʌ</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 xml:space="preserve"> t</w:t>
      </w:r>
      <w:r w:rsidRPr="00E002D6">
        <w:rPr>
          <w:rFonts w:ascii="Cambria" w:eastAsia="宋体" w:hAnsi="Cambria" w:cs="Cambria" w:hint="eastAsia"/>
          <w:spacing w:val="-1"/>
          <w:sz w:val="22"/>
          <w:szCs w:val="22"/>
        </w:rPr>
        <w:t>ʃɑ</w:t>
      </w:r>
      <w:r w:rsidRPr="00E002D6">
        <w:rPr>
          <w:rFonts w:ascii="Cambria" w:eastAsia="宋体" w:hAnsi="Cambria" w:cs="Cambria" w:hint="eastAsia"/>
          <w:spacing w:val="-1"/>
          <w:sz w:val="22"/>
          <w:szCs w:val="22"/>
        </w:rPr>
        <w:t>rm</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lʌki</w:t>
      </w:r>
      <w:proofErr w:type="spellEnd"/>
      <w:r w:rsidRPr="00E002D6">
        <w:rPr>
          <w:rFonts w:ascii="Times New Roman" w:eastAsia="宋体" w:hAnsi="Times New Roman" w:cs="Times New Roman" w:hint="eastAsia"/>
          <w:spacing w:val="-1"/>
          <w:sz w:val="22"/>
          <w:szCs w:val="22"/>
        </w:rPr>
        <w:t xml:space="preserve"> </w:t>
      </w:r>
      <w:proofErr w:type="spellStart"/>
      <w:proofErr w:type="gramStart"/>
      <w:r w:rsidRPr="00E002D6">
        <w:rPr>
          <w:rFonts w:ascii="Cambria" w:eastAsia="宋体" w:hAnsi="Cambria" w:cs="Cambria"/>
          <w:spacing w:val="-1"/>
          <w:sz w:val="22"/>
          <w:szCs w:val="22"/>
        </w:rPr>
        <w:t>tʃɑːm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幸运的</w:t>
      </w:r>
    </w:p>
    <w:p w14:paraId="0AA61DA0" w14:textId="77777777" w:rsidR="00792C08" w:rsidRPr="00E002D6" w:rsidRDefault="00000000">
      <w:pPr>
        <w:pStyle w:val="a3"/>
        <w:numPr>
          <w:ilvl w:val="0"/>
          <w:numId w:val="17"/>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custom</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kʌstəm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kʌstəm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风俗；习惯</w:t>
      </w:r>
    </w:p>
    <w:p w14:paraId="21CB3F4B" w14:textId="77777777" w:rsidR="00792C08" w:rsidRPr="00E002D6" w:rsidRDefault="00000000">
      <w:pPr>
        <w:numPr>
          <w:ilvl w:val="0"/>
          <w:numId w:val="17"/>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bury</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bɛrɪ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beri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proofErr w:type="gramEnd"/>
      <w:r w:rsidRPr="00E002D6">
        <w:rPr>
          <w:rFonts w:ascii="Times New Roman" w:hAnsi="Times New Roman" w:cs="Times New Roman" w:hint="eastAsia"/>
          <w:i/>
          <w:iCs/>
          <w:sz w:val="22"/>
          <w:szCs w:val="22"/>
        </w:rPr>
        <w:t>vt</w:t>
      </w:r>
      <w:r w:rsidRPr="00E002D6">
        <w:rPr>
          <w:rFonts w:ascii="Times New Roman" w:hAnsi="Times New Roman" w:cs="Times New Roman"/>
          <w:i/>
          <w:iCs/>
          <w:sz w:val="22"/>
          <w:szCs w:val="22"/>
        </w:rPr>
        <w:t>.</w:t>
      </w:r>
      <w:proofErr w:type="spellEnd"/>
      <w:r w:rsidRPr="00E002D6">
        <w:rPr>
          <w:rFonts w:hint="eastAsia"/>
          <w:sz w:val="22"/>
          <w:szCs w:val="22"/>
        </w:rPr>
        <w:t xml:space="preserve"> </w:t>
      </w:r>
      <w:r w:rsidRPr="00E002D6">
        <w:rPr>
          <w:rFonts w:ascii="Times New Roman" w:eastAsia="宋体" w:hAnsi="Times New Roman" w:cs="Times New Roman" w:hint="eastAsia"/>
          <w:spacing w:val="-1"/>
          <w:sz w:val="22"/>
          <w:szCs w:val="22"/>
        </w:rPr>
        <w:t>埋藏</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0D47F49E"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personal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pɝsən</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pɜː</w:t>
      </w:r>
      <w:r w:rsidRPr="00E002D6">
        <w:rPr>
          <w:rFonts w:ascii="Cambria" w:eastAsia="宋体" w:hAnsi="Cambria" w:cs="Cambria" w:hint="eastAsia"/>
          <w:spacing w:val="-1"/>
          <w:sz w:val="22"/>
          <w:szCs w:val="22"/>
        </w:rPr>
        <w:t>r</w:t>
      </w:r>
      <w:r w:rsidRPr="00E002D6">
        <w:rPr>
          <w:rFonts w:ascii="Cambria" w:eastAsia="宋体" w:hAnsi="Cambria" w:cs="Cambria"/>
          <w:spacing w:val="-1"/>
          <w:sz w:val="22"/>
          <w:szCs w:val="22"/>
        </w:rPr>
        <w:t>sən</w:t>
      </w:r>
      <w:proofErr w:type="spellEnd"/>
      <w:r w:rsidRPr="00E002D6">
        <w:rPr>
          <w:rFonts w:ascii="Cambria" w:eastAsia="宋体" w:hAnsi="Cambria" w:cs="Cambria" w:hint="eastAsia"/>
          <w:spacing w:val="-1"/>
          <w:sz w:val="22"/>
          <w:szCs w:val="22"/>
        </w:rPr>
        <w:t>ə</w:t>
      </w:r>
      <w:r w:rsidRPr="00E002D6">
        <w:rPr>
          <w:rFonts w:ascii="Cambria" w:eastAsia="宋体" w:hAnsi="Cambria" w:cs="Cambria"/>
          <w:spacing w:val="-1"/>
          <w:sz w:val="22"/>
          <w:szCs w:val="22"/>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eastAsia="宋体" w:hAnsi="Times New Roman" w:cs="Times New Roman" w:hint="eastAsia"/>
          <w:spacing w:val="-1"/>
          <w:sz w:val="22"/>
          <w:szCs w:val="22"/>
        </w:rPr>
        <w:t>私人的</w:t>
      </w:r>
    </w:p>
    <w:p w14:paraId="1C80191B" w14:textId="77777777" w:rsidR="00792C08" w:rsidRPr="00E002D6" w:rsidRDefault="00000000">
      <w:pPr>
        <w:numPr>
          <w:ilvl w:val="0"/>
          <w:numId w:val="17"/>
        </w:numPr>
        <w:spacing w:line="400" w:lineRule="exact"/>
        <w:jc w:val="left"/>
        <w:rPr>
          <w:sz w:val="22"/>
          <w:szCs w:val="22"/>
        </w:rPr>
      </w:pPr>
      <w:proofErr w:type="gramStart"/>
      <w:r w:rsidRPr="00E002D6">
        <w:rPr>
          <w:rFonts w:ascii="Times New Roman" w:eastAsia="宋体" w:hAnsi="Times New Roman" w:cs="Times New Roman" w:hint="eastAsia"/>
          <w:b/>
          <w:bCs/>
          <w:spacing w:val="-1"/>
          <w:sz w:val="22"/>
          <w:szCs w:val="22"/>
        </w:rPr>
        <w:t>enter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spacing w:val="-1"/>
          <w:sz w:val="22"/>
          <w:szCs w:val="22"/>
        </w:rPr>
        <w:t>[</w:t>
      </w:r>
      <w:proofErr w:type="gramStart"/>
      <w:r w:rsidRPr="00E002D6">
        <w:rPr>
          <w:rFonts w:ascii="Times New Roman" w:eastAsia="宋体" w:hAnsi="Times New Roman" w:cs="Times New Roman"/>
          <w:spacing w:val="-1"/>
          <w:sz w:val="22"/>
          <w:szCs w:val="22"/>
        </w:rPr>
        <w:t>ˈ</w:t>
      </w:r>
      <w:proofErr w:type="spellStart"/>
      <w:r w:rsidRPr="00E002D6">
        <w:rPr>
          <w:rFonts w:ascii="Cambria" w:eastAsia="宋体" w:hAnsi="Cambria" w:cs="Cambria"/>
          <w:spacing w:val="-1"/>
          <w:sz w:val="22"/>
          <w:szCs w:val="22"/>
        </w:rPr>
        <w:t>ɛntɚ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entər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进入</w:t>
      </w:r>
    </w:p>
    <w:p w14:paraId="794FF420"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magnet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mæɡnɪt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mæɡnɪt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磁铁</w:t>
      </w:r>
    </w:p>
    <w:p w14:paraId="0B556F3B"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pull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Times New Roman" w:eastAsia="宋体" w:hAnsi="Times New Roman" w:cs="Times New Roman" w:hint="eastAsia"/>
          <w:spacing w:val="-1"/>
          <w:sz w:val="22"/>
          <w:szCs w:val="22"/>
        </w:rPr>
        <w:t>p</w:t>
      </w:r>
      <w:r w:rsidRPr="00E002D6">
        <w:rPr>
          <w:rFonts w:ascii="Cambria" w:eastAsia="宋体" w:hAnsi="Cambria" w:cs="Cambria"/>
          <w:spacing w:val="-1"/>
          <w:sz w:val="22"/>
          <w:szCs w:val="22"/>
        </w:rPr>
        <w:t>ᴜ</w:t>
      </w:r>
      <w:r w:rsidRPr="00E002D6">
        <w:rPr>
          <w:rFonts w:ascii="Times New Roman" w:eastAsia="宋体" w:hAnsi="Times New Roman" w:cs="Times New Roman" w:hint="eastAsia"/>
          <w:spacing w:val="-1"/>
          <w:sz w:val="22"/>
          <w:szCs w:val="22"/>
        </w:rPr>
        <w:t>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pʊl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拉</w:t>
      </w:r>
    </w:p>
    <w:p w14:paraId="6798EACB" w14:textId="77777777" w:rsidR="00792C08" w:rsidRPr="00E002D6" w:rsidRDefault="00000000">
      <w:pPr>
        <w:numPr>
          <w:ilvl w:val="0"/>
          <w:numId w:val="1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at least  KK: </w:t>
      </w:r>
      <w:r w:rsidRPr="00E002D6">
        <w:rPr>
          <w:rFonts w:ascii="Times New Roman" w:eastAsia="宋体" w:hAnsi="Times New Roman" w:cs="Times New Roman" w:hint="eastAsia"/>
          <w:spacing w:val="-1"/>
          <w:sz w:val="22"/>
          <w:szCs w:val="22"/>
          <w:lang w:eastAsia="zh"/>
        </w:rPr>
        <w:t>[</w:t>
      </w:r>
      <w:proofErr w:type="spellStart"/>
      <w:r w:rsidRPr="00E002D6">
        <w:rPr>
          <w:rFonts w:ascii="Times New Roman" w:eastAsia="宋体" w:hAnsi="Times New Roman" w:cs="Times New Roman" w:hint="eastAsia"/>
          <w:spacing w:val="-1"/>
          <w:sz w:val="22"/>
          <w:szCs w:val="22"/>
        </w:rPr>
        <w:t>æt</w:t>
      </w:r>
      <w:proofErr w:type="spellEnd"/>
      <w:r w:rsidRPr="00E002D6">
        <w:rPr>
          <w:rFonts w:ascii="Times New Roman" w:eastAsia="宋体" w:hAnsi="Times New Roman" w:cs="Times New Roman" w:hint="eastAsia"/>
          <w:spacing w:val="-1"/>
          <w:sz w:val="22"/>
          <w:szCs w:val="22"/>
        </w:rPr>
        <w:t xml:space="preserve"> list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æt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liːst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至少</w:t>
      </w:r>
    </w:p>
    <w:p w14:paraId="70746F12" w14:textId="77777777" w:rsidR="00792C08" w:rsidRPr="00E002D6" w:rsidRDefault="00000000">
      <w:pPr>
        <w:numPr>
          <w:ilvl w:val="0"/>
          <w:numId w:val="17"/>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ease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iz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iːz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proofErr w:type="gramEnd"/>
      <w:r w:rsidRPr="00E002D6">
        <w:rPr>
          <w:rFonts w:ascii="Times New Roman" w:hAnsi="Times New Roman" w:cs="Times New Roman" w:hint="eastAsia"/>
          <w:i/>
          <w:iCs/>
          <w:sz w:val="22"/>
          <w:szCs w:val="22"/>
        </w:rPr>
        <w:t>vt</w:t>
      </w:r>
      <w:r w:rsidRPr="00E002D6">
        <w:rPr>
          <w:rFonts w:ascii="Times New Roman" w:hAnsi="Times New Roman" w:cs="Times New Roman"/>
          <w:i/>
          <w:iCs/>
          <w:sz w:val="22"/>
          <w:szCs w:val="22"/>
        </w:rPr>
        <w:t>.</w:t>
      </w:r>
      <w:proofErr w:type="spellEnd"/>
      <w:r w:rsidRPr="00E002D6">
        <w:rPr>
          <w:rFonts w:hint="eastAsia"/>
          <w:sz w:val="22"/>
          <w:szCs w:val="22"/>
        </w:rPr>
        <w:t xml:space="preserve"> </w:t>
      </w:r>
      <w:r w:rsidRPr="00E002D6">
        <w:rPr>
          <w:rFonts w:ascii="Times New Roman" w:eastAsia="宋体" w:hAnsi="Times New Roman" w:cs="Times New Roman" w:hint="eastAsia"/>
          <w:spacing w:val="-1"/>
          <w:sz w:val="22"/>
          <w:szCs w:val="22"/>
        </w:rPr>
        <w:t>舒缓；减轻</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痛苦、压力等</w:t>
      </w:r>
      <w:r w:rsidRPr="00E002D6">
        <w:rPr>
          <w:rFonts w:ascii="Times New Roman" w:eastAsia="宋体" w:hAnsi="Times New Roman" w:cs="Times New Roman"/>
          <w:spacing w:val="-1"/>
          <w:sz w:val="22"/>
          <w:szCs w:val="22"/>
        </w:rPr>
        <w:t>）</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3DD5F302" w14:textId="77777777" w:rsidR="00792C08" w:rsidRPr="00E002D6" w:rsidRDefault="00000000">
      <w:pPr>
        <w:numPr>
          <w:ilvl w:val="0"/>
          <w:numId w:val="17"/>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宋体" w:hAnsi="Times New Roman" w:cs="Times New Roman" w:hint="eastAsia"/>
          <w:b/>
          <w:bCs/>
          <w:spacing w:val="-1"/>
          <w:sz w:val="22"/>
          <w:szCs w:val="22"/>
        </w:rPr>
        <w:t>substitute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sʌbstəˌtjut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sʌbstɪtuːt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hint="eastAsia"/>
          <w:i/>
          <w:iCs/>
          <w:sz w:val="22"/>
          <w:szCs w:val="22"/>
        </w:rPr>
        <w:t>n.</w:t>
      </w:r>
      <w:proofErr w:type="gramEnd"/>
      <w:r w:rsidRPr="00E002D6">
        <w:rPr>
          <w:rFonts w:ascii="Times New Roman" w:hAnsi="Times New Roman" w:cs="Times New Roman" w:hint="eastAsia"/>
          <w:i/>
          <w:iCs/>
          <w:sz w:val="22"/>
          <w:szCs w:val="22"/>
        </w:rPr>
        <w:t xml:space="preserve"> &amp; </w:t>
      </w:r>
      <w:proofErr w:type="spellStart"/>
      <w:r w:rsidRPr="00E002D6">
        <w:rPr>
          <w:rFonts w:ascii="Times New Roman" w:hAnsi="Times New Roman" w:cs="Times New Roman" w:hint="eastAsia"/>
          <w:i/>
          <w:iCs/>
          <w:sz w:val="22"/>
          <w:szCs w:val="22"/>
        </w:rPr>
        <w:t>vt.</w:t>
      </w:r>
      <w:proofErr w:type="spellEnd"/>
      <w:r w:rsidRPr="00E002D6">
        <w:rPr>
          <w:rFonts w:hint="eastAsia"/>
          <w:sz w:val="22"/>
          <w:szCs w:val="22"/>
        </w:rPr>
        <w:t xml:space="preserve"> </w:t>
      </w:r>
      <w:r w:rsidRPr="00E002D6">
        <w:rPr>
          <w:rFonts w:ascii="Times New Roman" w:eastAsia="宋体" w:hAnsi="Times New Roman" w:cs="Times New Roman" w:hint="eastAsia"/>
          <w:spacing w:val="-1"/>
          <w:sz w:val="22"/>
          <w:szCs w:val="22"/>
        </w:rPr>
        <w:t>替代</w:t>
      </w:r>
    </w:p>
    <w:p w14:paraId="53D87C1A" w14:textId="77777777" w:rsidR="00792C08" w:rsidRPr="00E002D6" w:rsidRDefault="00000000">
      <w:pPr>
        <w:numPr>
          <w:ilvl w:val="0"/>
          <w:numId w:val="17"/>
        </w:numPr>
        <w:spacing w:line="400" w:lineRule="exact"/>
      </w:pPr>
      <w:proofErr w:type="gramStart"/>
      <w:r w:rsidRPr="00E002D6">
        <w:rPr>
          <w:rFonts w:ascii="Times New Roman" w:eastAsia="Times New Roman" w:hAnsi="Times New Roman" w:cs="Times New Roman"/>
          <w:b/>
          <w:bCs/>
          <w:spacing w:val="-2"/>
          <w:sz w:val="22"/>
          <w:szCs w:val="22"/>
        </w:rPr>
        <w:t>flunk</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flʌŋk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flʌŋk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vi</w:t>
      </w:r>
      <w:proofErr w:type="gramEnd"/>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考试不及格</w:t>
      </w:r>
      <w:r w:rsidRPr="00E002D6">
        <w:rPr>
          <w:rFonts w:ascii="Times New Roman" w:eastAsia="宋体" w:hAnsi="Times New Roman" w:cs="Times New Roman" w:hint="eastAsia"/>
          <w:spacing w:val="-2"/>
          <w:sz w:val="22"/>
          <w:szCs w:val="22"/>
        </w:rPr>
        <w:t xml:space="preserve">  &amp; </w:t>
      </w:r>
      <w:proofErr w:type="spellStart"/>
      <w:r w:rsidRPr="00E002D6">
        <w:rPr>
          <w:rFonts w:ascii="Times New Roman" w:eastAsia="宋体" w:hAnsi="Times New Roman" w:cs="Times New Roman" w:hint="eastAsia"/>
          <w:i/>
          <w:iCs/>
          <w:spacing w:val="-2"/>
          <w:sz w:val="22"/>
          <w:szCs w:val="22"/>
        </w:rPr>
        <w:t>vt.</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rPr>
        <w:t>使不及格</w:t>
      </w:r>
    </w:p>
    <w:p w14:paraId="331DCC42" w14:textId="77777777" w:rsidR="00792C08" w:rsidRPr="00E002D6" w:rsidRDefault="00000000">
      <w:pPr>
        <w:numPr>
          <w:ilvl w:val="0"/>
          <w:numId w:val="17"/>
        </w:numPr>
        <w:spacing w:line="400" w:lineRule="exact"/>
      </w:pPr>
      <w:r w:rsidRPr="00E002D6">
        <w:rPr>
          <w:rFonts w:ascii="Times New Roman" w:eastAsia="Times New Roman" w:hAnsi="Times New Roman" w:cs="Times New Roman" w:hint="eastAsia"/>
          <w:b/>
          <w:bCs/>
          <w:spacing w:val="-2"/>
          <w:sz w:val="22"/>
          <w:szCs w:val="22"/>
        </w:rPr>
        <w:t>bump into ...</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bʌmp</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ɪntu</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bʌmp</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ɪntu</w:t>
      </w:r>
      <w:proofErr w:type="spellEnd"/>
      <w:r w:rsidRPr="00E002D6">
        <w:rPr>
          <w:rFonts w:ascii="Cambria" w:eastAsia="宋体" w:hAnsi="Cambria" w:cs="Cambria"/>
          <w:spacing w:val="-1"/>
          <w:sz w:val="22"/>
          <w:szCs w:val="22"/>
        </w:rPr>
        <w:t>ː</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偶遇</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w:t>
      </w:r>
      <w:proofErr w:type="gramStart"/>
      <w:r w:rsidRPr="00E002D6">
        <w:rPr>
          <w:rFonts w:ascii="Times New Roman" w:eastAsia="宋体" w:hAnsi="Times New Roman" w:cs="Times New Roman" w:hint="eastAsia"/>
          <w:spacing w:val="-2"/>
          <w:sz w:val="22"/>
          <w:szCs w:val="22"/>
        </w:rPr>
        <w:t>和</w:t>
      </w:r>
      <w:proofErr w:type="gram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不期而遇</w:t>
      </w:r>
    </w:p>
    <w:p w14:paraId="1931DF83" w14:textId="77777777" w:rsidR="00792C08" w:rsidRPr="00E002D6" w:rsidRDefault="00000000">
      <w:pPr>
        <w:numPr>
          <w:ilvl w:val="0"/>
          <w:numId w:val="17"/>
        </w:numPr>
        <w:spacing w:line="400" w:lineRule="exact"/>
      </w:pPr>
      <w:proofErr w:type="gramStart"/>
      <w:r w:rsidRPr="00E002D6">
        <w:rPr>
          <w:rFonts w:ascii="Times New Roman" w:eastAsia="Times New Roman" w:hAnsi="Times New Roman" w:cs="Times New Roman" w:hint="eastAsia"/>
          <w:b/>
          <w:bCs/>
          <w:spacing w:val="-2"/>
          <w:sz w:val="22"/>
          <w:szCs w:val="22"/>
        </w:rPr>
        <w:t>depressed</w:t>
      </w:r>
      <w:r w:rsidRPr="00E002D6">
        <w:rPr>
          <w:rFonts w:ascii="Times New Roman" w:eastAsia="宋体" w:hAnsi="Times New Roman" w:cs="Times New Roman" w:hint="eastAsia"/>
          <w:b/>
          <w:bCs/>
          <w:spacing w:val="-1"/>
          <w:sz w:val="22"/>
          <w:szCs w:val="22"/>
        </w:rPr>
        <w:t xml:space="preserv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dɪˈprɛst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dɪˈprest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spacing w:val="-2"/>
          <w:sz w:val="22"/>
          <w:szCs w:val="22"/>
        </w:rPr>
        <w:t xml:space="preserve"> adj.</w:t>
      </w:r>
      <w:proofErr w:type="gramEnd"/>
      <w:r w:rsidRPr="00E002D6">
        <w:rPr>
          <w:rFonts w:ascii="Times New Roman" w:eastAsia="宋体" w:hAnsi="Times New Roman" w:cs="Times New Roman" w:hint="eastAsia"/>
          <w:i/>
          <w:spacing w:val="-2"/>
          <w:sz w:val="22"/>
          <w:szCs w:val="22"/>
        </w:rPr>
        <w:t xml:space="preserve"> </w:t>
      </w:r>
      <w:r w:rsidRPr="00E002D6">
        <w:rPr>
          <w:rFonts w:ascii="Times New Roman" w:eastAsia="宋体" w:hAnsi="Times New Roman" w:cs="Times New Roman" w:hint="eastAsia"/>
          <w:spacing w:val="-2"/>
          <w:sz w:val="22"/>
          <w:szCs w:val="22"/>
        </w:rPr>
        <w:t>沮丧的</w:t>
      </w:r>
      <w:r w:rsidRPr="00E002D6">
        <w:rPr>
          <w:rFonts w:ascii="Times New Roman" w:eastAsia="宋体" w:hAnsi="Times New Roman" w:cs="Times New Roman" w:hint="eastAsia"/>
          <w:spacing w:val="-1"/>
          <w:sz w:val="22"/>
          <w:szCs w:val="22"/>
        </w:rPr>
        <w:t xml:space="preserve">  </w:t>
      </w:r>
    </w:p>
    <w:p w14:paraId="29586EC5" w14:textId="77777777" w:rsidR="00792C08" w:rsidRPr="00E002D6" w:rsidRDefault="00000000">
      <w:pPr>
        <w:numPr>
          <w:ilvl w:val="0"/>
          <w:numId w:val="17"/>
        </w:numPr>
        <w:spacing w:line="400" w:lineRule="exact"/>
      </w:pPr>
      <w:r w:rsidRPr="00E002D6">
        <w:rPr>
          <w:rFonts w:ascii="Times New Roman" w:eastAsia="Times New Roman" w:hAnsi="Times New Roman" w:cs="Times New Roman" w:hint="eastAsia"/>
          <w:b/>
          <w:bCs/>
          <w:spacing w:val="-2"/>
          <w:sz w:val="22"/>
          <w:szCs w:val="22"/>
        </w:rPr>
        <w:t>be sure of ...</w:t>
      </w:r>
      <w:r w:rsidRPr="00E002D6">
        <w:rPr>
          <w:rFonts w:ascii="Times New Roman" w:eastAsia="宋体" w:hAnsi="Times New Roman" w:cs="Times New Roman" w:hint="eastAsia"/>
          <w:b/>
          <w:bCs/>
          <w:spacing w:val="-1"/>
          <w:sz w:val="22"/>
          <w:szCs w:val="22"/>
        </w:rPr>
        <w:t xml:space="preserve">  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ʃʊr</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ʌv</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bi </w:t>
      </w:r>
      <w:proofErr w:type="spellStart"/>
      <w:r w:rsidRPr="00E002D6">
        <w:rPr>
          <w:rFonts w:ascii="Cambria" w:eastAsia="宋体" w:hAnsi="Cambria" w:cs="Cambria"/>
          <w:spacing w:val="-1"/>
          <w:sz w:val="22"/>
          <w:szCs w:val="22"/>
        </w:rPr>
        <w:t>ʃʊər</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ɒv</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spacing w:val="-2"/>
          <w:sz w:val="22"/>
          <w:szCs w:val="22"/>
        </w:rPr>
        <w:t xml:space="preserve"> </w:t>
      </w:r>
      <w:r w:rsidRPr="00E002D6">
        <w:rPr>
          <w:rFonts w:ascii="Times New Roman" w:eastAsia="宋体" w:hAnsi="Times New Roman" w:cs="Times New Roman" w:hint="eastAsia"/>
          <w:spacing w:val="-2"/>
          <w:sz w:val="22"/>
          <w:szCs w:val="22"/>
        </w:rPr>
        <w:t>确信</w:t>
      </w:r>
      <w:r w:rsidRPr="00E002D6">
        <w:rPr>
          <w:rFonts w:ascii="Times New Roman" w:eastAsia="宋体" w:hAnsi="Times New Roman" w:cs="Times New Roman" w:hint="eastAsia"/>
          <w:spacing w:val="-2"/>
          <w:sz w:val="22"/>
          <w:szCs w:val="22"/>
        </w:rPr>
        <w:t>/</w:t>
      </w:r>
      <w:r w:rsidRPr="00E002D6">
        <w:rPr>
          <w:rFonts w:ascii="Times New Roman" w:eastAsia="宋体" w:hAnsi="Times New Roman" w:cs="Times New Roman" w:hint="eastAsia"/>
          <w:spacing w:val="-2"/>
          <w:sz w:val="22"/>
          <w:szCs w:val="22"/>
        </w:rPr>
        <w:t>有把握</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409E4EAA" w14:textId="77777777" w:rsidR="00792C08" w:rsidRPr="00E002D6" w:rsidRDefault="00792C08">
      <w:pPr>
        <w:spacing w:line="400" w:lineRule="exact"/>
        <w:rPr>
          <w:rFonts w:ascii="Times New Roman" w:hAnsi="Times New Roman" w:cs="Times New Roman"/>
          <w:b/>
          <w:bCs/>
          <w:i/>
          <w:iCs/>
          <w:sz w:val="32"/>
          <w:szCs w:val="40"/>
        </w:rPr>
      </w:pPr>
    </w:p>
    <w:p w14:paraId="143C941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730A295E"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本课主要掌握不定式短语作目的状语及常用的替换词以及复习动名词短语</w:t>
      </w:r>
      <w:proofErr w:type="gramStart"/>
      <w:r w:rsidRPr="00E002D6">
        <w:rPr>
          <w:rFonts w:ascii="Times New Roman" w:hAnsi="Times New Roman" w:hint="eastAsia"/>
          <w:color w:val="FDD860" w:themeColor="accent3" w:themeTint="99"/>
          <w:sz w:val="24"/>
        </w:rPr>
        <w:t>作主</w:t>
      </w:r>
      <w:proofErr w:type="gramEnd"/>
      <w:r w:rsidRPr="00E002D6">
        <w:rPr>
          <w:rFonts w:ascii="Times New Roman" w:hAnsi="Times New Roman" w:hint="eastAsia"/>
          <w:color w:val="FDD860" w:themeColor="accent3" w:themeTint="99"/>
          <w:sz w:val="24"/>
        </w:rPr>
        <w:t>语的用法，</w:t>
      </w:r>
      <w:r w:rsidRPr="00E002D6">
        <w:rPr>
          <w:rFonts w:ascii="Times New Roman" w:hAnsi="Times New Roman" w:hint="eastAsia"/>
          <w:color w:val="FDD860" w:themeColor="accent3" w:themeTint="99"/>
          <w:sz w:val="24"/>
        </w:rPr>
        <w:t>that</w:t>
      </w:r>
      <w:r w:rsidRPr="00E002D6">
        <w:rPr>
          <w:rFonts w:ascii="Times New Roman" w:hAnsi="Times New Roman" w:hint="eastAsia"/>
          <w:color w:val="FDD860" w:themeColor="accent3" w:themeTint="99"/>
          <w:sz w:val="24"/>
        </w:rPr>
        <w:t>和</w:t>
      </w:r>
      <w:r w:rsidRPr="00E002D6">
        <w:rPr>
          <w:rFonts w:ascii="Times New Roman" w:hAnsi="Times New Roman" w:hint="eastAsia"/>
          <w:color w:val="FDD860" w:themeColor="accent3" w:themeTint="99"/>
          <w:sz w:val="24"/>
        </w:rPr>
        <w:t>whether</w:t>
      </w:r>
      <w:r w:rsidRPr="00E002D6">
        <w:rPr>
          <w:rFonts w:ascii="Times New Roman" w:hAnsi="Times New Roman" w:hint="eastAsia"/>
          <w:color w:val="FDD860" w:themeColor="accent3" w:themeTint="99"/>
          <w:sz w:val="24"/>
        </w:rPr>
        <w:t>引导的宾语从句。</w:t>
      </w:r>
    </w:p>
    <w:p w14:paraId="67E1F46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不定式短语作目的状语及常用的替换词</w:t>
      </w:r>
    </w:p>
    <w:p w14:paraId="6269298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不定式短语作副词</w:t>
      </w:r>
      <w:r w:rsidRPr="00E002D6">
        <w:rPr>
          <w:rFonts w:ascii="Times New Roman" w:hAnsi="Times New Roman" w:hint="eastAsia"/>
          <w:sz w:val="24"/>
        </w:rPr>
        <w:t>用以表示“目的”。</w:t>
      </w:r>
    </w:p>
    <w:p w14:paraId="776BA07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lastRenderedPageBreak/>
        <w:t xml:space="preserve">(1) </w:t>
      </w:r>
      <w:r w:rsidRPr="00E002D6">
        <w:rPr>
          <w:rFonts w:ascii="Times New Roman" w:hAnsi="Times New Roman"/>
          <w:sz w:val="24"/>
        </w:rPr>
        <w:t>修饰动词</w:t>
      </w:r>
    </w:p>
    <w:p w14:paraId="76F7254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came to look after me.</w:t>
      </w:r>
    </w:p>
    <w:p w14:paraId="025E1C5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She dances to make me happy.</w:t>
      </w:r>
    </w:p>
    <w:p w14:paraId="6F71FFB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bought a gift to please her.</w:t>
      </w:r>
    </w:p>
    <w:p w14:paraId="036BB54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这些不定式短语都是修饰动词的，为副词性。不定式短语修饰动词的时候放在动词的后面，不定式短语里面的动词的主语一般就是句子的主语。</w:t>
      </w:r>
    </w:p>
    <w:p w14:paraId="5615116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修饰形容词</w:t>
      </w:r>
    </w:p>
    <w:p w14:paraId="014A266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w:t>
      </w:r>
      <w:proofErr w:type="gramStart"/>
      <w:r w:rsidRPr="00E002D6">
        <w:rPr>
          <w:rFonts w:ascii="Times New Roman" w:hAnsi="Times New Roman"/>
          <w:sz w:val="24"/>
        </w:rPr>
        <w:t>is able to</w:t>
      </w:r>
      <w:proofErr w:type="gramEnd"/>
      <w:r w:rsidRPr="00E002D6">
        <w:rPr>
          <w:rFonts w:ascii="Times New Roman" w:hAnsi="Times New Roman"/>
          <w:sz w:val="24"/>
        </w:rPr>
        <w:t xml:space="preserve"> look after me.</w:t>
      </w:r>
    </w:p>
    <w:p w14:paraId="14B0839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Kelly is eager to learn English.</w:t>
      </w:r>
    </w:p>
    <w:p w14:paraId="52B595A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is nice to do this.</w:t>
      </w:r>
    </w:p>
    <w:p w14:paraId="1B3AB31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这些不定式短语都是修饰形容词的，为副词性。不定式短语修饰形容词的时候放在形容词的后面，不定式短语里面的动词的主语一般就是句子的主语。</w:t>
      </w:r>
    </w:p>
    <w:p w14:paraId="35F5814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sz w:val="24"/>
        </w:rPr>
        <w:t>修饰副词</w:t>
      </w:r>
    </w:p>
    <w:p w14:paraId="266D474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She is old enough to have a boyfriend.</w:t>
      </w:r>
    </w:p>
    <w:p w14:paraId="49552BE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is too tall to get in that car.</w:t>
      </w:r>
    </w:p>
    <w:p w14:paraId="6381984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这些不定式短语都是修饰副词的，为副词性。不定式短语修饰副词的时候放在副词的后面，但是中间可能夹杂别的形容词，不定式短语里面的动词的主语一般就是句子的主语。</w:t>
      </w:r>
    </w:p>
    <w:p w14:paraId="7DBBBC7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(4) </w:t>
      </w:r>
      <w:r w:rsidRPr="00E002D6">
        <w:rPr>
          <w:rFonts w:ascii="Times New Roman" w:hAnsi="Times New Roman"/>
          <w:sz w:val="24"/>
        </w:rPr>
        <w:t>独立不定式短语</w:t>
      </w:r>
    </w:p>
    <w:p w14:paraId="26396D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To be frank, I like that girl.</w:t>
      </w:r>
    </w:p>
    <w:p w14:paraId="0434673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To be honest, she is pretty.</w:t>
      </w:r>
    </w:p>
    <w:p w14:paraId="6967BA1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has two cars, not to mention a small bike. </w:t>
      </w:r>
    </w:p>
    <w:p w14:paraId="4B5ABE6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这样的不定式短语，我们称之为独立不定式，为副词性的，用来修饰整句，不修饰句中的主语或动词，使用时不考虑不定式短语的主语是谁，可以随便用。单独用</w:t>
      </w:r>
      <w:proofErr w:type="gramStart"/>
      <w:r w:rsidRPr="00E002D6">
        <w:rPr>
          <w:rFonts w:ascii="Times New Roman" w:hAnsi="Times New Roman"/>
          <w:sz w:val="24"/>
        </w:rPr>
        <w:t>一</w:t>
      </w:r>
      <w:proofErr w:type="gramEnd"/>
      <w:r w:rsidRPr="00E002D6">
        <w:rPr>
          <w:rFonts w:ascii="Times New Roman" w:hAnsi="Times New Roman"/>
          <w:sz w:val="24"/>
        </w:rPr>
        <w:t>小节讲它，是因为这种不定式短语的用法非常简单，一般放句首，有时候也放句子中间作插入语，只需用逗号隔开即可。</w:t>
      </w:r>
    </w:p>
    <w:p w14:paraId="73482CA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表示</w:t>
      </w:r>
      <w:r w:rsidRPr="00E002D6">
        <w:rPr>
          <w:rFonts w:ascii="Times New Roman" w:hAnsi="Times New Roman"/>
          <w:sz w:val="24"/>
        </w:rPr>
        <w:t>“</w:t>
      </w:r>
      <w:r w:rsidRPr="00E002D6">
        <w:rPr>
          <w:rFonts w:ascii="Times New Roman" w:hAnsi="Times New Roman"/>
          <w:sz w:val="24"/>
        </w:rPr>
        <w:t>目的</w:t>
      </w:r>
      <w:r w:rsidRPr="00E002D6">
        <w:rPr>
          <w:rFonts w:ascii="Times New Roman" w:hAnsi="Times New Roman"/>
          <w:sz w:val="24"/>
        </w:rPr>
        <w:t>”</w:t>
      </w:r>
      <w:r w:rsidRPr="00E002D6">
        <w:rPr>
          <w:rFonts w:ascii="Times New Roman" w:hAnsi="Times New Roman"/>
          <w:sz w:val="24"/>
        </w:rPr>
        <w:t>的不定式短语亦可用下列短语取代</w:t>
      </w:r>
      <w:r w:rsidRPr="00E002D6">
        <w:rPr>
          <w:rFonts w:ascii="Times New Roman" w:hAnsi="Times New Roman"/>
          <w:sz w:val="24"/>
        </w:rPr>
        <w:t>:to+</w:t>
      </w:r>
      <w:r w:rsidRPr="00E002D6">
        <w:rPr>
          <w:rFonts w:ascii="Times New Roman" w:hAnsi="Times New Roman"/>
          <w:sz w:val="24"/>
        </w:rPr>
        <w:t>动词原形</w:t>
      </w:r>
      <w:r w:rsidRPr="00E002D6">
        <w:rPr>
          <w:rFonts w:ascii="Times New Roman" w:hAnsi="Times New Roman"/>
          <w:sz w:val="24"/>
        </w:rPr>
        <w:t xml:space="preserve"> </w:t>
      </w:r>
      <w:r w:rsidRPr="00E002D6">
        <w:rPr>
          <w:rFonts w:ascii="Times New Roman" w:hAnsi="Times New Roman"/>
          <w:sz w:val="24"/>
        </w:rPr>
        <w:t>为了（要）</w:t>
      </w:r>
      <w:r w:rsidRPr="00E002D6">
        <w:rPr>
          <w:rFonts w:ascii="Times New Roman" w:hAnsi="Times New Roman"/>
          <w:sz w:val="24"/>
        </w:rPr>
        <w:t>...</w:t>
      </w:r>
    </w:p>
    <w:p w14:paraId="32E68A7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=in</w:t>
      </w:r>
      <w:r w:rsidRPr="00E002D6">
        <w:rPr>
          <w:rFonts w:ascii="Times New Roman" w:hAnsi="Times New Roman" w:hint="eastAsia"/>
          <w:sz w:val="24"/>
        </w:rPr>
        <w:t xml:space="preserve"> </w:t>
      </w:r>
      <w:r w:rsidRPr="00E002D6">
        <w:rPr>
          <w:rFonts w:ascii="Times New Roman" w:hAnsi="Times New Roman"/>
          <w:sz w:val="24"/>
        </w:rPr>
        <w:t>order</w:t>
      </w:r>
      <w:r w:rsidRPr="00E002D6">
        <w:rPr>
          <w:rFonts w:ascii="Times New Roman" w:hAnsi="Times New Roman" w:hint="eastAsia"/>
          <w:sz w:val="24"/>
        </w:rPr>
        <w:t xml:space="preserve"> </w:t>
      </w:r>
      <w:r w:rsidRPr="00E002D6">
        <w:rPr>
          <w:rFonts w:ascii="Times New Roman" w:hAnsi="Times New Roman"/>
          <w:sz w:val="24"/>
        </w:rPr>
        <w:t>to+</w:t>
      </w:r>
      <w:r w:rsidRPr="00E002D6">
        <w:rPr>
          <w:rFonts w:ascii="Times New Roman" w:hAnsi="Times New Roman"/>
          <w:sz w:val="24"/>
        </w:rPr>
        <w:t>动词原形</w:t>
      </w:r>
    </w:p>
    <w:p w14:paraId="515BCCA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w:t>
      </w:r>
      <w:r w:rsidRPr="00E002D6">
        <w:rPr>
          <w:rFonts w:ascii="Times New Roman" w:hAnsi="Times New Roman" w:hint="eastAsia"/>
          <w:sz w:val="24"/>
        </w:rPr>
        <w:t xml:space="preserve">o </w:t>
      </w:r>
      <w:r w:rsidRPr="00E002D6">
        <w:rPr>
          <w:rFonts w:ascii="Times New Roman" w:hAnsi="Times New Roman"/>
          <w:sz w:val="24"/>
        </w:rPr>
        <w:t>as</w:t>
      </w:r>
      <w:r w:rsidRPr="00E002D6">
        <w:rPr>
          <w:rFonts w:ascii="Times New Roman" w:hAnsi="Times New Roman" w:hint="eastAsia"/>
          <w:sz w:val="24"/>
        </w:rPr>
        <w:t xml:space="preserve"> </w:t>
      </w:r>
      <w:r w:rsidRPr="00E002D6">
        <w:rPr>
          <w:rFonts w:ascii="Times New Roman" w:hAnsi="Times New Roman"/>
          <w:sz w:val="24"/>
        </w:rPr>
        <w:t>to+</w:t>
      </w:r>
      <w:r w:rsidRPr="00E002D6">
        <w:rPr>
          <w:rFonts w:ascii="Times New Roman" w:hAnsi="Times New Roman"/>
          <w:sz w:val="24"/>
        </w:rPr>
        <w:t>动词原形</w:t>
      </w:r>
    </w:p>
    <w:p w14:paraId="49C7FEE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=with</w:t>
      </w:r>
      <w:r w:rsidRPr="00E002D6">
        <w:rPr>
          <w:rFonts w:ascii="Times New Roman" w:hAnsi="Times New Roman" w:hint="eastAsia"/>
          <w:sz w:val="24"/>
        </w:rPr>
        <w:t xml:space="preserve"> </w:t>
      </w:r>
      <w:r w:rsidRPr="00E002D6">
        <w:rPr>
          <w:rFonts w:ascii="Times New Roman" w:hAnsi="Times New Roman"/>
          <w:sz w:val="24"/>
        </w:rPr>
        <w:t>a</w:t>
      </w:r>
      <w:r w:rsidRPr="00E002D6">
        <w:rPr>
          <w:rFonts w:ascii="Times New Roman" w:hAnsi="Times New Roman" w:hint="eastAsia"/>
          <w:sz w:val="24"/>
        </w:rPr>
        <w:t xml:space="preserve"> </w:t>
      </w:r>
      <w:r w:rsidRPr="00E002D6">
        <w:rPr>
          <w:rFonts w:ascii="Times New Roman" w:hAnsi="Times New Roman"/>
          <w:sz w:val="24"/>
        </w:rPr>
        <w:t>view to+</w:t>
      </w:r>
      <w:r w:rsidRPr="00E002D6">
        <w:rPr>
          <w:rFonts w:ascii="Times New Roman" w:hAnsi="Times New Roman"/>
          <w:sz w:val="24"/>
        </w:rPr>
        <w:t>动名词</w:t>
      </w:r>
    </w:p>
    <w:p w14:paraId="188BFAD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=with</w:t>
      </w:r>
      <w:r w:rsidRPr="00E002D6">
        <w:rPr>
          <w:rFonts w:ascii="Times New Roman" w:hAnsi="Times New Roman" w:hint="eastAsia"/>
          <w:sz w:val="24"/>
        </w:rPr>
        <w:t xml:space="preserve"> </w:t>
      </w:r>
      <w:r w:rsidRPr="00E002D6">
        <w:rPr>
          <w:rFonts w:ascii="Times New Roman" w:hAnsi="Times New Roman"/>
          <w:sz w:val="24"/>
        </w:rPr>
        <w:t>an</w:t>
      </w:r>
      <w:r w:rsidRPr="00E002D6">
        <w:rPr>
          <w:rFonts w:ascii="Times New Roman" w:hAnsi="Times New Roman" w:hint="eastAsia"/>
          <w:sz w:val="24"/>
        </w:rPr>
        <w:t xml:space="preserve"> </w:t>
      </w:r>
      <w:r w:rsidRPr="00E002D6">
        <w:rPr>
          <w:rFonts w:ascii="Times New Roman" w:hAnsi="Times New Roman"/>
          <w:sz w:val="24"/>
        </w:rPr>
        <w:t>eye to+</w:t>
      </w:r>
      <w:r w:rsidRPr="00E002D6">
        <w:rPr>
          <w:rFonts w:ascii="Times New Roman" w:hAnsi="Times New Roman"/>
          <w:sz w:val="24"/>
        </w:rPr>
        <w:t>动名词</w:t>
      </w:r>
    </w:p>
    <w:p w14:paraId="4D2369D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sz w:val="24"/>
        </w:rPr>
        <w:t>上述短语除了</w:t>
      </w:r>
      <w:r w:rsidRPr="00E002D6">
        <w:rPr>
          <w:rFonts w:ascii="Times New Roman" w:hAnsi="Times New Roman"/>
          <w:sz w:val="24"/>
        </w:rPr>
        <w:t>“s</w:t>
      </w:r>
      <w:r w:rsidRPr="00E002D6">
        <w:rPr>
          <w:rFonts w:ascii="Times New Roman" w:hAnsi="Times New Roman" w:hint="eastAsia"/>
          <w:sz w:val="24"/>
        </w:rPr>
        <w:t xml:space="preserve">o </w:t>
      </w:r>
      <w:r w:rsidRPr="00E002D6">
        <w:rPr>
          <w:rFonts w:ascii="Times New Roman" w:hAnsi="Times New Roman"/>
          <w:sz w:val="24"/>
        </w:rPr>
        <w:t>as</w:t>
      </w:r>
      <w:r w:rsidRPr="00E002D6">
        <w:rPr>
          <w:rFonts w:ascii="Times New Roman" w:hAnsi="Times New Roman" w:hint="eastAsia"/>
          <w:sz w:val="24"/>
        </w:rPr>
        <w:t xml:space="preserve"> </w:t>
      </w:r>
      <w:r w:rsidRPr="00E002D6">
        <w:rPr>
          <w:rFonts w:ascii="Times New Roman" w:hAnsi="Times New Roman"/>
          <w:sz w:val="24"/>
        </w:rPr>
        <w:t>to+</w:t>
      </w:r>
      <w:r w:rsidRPr="00E002D6">
        <w:rPr>
          <w:rFonts w:ascii="Times New Roman" w:hAnsi="Times New Roman"/>
          <w:sz w:val="24"/>
        </w:rPr>
        <w:t>动词原形</w:t>
      </w:r>
      <w:r w:rsidRPr="00E002D6">
        <w:rPr>
          <w:rFonts w:ascii="Times New Roman" w:hAnsi="Times New Roman"/>
          <w:sz w:val="24"/>
        </w:rPr>
        <w:t>”</w:t>
      </w:r>
      <w:r w:rsidRPr="00E002D6">
        <w:rPr>
          <w:rFonts w:ascii="Times New Roman" w:hAnsi="Times New Roman"/>
          <w:sz w:val="24"/>
        </w:rPr>
        <w:t>须置于句尾使用外，其余均可置于句首或句尾。而在</w:t>
      </w:r>
      <w:r w:rsidRPr="00E002D6">
        <w:rPr>
          <w:rFonts w:ascii="Times New Roman" w:hAnsi="Times New Roman"/>
          <w:sz w:val="24"/>
        </w:rPr>
        <w:t>with</w:t>
      </w:r>
      <w:r w:rsidRPr="00E002D6">
        <w:rPr>
          <w:rFonts w:ascii="Times New Roman" w:hAnsi="Times New Roman" w:hint="eastAsia"/>
          <w:sz w:val="24"/>
        </w:rPr>
        <w:t xml:space="preserve"> </w:t>
      </w:r>
      <w:r w:rsidRPr="00E002D6">
        <w:rPr>
          <w:rFonts w:ascii="Times New Roman" w:hAnsi="Times New Roman"/>
          <w:sz w:val="24"/>
        </w:rPr>
        <w:t>a</w:t>
      </w:r>
      <w:r w:rsidRPr="00E002D6">
        <w:rPr>
          <w:rFonts w:ascii="Times New Roman" w:hAnsi="Times New Roman" w:hint="eastAsia"/>
          <w:sz w:val="24"/>
        </w:rPr>
        <w:t xml:space="preserve"> </w:t>
      </w:r>
      <w:r w:rsidRPr="00E002D6">
        <w:rPr>
          <w:rFonts w:ascii="Times New Roman" w:hAnsi="Times New Roman"/>
          <w:sz w:val="24"/>
        </w:rPr>
        <w:t>view to</w:t>
      </w:r>
      <w:r w:rsidRPr="00E002D6">
        <w:rPr>
          <w:rFonts w:ascii="Times New Roman" w:hAnsi="Times New Roman"/>
          <w:sz w:val="24"/>
        </w:rPr>
        <w:t>及</w:t>
      </w:r>
      <w:r w:rsidRPr="00E002D6">
        <w:rPr>
          <w:rFonts w:ascii="Times New Roman" w:hAnsi="Times New Roman"/>
          <w:sz w:val="24"/>
        </w:rPr>
        <w:t>with</w:t>
      </w:r>
      <w:r w:rsidRPr="00E002D6">
        <w:rPr>
          <w:rFonts w:ascii="Times New Roman" w:hAnsi="Times New Roman" w:hint="eastAsia"/>
          <w:sz w:val="24"/>
        </w:rPr>
        <w:t xml:space="preserve"> </w:t>
      </w:r>
      <w:r w:rsidRPr="00E002D6">
        <w:rPr>
          <w:rFonts w:ascii="Times New Roman" w:hAnsi="Times New Roman"/>
          <w:sz w:val="24"/>
        </w:rPr>
        <w:t>an</w:t>
      </w:r>
      <w:r w:rsidRPr="00E002D6">
        <w:rPr>
          <w:rFonts w:ascii="Times New Roman" w:hAnsi="Times New Roman" w:hint="eastAsia"/>
          <w:sz w:val="24"/>
        </w:rPr>
        <w:t xml:space="preserve"> </w:t>
      </w:r>
      <w:r w:rsidRPr="00E002D6">
        <w:rPr>
          <w:rFonts w:ascii="Times New Roman" w:hAnsi="Times New Roman"/>
          <w:sz w:val="24"/>
        </w:rPr>
        <w:t>eye</w:t>
      </w:r>
      <w:r w:rsidRPr="00E002D6">
        <w:rPr>
          <w:rFonts w:ascii="Times New Roman" w:hAnsi="Times New Roman" w:hint="eastAsia"/>
          <w:sz w:val="24"/>
        </w:rPr>
        <w:t xml:space="preserve"> </w:t>
      </w:r>
      <w:r w:rsidRPr="00E002D6">
        <w:rPr>
          <w:rFonts w:ascii="Times New Roman" w:hAnsi="Times New Roman"/>
          <w:sz w:val="24"/>
        </w:rPr>
        <w:t>to</w:t>
      </w:r>
      <w:r w:rsidRPr="00E002D6">
        <w:rPr>
          <w:rFonts w:ascii="Times New Roman" w:hAnsi="Times New Roman"/>
          <w:sz w:val="24"/>
        </w:rPr>
        <w:t>中的</w:t>
      </w:r>
      <w:r w:rsidRPr="00E002D6">
        <w:rPr>
          <w:rFonts w:ascii="Times New Roman" w:hAnsi="Times New Roman"/>
          <w:sz w:val="24"/>
        </w:rPr>
        <w:t>to</w:t>
      </w:r>
      <w:r w:rsidRPr="00E002D6">
        <w:rPr>
          <w:rFonts w:ascii="Times New Roman" w:hAnsi="Times New Roman"/>
          <w:sz w:val="24"/>
        </w:rPr>
        <w:t>是介词，故其后接动名词作其宾语，而不是动词原形。</w:t>
      </w:r>
    </w:p>
    <w:p w14:paraId="62A0457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 xml:space="preserve">2. </w:t>
      </w:r>
      <w:r w:rsidRPr="00E002D6">
        <w:rPr>
          <w:rFonts w:ascii="Times New Roman" w:hAnsi="Times New Roman" w:hint="eastAsia"/>
          <w:sz w:val="24"/>
        </w:rPr>
        <w:t>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39965A7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在传统语法里，动名词短语</w:t>
      </w:r>
      <w:proofErr w:type="gramStart"/>
      <w:r w:rsidRPr="00E002D6">
        <w:rPr>
          <w:rFonts w:ascii="Times New Roman" w:hAnsi="Times New Roman"/>
          <w:sz w:val="24"/>
        </w:rPr>
        <w:t>作主语表抽象</w:t>
      </w:r>
      <w:proofErr w:type="gramEnd"/>
      <w:r w:rsidRPr="00E002D6">
        <w:rPr>
          <w:rFonts w:ascii="Times New Roman" w:hAnsi="Times New Roman"/>
          <w:sz w:val="24"/>
        </w:rPr>
        <w:t>的、习惯性的动作，不定式短语</w:t>
      </w:r>
      <w:proofErr w:type="gramStart"/>
      <w:r w:rsidRPr="00E002D6">
        <w:rPr>
          <w:rFonts w:ascii="Times New Roman" w:hAnsi="Times New Roman"/>
          <w:sz w:val="24"/>
        </w:rPr>
        <w:t>作主语表具体</w:t>
      </w:r>
      <w:proofErr w:type="gramEnd"/>
      <w:r w:rsidRPr="00E002D6">
        <w:rPr>
          <w:rFonts w:ascii="Times New Roman" w:hAnsi="Times New Roman"/>
          <w:sz w:val="24"/>
        </w:rPr>
        <w:t>的、一次性的、将来的动作。但在实际使用中，并不严格遵循这一规则，尤其是在</w:t>
      </w:r>
      <w:r w:rsidRPr="00E002D6">
        <w:rPr>
          <w:rFonts w:ascii="Times New Roman" w:hAnsi="Times New Roman"/>
          <w:sz w:val="24"/>
        </w:rPr>
        <w:t>it</w:t>
      </w:r>
      <w:r w:rsidRPr="00E002D6">
        <w:rPr>
          <w:rFonts w:ascii="Times New Roman" w:hAnsi="Times New Roman"/>
          <w:sz w:val="24"/>
        </w:rPr>
        <w:t>作形式主语和形式宾语时，不定式短语和动名词短语意思一模一样。动名词短语</w:t>
      </w:r>
      <w:proofErr w:type="gramStart"/>
      <w:r w:rsidRPr="00E002D6">
        <w:rPr>
          <w:rFonts w:ascii="Times New Roman" w:hAnsi="Times New Roman"/>
          <w:sz w:val="24"/>
        </w:rPr>
        <w:t>作主</w:t>
      </w:r>
      <w:proofErr w:type="gramEnd"/>
      <w:r w:rsidRPr="00E002D6">
        <w:rPr>
          <w:rFonts w:ascii="Times New Roman" w:hAnsi="Times New Roman"/>
          <w:sz w:val="24"/>
        </w:rPr>
        <w:t>语时，谓语动词用单数形式。如：</w:t>
      </w:r>
    </w:p>
    <w:p w14:paraId="581A99A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Learning English is a good habit.    </w:t>
      </w:r>
      <w:r w:rsidRPr="00E002D6">
        <w:rPr>
          <w:rFonts w:ascii="Times New Roman" w:hAnsi="Times New Roman"/>
          <w:sz w:val="24"/>
        </w:rPr>
        <w:t>动名词短语</w:t>
      </w:r>
      <w:proofErr w:type="gramStart"/>
      <w:r w:rsidRPr="00E002D6">
        <w:rPr>
          <w:rFonts w:ascii="Times New Roman" w:hAnsi="Times New Roman"/>
          <w:sz w:val="24"/>
        </w:rPr>
        <w:t>作主</w:t>
      </w:r>
      <w:proofErr w:type="gramEnd"/>
      <w:r w:rsidRPr="00E002D6">
        <w:rPr>
          <w:rFonts w:ascii="Times New Roman" w:hAnsi="Times New Roman"/>
          <w:sz w:val="24"/>
        </w:rPr>
        <w:t>语，表习惯性的动作。</w:t>
      </w:r>
    </w:p>
    <w:p w14:paraId="0F8625A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To learn English tomorrow is my plan.    </w:t>
      </w:r>
      <w:r w:rsidRPr="00E002D6">
        <w:rPr>
          <w:rFonts w:ascii="Times New Roman" w:hAnsi="Times New Roman"/>
          <w:sz w:val="24"/>
        </w:rPr>
        <w:t>不定式短语</w:t>
      </w:r>
      <w:proofErr w:type="gramStart"/>
      <w:r w:rsidRPr="00E002D6">
        <w:rPr>
          <w:rFonts w:ascii="Times New Roman" w:hAnsi="Times New Roman"/>
          <w:sz w:val="24"/>
        </w:rPr>
        <w:t>作主</w:t>
      </w:r>
      <w:proofErr w:type="gramEnd"/>
      <w:r w:rsidRPr="00E002D6">
        <w:rPr>
          <w:rFonts w:ascii="Times New Roman" w:hAnsi="Times New Roman"/>
          <w:sz w:val="24"/>
        </w:rPr>
        <w:t>语，</w:t>
      </w:r>
      <w:proofErr w:type="gramStart"/>
      <w:r w:rsidRPr="00E002D6">
        <w:rPr>
          <w:rFonts w:ascii="Times New Roman" w:hAnsi="Times New Roman"/>
          <w:sz w:val="24"/>
        </w:rPr>
        <w:t>表具体</w:t>
      </w:r>
      <w:proofErr w:type="gramEnd"/>
      <w:r w:rsidRPr="00E002D6">
        <w:rPr>
          <w:rFonts w:ascii="Times New Roman" w:hAnsi="Times New Roman"/>
          <w:sz w:val="24"/>
        </w:rPr>
        <w:t>的、将来的动作。</w:t>
      </w:r>
    </w:p>
    <w:p w14:paraId="285FBDD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It is a good habit to learn English.</w:t>
      </w:r>
    </w:p>
    <w:p w14:paraId="7C033EE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和不定式短语</w:t>
      </w:r>
      <w:proofErr w:type="gramStart"/>
      <w:r w:rsidRPr="00E002D6">
        <w:rPr>
          <w:rFonts w:ascii="Times New Roman" w:hAnsi="Times New Roman"/>
          <w:sz w:val="24"/>
        </w:rPr>
        <w:t>作主</w:t>
      </w:r>
      <w:proofErr w:type="gramEnd"/>
      <w:r w:rsidRPr="00E002D6">
        <w:rPr>
          <w:rFonts w:ascii="Times New Roman" w:hAnsi="Times New Roman"/>
          <w:sz w:val="24"/>
        </w:rPr>
        <w:t>语一样，当动名词短语过长时，英语中习惯用</w:t>
      </w:r>
      <w:r w:rsidRPr="00E002D6">
        <w:rPr>
          <w:rFonts w:ascii="Times New Roman" w:hAnsi="Times New Roman"/>
          <w:sz w:val="24"/>
        </w:rPr>
        <w:t>it</w:t>
      </w:r>
      <w:r w:rsidRPr="00E002D6">
        <w:rPr>
          <w:rFonts w:ascii="Times New Roman" w:hAnsi="Times New Roman"/>
          <w:sz w:val="24"/>
        </w:rPr>
        <w:t>代替整个动名词短语作形式主语，动名词短语则放在句尾，但是放句尾后，动名词短语会变成不定式短语，只有极少数例外，比如：</w:t>
      </w:r>
      <w:r w:rsidRPr="00E002D6">
        <w:rPr>
          <w:rFonts w:ascii="Times New Roman" w:hAnsi="Times New Roman"/>
          <w:sz w:val="24"/>
        </w:rPr>
        <w:t xml:space="preserve">    </w:t>
      </w:r>
    </w:p>
    <w:p w14:paraId="2390A3D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It is no use crying over spilt milk.   </w:t>
      </w:r>
      <w:r w:rsidRPr="00E002D6">
        <w:rPr>
          <w:rFonts w:ascii="Times New Roman" w:hAnsi="Times New Roman"/>
          <w:sz w:val="24"/>
        </w:rPr>
        <w:t>固定句型，</w:t>
      </w:r>
      <w:r w:rsidRPr="00E002D6">
        <w:rPr>
          <w:rFonts w:ascii="Times New Roman" w:hAnsi="Times New Roman"/>
          <w:sz w:val="24"/>
        </w:rPr>
        <w:t>it</w:t>
      </w:r>
      <w:r w:rsidRPr="00E002D6">
        <w:rPr>
          <w:rFonts w:ascii="Times New Roman" w:hAnsi="Times New Roman"/>
          <w:sz w:val="24"/>
        </w:rPr>
        <w:t>作形式主语，动名词短语作真正的主语</w:t>
      </w:r>
    </w:p>
    <w:p w14:paraId="7EEA686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常见的</w:t>
      </w:r>
      <w:r w:rsidRPr="00E002D6">
        <w:rPr>
          <w:rFonts w:ascii="Times New Roman" w:hAnsi="Times New Roman"/>
          <w:sz w:val="24"/>
        </w:rPr>
        <w:t>it</w:t>
      </w:r>
      <w:r w:rsidRPr="00E002D6">
        <w:rPr>
          <w:rFonts w:ascii="Times New Roman" w:hAnsi="Times New Roman"/>
          <w:sz w:val="24"/>
        </w:rPr>
        <w:t>作形式主语的动名词句型有</w:t>
      </w:r>
      <w:r w:rsidRPr="00E002D6">
        <w:rPr>
          <w:rFonts w:ascii="Times New Roman" w:hAnsi="Times New Roman"/>
          <w:sz w:val="24"/>
        </w:rPr>
        <w:t>it is no good doing .</w:t>
      </w:r>
      <w:proofErr w:type="gramStart"/>
      <w:r w:rsidRPr="00E002D6">
        <w:rPr>
          <w:rFonts w:ascii="Times New Roman" w:hAnsi="Times New Roman"/>
          <w:sz w:val="24"/>
        </w:rPr>
        <w:t>..</w:t>
      </w:r>
      <w:proofErr w:type="gramEnd"/>
      <w:r w:rsidRPr="00E002D6">
        <w:rPr>
          <w:rFonts w:ascii="Times New Roman" w:hAnsi="Times New Roman"/>
          <w:sz w:val="24"/>
        </w:rPr>
        <w:t>、</w:t>
      </w:r>
      <w:r w:rsidRPr="00E002D6">
        <w:rPr>
          <w:rFonts w:ascii="Times New Roman" w:hAnsi="Times New Roman"/>
          <w:sz w:val="24"/>
        </w:rPr>
        <w:t>it is useless doing ...</w:t>
      </w:r>
      <w:r w:rsidRPr="00E002D6">
        <w:rPr>
          <w:rFonts w:ascii="Times New Roman" w:hAnsi="Times New Roman"/>
          <w:sz w:val="24"/>
        </w:rPr>
        <w:t>等。</w:t>
      </w:r>
    </w:p>
    <w:p w14:paraId="01B4874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3. that</w:t>
      </w:r>
      <w:r w:rsidRPr="00E002D6">
        <w:rPr>
          <w:rFonts w:ascii="Times New Roman" w:hAnsi="Times New Roman" w:hint="eastAsia"/>
          <w:sz w:val="24"/>
        </w:rPr>
        <w:t>和</w:t>
      </w:r>
      <w:r w:rsidRPr="00E002D6">
        <w:rPr>
          <w:rFonts w:ascii="Times New Roman" w:hAnsi="Times New Roman" w:hint="eastAsia"/>
          <w:sz w:val="24"/>
        </w:rPr>
        <w:t>whether</w:t>
      </w:r>
      <w:r w:rsidRPr="00E002D6">
        <w:rPr>
          <w:rFonts w:ascii="Times New Roman" w:hAnsi="Times New Roman" w:hint="eastAsia"/>
          <w:sz w:val="24"/>
        </w:rPr>
        <w:t>引导的宾语从句</w:t>
      </w:r>
    </w:p>
    <w:p w14:paraId="05B6371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that </w:t>
      </w:r>
      <w:r w:rsidRPr="00E002D6">
        <w:rPr>
          <w:rFonts w:ascii="Times New Roman" w:hAnsi="Times New Roman" w:hint="eastAsia"/>
          <w:sz w:val="24"/>
        </w:rPr>
        <w:t>引导的宾语从句变化方式是将一个陈述句变为宾语从句，只需要在句子前面加</w:t>
      </w:r>
      <w:r w:rsidRPr="00E002D6">
        <w:rPr>
          <w:rFonts w:ascii="Times New Roman" w:hAnsi="Times New Roman" w:hint="eastAsia"/>
          <w:sz w:val="24"/>
        </w:rPr>
        <w:t xml:space="preserve"> that</w:t>
      </w:r>
      <w:r w:rsidRPr="00E002D6">
        <w:rPr>
          <w:rFonts w:ascii="Times New Roman" w:hAnsi="Times New Roman" w:hint="eastAsia"/>
          <w:sz w:val="24"/>
        </w:rPr>
        <w:t>。</w:t>
      </w:r>
    </w:p>
    <w:p w14:paraId="3A6D0D3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Kelly is married.</w:t>
      </w:r>
    </w:p>
    <w:p w14:paraId="04A17C0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t>
      </w:r>
      <w:r w:rsidRPr="00E002D6">
        <w:rPr>
          <w:rFonts w:ascii="Times New Roman" w:hAnsi="Times New Roman" w:hint="eastAsia"/>
          <w:sz w:val="24"/>
        </w:rPr>
        <w:t xml:space="preserve"> that Kelly is married</w:t>
      </w:r>
    </w:p>
    <w:p w14:paraId="421FB67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放在及物动词后面，作动词的宾语。</w:t>
      </w:r>
    </w:p>
    <w:p w14:paraId="55A6D2B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that </w:t>
      </w:r>
      <w:r w:rsidRPr="00E002D6">
        <w:rPr>
          <w:rFonts w:ascii="Times New Roman" w:hAnsi="Times New Roman" w:hint="eastAsia"/>
          <w:sz w:val="24"/>
        </w:rPr>
        <w:t>只起连接作用，没有实际意思；在口语和非正式文体中，</w:t>
      </w:r>
      <w:r w:rsidRPr="00E002D6">
        <w:rPr>
          <w:rFonts w:ascii="Times New Roman" w:hAnsi="Times New Roman" w:hint="eastAsia"/>
          <w:sz w:val="24"/>
        </w:rPr>
        <w:t xml:space="preserve">that </w:t>
      </w:r>
      <w:r w:rsidRPr="00E002D6">
        <w:rPr>
          <w:rFonts w:ascii="Times New Roman" w:hAnsi="Times New Roman" w:hint="eastAsia"/>
          <w:sz w:val="24"/>
        </w:rPr>
        <w:t>常常可以省略。</w:t>
      </w:r>
    </w:p>
    <w:p w14:paraId="7BEF4D4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例句：</w:t>
      </w:r>
    </w:p>
    <w:p w14:paraId="2674E54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Tom doesn</w:t>
      </w:r>
      <w:r w:rsidRPr="00E002D6">
        <w:rPr>
          <w:rFonts w:ascii="Times New Roman" w:hAnsi="Times New Roman" w:hint="eastAsia"/>
          <w:sz w:val="24"/>
          <w:lang w:eastAsia="zh"/>
        </w:rPr>
        <w:t>'</w:t>
      </w:r>
      <w:r w:rsidRPr="00E002D6">
        <w:rPr>
          <w:rFonts w:ascii="Times New Roman" w:hAnsi="Times New Roman" w:hint="eastAsia"/>
          <w:sz w:val="24"/>
        </w:rPr>
        <w:t>t know (that) Kelly is married.</w:t>
      </w:r>
    </w:p>
    <w:p w14:paraId="6D8D978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don</w:t>
      </w:r>
      <w:r w:rsidRPr="00E002D6">
        <w:rPr>
          <w:rFonts w:ascii="Times New Roman" w:hAnsi="Times New Roman" w:hint="eastAsia"/>
          <w:sz w:val="24"/>
          <w:lang w:eastAsia="zh"/>
        </w:rPr>
        <w:t>'</w:t>
      </w:r>
      <w:r w:rsidRPr="00E002D6">
        <w:rPr>
          <w:rFonts w:ascii="Times New Roman" w:hAnsi="Times New Roman" w:hint="eastAsia"/>
          <w:sz w:val="24"/>
        </w:rPr>
        <w:t>t know (that) Domi is a teacher.</w:t>
      </w:r>
    </w:p>
    <w:p w14:paraId="6BFA3C9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whether </w:t>
      </w:r>
      <w:r w:rsidRPr="00E002D6">
        <w:rPr>
          <w:rFonts w:ascii="Times New Roman" w:hAnsi="Times New Roman" w:hint="eastAsia"/>
          <w:sz w:val="24"/>
        </w:rPr>
        <w:t>引导的宾语从句变化方式是将一个一般疑问句变为宾语从句：</w:t>
      </w:r>
    </w:p>
    <w:p w14:paraId="79F2D86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①</w:t>
      </w:r>
      <w:r w:rsidRPr="00E002D6">
        <w:rPr>
          <w:rFonts w:ascii="Times New Roman" w:hAnsi="Times New Roman" w:hint="eastAsia"/>
          <w:sz w:val="24"/>
        </w:rPr>
        <w:t xml:space="preserve"> </w:t>
      </w:r>
      <w:r w:rsidRPr="00E002D6">
        <w:rPr>
          <w:rFonts w:ascii="Times New Roman" w:hAnsi="Times New Roman" w:hint="eastAsia"/>
          <w:sz w:val="24"/>
        </w:rPr>
        <w:t>在句首加</w:t>
      </w:r>
      <w:r w:rsidRPr="00E002D6">
        <w:rPr>
          <w:rFonts w:ascii="Times New Roman" w:hAnsi="Times New Roman" w:hint="eastAsia"/>
          <w:sz w:val="24"/>
        </w:rPr>
        <w:t xml:space="preserve"> whether</w:t>
      </w:r>
      <w:r w:rsidRPr="00E002D6">
        <w:rPr>
          <w:rFonts w:ascii="Times New Roman" w:hAnsi="Times New Roman" w:hint="eastAsia"/>
          <w:sz w:val="24"/>
        </w:rPr>
        <w:t>（或</w:t>
      </w:r>
      <w:r w:rsidRPr="00E002D6">
        <w:rPr>
          <w:rFonts w:ascii="Times New Roman" w:hAnsi="Times New Roman" w:hint="eastAsia"/>
          <w:sz w:val="24"/>
        </w:rPr>
        <w:t xml:space="preserve"> if</w:t>
      </w:r>
      <w:r w:rsidRPr="00E002D6">
        <w:rPr>
          <w:rFonts w:ascii="Times New Roman" w:hAnsi="Times New Roman" w:hint="eastAsia"/>
          <w:sz w:val="24"/>
        </w:rPr>
        <w:t>）；</w:t>
      </w:r>
    </w:p>
    <w:p w14:paraId="7464AAC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②</w:t>
      </w:r>
      <w:r w:rsidRPr="00E002D6">
        <w:rPr>
          <w:rFonts w:ascii="Times New Roman" w:hAnsi="Times New Roman" w:hint="eastAsia"/>
          <w:sz w:val="24"/>
        </w:rPr>
        <w:t xml:space="preserve"> </w:t>
      </w:r>
      <w:r w:rsidRPr="00E002D6">
        <w:rPr>
          <w:rFonts w:ascii="Times New Roman" w:hAnsi="Times New Roman" w:hint="eastAsia"/>
          <w:sz w:val="24"/>
        </w:rPr>
        <w:t>把疑问句语序还原为陈述句语序。</w:t>
      </w:r>
    </w:p>
    <w:p w14:paraId="54F8798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Is Vicky nice?</w:t>
      </w:r>
    </w:p>
    <w:p w14:paraId="5B5ACC7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t>
      </w:r>
      <w:r w:rsidRPr="00E002D6">
        <w:rPr>
          <w:rFonts w:ascii="Times New Roman" w:hAnsi="Times New Roman" w:hint="eastAsia"/>
          <w:sz w:val="24"/>
        </w:rPr>
        <w:t xml:space="preserve"> whether Vicky is nice</w:t>
      </w:r>
    </w:p>
    <w:p w14:paraId="4561DED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Will Vicky come?</w:t>
      </w:r>
    </w:p>
    <w:p w14:paraId="56ADFAF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w:t>
      </w:r>
      <w:r w:rsidRPr="00E002D6">
        <w:rPr>
          <w:rFonts w:ascii="Times New Roman" w:hAnsi="Times New Roman" w:hint="eastAsia"/>
          <w:sz w:val="24"/>
        </w:rPr>
        <w:t xml:space="preserve"> whether Vicky will come</w:t>
      </w:r>
    </w:p>
    <w:p w14:paraId="6B8216B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放在及物动词后面，作动词的宾语。</w:t>
      </w:r>
    </w:p>
    <w:p w14:paraId="78AF73A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whether </w:t>
      </w:r>
      <w:r w:rsidRPr="00E002D6">
        <w:rPr>
          <w:rFonts w:ascii="Times New Roman" w:hAnsi="Times New Roman" w:hint="eastAsia"/>
          <w:sz w:val="24"/>
        </w:rPr>
        <w:t>表示</w:t>
      </w:r>
      <w:r w:rsidRPr="00E002D6">
        <w:rPr>
          <w:rFonts w:ascii="Times New Roman" w:hAnsi="Times New Roman" w:hint="eastAsia"/>
          <w:sz w:val="24"/>
        </w:rPr>
        <w:t xml:space="preserve"> </w:t>
      </w:r>
      <w:r w:rsidRPr="00E002D6">
        <w:rPr>
          <w:rFonts w:ascii="Times New Roman" w:hAnsi="Times New Roman" w:hint="eastAsia"/>
          <w:sz w:val="24"/>
        </w:rPr>
        <w:t>“是否”，有实际意思，不能省略；作动词宾语时，常可用</w:t>
      </w:r>
      <w:r w:rsidRPr="00E002D6">
        <w:rPr>
          <w:rFonts w:ascii="Times New Roman" w:hAnsi="Times New Roman" w:hint="eastAsia"/>
          <w:sz w:val="24"/>
        </w:rPr>
        <w:t xml:space="preserve"> if </w:t>
      </w:r>
      <w:r w:rsidRPr="00E002D6">
        <w:rPr>
          <w:rFonts w:ascii="Times New Roman" w:hAnsi="Times New Roman" w:hint="eastAsia"/>
          <w:sz w:val="24"/>
        </w:rPr>
        <w:t>替换；从句一律使用陈述语序（主语在前，动词在后）。</w:t>
      </w:r>
    </w:p>
    <w:p w14:paraId="7DF3C40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例句：</w:t>
      </w:r>
    </w:p>
    <w:p w14:paraId="0BB4009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don</w:t>
      </w:r>
      <w:r w:rsidRPr="00E002D6">
        <w:rPr>
          <w:rFonts w:ascii="Times New Roman" w:hAnsi="Times New Roman" w:hint="eastAsia"/>
          <w:sz w:val="24"/>
          <w:lang w:eastAsia="zh"/>
        </w:rPr>
        <w:t>'</w:t>
      </w:r>
      <w:r w:rsidRPr="00E002D6">
        <w:rPr>
          <w:rFonts w:ascii="Times New Roman" w:hAnsi="Times New Roman" w:hint="eastAsia"/>
          <w:sz w:val="24"/>
        </w:rPr>
        <w:t>t know whether Vicky likes kids.</w:t>
      </w:r>
    </w:p>
    <w:p w14:paraId="13881FD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don</w:t>
      </w:r>
      <w:r w:rsidRPr="00E002D6">
        <w:rPr>
          <w:rFonts w:ascii="Times New Roman" w:hAnsi="Times New Roman" w:hint="eastAsia"/>
          <w:sz w:val="24"/>
          <w:lang w:eastAsia="zh"/>
        </w:rPr>
        <w:t>'</w:t>
      </w:r>
      <w:r w:rsidRPr="00E002D6">
        <w:rPr>
          <w:rFonts w:ascii="Times New Roman" w:hAnsi="Times New Roman" w:hint="eastAsia"/>
          <w:sz w:val="24"/>
        </w:rPr>
        <w:t>t know if Vicky likes kids.</w:t>
      </w:r>
    </w:p>
    <w:p w14:paraId="683A334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that </w:t>
      </w:r>
      <w:r w:rsidRPr="00E002D6">
        <w:rPr>
          <w:rFonts w:ascii="Times New Roman" w:hAnsi="Times New Roman" w:hint="eastAsia"/>
          <w:sz w:val="24"/>
        </w:rPr>
        <w:t>与</w:t>
      </w:r>
      <w:r w:rsidRPr="00E002D6">
        <w:rPr>
          <w:rFonts w:ascii="Times New Roman" w:hAnsi="Times New Roman" w:hint="eastAsia"/>
          <w:sz w:val="24"/>
        </w:rPr>
        <w:t xml:space="preserve"> whether </w:t>
      </w:r>
      <w:r w:rsidRPr="00E002D6">
        <w:rPr>
          <w:rFonts w:ascii="Times New Roman" w:hAnsi="Times New Roman" w:hint="eastAsia"/>
          <w:sz w:val="24"/>
        </w:rPr>
        <w:t>宾语从句对比：</w:t>
      </w:r>
      <w:r w:rsidRPr="00E002D6">
        <w:rPr>
          <w:rFonts w:ascii="Times New Roman" w:hAnsi="Times New Roman" w:hint="eastAsia"/>
          <w:sz w:val="24"/>
        </w:rPr>
        <w:t xml:space="preserve">that </w:t>
      </w:r>
      <w:r w:rsidRPr="00E002D6">
        <w:rPr>
          <w:rFonts w:ascii="Times New Roman" w:hAnsi="Times New Roman" w:hint="eastAsia"/>
          <w:sz w:val="24"/>
        </w:rPr>
        <w:t>从句来自：陈述句；</w:t>
      </w:r>
      <w:r w:rsidRPr="00E002D6">
        <w:rPr>
          <w:rFonts w:ascii="Times New Roman" w:hAnsi="Times New Roman" w:hint="eastAsia"/>
          <w:sz w:val="24"/>
        </w:rPr>
        <w:t xml:space="preserve">whether </w:t>
      </w:r>
      <w:r w:rsidRPr="00E002D6">
        <w:rPr>
          <w:rFonts w:ascii="Times New Roman" w:hAnsi="Times New Roman" w:hint="eastAsia"/>
          <w:sz w:val="24"/>
        </w:rPr>
        <w:t>从句来自：一般疑问句。</w:t>
      </w:r>
      <w:r w:rsidRPr="00E002D6">
        <w:rPr>
          <w:rFonts w:ascii="Times New Roman" w:hAnsi="Times New Roman" w:hint="eastAsia"/>
          <w:sz w:val="24"/>
        </w:rPr>
        <w:t>that</w:t>
      </w:r>
      <w:r w:rsidRPr="00E002D6">
        <w:rPr>
          <w:rFonts w:ascii="Times New Roman" w:hAnsi="Times New Roman" w:hint="eastAsia"/>
          <w:sz w:val="24"/>
        </w:rPr>
        <w:t>：无词义，只起连接作用；</w:t>
      </w:r>
      <w:r w:rsidRPr="00E002D6">
        <w:rPr>
          <w:rFonts w:ascii="Times New Roman" w:hAnsi="Times New Roman" w:hint="eastAsia"/>
          <w:sz w:val="24"/>
        </w:rPr>
        <w:t>whether</w:t>
      </w:r>
      <w:r w:rsidRPr="00E002D6">
        <w:rPr>
          <w:rFonts w:ascii="Times New Roman" w:hAnsi="Times New Roman" w:hint="eastAsia"/>
          <w:sz w:val="24"/>
        </w:rPr>
        <w:t>：有词义，表示</w:t>
      </w:r>
      <w:r w:rsidRPr="00E002D6">
        <w:rPr>
          <w:rFonts w:ascii="Times New Roman" w:hAnsi="Times New Roman" w:hint="eastAsia"/>
          <w:sz w:val="24"/>
        </w:rPr>
        <w:t xml:space="preserve"> </w:t>
      </w:r>
      <w:r w:rsidRPr="00E002D6">
        <w:rPr>
          <w:rFonts w:ascii="Times New Roman" w:hAnsi="Times New Roman" w:hint="eastAsia"/>
          <w:sz w:val="24"/>
        </w:rPr>
        <w:t>“是否”。两者后面都必须用陈述句语序。</w:t>
      </w:r>
      <w:r w:rsidRPr="00E002D6">
        <w:rPr>
          <w:rFonts w:ascii="Times New Roman" w:hAnsi="Times New Roman" w:hint="eastAsia"/>
          <w:sz w:val="24"/>
        </w:rPr>
        <w:t xml:space="preserve">that </w:t>
      </w:r>
      <w:r w:rsidRPr="00E002D6">
        <w:rPr>
          <w:rFonts w:ascii="Times New Roman" w:hAnsi="Times New Roman" w:hint="eastAsia"/>
          <w:sz w:val="24"/>
        </w:rPr>
        <w:t>引导宾语从句时可省；</w:t>
      </w:r>
      <w:r w:rsidRPr="00E002D6">
        <w:rPr>
          <w:rFonts w:ascii="Times New Roman" w:hAnsi="Times New Roman" w:hint="eastAsia"/>
          <w:sz w:val="24"/>
        </w:rPr>
        <w:t xml:space="preserve">whether </w:t>
      </w:r>
      <w:r w:rsidRPr="00E002D6">
        <w:rPr>
          <w:rFonts w:ascii="Times New Roman" w:hAnsi="Times New Roman" w:hint="eastAsia"/>
          <w:sz w:val="24"/>
        </w:rPr>
        <w:t>引导宾语从句时不可省。</w:t>
      </w:r>
    </w:p>
    <w:p w14:paraId="1BCEF3A8" w14:textId="77777777" w:rsidR="00792C08" w:rsidRPr="00E002D6" w:rsidRDefault="00792C08">
      <w:pPr>
        <w:spacing w:line="400" w:lineRule="exact"/>
        <w:ind w:firstLineChars="200" w:firstLine="480"/>
        <w:rPr>
          <w:rFonts w:ascii="Times New Roman" w:hAnsi="Times New Roman"/>
          <w:sz w:val="24"/>
        </w:rPr>
      </w:pPr>
    </w:p>
    <w:p w14:paraId="6D662FF9" w14:textId="77777777" w:rsidR="00792C08" w:rsidRPr="00E002D6" w:rsidRDefault="00792C08">
      <w:pPr>
        <w:spacing w:line="400" w:lineRule="exact"/>
        <w:rPr>
          <w:rFonts w:ascii="Times New Roman" w:eastAsia="Times New Roman" w:hAnsi="Times New Roman" w:cs="Times New Roman"/>
          <w:i/>
          <w:spacing w:val="-2"/>
          <w:sz w:val="22"/>
          <w:szCs w:val="22"/>
        </w:rPr>
      </w:pPr>
    </w:p>
    <w:p w14:paraId="044B494A"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574749AA"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找出句中的状语、主语和宾语。</w:t>
      </w:r>
    </w:p>
    <w:p w14:paraId="64E1D7EC"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People bury magnets to pull good luck.</w:t>
      </w:r>
    </w:p>
    <w:p w14:paraId="4725586B"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Giving up bad habits makes people less depressed.</w:t>
      </w:r>
    </w:p>
    <w:p w14:paraId="7EBDD8FC"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realize that luck comes from hard work.</w:t>
      </w:r>
    </w:p>
    <w:p w14:paraId="543A2CC3"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studies hard not to flunk the exam.</w:t>
      </w:r>
    </w:p>
    <w:p w14:paraId="56D4205C"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Doing meditation can ease your pressure.</w:t>
      </w:r>
    </w:p>
    <w:p w14:paraId="22EA5C5D"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I wonder whether </w:t>
      </w:r>
      <w:proofErr w:type="gramStart"/>
      <w:r w:rsidRPr="00E002D6">
        <w:rPr>
          <w:rFonts w:ascii="Times New Roman" w:eastAsia="宋体" w:hAnsi="Times New Roman" w:cs="Times New Roman"/>
          <w:spacing w:val="-1"/>
          <w:sz w:val="24"/>
        </w:rPr>
        <w:t>fortunetellers</w:t>
      </w:r>
      <w:proofErr w:type="gramEnd"/>
      <w:r w:rsidRPr="00E002D6">
        <w:rPr>
          <w:rFonts w:ascii="Times New Roman" w:eastAsia="宋体" w:hAnsi="Times New Roman" w:cs="Times New Roman"/>
          <w:spacing w:val="-1"/>
          <w:sz w:val="24"/>
        </w:rPr>
        <w:t xml:space="preserve"> can tell the truth.</w:t>
      </w:r>
    </w:p>
    <w:p w14:paraId="13E627B1"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saves money to realize his personal dream.</w:t>
      </w:r>
    </w:p>
    <w:p w14:paraId="7F8D64D9"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all know that bad dreams are just nightmares.</w:t>
      </w:r>
    </w:p>
    <w:p w14:paraId="6E62D7D5" w14:textId="77777777" w:rsidR="00792C08" w:rsidRPr="00E002D6" w:rsidRDefault="00000000">
      <w:pPr>
        <w:numPr>
          <w:ilvl w:val="0"/>
          <w:numId w:val="1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Do you know whether this custom is still popular?</w:t>
      </w:r>
    </w:p>
    <w:p w14:paraId="60FF0215" w14:textId="77777777" w:rsidR="00792C08" w:rsidRPr="00E002D6" w:rsidRDefault="00792C08">
      <w:pPr>
        <w:rPr>
          <w:rFonts w:ascii="Times New Roman" w:eastAsia="宋体" w:hAnsi="Times New Roman" w:cs="Times New Roman"/>
          <w:spacing w:val="-1"/>
          <w:sz w:val="24"/>
        </w:rPr>
      </w:pPr>
    </w:p>
    <w:p w14:paraId="31FFDBA3"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3F99C74B"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很多人害怕考试不及格，因此他们努力学习。（</w:t>
      </w:r>
      <w:r w:rsidRPr="00E002D6">
        <w:rPr>
          <w:rFonts w:ascii="Times New Roman" w:eastAsia="宋体" w:hAnsi="Times New Roman" w:cs="Times New Roman"/>
          <w:spacing w:val="-1"/>
          <w:sz w:val="24"/>
        </w:rPr>
        <w:t>fail; afraid</w:t>
      </w:r>
      <w:r w:rsidRPr="00E002D6">
        <w:rPr>
          <w:rFonts w:ascii="Times New Roman" w:eastAsia="宋体" w:hAnsi="Times New Roman" w:cs="Times New Roman" w:hint="eastAsia"/>
          <w:spacing w:val="-1"/>
          <w:sz w:val="24"/>
          <w:lang w:eastAsia="zh"/>
        </w:rPr>
        <w:t>）</w:t>
      </w:r>
    </w:p>
    <w:p w14:paraId="097F623D"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做冥想可以减轻我们的压力并让我们放松。（</w:t>
      </w:r>
      <w:r w:rsidRPr="00E002D6">
        <w:rPr>
          <w:rFonts w:ascii="Times New Roman" w:eastAsia="宋体" w:hAnsi="Times New Roman" w:cs="Times New Roman"/>
          <w:spacing w:val="-1"/>
          <w:sz w:val="24"/>
        </w:rPr>
        <w:t>meditation; pressure; relax</w:t>
      </w:r>
      <w:r w:rsidRPr="00E002D6">
        <w:rPr>
          <w:rFonts w:ascii="Times New Roman" w:eastAsia="宋体" w:hAnsi="Times New Roman" w:cs="Times New Roman" w:hint="eastAsia"/>
          <w:spacing w:val="-1"/>
          <w:sz w:val="24"/>
          <w:lang w:eastAsia="zh"/>
        </w:rPr>
        <w:t>）</w:t>
      </w:r>
    </w:p>
    <w:p w14:paraId="76E87767"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我意识到相信算命者是不对的。（</w:t>
      </w:r>
      <w:r w:rsidRPr="00E002D6">
        <w:rPr>
          <w:rFonts w:ascii="Times New Roman" w:eastAsia="宋体" w:hAnsi="Times New Roman" w:cs="Times New Roman"/>
          <w:spacing w:val="-1"/>
          <w:sz w:val="24"/>
        </w:rPr>
        <w:t>realize; fortuneteller</w:t>
      </w:r>
      <w:r w:rsidRPr="00E002D6">
        <w:rPr>
          <w:rFonts w:ascii="Times New Roman" w:eastAsia="宋体" w:hAnsi="Times New Roman" w:cs="Times New Roman" w:hint="eastAsia"/>
          <w:spacing w:val="-1"/>
          <w:sz w:val="24"/>
          <w:lang w:eastAsia="zh"/>
        </w:rPr>
        <w:t>）</w:t>
      </w:r>
    </w:p>
    <w:p w14:paraId="4F39A1EE"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他想知道这个风俗是否是私人的传统。（</w:t>
      </w:r>
      <w:r w:rsidRPr="00E002D6">
        <w:rPr>
          <w:rFonts w:ascii="Times New Roman" w:eastAsia="宋体" w:hAnsi="Times New Roman" w:cs="Times New Roman"/>
          <w:spacing w:val="-1"/>
          <w:sz w:val="24"/>
        </w:rPr>
        <w:t>custom; tradition</w:t>
      </w:r>
      <w:r w:rsidRPr="00E002D6">
        <w:rPr>
          <w:rFonts w:ascii="Times New Roman" w:eastAsia="宋体" w:hAnsi="Times New Roman" w:cs="Times New Roman" w:hint="eastAsia"/>
          <w:spacing w:val="-1"/>
          <w:sz w:val="24"/>
          <w:lang w:eastAsia="zh"/>
        </w:rPr>
        <w:t>）</w:t>
      </w:r>
    </w:p>
    <w:p w14:paraId="7105F682"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人们埋藏磁铁是为了吸引好运。（</w:t>
      </w:r>
      <w:r w:rsidRPr="00E002D6">
        <w:rPr>
          <w:rFonts w:ascii="Times New Roman" w:eastAsia="宋体" w:hAnsi="Times New Roman" w:cs="Times New Roman"/>
          <w:spacing w:val="-1"/>
          <w:sz w:val="24"/>
        </w:rPr>
        <w:t>bury; magnet; attract</w:t>
      </w:r>
      <w:r w:rsidRPr="00E002D6">
        <w:rPr>
          <w:rFonts w:ascii="Times New Roman" w:eastAsia="宋体" w:hAnsi="Times New Roman" w:cs="Times New Roman" w:hint="eastAsia"/>
          <w:spacing w:val="-1"/>
          <w:sz w:val="24"/>
          <w:lang w:eastAsia="zh"/>
        </w:rPr>
        <w:t>）</w:t>
      </w:r>
    </w:p>
    <w:p w14:paraId="0CCECB45"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放弃坏习惯能让你不再感到沮丧。（</w:t>
      </w:r>
      <w:r w:rsidRPr="00E002D6">
        <w:rPr>
          <w:rFonts w:ascii="Times New Roman" w:eastAsia="宋体" w:hAnsi="Times New Roman" w:cs="Times New Roman"/>
          <w:spacing w:val="-1"/>
          <w:sz w:val="24"/>
        </w:rPr>
        <w:t>depressed; habit</w:t>
      </w:r>
      <w:r w:rsidRPr="00E002D6">
        <w:rPr>
          <w:rFonts w:ascii="Times New Roman" w:eastAsia="宋体" w:hAnsi="Times New Roman" w:cs="Times New Roman" w:hint="eastAsia"/>
          <w:spacing w:val="-1"/>
          <w:sz w:val="24"/>
          <w:lang w:eastAsia="zh"/>
        </w:rPr>
        <w:t>）</w:t>
      </w:r>
    </w:p>
    <w:p w14:paraId="7458DB39"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我们用口香糖替代香烟来舒缓紧张情绪。（</w:t>
      </w:r>
      <w:r w:rsidRPr="00E002D6">
        <w:rPr>
          <w:rFonts w:ascii="Times New Roman" w:eastAsia="宋体" w:hAnsi="Times New Roman" w:cs="Times New Roman"/>
          <w:spacing w:val="-1"/>
          <w:sz w:val="24"/>
        </w:rPr>
        <w:t>substitute; ease; nervous</w:t>
      </w:r>
      <w:r w:rsidRPr="00E002D6">
        <w:rPr>
          <w:rFonts w:ascii="Times New Roman" w:eastAsia="宋体" w:hAnsi="Times New Roman" w:cs="Times New Roman" w:hint="eastAsia"/>
          <w:spacing w:val="-1"/>
          <w:sz w:val="24"/>
          <w:lang w:eastAsia="zh"/>
        </w:rPr>
        <w:t>）</w:t>
      </w:r>
    </w:p>
    <w:p w14:paraId="0FDF0CA6" w14:textId="77777777" w:rsidR="00792C08" w:rsidRPr="00E002D6" w:rsidRDefault="00000000">
      <w:pPr>
        <w:numPr>
          <w:ilvl w:val="0"/>
          <w:numId w:val="1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我不确定他是否会因为噩梦而考试不及格。（</w:t>
      </w:r>
      <w:r w:rsidRPr="00E002D6">
        <w:rPr>
          <w:rFonts w:ascii="Times New Roman" w:eastAsia="宋体" w:hAnsi="Times New Roman" w:cs="Times New Roman"/>
          <w:spacing w:val="-1"/>
          <w:sz w:val="24"/>
        </w:rPr>
        <w:t>nightmare; flunk</w:t>
      </w:r>
      <w:r w:rsidRPr="00E002D6">
        <w:rPr>
          <w:rFonts w:ascii="Times New Roman" w:eastAsia="宋体" w:hAnsi="Times New Roman" w:cs="Times New Roman" w:hint="eastAsia"/>
          <w:spacing w:val="-1"/>
          <w:sz w:val="24"/>
          <w:lang w:eastAsia="zh"/>
        </w:rPr>
        <w:t>）</w:t>
      </w:r>
    </w:p>
    <w:p w14:paraId="7AF5085B" w14:textId="77777777" w:rsidR="00792C08" w:rsidRPr="00E002D6" w:rsidRDefault="00792C08">
      <w:pPr>
        <w:spacing w:line="400" w:lineRule="exact"/>
        <w:rPr>
          <w:rFonts w:ascii="Times New Roman" w:eastAsia="宋体" w:hAnsi="Times New Roman" w:cs="Times New Roman"/>
          <w:spacing w:val="-1"/>
          <w:sz w:val="24"/>
        </w:rPr>
      </w:pPr>
    </w:p>
    <w:p w14:paraId="254E72E9" w14:textId="77777777" w:rsidR="00792C08" w:rsidRPr="00E002D6" w:rsidRDefault="00000000">
      <w:pPr>
        <w:spacing w:line="400" w:lineRule="exac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w:t>
      </w:r>
      <w:r w:rsidRPr="00E002D6">
        <w:rPr>
          <w:rFonts w:ascii="Times New Roman" w:eastAsia="宋体" w:hAnsi="Times New Roman" w:cs="Times New Roman" w:hint="eastAsia"/>
          <w:spacing w:val="-1"/>
          <w:sz w:val="24"/>
        </w:rPr>
        <w:t>L13-L16</w:t>
      </w:r>
      <w:r w:rsidRPr="00E002D6">
        <w:rPr>
          <w:rFonts w:ascii="Times New Roman" w:eastAsia="宋体" w:hAnsi="Times New Roman" w:cs="Times New Roman" w:hint="eastAsia"/>
          <w:spacing w:val="-1"/>
          <w:sz w:val="24"/>
        </w:rPr>
        <w:t>中主谓</w:t>
      </w:r>
      <w:proofErr w:type="gramStart"/>
      <w:r w:rsidRPr="00E002D6">
        <w:rPr>
          <w:rFonts w:ascii="Times New Roman" w:eastAsia="宋体" w:hAnsi="Times New Roman" w:cs="Times New Roman" w:hint="eastAsia"/>
          <w:spacing w:val="-1"/>
          <w:sz w:val="24"/>
        </w:rPr>
        <w:t>宾</w:t>
      </w:r>
      <w:proofErr w:type="gramEnd"/>
      <w:r w:rsidRPr="00E002D6">
        <w:rPr>
          <w:rFonts w:ascii="Times New Roman" w:eastAsia="宋体" w:hAnsi="Times New Roman" w:cs="Times New Roman" w:hint="eastAsia"/>
          <w:spacing w:val="-1"/>
          <w:sz w:val="24"/>
        </w:rPr>
        <w:t>结构的句子，并标注各句子成分。</w:t>
      </w:r>
    </w:p>
    <w:p w14:paraId="4D9B2531" w14:textId="77777777" w:rsidR="00792C08" w:rsidRPr="00E002D6" w:rsidRDefault="00792C08">
      <w:pPr>
        <w:spacing w:line="400" w:lineRule="exact"/>
        <w:rPr>
          <w:rFonts w:ascii="Times New Roman" w:eastAsia="宋体" w:hAnsi="Times New Roman" w:cs="Times New Roman"/>
          <w:spacing w:val="-1"/>
          <w:sz w:val="24"/>
        </w:rPr>
      </w:pPr>
    </w:p>
    <w:p w14:paraId="53EEACC1" w14:textId="77777777" w:rsidR="00792C08" w:rsidRPr="00E002D6" w:rsidRDefault="00792C08">
      <w:pPr>
        <w:spacing w:line="400" w:lineRule="exact"/>
        <w:rPr>
          <w:rFonts w:ascii="Times New Roman" w:eastAsia="宋体" w:hAnsi="Times New Roman" w:cs="Times New Roman"/>
          <w:spacing w:val="-1"/>
          <w:sz w:val="22"/>
          <w:szCs w:val="22"/>
        </w:rPr>
      </w:pPr>
    </w:p>
    <w:p w14:paraId="06664DCB"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1DC32AE2"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17-18</w:t>
      </w:r>
    </w:p>
    <w:p w14:paraId="6350D42D"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 Computer Car</w:t>
      </w:r>
    </w:p>
    <w:p w14:paraId="2EE8A567" w14:textId="77777777" w:rsidR="00792C08" w:rsidRPr="00E002D6" w:rsidRDefault="00792C08">
      <w:pPr>
        <w:spacing w:line="400" w:lineRule="exact"/>
        <w:jc w:val="center"/>
        <w:rPr>
          <w:rFonts w:ascii="Times New Roman" w:hAnsi="Times New Roman" w:cs="Times New Roman"/>
          <w:b/>
          <w:bCs/>
          <w:sz w:val="36"/>
          <w:szCs w:val="44"/>
        </w:rPr>
      </w:pPr>
    </w:p>
    <w:p w14:paraId="2E1E3F34"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96B7F1D" w14:textId="77777777" w:rsidR="00792C08" w:rsidRPr="00E002D6" w:rsidRDefault="00000000">
      <w:pPr>
        <w:spacing w:line="400" w:lineRule="exact"/>
        <w:jc w:val="left"/>
        <w:rPr>
          <w:rFonts w:ascii="Times New Roman" w:hAnsi="Times New Roman" w:cs="Times New Roman"/>
          <w:sz w:val="32"/>
          <w:szCs w:val="40"/>
        </w:rPr>
      </w:pPr>
      <w:r w:rsidRPr="00E002D6">
        <w:rPr>
          <w:rFonts w:ascii="Times New Roman" w:hAnsi="Times New Roman" w:cs="Times New Roman" w:hint="eastAsia"/>
          <w:b/>
          <w:bCs/>
          <w:i/>
          <w:iCs/>
          <w:sz w:val="32"/>
          <w:szCs w:val="40"/>
        </w:rPr>
        <w:t xml:space="preserve">          </w:t>
      </w: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strendʒ</w:t>
      </w:r>
      <w:proofErr w:type="spellEnd"/>
      <w:r w:rsidRPr="00E002D6">
        <w:rPr>
          <w:rFonts w:ascii="Cambria" w:hAnsi="Cambria" w:cs="Cambria"/>
          <w:sz w:val="22"/>
          <w:szCs w:val="22"/>
        </w:rPr>
        <w:t>/</w:t>
      </w:r>
    </w:p>
    <w:p w14:paraId="0BF8517B"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You are in a strange city. It’s late at night and you’re tired. But you can’t find your hotel. You sigh a deep sigh. It seems like you are dreaming a terrible dream. What is happening</w:t>
      </w:r>
      <w:r w:rsidRPr="00E002D6">
        <w:rPr>
          <w:rFonts w:ascii="Times New Roman" w:eastAsia="宋体" w:hAnsi="Times New Roman" w:cs="Times New Roman" w:hint="eastAsia"/>
          <w:spacing w:val="-1"/>
          <w:sz w:val="28"/>
          <w:szCs w:val="28"/>
          <w:lang w:eastAsia="zh-CN"/>
        </w:rPr>
        <w:t>?</w:t>
      </w:r>
    </w:p>
    <w:p w14:paraId="505A9C45"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sɪtʃ</w:t>
      </w:r>
      <w:proofErr w:type="spellEnd"/>
      <w:r w:rsidRPr="00E002D6">
        <w:rPr>
          <w:rFonts w:ascii="Cambria" w:eastAsia="宋体" w:hAnsi="Cambria" w:cs="Cambria"/>
          <w:i/>
          <w:iCs/>
          <w:spacing w:val="-1"/>
          <w:sz w:val="22"/>
          <w:szCs w:val="22"/>
          <w:lang w:eastAsia="zh-CN"/>
        </w:rPr>
        <w:t>ᴜˈ</w:t>
      </w:r>
      <w:proofErr w:type="spellStart"/>
      <w:r w:rsidRPr="00E002D6">
        <w:rPr>
          <w:rFonts w:ascii="Cambria" w:eastAsia="宋体" w:hAnsi="Cambria" w:cs="Cambria"/>
          <w:i/>
          <w:iCs/>
          <w:spacing w:val="-1"/>
          <w:sz w:val="22"/>
          <w:szCs w:val="22"/>
          <w:lang w:eastAsia="zh-CN"/>
        </w:rPr>
        <w:t>eʃən</w:t>
      </w:r>
      <w:proofErr w:type="spellEnd"/>
      <w:r w:rsidRPr="00E002D6">
        <w:rPr>
          <w:rFonts w:ascii="Cambria" w:eastAsia="宋体" w:hAnsi="Cambria" w:cs="Cambria"/>
          <w:spacing w:val="-1"/>
          <w:sz w:val="22"/>
          <w:szCs w:val="22"/>
          <w:lang w:eastAsia="zh-CN"/>
        </w:rPr>
        <w:t>/</w:t>
      </w:r>
    </w:p>
    <w:p w14:paraId="3F29F2EF"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This situation often happens to people who travel by car. But it may </w:t>
      </w:r>
    </w:p>
    <w:p w14:paraId="47599BE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hint="eastAsia"/>
          <w:spacing w:val="-1"/>
          <w:sz w:val="21"/>
          <w:szCs w:val="21"/>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ɔˈto</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dɪˈzaɪn</w:t>
      </w:r>
      <w:r w:rsidRPr="00E002D6">
        <w:rPr>
          <w:rFonts w:ascii="Cambria" w:eastAsia="宋体" w:hAnsi="Cambria" w:cs="Cambria" w:hint="eastAsia"/>
          <w:i/>
          <w:iCs/>
          <w:spacing w:val="-1"/>
          <w:sz w:val="22"/>
          <w:szCs w:val="22"/>
          <w:lang w:eastAsia="zh-CN"/>
        </w:rPr>
        <w:t>d</w:t>
      </w:r>
      <w:proofErr w:type="spellEnd"/>
      <w:r w:rsidRPr="00E002D6">
        <w:rPr>
          <w:rFonts w:ascii="Cambria" w:eastAsia="宋体" w:hAnsi="Cambria" w:cs="Cambria"/>
          <w:spacing w:val="-1"/>
          <w:sz w:val="22"/>
          <w:szCs w:val="22"/>
          <w:lang w:eastAsia="zh-CN"/>
        </w:rPr>
        <w:t>/</w:t>
      </w:r>
    </w:p>
    <w:p w14:paraId="53BFE2E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become a thing of the past. New auto computers are being designed to </w:t>
      </w:r>
    </w:p>
    <w:p w14:paraId="036FE7C0" w14:textId="77777777" w:rsidR="00792C08" w:rsidRPr="00E002D6" w:rsidRDefault="00000000">
      <w:pPr>
        <w:pStyle w:val="a3"/>
        <w:spacing w:line="400" w:lineRule="exact"/>
        <w:ind w:right="181" w:firstLineChars="200" w:firstLine="556"/>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dɛstəˈneʃən</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skrin</w:t>
      </w:r>
      <w:proofErr w:type="spellEnd"/>
      <w:r w:rsidRPr="00E002D6">
        <w:rPr>
          <w:rFonts w:ascii="Cambria" w:eastAsia="宋体" w:hAnsi="Cambria" w:cs="Cambria"/>
          <w:spacing w:val="-1"/>
          <w:sz w:val="22"/>
          <w:szCs w:val="22"/>
          <w:lang w:eastAsia="zh-CN"/>
        </w:rPr>
        <w:t>/</w:t>
      </w:r>
    </w:p>
    <w:p w14:paraId="771A5696"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tell</w:t>
      </w:r>
      <w:proofErr w:type="gramEnd"/>
      <w:r w:rsidRPr="00E002D6">
        <w:rPr>
          <w:rFonts w:ascii="Times New Roman" w:eastAsia="宋体" w:hAnsi="Times New Roman" w:cs="Times New Roman"/>
          <w:spacing w:val="-1"/>
          <w:sz w:val="28"/>
          <w:szCs w:val="28"/>
          <w:lang w:eastAsia="zh-CN"/>
        </w:rPr>
        <w:t xml:space="preserve"> you how to reach your destination. A small screen in your car </w:t>
      </w:r>
    </w:p>
    <w:p w14:paraId="4878AE47"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dɪˈsple</w:t>
      </w:r>
      <w:r w:rsidRPr="00E002D6">
        <w:rPr>
          <w:rFonts w:ascii="Cambria" w:eastAsia="宋体" w:hAnsi="Cambria" w:cs="Cambria" w:hint="eastAsia"/>
          <w:i/>
          <w:iCs/>
          <w:spacing w:val="-1"/>
          <w:sz w:val="22"/>
          <w:szCs w:val="22"/>
          <w:lang w:eastAsia="zh-CN"/>
        </w:rPr>
        <w:t>z</w:t>
      </w:r>
      <w:proofErr w:type="spellEnd"/>
      <w:proofErr w:type="gramStart"/>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proofErr w:type="gramEnd"/>
      <w:r w:rsidRPr="00E002D6">
        <w:rPr>
          <w:rFonts w:ascii="Cambria" w:eastAsia="宋体" w:hAnsi="Cambria" w:cs="Cambria" w:hint="eastAsia"/>
          <w:i/>
          <w:iCs/>
          <w:spacing w:val="-1"/>
          <w:sz w:val="22"/>
          <w:szCs w:val="22"/>
          <w:lang w:eastAsia="zh-CN"/>
        </w:rPr>
        <w:t>mæp</w:t>
      </w:r>
      <w:proofErr w:type="spellEnd"/>
      <w:r w:rsidRPr="00E002D6">
        <w:rPr>
          <w:rFonts w:ascii="Cambria" w:eastAsia="宋体" w:hAnsi="Cambria" w:cs="Cambria" w:hint="eastAsia"/>
          <w:spacing w:val="-1"/>
          <w:sz w:val="22"/>
          <w:szCs w:val="22"/>
          <w:lang w:eastAsia="zh-CN"/>
        </w:rPr>
        <w:t>/</w:t>
      </w:r>
    </w:p>
    <w:p w14:paraId="58C2C850"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displays a map of the city and shows you where you are. Just give the </w:t>
      </w:r>
    </w:p>
    <w:p w14:paraId="438B7BD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 xml:space="preserve"> </w:t>
      </w:r>
      <w:proofErr w:type="spellStart"/>
      <w:proofErr w:type="gramStart"/>
      <w:r w:rsidRPr="00E002D6">
        <w:rPr>
          <w:rFonts w:ascii="Cambria" w:eastAsia="宋体" w:hAnsi="Cambria" w:cs="Cambria"/>
          <w:i/>
          <w:iCs/>
          <w:spacing w:val="-1"/>
          <w:sz w:val="22"/>
          <w:szCs w:val="22"/>
          <w:lang w:eastAsia="zh-CN"/>
        </w:rPr>
        <w:t>tu</w:t>
      </w:r>
      <w:proofErr w:type="spellEnd"/>
      <w:proofErr w:type="gram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tɑp</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ɪt</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ɔf</w:t>
      </w:r>
      <w:proofErr w:type="spellEnd"/>
      <w:r w:rsidRPr="00E002D6">
        <w:rPr>
          <w:rFonts w:ascii="Cambria" w:eastAsia="宋体" w:hAnsi="Cambria" w:cs="Cambria"/>
          <w:spacing w:val="-1"/>
          <w:sz w:val="22"/>
          <w:szCs w:val="22"/>
          <w:lang w:eastAsia="zh-CN"/>
        </w:rPr>
        <w:t>/</w:t>
      </w:r>
    </w:p>
    <w:p w14:paraId="591A5AE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computer</w:t>
      </w:r>
      <w:proofErr w:type="gramEnd"/>
      <w:r w:rsidRPr="00E002D6">
        <w:rPr>
          <w:rFonts w:ascii="Times New Roman" w:eastAsia="宋体" w:hAnsi="Times New Roman" w:cs="Times New Roman"/>
          <w:spacing w:val="-1"/>
          <w:sz w:val="28"/>
          <w:szCs w:val="28"/>
          <w:lang w:eastAsia="zh-CN"/>
        </w:rPr>
        <w:t xml:space="preserve"> the name of your hotel. You’ll see it on the map. To top it off, a </w:t>
      </w:r>
    </w:p>
    <w:p w14:paraId="631DC5B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vɔɪs</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dəˈrɛkʃən</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p>
    <w:p w14:paraId="083755CD"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voice will give you directions while you drive. With a car like this, what else would you expect?</w:t>
      </w:r>
    </w:p>
    <w:p w14:paraId="4DE35C29"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26535DB3"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 computer in Dan’s car is helping him reach his hotel. </w:t>
      </w:r>
    </w:p>
    <w:p w14:paraId="673E5678"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Dan; C</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computer)</w:t>
      </w:r>
      <w:r w:rsidRPr="00E002D6">
        <w:rPr>
          <w:rFonts w:ascii="Times New Roman" w:eastAsia="宋体" w:hAnsi="Times New Roman" w:cs="Times New Roman"/>
          <w:spacing w:val="-1"/>
          <w:sz w:val="28"/>
          <w:szCs w:val="28"/>
          <w:lang w:eastAsia="zh-CN"/>
        </w:rPr>
        <w:br/>
        <w:t>D: OK, computer, how do we get there?</w:t>
      </w:r>
    </w:p>
    <w:p w14:paraId="5D882D82" w14:textId="77777777" w:rsidR="00792C08" w:rsidRPr="00E002D6" w:rsidRDefault="00000000">
      <w:pPr>
        <w:pStyle w:val="a3"/>
        <w:spacing w:line="400" w:lineRule="exact"/>
        <w:ind w:right="183"/>
        <w:jc w:val="left"/>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blɑk</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lɛft</w:t>
      </w:r>
      <w:proofErr w:type="spellEnd"/>
      <w:r w:rsidRPr="00E002D6">
        <w:rPr>
          <w:rFonts w:ascii="Cambria" w:eastAsia="宋体" w:hAnsi="Cambria" w:cs="Cambria"/>
          <w:spacing w:val="-1"/>
          <w:sz w:val="22"/>
          <w:szCs w:val="22"/>
          <w:lang w:eastAsia="zh-CN"/>
        </w:rPr>
        <w:t>/</w:t>
      </w:r>
    </w:p>
    <w:p w14:paraId="4C46ADFD" w14:textId="77777777" w:rsidR="00792C08" w:rsidRPr="00E002D6" w:rsidRDefault="00000000">
      <w:pPr>
        <w:pStyle w:val="a3"/>
        <w:spacing w:line="400" w:lineRule="exact"/>
        <w:ind w:right="183"/>
        <w:jc w:val="left"/>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 Go one block and take a left.</w:t>
      </w:r>
      <w:r w:rsidRPr="00E002D6">
        <w:rPr>
          <w:rFonts w:ascii="Times New Roman" w:eastAsia="宋体" w:hAnsi="Times New Roman" w:cs="Times New Roman"/>
          <w:spacing w:val="-1"/>
          <w:sz w:val="28"/>
          <w:szCs w:val="28"/>
          <w:lang w:eastAsia="zh-CN"/>
        </w:rPr>
        <w:br/>
        <w:t>D: That looks easy. (He turns right.)</w:t>
      </w:r>
    </w:p>
    <w:p w14:paraId="4E8DB3FA" w14:textId="77777777" w:rsidR="00792C08" w:rsidRPr="00E002D6" w:rsidRDefault="00000000">
      <w:pPr>
        <w:pStyle w:val="a3"/>
        <w:spacing w:line="400" w:lineRule="exact"/>
        <w:ind w:right="183" w:firstLineChars="1300" w:firstLine="2834"/>
        <w:jc w:val="left"/>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ɪdɪət</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C: Left! I said “left,” you idiot!</w:t>
      </w:r>
      <w:r w:rsidRPr="00E002D6">
        <w:rPr>
          <w:rFonts w:ascii="Times New Roman" w:eastAsia="宋体" w:hAnsi="Times New Roman" w:cs="Times New Roman"/>
          <w:spacing w:val="-1"/>
          <w:sz w:val="28"/>
          <w:szCs w:val="28"/>
          <w:lang w:eastAsia="zh-CN"/>
        </w:rPr>
        <w:br/>
        <w:t>D: Sorry! Wow, you don’t have to get so angry.</w:t>
      </w:r>
    </w:p>
    <w:p w14:paraId="2D3E5B55" w14:textId="77777777" w:rsidR="00792C08" w:rsidRPr="00E002D6" w:rsidRDefault="00000000">
      <w:pPr>
        <w:pStyle w:val="a3"/>
        <w:spacing w:line="400" w:lineRule="exact"/>
        <w:ind w:right="183" w:firstLineChars="1600" w:firstLine="3328"/>
        <w:jc w:val="left"/>
        <w:rPr>
          <w:rFonts w:ascii="Times New Roman" w:eastAsia="宋体" w:hAnsi="Times New Roman" w:cs="Times New Roman"/>
          <w:spacing w:val="-1"/>
          <w:sz w:val="28"/>
          <w:szCs w:val="28"/>
          <w:lang w:eastAsia="zh-CN"/>
        </w:rPr>
      </w:pP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pacing w:val="-1"/>
          <w:sz w:val="21"/>
          <w:szCs w:val="21"/>
          <w:lang w:eastAsia="zh-CN"/>
        </w:rPr>
        <w:t>hævɪŋ</w:t>
      </w:r>
      <w:proofErr w:type="spellEnd"/>
      <w:r w:rsidRPr="00E002D6">
        <w:rPr>
          <w:rFonts w:ascii="Cambria" w:eastAsia="宋体" w:hAnsi="Cambria" w:cs="Cambria"/>
          <w:i/>
          <w:iCs/>
          <w:spacing w:val="-1"/>
          <w:sz w:val="21"/>
          <w:szCs w:val="21"/>
          <w:lang w:eastAsia="zh-CN"/>
        </w:rPr>
        <w:t xml:space="preserve"> ə </w:t>
      </w:r>
      <w:proofErr w:type="spellStart"/>
      <w:r w:rsidRPr="00E002D6">
        <w:rPr>
          <w:rFonts w:ascii="Cambria" w:eastAsia="宋体" w:hAnsi="Cambria" w:cs="Cambria"/>
          <w:i/>
          <w:iCs/>
          <w:spacing w:val="-1"/>
          <w:sz w:val="21"/>
          <w:szCs w:val="21"/>
          <w:lang w:eastAsia="zh-CN"/>
        </w:rPr>
        <w:t>bæd</w:t>
      </w:r>
      <w:proofErr w:type="spellEnd"/>
      <w:r w:rsidRPr="00E002D6">
        <w:rPr>
          <w:rFonts w:ascii="Cambria" w:eastAsia="宋体" w:hAnsi="Cambria" w:cs="Cambria"/>
          <w:i/>
          <w:iCs/>
          <w:spacing w:val="-1"/>
          <w:sz w:val="21"/>
          <w:szCs w:val="21"/>
          <w:lang w:eastAsia="zh-CN"/>
        </w:rPr>
        <w:t xml:space="preserve"> de/</w:t>
      </w:r>
      <w:r w:rsidRPr="00E002D6">
        <w:rPr>
          <w:rFonts w:ascii="Cambria" w:eastAsia="宋体" w:hAnsi="Cambria" w:cs="Cambria"/>
          <w:i/>
          <w:iCs/>
          <w:spacing w:val="-1"/>
          <w:sz w:val="21"/>
          <w:szCs w:val="21"/>
          <w:lang w:eastAsia="zh-CN"/>
        </w:rPr>
        <w:br/>
      </w:r>
      <w:r w:rsidRPr="00E002D6">
        <w:rPr>
          <w:rFonts w:ascii="Times New Roman" w:eastAsia="宋体" w:hAnsi="Times New Roman" w:cs="Times New Roman"/>
          <w:spacing w:val="-1"/>
          <w:sz w:val="28"/>
          <w:szCs w:val="28"/>
          <w:lang w:eastAsia="zh-CN"/>
        </w:rPr>
        <w:t>C: I’m sorry. I guess I’m just having a bad day</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br/>
        <w:t>D: A bad day? You’re a computer! How can you have a bad day?</w:t>
      </w:r>
    </w:p>
    <w:p w14:paraId="4C4299BB" w14:textId="77777777" w:rsidR="00792C08" w:rsidRPr="00E002D6" w:rsidRDefault="00000000">
      <w:pPr>
        <w:pStyle w:val="a3"/>
        <w:spacing w:line="400" w:lineRule="exact"/>
        <w:ind w:right="183" w:firstLineChars="1300" w:firstLine="2834"/>
        <w:jc w:val="left"/>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lastRenderedPageBreak/>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vaɪrəs</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C: Well, I think I’ve got a virus.</w:t>
      </w:r>
      <w:r w:rsidRPr="00E002D6">
        <w:rPr>
          <w:rFonts w:ascii="Times New Roman" w:eastAsia="宋体" w:hAnsi="Times New Roman" w:cs="Times New Roman"/>
          <w:spacing w:val="-1"/>
          <w:sz w:val="28"/>
          <w:szCs w:val="28"/>
          <w:lang w:eastAsia="zh-CN"/>
        </w:rPr>
        <w:br/>
        <w:t>D: Ha! And I thought computers could never be wrong</w:t>
      </w:r>
      <w:r w:rsidRPr="00E002D6">
        <w:rPr>
          <w:rFonts w:ascii="Times New Roman" w:eastAsia="宋体" w:hAnsi="Times New Roman" w:cs="Times New Roman" w:hint="eastAsia"/>
          <w:spacing w:val="-1"/>
          <w:sz w:val="28"/>
          <w:szCs w:val="28"/>
          <w:lang w:eastAsia="zh-CN"/>
        </w:rPr>
        <w:t>.</w:t>
      </w:r>
    </w:p>
    <w:p w14:paraId="32106A35"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3AC753D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BE817C1"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61E406E0"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strange</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strendʒ</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陌生的；奇怪的</w:t>
      </w:r>
    </w:p>
    <w:p w14:paraId="03E8AF52"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situation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sɪtʃ</w:t>
      </w:r>
      <w:proofErr w:type="spellEnd"/>
      <w:r w:rsidRPr="00E002D6">
        <w:rPr>
          <w:rFonts w:ascii="Cambria" w:eastAsia="宋体" w:hAnsi="Cambria" w:cs="Cambria"/>
          <w:spacing w:val="-1"/>
          <w:sz w:val="22"/>
          <w:szCs w:val="22"/>
        </w:rPr>
        <w:t>ᴜˈ</w:t>
      </w:r>
      <w:proofErr w:type="spellStart"/>
      <w:r w:rsidRPr="00E002D6">
        <w:rPr>
          <w:rFonts w:ascii="Cambria" w:eastAsia="宋体" w:hAnsi="Cambria" w:cs="Cambria"/>
          <w:spacing w:val="-1"/>
          <w:sz w:val="22"/>
          <w:szCs w:val="22"/>
        </w:rPr>
        <w:t>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sɪtʃ</w:t>
      </w:r>
      <w:proofErr w:type="spellEnd"/>
      <w:r w:rsidRPr="00E002D6">
        <w:rPr>
          <w:rFonts w:ascii="Cambria" w:eastAsia="宋体" w:hAnsi="Cambria" w:cs="Cambria" w:hint="eastAsia"/>
          <w:spacing w:val="-1"/>
          <w:sz w:val="22"/>
          <w:szCs w:val="22"/>
        </w:rPr>
        <w:t>ʊ</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情况</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常与介词</w:t>
      </w:r>
      <w:r w:rsidRPr="00E002D6">
        <w:rPr>
          <w:rFonts w:ascii="Times New Roman" w:eastAsia="宋体" w:hAnsi="Times New Roman" w:cs="Times New Roman" w:hint="eastAsia"/>
          <w:spacing w:val="-1"/>
          <w:sz w:val="22"/>
          <w:szCs w:val="22"/>
        </w:rPr>
        <w:t>in</w:t>
      </w:r>
      <w:r w:rsidRPr="00E002D6">
        <w:rPr>
          <w:rFonts w:ascii="Times New Roman" w:eastAsia="宋体" w:hAnsi="Times New Roman" w:cs="Times New Roman" w:hint="eastAsia"/>
          <w:spacing w:val="-1"/>
          <w:sz w:val="22"/>
          <w:szCs w:val="22"/>
        </w:rPr>
        <w:t>连用</w:t>
      </w:r>
      <w:r w:rsidRPr="00E002D6">
        <w:rPr>
          <w:rFonts w:ascii="Times New Roman" w:eastAsia="宋体" w:hAnsi="Times New Roman" w:cs="Times New Roman"/>
          <w:spacing w:val="-1"/>
          <w:sz w:val="22"/>
          <w:szCs w:val="22"/>
        </w:rPr>
        <w:t>）</w:t>
      </w:r>
    </w:p>
    <w:p w14:paraId="109A9E81"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a thing of the past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一件过去的事</w:t>
      </w:r>
    </w:p>
    <w:p w14:paraId="16BF79CE"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auto</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ɔˈto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ɔːt</w:t>
      </w:r>
      <w:proofErr w:type="spellEnd"/>
      <w:r w:rsidRPr="00E002D6">
        <w:rPr>
          <w:rFonts w:ascii="Cambria" w:eastAsia="宋体" w:hAnsi="Cambria" w:cs="Cambria" w:hint="eastAsia"/>
          <w:spacing w:val="-1"/>
          <w:sz w:val="22"/>
          <w:szCs w:val="22"/>
          <w:lang w:eastAsia="zh"/>
        </w:rPr>
        <w:t>əʊ</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美）汽车</w:t>
      </w:r>
      <w:r w:rsidRPr="00E002D6">
        <w:rPr>
          <w:rFonts w:ascii="Times New Roman" w:eastAsia="宋体" w:hAnsi="Times New Roman" w:cs="Times New Roman"/>
          <w:spacing w:val="-1"/>
          <w:sz w:val="22"/>
          <w:szCs w:val="22"/>
        </w:rPr>
        <w:t xml:space="preserve"> = automobile</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ɔtəməˌbil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ɔːtəməbiːl</w:t>
      </w:r>
      <w:proofErr w:type="spellEnd"/>
      <w:r w:rsidRPr="00E002D6">
        <w:rPr>
          <w:rFonts w:ascii="Times New Roman" w:eastAsia="宋体" w:hAnsi="Times New Roman" w:cs="Times New Roman" w:hint="eastAsia"/>
          <w:spacing w:val="-1"/>
          <w:sz w:val="22"/>
          <w:szCs w:val="22"/>
          <w:lang w:eastAsia="zh"/>
        </w:rPr>
        <w:t>]</w:t>
      </w:r>
    </w:p>
    <w:p w14:paraId="4AB09D7D"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be designed to +</w:t>
      </w:r>
      <w:r w:rsidRPr="00E002D6">
        <w:rPr>
          <w:rFonts w:ascii="Times New Roman" w:eastAsia="宋体" w:hAnsi="Times New Roman" w:cs="Times New Roman" w:hint="eastAsia"/>
          <w:b/>
          <w:bCs/>
          <w:spacing w:val="-1"/>
          <w:sz w:val="22"/>
          <w:szCs w:val="22"/>
        </w:rPr>
        <w:t>动词原形</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被设计来</w:t>
      </w:r>
      <w:r w:rsidRPr="00E002D6">
        <w:rPr>
          <w:rFonts w:ascii="Times New Roman" w:eastAsia="宋体" w:hAnsi="Times New Roman" w:cs="Times New Roman" w:hint="eastAsia"/>
          <w:spacing w:val="-1"/>
          <w:sz w:val="22"/>
          <w:szCs w:val="22"/>
          <w:lang w:eastAsia="zh"/>
        </w:rPr>
        <w:t>……</w:t>
      </w:r>
    </w:p>
    <w:p w14:paraId="7496B373" w14:textId="77777777" w:rsidR="00792C08" w:rsidRPr="00E002D6" w:rsidRDefault="00000000">
      <w:pPr>
        <w:numPr>
          <w:ilvl w:val="0"/>
          <w:numId w:val="20"/>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destination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dɛstəˈneʃən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destɪˈneɪʃən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目的地</w:t>
      </w:r>
    </w:p>
    <w:p w14:paraId="546F4A52" w14:textId="77777777" w:rsidR="00792C08" w:rsidRPr="00E002D6" w:rsidRDefault="00000000">
      <w:pPr>
        <w:pStyle w:val="a3"/>
        <w:numPr>
          <w:ilvl w:val="0"/>
          <w:numId w:val="20"/>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screen</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skrin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skriːn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屏幕</w:t>
      </w:r>
    </w:p>
    <w:p w14:paraId="4C831C42" w14:textId="77777777" w:rsidR="00792C08" w:rsidRPr="00E002D6" w:rsidRDefault="00000000">
      <w:pPr>
        <w:numPr>
          <w:ilvl w:val="0"/>
          <w:numId w:val="20"/>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display</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dɪˈsple</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dɪˈspleɪ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显示；展示</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展览</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5CDFDC1A" w14:textId="77777777" w:rsidR="00792C08" w:rsidRPr="00E002D6" w:rsidRDefault="00000000">
      <w:pPr>
        <w:numPr>
          <w:ilvl w:val="0"/>
          <w:numId w:val="20"/>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map   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mæp</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hint="eastAsia"/>
          <w:sz w:val="22"/>
          <w:szCs w:val="22"/>
        </w:rPr>
        <w:t xml:space="preserve"> </w:t>
      </w:r>
      <w:r w:rsidRPr="00E002D6">
        <w:rPr>
          <w:rFonts w:ascii="Times New Roman" w:eastAsia="宋体" w:hAnsi="Times New Roman" w:cs="Times New Roman" w:hint="eastAsia"/>
          <w:spacing w:val="-1"/>
          <w:sz w:val="22"/>
          <w:szCs w:val="22"/>
        </w:rPr>
        <w:t>地图</w:t>
      </w:r>
    </w:p>
    <w:p w14:paraId="130BC044" w14:textId="77777777" w:rsidR="00792C08" w:rsidRPr="00E002D6" w:rsidRDefault="00000000">
      <w:pPr>
        <w:pStyle w:val="a3"/>
        <w:numPr>
          <w:ilvl w:val="0"/>
          <w:numId w:val="20"/>
        </w:numPr>
        <w:spacing w:before="6" w:line="400" w:lineRule="exact"/>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b/>
          <w:bCs/>
          <w:spacing w:val="-1"/>
          <w:sz w:val="22"/>
          <w:szCs w:val="22"/>
          <w:lang w:eastAsia="zh-CN"/>
        </w:rPr>
        <w:t xml:space="preserve">to top it off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tu</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tɑp</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ɪt</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ɔf</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lang w:eastAsia="zh-CN"/>
        </w:rPr>
        <w:t>tu</w:t>
      </w:r>
      <w:proofErr w:type="spellEnd"/>
      <w:r w:rsidRPr="00E002D6">
        <w:rPr>
          <w:rFonts w:ascii="Cambria" w:eastAsia="宋体" w:hAnsi="Cambria" w:cs="Cambria"/>
          <w:spacing w:val="-1"/>
          <w:sz w:val="22"/>
          <w:szCs w:val="22"/>
          <w:lang w:eastAsia="zh-CN"/>
        </w:rPr>
        <w:t xml:space="preserve">ː </w:t>
      </w:r>
      <w:proofErr w:type="spellStart"/>
      <w:r w:rsidRPr="00E002D6">
        <w:rPr>
          <w:rFonts w:ascii="Cambria" w:eastAsia="宋体" w:hAnsi="Cambria" w:cs="Cambria"/>
          <w:spacing w:val="-1"/>
          <w:sz w:val="22"/>
          <w:szCs w:val="22"/>
          <w:lang w:eastAsia="zh-CN"/>
        </w:rPr>
        <w:t>tɑːp</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ɪt</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ɒf</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更棒</w:t>
      </w:r>
      <w:r w:rsidRPr="00E002D6">
        <w:rPr>
          <w:rFonts w:ascii="Times New Roman" w:eastAsia="宋体" w:hAnsi="Times New Roman" w:cs="Times New Roman" w:hint="eastAsia"/>
          <w:spacing w:val="-1"/>
          <w:sz w:val="22"/>
          <w:szCs w:val="22"/>
          <w:lang w:eastAsia="zh-CN"/>
        </w:rPr>
        <w:t>/</w:t>
      </w:r>
      <w:r w:rsidRPr="00E002D6">
        <w:rPr>
          <w:rFonts w:ascii="Times New Roman" w:eastAsia="宋体" w:hAnsi="Times New Roman" w:cs="Times New Roman" w:hint="eastAsia"/>
          <w:spacing w:val="-1"/>
          <w:sz w:val="22"/>
          <w:szCs w:val="22"/>
          <w:lang w:eastAsia="zh-CN"/>
        </w:rPr>
        <w:t>更糟地是</w:t>
      </w:r>
    </w:p>
    <w:p w14:paraId="44DBBCFB" w14:textId="77777777" w:rsidR="00792C08" w:rsidRPr="00E002D6" w:rsidRDefault="00000000">
      <w:pPr>
        <w:numPr>
          <w:ilvl w:val="0"/>
          <w:numId w:val="20"/>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voice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vɔɪs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vɔɪs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声音</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3CEDBF94"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r w:rsidRPr="00E002D6">
        <w:rPr>
          <w:rFonts w:ascii="Times New Roman" w:eastAsia="宋体" w:hAnsi="Times New Roman" w:cs="Times New Roman" w:hint="eastAsia"/>
          <w:b/>
          <w:bCs/>
          <w:spacing w:val="-1"/>
          <w:sz w:val="22"/>
          <w:szCs w:val="22"/>
        </w:rPr>
        <w:t xml:space="preserve">direction   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dəˈrɛkʃən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dəˈrekʃən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hint="eastAsia"/>
          <w:sz w:val="22"/>
          <w:szCs w:val="22"/>
        </w:rPr>
        <w:t xml:space="preserve"> </w:t>
      </w:r>
      <w:r w:rsidRPr="00E002D6">
        <w:rPr>
          <w:rFonts w:ascii="Times New Roman" w:eastAsia="宋体" w:hAnsi="Times New Roman" w:cs="Times New Roman" w:hint="eastAsia"/>
          <w:spacing w:val="-1"/>
          <w:sz w:val="22"/>
          <w:szCs w:val="22"/>
        </w:rPr>
        <w:t>方向</w:t>
      </w:r>
      <w:r w:rsidRPr="00E002D6">
        <w:rPr>
          <w:rFonts w:ascii="Times New Roman" w:eastAsia="宋体" w:hAnsi="Times New Roman" w:cs="Times New Roman" w:hint="eastAsia"/>
          <w:spacing w:val="-1"/>
          <w:sz w:val="22"/>
          <w:szCs w:val="22"/>
        </w:rPr>
        <w:t xml:space="preserve"> </w:t>
      </w:r>
    </w:p>
    <w:p w14:paraId="07DB54CE"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block</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blɑk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blɑːk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街区</w:t>
      </w:r>
    </w:p>
    <w:p w14:paraId="0451139E"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take a left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tek</w:t>
      </w:r>
      <w:proofErr w:type="spellEnd"/>
      <w:r w:rsidRPr="00E002D6">
        <w:rPr>
          <w:rFonts w:ascii="Cambria" w:eastAsia="宋体" w:hAnsi="Cambria" w:cs="Cambria"/>
          <w:spacing w:val="-1"/>
          <w:sz w:val="22"/>
          <w:szCs w:val="22"/>
        </w:rPr>
        <w:t xml:space="preserve"> ə </w:t>
      </w:r>
      <w:proofErr w:type="spellStart"/>
      <w:r w:rsidRPr="00E002D6">
        <w:rPr>
          <w:rFonts w:ascii="Cambria" w:eastAsia="宋体" w:hAnsi="Cambria" w:cs="Cambria"/>
          <w:spacing w:val="-1"/>
          <w:sz w:val="22"/>
          <w:szCs w:val="22"/>
        </w:rPr>
        <w:t>lɛft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teɪk</w:t>
      </w:r>
      <w:proofErr w:type="spellEnd"/>
      <w:r w:rsidRPr="00E002D6">
        <w:rPr>
          <w:rFonts w:ascii="Cambria" w:eastAsia="宋体" w:hAnsi="Cambria" w:cs="Cambria"/>
          <w:spacing w:val="-1"/>
          <w:sz w:val="22"/>
          <w:szCs w:val="22"/>
        </w:rPr>
        <w:t xml:space="preserve"> ə left</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左转</w:t>
      </w:r>
      <w:r w:rsidRPr="00E002D6">
        <w:rPr>
          <w:rFonts w:ascii="Times New Roman" w:eastAsia="宋体" w:hAnsi="Times New Roman" w:cs="Times New Roman" w:hint="eastAsia"/>
          <w:spacing w:val="-2"/>
          <w:sz w:val="22"/>
          <w:szCs w:val="22"/>
        </w:rPr>
        <w:t xml:space="preserve">  </w:t>
      </w:r>
    </w:p>
    <w:p w14:paraId="356A5164"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left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lɛft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l</w:t>
      </w:r>
      <w:r w:rsidRPr="00E002D6">
        <w:rPr>
          <w:rFonts w:ascii="Cambria" w:eastAsia="宋体" w:hAnsi="Cambria" w:cs="Cambria" w:hint="eastAsia"/>
          <w:spacing w:val="-1"/>
          <w:sz w:val="22"/>
          <w:szCs w:val="22"/>
        </w:rPr>
        <w:t>e</w:t>
      </w:r>
      <w:r w:rsidRPr="00E002D6">
        <w:rPr>
          <w:rFonts w:ascii="Cambria" w:eastAsia="宋体" w:hAnsi="Cambria" w:cs="Cambria"/>
          <w:spacing w:val="-1"/>
          <w:sz w:val="22"/>
          <w:szCs w:val="22"/>
        </w:rPr>
        <w:t>ft</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左边</w:t>
      </w:r>
      <w:r w:rsidRPr="00E002D6">
        <w:rPr>
          <w:rFonts w:ascii="Times New Roman" w:eastAsia="宋体" w:hAnsi="Times New Roman" w:cs="Times New Roman" w:hint="eastAsia"/>
          <w:spacing w:val="-2"/>
          <w:sz w:val="22"/>
          <w:szCs w:val="22"/>
        </w:rPr>
        <w:t xml:space="preserve"> &amp;</w:t>
      </w:r>
      <w:r w:rsidRPr="00E002D6">
        <w:rPr>
          <w:rFonts w:ascii="Times New Roman" w:eastAsia="宋体" w:hAnsi="Times New Roman" w:cs="Times New Roman" w:hint="eastAsia"/>
          <w:i/>
          <w:spacing w:val="-2"/>
          <w:sz w:val="22"/>
          <w:szCs w:val="22"/>
        </w:rPr>
        <w:t xml:space="preserve"> adj. </w:t>
      </w:r>
      <w:r w:rsidRPr="00E002D6">
        <w:rPr>
          <w:rFonts w:ascii="Times New Roman" w:eastAsia="宋体" w:hAnsi="Times New Roman" w:cs="Times New Roman" w:hint="eastAsia"/>
          <w:spacing w:val="-2"/>
          <w:sz w:val="22"/>
          <w:szCs w:val="22"/>
        </w:rPr>
        <w:t>左边的</w:t>
      </w:r>
      <w:r w:rsidRPr="00E002D6">
        <w:rPr>
          <w:rFonts w:ascii="Times New Roman" w:eastAsia="宋体" w:hAnsi="Times New Roman" w:cs="Times New Roman" w:hint="eastAsia"/>
          <w:spacing w:val="-2"/>
          <w:sz w:val="22"/>
          <w:szCs w:val="22"/>
        </w:rPr>
        <w:t xml:space="preserve"> &amp; </w:t>
      </w:r>
      <w:r w:rsidRPr="00E002D6">
        <w:rPr>
          <w:rFonts w:ascii="Times New Roman" w:eastAsia="宋体" w:hAnsi="Times New Roman" w:cs="Times New Roman" w:hint="eastAsia"/>
          <w:i/>
          <w:iCs/>
          <w:spacing w:val="-2"/>
          <w:sz w:val="22"/>
          <w:szCs w:val="22"/>
        </w:rPr>
        <w:t xml:space="preserve">adv. </w:t>
      </w:r>
      <w:r w:rsidRPr="00E002D6">
        <w:rPr>
          <w:rFonts w:ascii="Times New Roman" w:eastAsia="宋体" w:hAnsi="Times New Roman" w:cs="Times New Roman" w:hint="eastAsia"/>
          <w:spacing w:val="-2"/>
          <w:sz w:val="22"/>
          <w:szCs w:val="22"/>
        </w:rPr>
        <w:t>左边</w:t>
      </w:r>
    </w:p>
    <w:p w14:paraId="4AC13D9F"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have a bad day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hæv</w:t>
      </w:r>
      <w:proofErr w:type="spellEnd"/>
      <w:r w:rsidRPr="00E002D6">
        <w:rPr>
          <w:rFonts w:ascii="Cambria" w:eastAsia="宋体" w:hAnsi="Cambria" w:cs="Cambria"/>
          <w:spacing w:val="-1"/>
          <w:sz w:val="22"/>
          <w:szCs w:val="22"/>
        </w:rPr>
        <w:t xml:space="preserve"> ə </w:t>
      </w:r>
      <w:proofErr w:type="spellStart"/>
      <w:r w:rsidRPr="00E002D6">
        <w:rPr>
          <w:rFonts w:ascii="Cambria" w:eastAsia="宋体" w:hAnsi="Cambria" w:cs="Cambria"/>
          <w:spacing w:val="-1"/>
          <w:sz w:val="22"/>
          <w:szCs w:val="22"/>
        </w:rPr>
        <w:t>bæd</w:t>
      </w:r>
      <w:proofErr w:type="spellEnd"/>
      <w:r w:rsidRPr="00E002D6">
        <w:rPr>
          <w:rFonts w:ascii="Cambria" w:eastAsia="宋体" w:hAnsi="Cambria" w:cs="Cambria"/>
          <w:spacing w:val="-1"/>
          <w:sz w:val="22"/>
          <w:szCs w:val="22"/>
        </w:rPr>
        <w:t xml:space="preserve"> de</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hæv</w:t>
      </w:r>
      <w:proofErr w:type="spellEnd"/>
      <w:r w:rsidRPr="00E002D6">
        <w:rPr>
          <w:rFonts w:ascii="Cambria" w:eastAsia="宋体" w:hAnsi="Cambria" w:cs="Cambria"/>
          <w:spacing w:val="-1"/>
          <w:sz w:val="22"/>
          <w:szCs w:val="22"/>
        </w:rPr>
        <w:t xml:space="preserve"> ə </w:t>
      </w:r>
      <w:proofErr w:type="spellStart"/>
      <w:r w:rsidRPr="00E002D6">
        <w:rPr>
          <w:rFonts w:ascii="Cambria" w:eastAsia="宋体" w:hAnsi="Cambria" w:cs="Cambria"/>
          <w:spacing w:val="-1"/>
          <w:sz w:val="22"/>
          <w:szCs w:val="22"/>
        </w:rPr>
        <w:t>bæd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deɪ</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一天过得很不顺利</w:t>
      </w:r>
      <w:r w:rsidRPr="00E002D6">
        <w:rPr>
          <w:rFonts w:ascii="Times New Roman" w:eastAsia="宋体" w:hAnsi="Times New Roman" w:cs="Times New Roman" w:hint="eastAsia"/>
          <w:spacing w:val="-2"/>
          <w:sz w:val="22"/>
          <w:szCs w:val="22"/>
        </w:rPr>
        <w:t xml:space="preserve">  </w:t>
      </w:r>
    </w:p>
    <w:p w14:paraId="7265E3DC" w14:textId="77777777" w:rsidR="00792C08" w:rsidRPr="00E002D6" w:rsidRDefault="00000000">
      <w:pPr>
        <w:numPr>
          <w:ilvl w:val="0"/>
          <w:numId w:val="20"/>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idiot</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ɪdɪət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ɪdiət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白痴</w:t>
      </w:r>
    </w:p>
    <w:p w14:paraId="49E36CBA" w14:textId="77777777" w:rsidR="00792C08" w:rsidRPr="00E002D6" w:rsidRDefault="00000000">
      <w:pPr>
        <w:numPr>
          <w:ilvl w:val="0"/>
          <w:numId w:val="20"/>
        </w:numPr>
        <w:spacing w:line="400" w:lineRule="exact"/>
      </w:pPr>
      <w:proofErr w:type="gramStart"/>
      <w:r w:rsidRPr="00E002D6">
        <w:rPr>
          <w:rFonts w:ascii="Times New Roman" w:eastAsia="Times New Roman" w:hAnsi="Times New Roman" w:cs="Times New Roman" w:hint="eastAsia"/>
          <w:b/>
          <w:bCs/>
          <w:spacing w:val="-2"/>
          <w:sz w:val="22"/>
          <w:szCs w:val="22"/>
        </w:rPr>
        <w:t xml:space="preserve">virus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vaɪrəs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vaɪrəs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2"/>
          <w:sz w:val="22"/>
          <w:szCs w:val="22"/>
        </w:rPr>
        <w:t>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病毒</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3"/>
          <w:szCs w:val="23"/>
        </w:rPr>
        <w:t xml:space="preserve">                                             </w:t>
      </w:r>
      <w:r w:rsidRPr="00E002D6">
        <w:rPr>
          <w:rFonts w:hint="eastAsia"/>
        </w:rPr>
        <w:t xml:space="preserve">                                                                                                               </w:t>
      </w:r>
    </w:p>
    <w:p w14:paraId="34CEF483" w14:textId="77777777" w:rsidR="00792C08" w:rsidRPr="00E002D6" w:rsidRDefault="00792C08">
      <w:pPr>
        <w:spacing w:line="400" w:lineRule="exact"/>
        <w:rPr>
          <w:rFonts w:ascii="Times New Roman" w:hAnsi="Times New Roman" w:cs="Times New Roman"/>
          <w:b/>
          <w:bCs/>
          <w:i/>
          <w:iCs/>
          <w:sz w:val="32"/>
          <w:szCs w:val="40"/>
        </w:rPr>
      </w:pPr>
    </w:p>
    <w:p w14:paraId="0287105F"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128BCAA1" w14:textId="77777777" w:rsidR="00792C08" w:rsidRPr="00E002D6" w:rsidRDefault="00000000">
      <w:pPr>
        <w:spacing w:line="360" w:lineRule="auto"/>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本节课学习少数动词接同系名词作宾语的用法以及复习定语从句。</w:t>
      </w:r>
    </w:p>
    <w:p w14:paraId="17E94C3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少数动词接同系名词作宾语</w:t>
      </w:r>
    </w:p>
    <w:p w14:paraId="6C1DE6F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You sigh a deep sigh. </w:t>
      </w:r>
      <w:r w:rsidRPr="00E002D6">
        <w:rPr>
          <w:rFonts w:ascii="Times New Roman" w:hAnsi="Times New Roman" w:hint="eastAsia"/>
          <w:sz w:val="24"/>
        </w:rPr>
        <w:t>你深深地叹了一口气。</w:t>
      </w:r>
    </w:p>
    <w:p w14:paraId="523398A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It seems like you are dreaming a terrible dream. </w:t>
      </w:r>
      <w:r w:rsidRPr="00E002D6">
        <w:rPr>
          <w:rFonts w:ascii="Times New Roman" w:hAnsi="Times New Roman" w:hint="eastAsia"/>
          <w:sz w:val="24"/>
        </w:rPr>
        <w:t>仿佛你是在做噩梦一般。</w:t>
      </w:r>
    </w:p>
    <w:p w14:paraId="20734A2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有些不及物动词可变成及物动词，此时其后以其同系名词作宾语；所谓同系名词乃指其词源和意义与动词相同的名词，其形态与动词一样，但有时稍有改变。</w:t>
      </w:r>
      <w:r w:rsidRPr="00E002D6">
        <w:rPr>
          <w:rFonts w:ascii="Times New Roman" w:hAnsi="Times New Roman" w:hint="eastAsia"/>
          <w:sz w:val="24"/>
        </w:rPr>
        <w:lastRenderedPageBreak/>
        <w:t>此类用法常见如下：</w:t>
      </w:r>
    </w:p>
    <w:p w14:paraId="01F0A91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 xml:space="preserve">die </w:t>
      </w:r>
      <w:r w:rsidRPr="00E002D6">
        <w:rPr>
          <w:rFonts w:ascii="Times New Roman" w:hAnsi="Times New Roman"/>
          <w:sz w:val="24"/>
        </w:rPr>
        <w:t>（</w:t>
      </w:r>
      <w:r w:rsidRPr="00E002D6">
        <w:rPr>
          <w:rFonts w:ascii="Times New Roman" w:hAnsi="Times New Roman" w:hint="eastAsia"/>
          <w:sz w:val="24"/>
        </w:rPr>
        <w:t>死</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dream</w:t>
      </w:r>
      <w:r w:rsidRPr="00E002D6">
        <w:rPr>
          <w:rFonts w:ascii="Times New Roman" w:hAnsi="Times New Roman"/>
          <w:sz w:val="24"/>
        </w:rPr>
        <w:t>（</w:t>
      </w:r>
      <w:r w:rsidRPr="00E002D6">
        <w:rPr>
          <w:rFonts w:ascii="Times New Roman" w:hAnsi="Times New Roman" w:hint="eastAsia"/>
          <w:sz w:val="24"/>
        </w:rPr>
        <w:t>做梦</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laugh</w:t>
      </w:r>
      <w:r w:rsidRPr="00E002D6">
        <w:rPr>
          <w:rFonts w:ascii="Times New Roman" w:hAnsi="Times New Roman"/>
          <w:sz w:val="24"/>
        </w:rPr>
        <w:t>（</w:t>
      </w:r>
      <w:r w:rsidRPr="00E002D6">
        <w:rPr>
          <w:rFonts w:ascii="Times New Roman" w:hAnsi="Times New Roman" w:hint="eastAsia"/>
          <w:sz w:val="24"/>
        </w:rPr>
        <w:t>笑</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live</w:t>
      </w:r>
      <w:r w:rsidRPr="00E002D6">
        <w:rPr>
          <w:rFonts w:ascii="Times New Roman" w:hAnsi="Times New Roman"/>
          <w:sz w:val="24"/>
        </w:rPr>
        <w:t>（</w:t>
      </w:r>
      <w:r w:rsidRPr="00E002D6">
        <w:rPr>
          <w:rFonts w:ascii="Times New Roman" w:hAnsi="Times New Roman" w:hint="eastAsia"/>
          <w:sz w:val="24"/>
        </w:rPr>
        <w:t>过活</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sigh</w:t>
      </w:r>
      <w:r w:rsidRPr="00E002D6">
        <w:rPr>
          <w:rFonts w:ascii="Times New Roman" w:hAnsi="Times New Roman"/>
          <w:sz w:val="24"/>
        </w:rPr>
        <w:t>（</w:t>
      </w:r>
      <w:r w:rsidRPr="00E002D6">
        <w:rPr>
          <w:rFonts w:ascii="Times New Roman" w:hAnsi="Times New Roman" w:hint="eastAsia"/>
          <w:sz w:val="24"/>
        </w:rPr>
        <w:t>叹气</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sleep</w:t>
      </w:r>
      <w:r w:rsidRPr="00E002D6">
        <w:rPr>
          <w:rFonts w:ascii="Times New Roman" w:hAnsi="Times New Roman"/>
          <w:sz w:val="24"/>
        </w:rPr>
        <w:t>（</w:t>
      </w:r>
      <w:r w:rsidRPr="00E002D6">
        <w:rPr>
          <w:rFonts w:ascii="Times New Roman" w:hAnsi="Times New Roman" w:hint="eastAsia"/>
          <w:sz w:val="24"/>
        </w:rPr>
        <w:t>睡眠</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smile</w:t>
      </w:r>
      <w:r w:rsidRPr="00E002D6">
        <w:rPr>
          <w:rFonts w:ascii="Times New Roman" w:hAnsi="Times New Roman"/>
          <w:sz w:val="24"/>
        </w:rPr>
        <w:t>（</w:t>
      </w:r>
      <w:r w:rsidRPr="00E002D6">
        <w:rPr>
          <w:rFonts w:ascii="Times New Roman" w:hAnsi="Times New Roman" w:hint="eastAsia"/>
          <w:sz w:val="24"/>
        </w:rPr>
        <w:t>微笑</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 xml:space="preserve">death </w:t>
      </w:r>
      <w:r w:rsidRPr="00E002D6">
        <w:rPr>
          <w:rFonts w:ascii="Times New Roman" w:hAnsi="Times New Roman"/>
          <w:sz w:val="24"/>
        </w:rPr>
        <w:t>（</w:t>
      </w:r>
      <w:r w:rsidRPr="00E002D6">
        <w:rPr>
          <w:rFonts w:ascii="Times New Roman" w:hAnsi="Times New Roman" w:hint="eastAsia"/>
          <w:sz w:val="24"/>
        </w:rPr>
        <w:t>死</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dream</w:t>
      </w:r>
      <w:r w:rsidRPr="00E002D6">
        <w:rPr>
          <w:rFonts w:ascii="Times New Roman" w:hAnsi="Times New Roman"/>
          <w:sz w:val="24"/>
        </w:rPr>
        <w:t>（</w:t>
      </w:r>
      <w:r w:rsidRPr="00E002D6">
        <w:rPr>
          <w:rFonts w:ascii="Times New Roman" w:hAnsi="Times New Roman" w:hint="eastAsia"/>
          <w:sz w:val="24"/>
        </w:rPr>
        <w:t>梦</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 xml:space="preserve">laugh </w:t>
      </w:r>
      <w:r w:rsidRPr="00E002D6">
        <w:rPr>
          <w:rFonts w:ascii="Times New Roman" w:hAnsi="Times New Roman"/>
          <w:sz w:val="24"/>
        </w:rPr>
        <w:t>（</w:t>
      </w:r>
      <w:r w:rsidRPr="00E002D6">
        <w:rPr>
          <w:rFonts w:ascii="Times New Roman" w:hAnsi="Times New Roman" w:hint="eastAsia"/>
          <w:sz w:val="24"/>
        </w:rPr>
        <w:t>笑</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 xml:space="preserve">life </w:t>
      </w:r>
      <w:r w:rsidRPr="00E002D6">
        <w:rPr>
          <w:rFonts w:ascii="Times New Roman" w:hAnsi="Times New Roman"/>
          <w:sz w:val="24"/>
        </w:rPr>
        <w:t>（</w:t>
      </w:r>
      <w:r w:rsidRPr="00E002D6">
        <w:rPr>
          <w:rFonts w:ascii="Times New Roman" w:hAnsi="Times New Roman" w:hint="eastAsia"/>
          <w:sz w:val="24"/>
        </w:rPr>
        <w:t>生活</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sigh</w:t>
      </w:r>
      <w:r w:rsidRPr="00E002D6">
        <w:rPr>
          <w:rFonts w:ascii="Times New Roman" w:hAnsi="Times New Roman"/>
          <w:sz w:val="24"/>
        </w:rPr>
        <w:t>（</w:t>
      </w:r>
      <w:r w:rsidRPr="00E002D6">
        <w:rPr>
          <w:rFonts w:ascii="Times New Roman" w:hAnsi="Times New Roman" w:hint="eastAsia"/>
          <w:sz w:val="24"/>
        </w:rPr>
        <w:t>叹气</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hint="eastAsia"/>
          <w:sz w:val="24"/>
        </w:rPr>
        <w:t>sleep</w:t>
      </w:r>
      <w:r w:rsidRPr="00E002D6">
        <w:rPr>
          <w:rFonts w:ascii="Times New Roman" w:hAnsi="Times New Roman"/>
          <w:sz w:val="24"/>
        </w:rPr>
        <w:t>（</w:t>
      </w:r>
      <w:r w:rsidRPr="00E002D6">
        <w:rPr>
          <w:rFonts w:ascii="Times New Roman" w:hAnsi="Times New Roman" w:hint="eastAsia"/>
          <w:sz w:val="24"/>
        </w:rPr>
        <w:t>睡眠</w:t>
      </w:r>
      <w:r w:rsidRPr="00E002D6">
        <w:rPr>
          <w:rFonts w:ascii="Times New Roman" w:hAnsi="Times New Roman"/>
          <w:sz w:val="24"/>
        </w:rPr>
        <w:t>）</w:t>
      </w:r>
    </w:p>
    <w:p w14:paraId="08929E10"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*dream</w:t>
      </w:r>
      <w:r w:rsidRPr="00E002D6">
        <w:rPr>
          <w:rFonts w:ascii="Times New Roman" w:hAnsi="Times New Roman" w:hint="eastAsia"/>
          <w:sz w:val="24"/>
        </w:rPr>
        <w:t>作不及物动词时，与介词</w:t>
      </w:r>
      <w:r w:rsidRPr="00E002D6">
        <w:rPr>
          <w:rFonts w:ascii="Times New Roman" w:hAnsi="Times New Roman" w:hint="eastAsia"/>
          <w:sz w:val="24"/>
        </w:rPr>
        <w:t>of</w:t>
      </w:r>
      <w:r w:rsidRPr="00E002D6">
        <w:rPr>
          <w:rFonts w:ascii="Times New Roman" w:hAnsi="Times New Roman" w:hint="eastAsia"/>
          <w:sz w:val="24"/>
        </w:rPr>
        <w:t>连用。</w:t>
      </w:r>
    </w:p>
    <w:p w14:paraId="7BC677B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例子：</w:t>
      </w:r>
      <w:r w:rsidRPr="00E002D6">
        <w:rPr>
          <w:rFonts w:ascii="Times New Roman" w:hAnsi="Times New Roman" w:hint="eastAsia"/>
          <w:sz w:val="24"/>
        </w:rPr>
        <w:t>The victims of the plane crash died a terrible death.</w:t>
      </w:r>
    </w:p>
    <w:p w14:paraId="07EBCF9D"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那次空难的罹难者死得很惨。</w:t>
      </w:r>
    </w:p>
    <w:p w14:paraId="7C88757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I dreamed of my deceased grandfather last night.</w:t>
      </w:r>
    </w:p>
    <w:p w14:paraId="1A0EBE8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t>我昨晚梦到我已过世的祖父。</w:t>
      </w:r>
    </w:p>
    <w:p w14:paraId="42B11824"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deceased[</w:t>
      </w:r>
      <w:proofErr w:type="spellStart"/>
      <w:r w:rsidRPr="00E002D6">
        <w:rPr>
          <w:rFonts w:ascii="Times New Roman" w:hAnsi="Times New Roman"/>
          <w:sz w:val="24"/>
        </w:rPr>
        <w:t>dɪˈsiːst</w:t>
      </w:r>
      <w:proofErr w:type="spellEnd"/>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hint="eastAsia"/>
          <w:i/>
          <w:sz w:val="24"/>
        </w:rPr>
        <w:t>adj.</w:t>
      </w:r>
      <w:r w:rsidRPr="00E002D6">
        <w:rPr>
          <w:rFonts w:ascii="Times New Roman" w:hAnsi="Times New Roman"/>
          <w:sz w:val="24"/>
        </w:rPr>
        <w:t>死（亡）的</w:t>
      </w:r>
      <w:r w:rsidRPr="00E002D6">
        <w:rPr>
          <w:rFonts w:ascii="Times New Roman" w:hAnsi="Times New Roman" w:hint="eastAsia"/>
          <w:sz w:val="24"/>
        </w:rPr>
        <w:t>；</w:t>
      </w:r>
      <w:r w:rsidRPr="00E002D6">
        <w:rPr>
          <w:rFonts w:ascii="Times New Roman" w:hAnsi="Times New Roman"/>
          <w:sz w:val="24"/>
        </w:rPr>
        <w:t>已故的</w:t>
      </w:r>
    </w:p>
    <w:p w14:paraId="1EF7ECA8"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After going out with my girlfriend, I always dream a sweet dream of</w:t>
      </w:r>
      <w:r w:rsidRPr="00E002D6">
        <w:rPr>
          <w:rFonts w:ascii="Times New Roman" w:hAnsi="Times New Roman" w:hint="eastAsia"/>
          <w:sz w:val="24"/>
        </w:rPr>
        <w:t xml:space="preserve"> </w:t>
      </w:r>
      <w:r w:rsidRPr="00E002D6">
        <w:rPr>
          <w:rFonts w:ascii="Times New Roman" w:hAnsi="Times New Roman"/>
          <w:sz w:val="24"/>
        </w:rPr>
        <w:t>her at night.</w:t>
      </w:r>
    </w:p>
    <w:p w14:paraId="283E98C3"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和女友外出后，我晚上总会梦到有关她的美梦。</w:t>
      </w:r>
    </w:p>
    <w:p w14:paraId="04773F5E"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The fat man laughed a hearty laugh when his friend called him Mr.</w:t>
      </w:r>
      <w:r w:rsidRPr="00E002D6">
        <w:rPr>
          <w:rFonts w:ascii="Times New Roman" w:hAnsi="Times New Roman" w:hint="eastAsia"/>
          <w:sz w:val="24"/>
        </w:rPr>
        <w:t xml:space="preserve"> </w:t>
      </w:r>
      <w:r w:rsidRPr="00E002D6">
        <w:rPr>
          <w:rFonts w:ascii="Times New Roman" w:hAnsi="Times New Roman"/>
          <w:sz w:val="24"/>
        </w:rPr>
        <w:t>Slim.</w:t>
      </w:r>
    </w:p>
    <w:p w14:paraId="6DC6BA6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当那个胖子的朋友叫他</w:t>
      </w:r>
      <w:proofErr w:type="gramStart"/>
      <w:r w:rsidRPr="00E002D6">
        <w:rPr>
          <w:rFonts w:ascii="Times New Roman" w:hAnsi="Times New Roman"/>
          <w:sz w:val="24"/>
        </w:rPr>
        <w:t>瘦先生</w:t>
      </w:r>
      <w:proofErr w:type="gramEnd"/>
      <w:r w:rsidRPr="00E002D6">
        <w:rPr>
          <w:rFonts w:ascii="Times New Roman" w:hAnsi="Times New Roman"/>
          <w:sz w:val="24"/>
        </w:rPr>
        <w:t>时，他开怀大笑了起来。</w:t>
      </w:r>
    </w:p>
    <w:p w14:paraId="7BEA2FFF"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Slim</w:t>
      </w:r>
      <w:r w:rsidRPr="00E002D6">
        <w:rPr>
          <w:rFonts w:ascii="Times New Roman" w:hAnsi="Times New Roman" w:hint="eastAsia"/>
          <w:sz w:val="24"/>
        </w:rPr>
        <w:t xml:space="preserve"> </w:t>
      </w:r>
      <w:r w:rsidRPr="00E002D6">
        <w:rPr>
          <w:rFonts w:ascii="Times New Roman" w:hAnsi="Times New Roman"/>
          <w:sz w:val="24"/>
        </w:rPr>
        <w:t>[</w:t>
      </w:r>
      <w:proofErr w:type="spellStart"/>
      <w:r w:rsidRPr="00E002D6">
        <w:rPr>
          <w:rFonts w:ascii="Times New Roman" w:hAnsi="Times New Roman"/>
          <w:sz w:val="24"/>
        </w:rPr>
        <w:t>slɪm</w:t>
      </w:r>
      <w:proofErr w:type="spellEnd"/>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hint="eastAsia"/>
          <w:i/>
          <w:sz w:val="24"/>
        </w:rPr>
        <w:t>adj.</w:t>
      </w:r>
      <w:r w:rsidRPr="00E002D6">
        <w:rPr>
          <w:rFonts w:ascii="Times New Roman" w:hAnsi="Times New Roman" w:hint="eastAsia"/>
          <w:sz w:val="24"/>
        </w:rPr>
        <w:t xml:space="preserve"> </w:t>
      </w:r>
      <w:r w:rsidRPr="00E002D6">
        <w:rPr>
          <w:rFonts w:ascii="Times New Roman" w:hAnsi="Times New Roman"/>
          <w:sz w:val="24"/>
        </w:rPr>
        <w:t>瘦的</w:t>
      </w:r>
      <w:r w:rsidRPr="00E002D6">
        <w:rPr>
          <w:rFonts w:ascii="Times New Roman" w:hAnsi="Times New Roman" w:hint="eastAsia"/>
          <w:sz w:val="24"/>
        </w:rPr>
        <w:t>；</w:t>
      </w:r>
      <w:r w:rsidRPr="00E002D6">
        <w:rPr>
          <w:rFonts w:ascii="Times New Roman" w:hAnsi="Times New Roman"/>
          <w:sz w:val="24"/>
        </w:rPr>
        <w:t>苗条的</w:t>
      </w:r>
    </w:p>
    <w:p w14:paraId="62405287"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 live in Hong Kong but work in Kowloon.</w:t>
      </w:r>
    </w:p>
    <w:p w14:paraId="58AAFFD9"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我住在香港，但在九龙上班。</w:t>
      </w:r>
    </w:p>
    <w:p w14:paraId="33261CDF"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Though I am not rich, I live a comfortable and happy life.</w:t>
      </w:r>
    </w:p>
    <w:p w14:paraId="582E6636"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虽然我并不富有，却过得很舒适很快乐。</w:t>
      </w:r>
    </w:p>
    <w:p w14:paraId="0713FF3C"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 xml:space="preserve">After the picnic, the child slept a </w:t>
      </w:r>
      <w:proofErr w:type="gramStart"/>
      <w:r w:rsidRPr="00E002D6">
        <w:rPr>
          <w:rFonts w:ascii="Times New Roman" w:hAnsi="Times New Roman"/>
          <w:sz w:val="24"/>
        </w:rPr>
        <w:t>really sound</w:t>
      </w:r>
      <w:proofErr w:type="gramEnd"/>
      <w:r w:rsidRPr="00E002D6">
        <w:rPr>
          <w:rFonts w:ascii="Times New Roman" w:hAnsi="Times New Roman"/>
          <w:sz w:val="24"/>
        </w:rPr>
        <w:t xml:space="preserve"> sleep.</w:t>
      </w:r>
    </w:p>
    <w:p w14:paraId="25335D91"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野餐后，那个小孩睡得很熟。</w:t>
      </w:r>
    </w:p>
    <w:p w14:paraId="3E994311" w14:textId="77777777" w:rsidR="00792C08" w:rsidRPr="00E002D6" w:rsidRDefault="00000000">
      <w:pPr>
        <w:spacing w:line="360" w:lineRule="auto"/>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定语从句</w:t>
      </w:r>
    </w:p>
    <w:p w14:paraId="18AEB048"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定语从句也叫形容词性从句，因为整个从句是作形容词修饰前面的名词的。我们先来看一下定语从句是怎么来的：</w:t>
      </w:r>
    </w:p>
    <w:p w14:paraId="00AD6A1D"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I </w:t>
      </w:r>
      <w:proofErr w:type="gramStart"/>
      <w:r w:rsidRPr="00E002D6">
        <w:rPr>
          <w:rFonts w:ascii="Times New Roman" w:hAnsi="Times New Roman"/>
          <w:sz w:val="24"/>
        </w:rPr>
        <w:t>meet</w:t>
      </w:r>
      <w:proofErr w:type="gramEnd"/>
      <w:r w:rsidRPr="00E002D6">
        <w:rPr>
          <w:rFonts w:ascii="Times New Roman" w:hAnsi="Times New Roman"/>
          <w:sz w:val="24"/>
        </w:rPr>
        <w:t xml:space="preserve"> that girl.</w:t>
      </w:r>
    </w:p>
    <w:p w14:paraId="17CC979B"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That girl has two kids.</w:t>
      </w:r>
    </w:p>
    <w:p w14:paraId="1EE0CA36"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如果我们需要用一个形容词来修饰</w:t>
      </w:r>
      <w:r w:rsidRPr="00E002D6">
        <w:rPr>
          <w:rFonts w:ascii="Times New Roman" w:hAnsi="Times New Roman"/>
          <w:sz w:val="24"/>
        </w:rPr>
        <w:t>that girl</w:t>
      </w:r>
      <w:r w:rsidRPr="00E002D6">
        <w:rPr>
          <w:rFonts w:ascii="Times New Roman" w:hAnsi="Times New Roman"/>
          <w:sz w:val="24"/>
        </w:rPr>
        <w:t>，就非常简单，直接把这个形容词放在</w:t>
      </w:r>
      <w:r w:rsidRPr="00E002D6">
        <w:rPr>
          <w:rFonts w:ascii="Times New Roman" w:hAnsi="Times New Roman"/>
          <w:sz w:val="24"/>
        </w:rPr>
        <w:t>girl</w:t>
      </w:r>
      <w:r w:rsidRPr="00E002D6">
        <w:rPr>
          <w:rFonts w:ascii="Times New Roman" w:hAnsi="Times New Roman"/>
          <w:sz w:val="24"/>
        </w:rPr>
        <w:t>前面即可。比如用</w:t>
      </w:r>
      <w:r w:rsidRPr="00E002D6">
        <w:rPr>
          <w:rFonts w:ascii="Times New Roman" w:hAnsi="Times New Roman"/>
          <w:sz w:val="24"/>
        </w:rPr>
        <w:t>pretty</w:t>
      </w:r>
      <w:r w:rsidRPr="00E002D6">
        <w:rPr>
          <w:rFonts w:ascii="Times New Roman" w:hAnsi="Times New Roman"/>
          <w:sz w:val="24"/>
        </w:rPr>
        <w:t>，就直接说</w:t>
      </w:r>
      <w:r w:rsidRPr="00E002D6">
        <w:rPr>
          <w:rFonts w:ascii="Times New Roman" w:hAnsi="Times New Roman"/>
          <w:sz w:val="24"/>
        </w:rPr>
        <w:t>that pretty girl</w:t>
      </w:r>
      <w:r w:rsidRPr="00E002D6">
        <w:rPr>
          <w:rFonts w:ascii="Times New Roman" w:hAnsi="Times New Roman"/>
          <w:sz w:val="24"/>
        </w:rPr>
        <w:t>。但有时候我们需要用一句话来对</w:t>
      </w:r>
      <w:r w:rsidRPr="00E002D6">
        <w:rPr>
          <w:rFonts w:ascii="Times New Roman" w:hAnsi="Times New Roman"/>
          <w:sz w:val="24"/>
        </w:rPr>
        <w:t>that girl</w:t>
      </w:r>
      <w:r w:rsidRPr="00E002D6">
        <w:rPr>
          <w:rFonts w:ascii="Times New Roman" w:hAnsi="Times New Roman"/>
          <w:sz w:val="24"/>
        </w:rPr>
        <w:t>进行修饰，就像上面那两句话中</w:t>
      </w:r>
      <w:r w:rsidRPr="00E002D6">
        <w:rPr>
          <w:rFonts w:ascii="Times New Roman" w:hAnsi="Times New Roman"/>
          <w:sz w:val="24"/>
        </w:rPr>
        <w:t>“</w:t>
      </w:r>
      <w:r w:rsidRPr="00E002D6">
        <w:rPr>
          <w:rFonts w:ascii="Times New Roman" w:hAnsi="Times New Roman"/>
          <w:sz w:val="24"/>
        </w:rPr>
        <w:t>那个有两</w:t>
      </w:r>
      <w:r w:rsidRPr="00E002D6">
        <w:rPr>
          <w:rFonts w:ascii="Times New Roman" w:hAnsi="Times New Roman"/>
          <w:sz w:val="24"/>
        </w:rPr>
        <w:lastRenderedPageBreak/>
        <w:t>个孩子的女孩</w:t>
      </w:r>
      <w:r w:rsidRPr="00E002D6">
        <w:rPr>
          <w:rFonts w:ascii="Times New Roman" w:hAnsi="Times New Roman"/>
          <w:sz w:val="24"/>
        </w:rPr>
        <w:t>”</w:t>
      </w:r>
      <w:r w:rsidRPr="00E002D6">
        <w:rPr>
          <w:rFonts w:ascii="Times New Roman" w:hAnsi="Times New Roman"/>
          <w:sz w:val="24"/>
        </w:rPr>
        <w:t>，就不能直接放在</w:t>
      </w:r>
      <w:r w:rsidRPr="00E002D6">
        <w:rPr>
          <w:rFonts w:ascii="Times New Roman" w:hAnsi="Times New Roman"/>
          <w:sz w:val="24"/>
        </w:rPr>
        <w:t>girl</w:t>
      </w:r>
      <w:r w:rsidRPr="00E002D6">
        <w:rPr>
          <w:rFonts w:ascii="Times New Roman" w:hAnsi="Times New Roman"/>
          <w:sz w:val="24"/>
        </w:rPr>
        <w:t>的前面，因为</w:t>
      </w:r>
      <w:r w:rsidRPr="00E002D6">
        <w:rPr>
          <w:rFonts w:ascii="Times New Roman" w:hAnsi="Times New Roman"/>
          <w:sz w:val="24"/>
        </w:rPr>
        <w:t>“That girl has two kids.”</w:t>
      </w:r>
      <w:r w:rsidRPr="00E002D6">
        <w:rPr>
          <w:rFonts w:ascii="Times New Roman" w:hAnsi="Times New Roman"/>
          <w:sz w:val="24"/>
        </w:rPr>
        <w:t>这句话不是形容词性的，不能直接用来修饰名词</w:t>
      </w:r>
      <w:r w:rsidRPr="00E002D6">
        <w:rPr>
          <w:rFonts w:ascii="Times New Roman" w:hAnsi="Times New Roman"/>
          <w:sz w:val="24"/>
        </w:rPr>
        <w:t>girl</w:t>
      </w:r>
      <w:r w:rsidRPr="00E002D6">
        <w:rPr>
          <w:rFonts w:ascii="Times New Roman" w:hAnsi="Times New Roman"/>
          <w:sz w:val="24"/>
        </w:rPr>
        <w:t>，直接这样用会造出这么一个句子：</w:t>
      </w:r>
    </w:p>
    <w:p w14:paraId="30BA41BD"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I meet that “that girl has two kids” girl. </w:t>
      </w:r>
    </w:p>
    <w:p w14:paraId="7478AFC2"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这句话没有任何逻辑，让人难以理解。我们可以对要作形容词用的这个句子做一些变化，把主语</w:t>
      </w:r>
      <w:r w:rsidRPr="00E002D6">
        <w:rPr>
          <w:rFonts w:ascii="Times New Roman" w:hAnsi="Times New Roman"/>
          <w:sz w:val="24"/>
        </w:rPr>
        <w:t>that girl</w:t>
      </w:r>
      <w:r w:rsidRPr="00E002D6">
        <w:rPr>
          <w:rFonts w:ascii="Times New Roman" w:hAnsi="Times New Roman"/>
          <w:sz w:val="24"/>
        </w:rPr>
        <w:t>换成</w:t>
      </w:r>
      <w:r w:rsidRPr="00E002D6">
        <w:rPr>
          <w:rFonts w:ascii="Times New Roman" w:hAnsi="Times New Roman"/>
          <w:sz w:val="24"/>
        </w:rPr>
        <w:t>who</w:t>
      </w:r>
      <w:r w:rsidRPr="00E002D6">
        <w:rPr>
          <w:rFonts w:ascii="Times New Roman" w:hAnsi="Times New Roman"/>
          <w:sz w:val="24"/>
        </w:rPr>
        <w:t>，这样整个句子就变成了形容词性的：</w:t>
      </w:r>
      <w:r w:rsidRPr="00E002D6">
        <w:rPr>
          <w:rFonts w:ascii="Times New Roman" w:hAnsi="Times New Roman"/>
          <w:sz w:val="24"/>
        </w:rPr>
        <w:t>who has two kids</w:t>
      </w:r>
      <w:r w:rsidRPr="00E002D6">
        <w:rPr>
          <w:rFonts w:ascii="Times New Roman" w:hAnsi="Times New Roman"/>
          <w:sz w:val="24"/>
        </w:rPr>
        <w:t>。然后把这句话放到要修饰的名词后面，整个句子就符合英语语法规则了：</w:t>
      </w:r>
    </w:p>
    <w:p w14:paraId="54FBA198" w14:textId="77777777" w:rsidR="00792C08" w:rsidRPr="00E002D6" w:rsidRDefault="00000000">
      <w:pPr>
        <w:tabs>
          <w:tab w:val="left" w:pos="663"/>
        </w:tabs>
        <w:spacing w:line="400" w:lineRule="exact"/>
        <w:rPr>
          <w:rFonts w:ascii="Times New Roman" w:hAnsi="Times New Roman" w:cs="Times New Roman"/>
          <w:color w:val="333333"/>
          <w:sz w:val="28"/>
          <w:szCs w:val="28"/>
        </w:rPr>
      </w:pPr>
      <w:r w:rsidRPr="00E002D6">
        <w:rPr>
          <w:rFonts w:ascii="Times New Roman" w:hAnsi="Times New Roman" w:cs="Times New Roman" w:hint="eastAsia"/>
          <w:color w:val="333333"/>
          <w:sz w:val="28"/>
          <w:szCs w:val="28"/>
        </w:rPr>
        <w:t xml:space="preserve">    </w:t>
      </w:r>
      <w:r w:rsidRPr="00E002D6">
        <w:rPr>
          <w:rFonts w:ascii="Times New Roman" w:hAnsi="Times New Roman" w:cs="Times New Roman"/>
          <w:color w:val="333333"/>
          <w:sz w:val="28"/>
          <w:szCs w:val="28"/>
        </w:rPr>
        <w:t xml:space="preserve">I </w:t>
      </w:r>
      <w:proofErr w:type="gramStart"/>
      <w:r w:rsidRPr="00E002D6">
        <w:rPr>
          <w:rFonts w:ascii="Times New Roman" w:hAnsi="Times New Roman" w:cs="Times New Roman" w:hint="eastAsia"/>
          <w:color w:val="333333"/>
          <w:sz w:val="28"/>
          <w:szCs w:val="28"/>
        </w:rPr>
        <w:t>meet</w:t>
      </w:r>
      <w:proofErr w:type="gramEnd"/>
      <w:r w:rsidRPr="00E002D6">
        <w:rPr>
          <w:rFonts w:ascii="Times New Roman" w:hAnsi="Times New Roman" w:cs="Times New Roman"/>
          <w:color w:val="333333"/>
          <w:sz w:val="28"/>
          <w:szCs w:val="28"/>
        </w:rPr>
        <w:t xml:space="preserve"> </w:t>
      </w:r>
      <w:proofErr w:type="gramStart"/>
      <w:r w:rsidRPr="00E002D6">
        <w:rPr>
          <w:rFonts w:ascii="Times New Roman" w:hAnsi="Times New Roman" w:cs="Times New Roman"/>
          <w:color w:val="333333"/>
          <w:sz w:val="28"/>
          <w:szCs w:val="28"/>
          <w:u w:val="single" w:color="FF0000"/>
        </w:rPr>
        <w:t>that</w:t>
      </w:r>
      <w:proofErr w:type="gramEnd"/>
      <w:r w:rsidRPr="00E002D6">
        <w:rPr>
          <w:rFonts w:ascii="Times New Roman" w:hAnsi="Times New Roman" w:cs="Times New Roman"/>
          <w:color w:val="333333"/>
          <w:sz w:val="28"/>
          <w:szCs w:val="28"/>
          <w:u w:val="single" w:color="FF0000"/>
        </w:rPr>
        <w:t xml:space="preserve"> girl</w:t>
      </w:r>
      <w:r w:rsidRPr="00E002D6">
        <w:rPr>
          <w:rFonts w:ascii="Times New Roman" w:hAnsi="Times New Roman" w:cs="Times New Roman"/>
          <w:color w:val="333333"/>
          <w:sz w:val="28"/>
          <w:szCs w:val="28"/>
        </w:rPr>
        <w:t xml:space="preserve"> </w:t>
      </w:r>
      <w:r w:rsidRPr="00E002D6">
        <w:rPr>
          <w:rFonts w:ascii="Times New Roman" w:hAnsi="Times New Roman" w:cs="Times New Roman"/>
          <w:color w:val="333333"/>
          <w:sz w:val="28"/>
          <w:szCs w:val="28"/>
          <w:u w:val="single" w:color="4874CB" w:themeColor="accent1"/>
        </w:rPr>
        <w:t>who has two kids</w:t>
      </w:r>
      <w:r w:rsidRPr="00E002D6">
        <w:rPr>
          <w:rFonts w:ascii="Times New Roman" w:hAnsi="Times New Roman" w:cs="Times New Roman"/>
          <w:color w:val="333333"/>
          <w:sz w:val="28"/>
          <w:szCs w:val="28"/>
        </w:rPr>
        <w:t>.</w:t>
      </w:r>
    </w:p>
    <w:p w14:paraId="54732D0B" w14:textId="77777777" w:rsidR="00792C08" w:rsidRPr="00E002D6" w:rsidRDefault="00000000">
      <w:pPr>
        <w:tabs>
          <w:tab w:val="left" w:pos="663"/>
        </w:tabs>
        <w:spacing w:line="400" w:lineRule="exact"/>
        <w:rPr>
          <w:rFonts w:ascii="Times New Roman" w:hAnsi="Times New Roman" w:cs="Times New Roman"/>
          <w:color w:val="333333"/>
          <w:sz w:val="28"/>
          <w:szCs w:val="28"/>
        </w:rPr>
      </w:pPr>
      <w:r w:rsidRPr="00E002D6">
        <w:rPr>
          <w:rFonts w:ascii="Times New Roman" w:hAnsi="Times New Roman" w:cs="Times New Roman"/>
          <w:color w:val="333333"/>
          <w:sz w:val="28"/>
          <w:szCs w:val="28"/>
        </w:rPr>
        <w:tab/>
      </w:r>
      <w:r w:rsidRPr="00E002D6">
        <w:rPr>
          <w:rFonts w:ascii="Times New Roman" w:hAnsi="Times New Roman" w:cs="Times New Roman" w:hint="eastAsia"/>
          <w:color w:val="333333"/>
          <w:sz w:val="28"/>
          <w:szCs w:val="28"/>
        </w:rPr>
        <w:t xml:space="preserve">   </w:t>
      </w:r>
      <w:r w:rsidRPr="00E002D6">
        <w:rPr>
          <w:rFonts w:ascii="Times New Roman" w:hAnsi="Times New Roman" w:cs="Times New Roman" w:hint="eastAsia"/>
          <w:color w:val="333333"/>
          <w:szCs w:val="21"/>
        </w:rPr>
        <w:t xml:space="preserve">   </w:t>
      </w:r>
      <w:r w:rsidRPr="00E002D6">
        <w:rPr>
          <w:rFonts w:ascii="Times New Roman" w:hAnsi="Times New Roman" w:cs="Times New Roman"/>
          <w:color w:val="FF0000"/>
          <w:szCs w:val="21"/>
        </w:rPr>
        <w:t>先行词</w:t>
      </w:r>
      <w:r w:rsidRPr="00E002D6">
        <w:rPr>
          <w:rFonts w:ascii="Times New Roman" w:hAnsi="Times New Roman" w:cs="Times New Roman" w:hint="eastAsia"/>
          <w:color w:val="333333"/>
          <w:szCs w:val="21"/>
        </w:rPr>
        <w:t xml:space="preserve"> </w:t>
      </w:r>
      <w:r w:rsidRPr="00E002D6">
        <w:rPr>
          <w:rFonts w:ascii="Times New Roman" w:hAnsi="Times New Roman" w:cs="Times New Roman"/>
          <w:color w:val="F2BA02" w:themeColor="accent3"/>
          <w:szCs w:val="21"/>
        </w:rPr>
        <w:t>关系代词</w:t>
      </w:r>
      <w:r w:rsidRPr="00E002D6">
        <w:rPr>
          <w:rFonts w:ascii="Times New Roman" w:hAnsi="Times New Roman" w:cs="Times New Roman" w:hint="eastAsia"/>
          <w:color w:val="F2BA02" w:themeColor="accent3"/>
          <w:szCs w:val="21"/>
        </w:rPr>
        <w:t xml:space="preserve">  </w:t>
      </w:r>
      <w:r w:rsidRPr="00E002D6">
        <w:rPr>
          <w:rFonts w:ascii="Times New Roman" w:hAnsi="Times New Roman" w:cs="Times New Roman" w:hint="eastAsia"/>
          <w:color w:val="4874CB" w:themeColor="accent1"/>
          <w:szCs w:val="21"/>
        </w:rPr>
        <w:t>定语从句</w:t>
      </w:r>
    </w:p>
    <w:p w14:paraId="6193DD41" w14:textId="77777777" w:rsidR="00792C08" w:rsidRPr="00E002D6" w:rsidRDefault="00000000">
      <w:pPr>
        <w:spacing w:line="360" w:lineRule="auto"/>
        <w:ind w:leftChars="228" w:left="479"/>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我们给被修饰的名词起个名字</w:t>
      </w:r>
      <w:proofErr w:type="gramStart"/>
      <w:r w:rsidRPr="00E002D6">
        <w:rPr>
          <w:rFonts w:ascii="Times New Roman" w:hAnsi="Times New Roman"/>
          <w:sz w:val="24"/>
        </w:rPr>
        <w:t>叫作</w:t>
      </w:r>
      <w:proofErr w:type="gramEnd"/>
      <w:r w:rsidRPr="00E002D6">
        <w:rPr>
          <w:rFonts w:ascii="Times New Roman" w:hAnsi="Times New Roman"/>
          <w:sz w:val="24"/>
        </w:rPr>
        <w:t>先行词，从句里代表先行词的那个词</w:t>
      </w:r>
      <w:proofErr w:type="gramStart"/>
      <w:r w:rsidRPr="00E002D6">
        <w:rPr>
          <w:rFonts w:ascii="Times New Roman" w:hAnsi="Times New Roman"/>
          <w:sz w:val="24"/>
        </w:rPr>
        <w:t>叫作</w:t>
      </w:r>
      <w:proofErr w:type="gramEnd"/>
      <w:r w:rsidRPr="00E002D6">
        <w:rPr>
          <w:rFonts w:ascii="Times New Roman" w:hAnsi="Times New Roman"/>
          <w:sz w:val="24"/>
        </w:rPr>
        <w:t>关系词。这里面</w:t>
      </w:r>
      <w:r w:rsidRPr="00E002D6">
        <w:rPr>
          <w:rFonts w:ascii="Times New Roman" w:hAnsi="Times New Roman"/>
          <w:sz w:val="24"/>
        </w:rPr>
        <w:t>who</w:t>
      </w:r>
      <w:r w:rsidRPr="00E002D6">
        <w:rPr>
          <w:rFonts w:ascii="Times New Roman" w:hAnsi="Times New Roman"/>
          <w:sz w:val="24"/>
        </w:rPr>
        <w:t>就代表</w:t>
      </w:r>
      <w:r w:rsidRPr="00E002D6">
        <w:rPr>
          <w:rFonts w:ascii="Times New Roman" w:hAnsi="Times New Roman"/>
          <w:sz w:val="24"/>
        </w:rPr>
        <w:t xml:space="preserve">that girl, </w:t>
      </w:r>
      <w:r w:rsidRPr="00E002D6">
        <w:rPr>
          <w:rFonts w:ascii="Times New Roman" w:hAnsi="Times New Roman"/>
          <w:sz w:val="24"/>
        </w:rPr>
        <w:t>因为</w:t>
      </w:r>
      <w:r w:rsidRPr="00E002D6">
        <w:rPr>
          <w:rFonts w:ascii="Times New Roman" w:hAnsi="Times New Roman"/>
          <w:sz w:val="24"/>
        </w:rPr>
        <w:t>who</w:t>
      </w:r>
      <w:r w:rsidRPr="00E002D6">
        <w:rPr>
          <w:rFonts w:ascii="Times New Roman" w:hAnsi="Times New Roman"/>
          <w:sz w:val="24"/>
        </w:rPr>
        <w:t>是名词性的，所以</w:t>
      </w:r>
      <w:proofErr w:type="gramStart"/>
      <w:r w:rsidRPr="00E002D6">
        <w:rPr>
          <w:rFonts w:ascii="Times New Roman" w:hAnsi="Times New Roman"/>
          <w:sz w:val="24"/>
        </w:rPr>
        <w:t>叫关系</w:t>
      </w:r>
      <w:proofErr w:type="gramEnd"/>
      <w:r w:rsidRPr="00E002D6">
        <w:rPr>
          <w:rFonts w:ascii="Times New Roman" w:hAnsi="Times New Roman"/>
          <w:sz w:val="24"/>
        </w:rPr>
        <w:t>代词，它在从句中仍然</w:t>
      </w:r>
      <w:proofErr w:type="gramStart"/>
      <w:r w:rsidRPr="00E002D6">
        <w:rPr>
          <w:rFonts w:ascii="Times New Roman" w:hAnsi="Times New Roman"/>
          <w:sz w:val="24"/>
        </w:rPr>
        <w:t>作主</w:t>
      </w:r>
      <w:proofErr w:type="gramEnd"/>
      <w:r w:rsidRPr="00E002D6">
        <w:rPr>
          <w:rFonts w:ascii="Times New Roman" w:hAnsi="Times New Roman"/>
          <w:sz w:val="24"/>
        </w:rPr>
        <w:t>语。这样一来，这句话就变成了含有一个定语从句的复合句。按照汉语的语法语序，我们可以这样翻译：我碰见那个</w:t>
      </w:r>
      <w:r w:rsidRPr="00E002D6">
        <w:rPr>
          <w:rFonts w:ascii="Times New Roman" w:hAnsi="Times New Roman"/>
          <w:sz w:val="24"/>
        </w:rPr>
        <w:t>“</w:t>
      </w:r>
      <w:r w:rsidRPr="00E002D6">
        <w:rPr>
          <w:rFonts w:ascii="Times New Roman" w:hAnsi="Times New Roman"/>
          <w:sz w:val="24"/>
        </w:rPr>
        <w:t>有两个孩子的</w:t>
      </w:r>
      <w:r w:rsidRPr="00E002D6">
        <w:rPr>
          <w:rFonts w:ascii="Times New Roman" w:hAnsi="Times New Roman"/>
          <w:sz w:val="24"/>
        </w:rPr>
        <w:t>”</w:t>
      </w:r>
      <w:r w:rsidRPr="00E002D6">
        <w:rPr>
          <w:rFonts w:ascii="Times New Roman" w:hAnsi="Times New Roman"/>
          <w:sz w:val="24"/>
        </w:rPr>
        <w:t>女孩。</w:t>
      </w:r>
    </w:p>
    <w:p w14:paraId="009BF3CA" w14:textId="77777777" w:rsidR="00792C08" w:rsidRPr="00E002D6" w:rsidRDefault="00792C08">
      <w:pPr>
        <w:spacing w:line="360" w:lineRule="auto"/>
        <w:ind w:leftChars="228" w:left="479"/>
        <w:rPr>
          <w:rFonts w:ascii="Times New Roman" w:hAnsi="Times New Roman"/>
          <w:sz w:val="24"/>
        </w:rPr>
      </w:pPr>
    </w:p>
    <w:p w14:paraId="79E43271" w14:textId="77777777" w:rsidR="00792C08" w:rsidRPr="00E002D6" w:rsidRDefault="00792C08">
      <w:pPr>
        <w:spacing w:line="400" w:lineRule="exact"/>
        <w:rPr>
          <w:rFonts w:ascii="Times New Roman" w:hAnsi="Times New Roman" w:cs="Times New Roman"/>
          <w:b/>
          <w:bCs/>
          <w:i/>
          <w:iCs/>
          <w:sz w:val="32"/>
          <w:szCs w:val="40"/>
        </w:rPr>
      </w:pPr>
    </w:p>
    <w:p w14:paraId="427023BF" w14:textId="77777777" w:rsidR="00792C08" w:rsidRPr="00E002D6" w:rsidRDefault="00000000">
      <w:pPr>
        <w:spacing w:line="400" w:lineRule="exact"/>
        <w:rPr>
          <w:rFonts w:ascii="Times New Roman" w:eastAsia="宋体"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63181DCB" w14:textId="77777777" w:rsidR="00792C08" w:rsidRPr="00E002D6" w:rsidRDefault="00792C08">
      <w:pPr>
        <w:spacing w:line="400" w:lineRule="exact"/>
        <w:rPr>
          <w:rFonts w:ascii="Times New Roman" w:hAnsi="Times New Roman" w:cs="Times New Roman"/>
          <w:b/>
          <w:bCs/>
          <w:i/>
          <w:iCs/>
          <w:sz w:val="32"/>
          <w:szCs w:val="40"/>
        </w:rPr>
      </w:pPr>
    </w:p>
    <w:p w14:paraId="2F3BD28F"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找出句中的定语从句。</w:t>
      </w:r>
    </w:p>
    <w:p w14:paraId="25097B50"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car that is designed well can reach the destination fast.</w:t>
      </w:r>
    </w:p>
    <w:p w14:paraId="77CC6AD9"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map which is displayed on the screen shows the right direction.</w:t>
      </w:r>
    </w:p>
    <w:p w14:paraId="782C0F46"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don’t like the strange situation that we are in now.</w:t>
      </w:r>
    </w:p>
    <w:p w14:paraId="4D52E7CA"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voice that comes from the left block sounds very strange.</w:t>
      </w:r>
    </w:p>
    <w:p w14:paraId="009317DD"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system that tops other products has a big screen.</w:t>
      </w:r>
    </w:p>
    <w:p w14:paraId="260726D8"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virus that attacks the computer breaks the screen display.</w:t>
      </w:r>
    </w:p>
    <w:p w14:paraId="7B69F0BA"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man who is standing there is a stranger.</w:t>
      </w:r>
    </w:p>
    <w:p w14:paraId="2A45071F" w14:textId="77777777" w:rsidR="00792C08" w:rsidRPr="00E002D6" w:rsidRDefault="00000000">
      <w:pPr>
        <w:numPr>
          <w:ilvl w:val="0"/>
          <w:numId w:val="2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direction that the car is going is wrong.</w:t>
      </w:r>
    </w:p>
    <w:p w14:paraId="352EEF94" w14:textId="77777777" w:rsidR="00792C08" w:rsidRPr="00E002D6" w:rsidRDefault="00792C08">
      <w:pPr>
        <w:rPr>
          <w:rFonts w:ascii="Times New Roman" w:eastAsia="宋体" w:hAnsi="Times New Roman" w:cs="Times New Roman"/>
          <w:spacing w:val="-1"/>
          <w:sz w:val="24"/>
        </w:rPr>
      </w:pPr>
    </w:p>
    <w:p w14:paraId="64A9C6E6"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60403FF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我们处在一个很奇怪的情况里。（</w:t>
      </w:r>
      <w:r w:rsidRPr="00E002D6">
        <w:rPr>
          <w:rFonts w:ascii="Times New Roman" w:eastAsia="宋体" w:hAnsi="Times New Roman" w:cs="Times New Roman"/>
          <w:spacing w:val="-1"/>
          <w:sz w:val="24"/>
        </w:rPr>
        <w:t>strange; situation</w:t>
      </w:r>
      <w:r w:rsidRPr="00E002D6">
        <w:rPr>
          <w:rFonts w:ascii="Times New Roman" w:eastAsia="宋体" w:hAnsi="Times New Roman" w:cs="Times New Roman" w:hint="eastAsia"/>
          <w:spacing w:val="-1"/>
          <w:sz w:val="24"/>
          <w:lang w:eastAsia="zh"/>
        </w:rPr>
        <w:t>）</w:t>
      </w:r>
    </w:p>
    <w:p w14:paraId="1BE3D655"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这是一辆设计得很好的汽车。（</w:t>
      </w:r>
      <w:r w:rsidRPr="00E002D6">
        <w:rPr>
          <w:rFonts w:ascii="Times New Roman" w:eastAsia="宋体" w:hAnsi="Times New Roman" w:cs="Times New Roman"/>
          <w:spacing w:val="-1"/>
          <w:sz w:val="24"/>
        </w:rPr>
        <w:t>design</w:t>
      </w:r>
      <w:r w:rsidRPr="00E002D6">
        <w:rPr>
          <w:rFonts w:ascii="Times New Roman" w:eastAsia="宋体" w:hAnsi="Times New Roman" w:cs="Times New Roman" w:hint="eastAsia"/>
          <w:spacing w:val="-1"/>
          <w:sz w:val="24"/>
          <w:lang w:eastAsia="zh"/>
        </w:rPr>
        <w:t>）</w:t>
      </w:r>
    </w:p>
    <w:p w14:paraId="0EA2334E"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屏幕上显示的地图能帮我们找到方向。（</w:t>
      </w:r>
      <w:r w:rsidRPr="00E002D6">
        <w:rPr>
          <w:rFonts w:ascii="Times New Roman" w:eastAsia="宋体" w:hAnsi="Times New Roman" w:cs="Times New Roman"/>
          <w:spacing w:val="-1"/>
          <w:sz w:val="24"/>
        </w:rPr>
        <w:t>display; screen; direction</w:t>
      </w:r>
      <w:r w:rsidRPr="00E002D6">
        <w:rPr>
          <w:rFonts w:ascii="Times New Roman" w:eastAsia="宋体" w:hAnsi="Times New Roman" w:cs="Times New Roman" w:hint="eastAsia"/>
          <w:spacing w:val="-1"/>
          <w:sz w:val="24"/>
          <w:lang w:eastAsia="zh"/>
        </w:rPr>
        <w:t>）</w:t>
      </w:r>
    </w:p>
    <w:p w14:paraId="7F96E231"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他听到的那个声音来自下一个街区。（</w:t>
      </w:r>
      <w:r w:rsidRPr="00E002D6">
        <w:rPr>
          <w:rFonts w:ascii="Times New Roman" w:eastAsia="宋体" w:hAnsi="Times New Roman" w:cs="Times New Roman"/>
          <w:spacing w:val="-1"/>
          <w:sz w:val="24"/>
        </w:rPr>
        <w:t>voice; block</w:t>
      </w:r>
      <w:r w:rsidRPr="00E002D6">
        <w:rPr>
          <w:rFonts w:ascii="Times New Roman" w:eastAsia="宋体" w:hAnsi="Times New Roman" w:cs="Times New Roman" w:hint="eastAsia"/>
          <w:spacing w:val="-1"/>
          <w:sz w:val="24"/>
          <w:lang w:eastAsia="zh"/>
        </w:rPr>
        <w:t>）</w:t>
      </w:r>
    </w:p>
    <w:p w14:paraId="5A706E1B"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这种系统显示目的地的方式优于其他产品。（</w:t>
      </w:r>
      <w:r w:rsidRPr="00E002D6">
        <w:rPr>
          <w:rFonts w:ascii="Times New Roman" w:eastAsia="宋体" w:hAnsi="Times New Roman" w:cs="Times New Roman"/>
          <w:spacing w:val="-1"/>
          <w:sz w:val="24"/>
        </w:rPr>
        <w:t>system; destination; superior</w:t>
      </w:r>
      <w:r w:rsidRPr="00E002D6">
        <w:rPr>
          <w:rFonts w:ascii="Times New Roman" w:eastAsia="宋体" w:hAnsi="Times New Roman" w:cs="Times New Roman" w:hint="eastAsia"/>
          <w:spacing w:val="-1"/>
          <w:sz w:val="24"/>
          <w:lang w:eastAsia="zh"/>
        </w:rPr>
        <w:t>）</w:t>
      </w:r>
    </w:p>
    <w:p w14:paraId="263CE8D6"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我不认识那个站在左边的陌生人。（</w:t>
      </w:r>
      <w:r w:rsidRPr="00E002D6">
        <w:rPr>
          <w:rFonts w:ascii="Times New Roman" w:eastAsia="宋体" w:hAnsi="Times New Roman" w:cs="Times New Roman"/>
          <w:spacing w:val="-1"/>
          <w:sz w:val="24"/>
        </w:rPr>
        <w:t>stranger; left</w:t>
      </w:r>
      <w:r w:rsidRPr="00E002D6">
        <w:rPr>
          <w:rFonts w:ascii="Times New Roman" w:eastAsia="宋体" w:hAnsi="Times New Roman" w:cs="Times New Roman" w:hint="eastAsia"/>
          <w:spacing w:val="-1"/>
          <w:sz w:val="24"/>
          <w:lang w:eastAsia="zh"/>
        </w:rPr>
        <w:t>）</w:t>
      </w:r>
    </w:p>
    <w:p w14:paraId="09BD2A3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lastRenderedPageBreak/>
        <w:t>⑦</w:t>
      </w:r>
      <w:r w:rsidRPr="00E002D6">
        <w:rPr>
          <w:rFonts w:ascii="Times New Roman" w:eastAsia="宋体" w:hAnsi="Times New Roman" w:cs="Times New Roman"/>
          <w:spacing w:val="-1"/>
          <w:sz w:val="24"/>
        </w:rPr>
        <w:t xml:space="preserve">　攻击电脑的病毒会破坏屏幕显示。（</w:t>
      </w:r>
      <w:r w:rsidRPr="00E002D6">
        <w:rPr>
          <w:rFonts w:ascii="Times New Roman" w:eastAsia="宋体" w:hAnsi="Times New Roman" w:cs="Times New Roman"/>
          <w:spacing w:val="-1"/>
          <w:sz w:val="24"/>
        </w:rPr>
        <w:t>virus; attack; damage</w:t>
      </w:r>
      <w:r w:rsidRPr="00E002D6">
        <w:rPr>
          <w:rFonts w:ascii="Times New Roman" w:eastAsia="宋体" w:hAnsi="Times New Roman" w:cs="Times New Roman" w:hint="eastAsia"/>
          <w:spacing w:val="-1"/>
          <w:sz w:val="24"/>
          <w:lang w:eastAsia="zh"/>
        </w:rPr>
        <w:t>）</w:t>
      </w:r>
    </w:p>
    <w:p w14:paraId="39095CF8" w14:textId="77777777" w:rsidR="00792C08" w:rsidRPr="00E002D6" w:rsidRDefault="00000000">
      <w:pPr>
        <w:rPr>
          <w:rFonts w:ascii="Times New Roman" w:eastAsia="宋体" w:hAnsi="Times New Roman" w:cs="Times New Roman"/>
          <w:spacing w:val="-1"/>
          <w:sz w:val="24"/>
          <w:lang w:eastAsia="zh"/>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左转的指令能引导我们到达目的地。（</w:t>
      </w:r>
      <w:r w:rsidRPr="00E002D6">
        <w:rPr>
          <w:rFonts w:ascii="Times New Roman" w:eastAsia="宋体" w:hAnsi="Times New Roman" w:cs="Times New Roman"/>
          <w:spacing w:val="-1"/>
          <w:sz w:val="24"/>
        </w:rPr>
        <w:t>instruction; guide; destination</w:t>
      </w:r>
      <w:r w:rsidRPr="00E002D6">
        <w:rPr>
          <w:rFonts w:ascii="Times New Roman" w:eastAsia="宋体" w:hAnsi="Times New Roman" w:cs="Times New Roman" w:hint="eastAsia"/>
          <w:spacing w:val="-1"/>
          <w:sz w:val="24"/>
          <w:lang w:eastAsia="zh"/>
        </w:rPr>
        <w:t>）</w:t>
      </w:r>
    </w:p>
    <w:p w14:paraId="37405988" w14:textId="77777777" w:rsidR="00792C08" w:rsidRPr="00E002D6" w:rsidRDefault="00792C08">
      <w:pPr>
        <w:rPr>
          <w:rFonts w:ascii="Times New Roman" w:eastAsia="宋体" w:hAnsi="Times New Roman" w:cs="Times New Roman"/>
          <w:spacing w:val="-1"/>
          <w:sz w:val="24"/>
        </w:rPr>
      </w:pPr>
    </w:p>
    <w:p w14:paraId="3AB77C2A" w14:textId="77777777" w:rsidR="00792C08" w:rsidRPr="00E002D6" w:rsidRDefault="00000000">
      <w:pPr>
        <w:widowControl/>
        <w:numPr>
          <w:ilvl w:val="255"/>
          <w:numId w:val="0"/>
        </w:numPr>
        <w:jc w:val="lef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br w:type="page"/>
      </w:r>
    </w:p>
    <w:p w14:paraId="2C233538"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 xml:space="preserve">19-20 </w:t>
      </w:r>
      <w:r w:rsidRPr="00E002D6">
        <w:rPr>
          <w:rFonts w:ascii="Cambria" w:hAnsi="Cambria" w:cs="Cambria"/>
          <w:sz w:val="22"/>
          <w:szCs w:val="28"/>
        </w:rPr>
        <w:t xml:space="preserve"> </w:t>
      </w:r>
    </w:p>
    <w:p w14:paraId="5DBD76A4"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Blame It on Men</w:t>
      </w:r>
    </w:p>
    <w:p w14:paraId="487D4E7D" w14:textId="77777777" w:rsidR="00792C08" w:rsidRPr="00E002D6" w:rsidRDefault="00792C08">
      <w:pPr>
        <w:spacing w:line="400" w:lineRule="exact"/>
        <w:jc w:val="center"/>
        <w:rPr>
          <w:rFonts w:ascii="Times New Roman" w:hAnsi="Times New Roman" w:cs="Times New Roman"/>
          <w:b/>
          <w:bCs/>
          <w:sz w:val="36"/>
          <w:szCs w:val="44"/>
        </w:rPr>
      </w:pPr>
    </w:p>
    <w:p w14:paraId="0A38F43F"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5FEB867" w14:textId="77777777" w:rsidR="00792C08" w:rsidRPr="00E002D6" w:rsidRDefault="00000000">
      <w:pPr>
        <w:spacing w:line="400" w:lineRule="exact"/>
        <w:jc w:val="left"/>
        <w:rPr>
          <w:rFonts w:ascii="Cambria" w:hAnsi="Cambria" w:cs="Cambria"/>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fæt</w:t>
      </w:r>
      <w:proofErr w:type="spellEnd"/>
      <w:r w:rsidRPr="00E002D6">
        <w:rPr>
          <w:rFonts w:ascii="Cambria" w:hAnsi="Cambria" w:cs="Cambria"/>
          <w:sz w:val="22"/>
          <w:szCs w:val="22"/>
        </w:rPr>
        <w:t>/        /</w:t>
      </w:r>
      <w:r w:rsidRPr="00E002D6">
        <w:rPr>
          <w:rFonts w:ascii="Cambria" w:hAnsi="Cambria" w:cs="Cambria"/>
          <w:i/>
          <w:iCs/>
          <w:sz w:val="22"/>
          <w:szCs w:val="22"/>
        </w:rPr>
        <w:t>ˈ</w:t>
      </w:r>
      <w:proofErr w:type="spellStart"/>
      <w:r w:rsidRPr="00E002D6">
        <w:rPr>
          <w:rFonts w:ascii="Cambria" w:hAnsi="Cambria" w:cs="Cambria"/>
          <w:i/>
          <w:iCs/>
          <w:sz w:val="22"/>
          <w:szCs w:val="22"/>
        </w:rPr>
        <w:t>tʃɔkəlɪt</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aɪs</w:t>
      </w:r>
      <w:proofErr w:type="spellEnd"/>
      <w:r w:rsidRPr="00E002D6">
        <w:rPr>
          <w:rFonts w:ascii="Cambria" w:hAnsi="Cambria" w:cs="Cambria"/>
          <w:sz w:val="22"/>
          <w:szCs w:val="22"/>
        </w:rPr>
        <w:t xml:space="preserve"> </w:t>
      </w:r>
    </w:p>
    <w:p w14:paraId="57F5250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What’s the real reason women get fat? It’s not chocolate or ice </w:t>
      </w:r>
    </w:p>
    <w:p w14:paraId="72996C2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krim</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 xml:space="preserve"> </w:t>
      </w:r>
      <w:r w:rsidRPr="00E002D6">
        <w:rPr>
          <w:rFonts w:ascii="Cambria" w:eastAsia="宋体" w:hAnsi="Cambria" w:cs="Cambria" w:hint="eastAsia"/>
          <w:i/>
          <w:iCs/>
          <w:spacing w:val="-1"/>
          <w:sz w:val="22"/>
          <w:szCs w:val="22"/>
          <w:lang w:eastAsia="zh-CN"/>
        </w:rPr>
        <w:t>/</w:t>
      </w:r>
      <w:proofErr w:type="spellStart"/>
      <w:r w:rsidRPr="00E002D6">
        <w:rPr>
          <w:rFonts w:ascii="Cambria" w:eastAsia="宋体" w:hAnsi="Cambria" w:cs="Cambria"/>
          <w:i/>
          <w:iCs/>
          <w:spacing w:val="-1"/>
          <w:sz w:val="22"/>
          <w:szCs w:val="22"/>
          <w:lang w:eastAsia="zh-CN"/>
        </w:rPr>
        <w:t>əˈkɔrdɪŋ</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tu</w:t>
      </w:r>
      <w:proofErr w:type="spellEnd"/>
      <w:r w:rsidRPr="00E002D6">
        <w:rPr>
          <w:rFonts w:ascii="Cambria" w:eastAsia="宋体" w:hAnsi="Cambria" w:cs="Cambria" w:hint="eastAsia"/>
          <w:i/>
          <w:iCs/>
          <w:spacing w:val="-1"/>
          <w:sz w:val="22"/>
          <w:szCs w:val="22"/>
          <w:lang w:eastAsia="zh-CN"/>
        </w:rPr>
        <w:t>/</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pʌblɪʃt</w:t>
      </w:r>
      <w:proofErr w:type="spellEnd"/>
      <w:r w:rsidRPr="00E002D6">
        <w:rPr>
          <w:rFonts w:ascii="Cambria" w:eastAsia="宋体" w:hAnsi="Cambria" w:cs="Cambria"/>
          <w:spacing w:val="-1"/>
          <w:sz w:val="22"/>
          <w:szCs w:val="22"/>
          <w:lang w:eastAsia="zh-CN"/>
        </w:rPr>
        <w:t>/</w:t>
      </w:r>
    </w:p>
    <w:p w14:paraId="02D8123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cream. According to a recent report which was published in London, it’s </w:t>
      </w:r>
    </w:p>
    <w:p w14:paraId="36401C1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mæɡəˈzin</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wɔrnɪŋ</w:t>
      </w:r>
      <w:proofErr w:type="spellEnd"/>
      <w:r w:rsidRPr="00E002D6">
        <w:rPr>
          <w:rFonts w:ascii="Cambria" w:eastAsia="宋体" w:hAnsi="Cambria" w:cs="Cambria"/>
          <w:spacing w:val="-1"/>
          <w:sz w:val="22"/>
          <w:szCs w:val="22"/>
          <w:lang w:eastAsia="zh-CN"/>
        </w:rPr>
        <w:t>/</w:t>
      </w:r>
    </w:p>
    <w:p w14:paraId="5482F3E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men! A magazine suggested men have a special warning written on </w:t>
      </w:r>
      <w:proofErr w:type="gramStart"/>
      <w:r w:rsidRPr="00E002D6">
        <w:rPr>
          <w:rFonts w:ascii="Times New Roman" w:eastAsia="宋体" w:hAnsi="Times New Roman" w:cs="Times New Roman"/>
          <w:spacing w:val="-1"/>
          <w:sz w:val="28"/>
          <w:szCs w:val="28"/>
          <w:lang w:eastAsia="zh-CN"/>
        </w:rPr>
        <w:t>their</w:t>
      </w:r>
      <w:proofErr w:type="gramEnd"/>
      <w:r w:rsidRPr="00E002D6">
        <w:rPr>
          <w:rFonts w:ascii="Times New Roman" w:eastAsia="宋体" w:hAnsi="Times New Roman" w:cs="Times New Roman"/>
          <w:spacing w:val="-1"/>
          <w:sz w:val="28"/>
          <w:szCs w:val="28"/>
          <w:lang w:eastAsia="zh-CN"/>
        </w:rPr>
        <w:t xml:space="preserve"> </w:t>
      </w:r>
    </w:p>
    <w:p w14:paraId="3ED3C953" w14:textId="77777777" w:rsidR="00792C08" w:rsidRPr="00E002D6" w:rsidRDefault="00000000">
      <w:pPr>
        <w:pStyle w:val="a3"/>
        <w:spacing w:line="400" w:lineRule="exact"/>
        <w:ind w:right="181" w:firstLineChars="100" w:firstLine="218"/>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fɔrɪdz</w:t>
      </w:r>
      <w:proofErr w:type="spellEnd"/>
      <w:r w:rsidRPr="00E002D6">
        <w:rPr>
          <w:rFonts w:ascii="Cambria" w:eastAsia="宋体" w:hAnsi="Cambria" w:cs="Cambria"/>
          <w:spacing w:val="-1"/>
          <w:sz w:val="22"/>
          <w:szCs w:val="22"/>
          <w:lang w:eastAsia="zh-CN"/>
        </w:rPr>
        <w:t>/</w:t>
      </w:r>
    </w:p>
    <w:p w14:paraId="5DDF37E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foreheads: “I can make you fat!” What do you think of that idea?​</w:t>
      </w:r>
    </w:p>
    <w:p w14:paraId="5770DFC7"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klemz</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spacing w:val="-1"/>
          <w:sz w:val="22"/>
          <w:szCs w:val="22"/>
          <w:lang w:eastAsia="zh-CN"/>
        </w:rPr>
        <w:t>fɔl</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ɪn</w:t>
      </w:r>
      <w:proofErr w:type="spellEnd"/>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lʌv</w:t>
      </w:r>
      <w:proofErr w:type="spellEnd"/>
      <w:r w:rsidRPr="00E002D6">
        <w:rPr>
          <w:rFonts w:ascii="Cambria" w:eastAsia="宋体" w:hAnsi="Cambria" w:cs="Cambria" w:hint="eastAsia"/>
          <w:spacing w:val="-1"/>
          <w:sz w:val="22"/>
          <w:szCs w:val="22"/>
          <w:lang w:eastAsia="zh-CN"/>
        </w:rPr>
        <w:t>/         /t</w:t>
      </w:r>
      <w:r w:rsidRPr="00E002D6">
        <w:rPr>
          <w:rFonts w:ascii="Cambria" w:eastAsia="宋体" w:hAnsi="Cambria" w:cs="Cambria" w:hint="eastAsia"/>
          <w:spacing w:val="-1"/>
          <w:sz w:val="22"/>
          <w:szCs w:val="22"/>
          <w:lang w:eastAsia="zh-CN"/>
        </w:rPr>
        <w:t>ɛ</w:t>
      </w:r>
      <w:proofErr w:type="spellStart"/>
      <w:r w:rsidRPr="00E002D6">
        <w:rPr>
          <w:rFonts w:ascii="Cambria" w:eastAsia="宋体" w:hAnsi="Cambria" w:cs="Cambria" w:hint="eastAsia"/>
          <w:spacing w:val="-1"/>
          <w:sz w:val="22"/>
          <w:szCs w:val="22"/>
          <w:lang w:eastAsia="zh-CN"/>
        </w:rPr>
        <w:t>nd</w:t>
      </w:r>
      <w:proofErr w:type="spellEnd"/>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hint="eastAsia"/>
          <w:spacing w:val="-1"/>
          <w:sz w:val="22"/>
          <w:szCs w:val="22"/>
          <w:lang w:eastAsia="zh-CN"/>
        </w:rPr>
        <w:t>tu</w:t>
      </w:r>
      <w:proofErr w:type="spellEnd"/>
      <w:r w:rsidRPr="00E002D6">
        <w:rPr>
          <w:rFonts w:ascii="Cambria" w:eastAsia="宋体" w:hAnsi="Cambria" w:cs="Cambria" w:hint="eastAsia"/>
          <w:spacing w:val="-1"/>
          <w:sz w:val="22"/>
          <w:szCs w:val="22"/>
          <w:lang w:eastAsia="zh-CN"/>
        </w:rPr>
        <w:t>/</w:t>
      </w:r>
    </w:p>
    <w:p w14:paraId="2045B1FB"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 report claims that when women fall in love, they tend to eat more. When they get married, they cook more. And when they get </w:t>
      </w:r>
    </w:p>
    <w:p w14:paraId="2CC9B81C" w14:textId="77777777" w:rsidR="00792C08" w:rsidRPr="00E002D6" w:rsidRDefault="00000000">
      <w:pPr>
        <w:ind w:right="181"/>
        <w:rPr>
          <w:rFonts w:ascii="Cambria" w:eastAsia="宋体" w:hAnsi="Cambria" w:cs="Cambria"/>
          <w:spacing w:val="-1"/>
          <w:sz w:val="22"/>
          <w:szCs w:val="22"/>
          <w:lang w:eastAsia="zh"/>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prɛɡnənt</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wet</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lang w:eastAsia="zh"/>
        </w:rPr>
        <w:t xml:space="preserve">     </w:t>
      </w:r>
      <w:r w:rsidRPr="00E002D6">
        <w:rPr>
          <w:rFonts w:ascii="Cambria" w:hAnsi="Cambria" w:cs="Cambria"/>
          <w:sz w:val="22"/>
          <w:szCs w:val="28"/>
        </w:rPr>
        <w:t>/</w:t>
      </w:r>
      <w:proofErr w:type="spellStart"/>
      <w:r w:rsidRPr="00E002D6">
        <w:rPr>
          <w:rFonts w:ascii="Cambria" w:hAnsi="Cambria" w:cs="Cambria"/>
          <w:i/>
          <w:iCs/>
          <w:sz w:val="22"/>
          <w:szCs w:val="28"/>
        </w:rPr>
        <w:t>blem</w:t>
      </w:r>
      <w:proofErr w:type="spellEnd"/>
      <w:r w:rsidRPr="00E002D6">
        <w:rPr>
          <w:rFonts w:ascii="Cambria" w:hAnsi="Cambria" w:cs="Cambria"/>
          <w:sz w:val="22"/>
          <w:szCs w:val="28"/>
        </w:rPr>
        <w:t>/</w:t>
      </w:r>
    </w:p>
    <w:p w14:paraId="51A8E06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pregnant, of course, they gain weight. They blame it on men. So, girls, if </w:t>
      </w:r>
    </w:p>
    <w:p w14:paraId="56B61EF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w:t>
      </w:r>
      <w:proofErr w:type="gramStart"/>
      <w:r w:rsidRPr="00E002D6">
        <w:rPr>
          <w:rFonts w:ascii="Cambria" w:eastAsia="宋体" w:hAnsi="Cambria" w:cs="Cambria"/>
          <w:i/>
          <w:iCs/>
          <w:spacing w:val="-1"/>
          <w:sz w:val="22"/>
          <w:szCs w:val="22"/>
          <w:lang w:eastAsia="zh-CN"/>
        </w:rPr>
        <w:t>go</w:t>
      </w:r>
      <w:proofErr w:type="gram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ɑn</w:t>
      </w:r>
      <w:proofErr w:type="spellEnd"/>
      <w:r w:rsidRPr="00E002D6">
        <w:rPr>
          <w:rFonts w:ascii="Cambria" w:eastAsia="宋体" w:hAnsi="Cambria" w:cs="Cambria"/>
          <w:i/>
          <w:iCs/>
          <w:spacing w:val="-1"/>
          <w:sz w:val="22"/>
          <w:szCs w:val="22"/>
          <w:lang w:eastAsia="zh-CN"/>
        </w:rPr>
        <w:t xml:space="preserve"> ə ˈ</w:t>
      </w:r>
      <w:proofErr w:type="spellStart"/>
      <w:r w:rsidRPr="00E002D6">
        <w:rPr>
          <w:rFonts w:ascii="Cambria" w:eastAsia="宋体" w:hAnsi="Cambria" w:cs="Cambria"/>
          <w:i/>
          <w:iCs/>
          <w:spacing w:val="-1"/>
          <w:sz w:val="22"/>
          <w:szCs w:val="22"/>
          <w:lang w:eastAsia="zh-CN"/>
        </w:rPr>
        <w:t>daɪət</w:t>
      </w:r>
      <w:proofErr w:type="spellEnd"/>
      <w:r w:rsidRPr="00E002D6">
        <w:rPr>
          <w:rFonts w:ascii="Cambria" w:eastAsia="宋体" w:hAnsi="Cambria" w:cs="Cambria" w:hint="eastAsia"/>
          <w:spacing w:val="-1"/>
          <w:sz w:val="22"/>
          <w:szCs w:val="22"/>
          <w:lang w:eastAsia="zh-CN"/>
        </w:rPr>
        <w:t>/</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dʌmp</w:t>
      </w:r>
      <w:proofErr w:type="spellEnd"/>
      <w:r w:rsidRPr="00E002D6">
        <w:rPr>
          <w:rFonts w:ascii="Cambria" w:eastAsia="宋体" w:hAnsi="Cambria" w:cs="Cambria"/>
          <w:spacing w:val="-1"/>
          <w:sz w:val="22"/>
          <w:szCs w:val="22"/>
          <w:lang w:eastAsia="zh-CN"/>
        </w:rPr>
        <w:t>/</w:t>
      </w:r>
    </w:p>
    <w:p w14:paraId="23CEEF7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you</w:t>
      </w:r>
      <w:proofErr w:type="gramEnd"/>
      <w:r w:rsidRPr="00E002D6">
        <w:rPr>
          <w:rFonts w:ascii="Times New Roman" w:eastAsia="宋体" w:hAnsi="Times New Roman" w:cs="Times New Roman"/>
          <w:spacing w:val="-1"/>
          <w:sz w:val="28"/>
          <w:szCs w:val="28"/>
          <w:lang w:eastAsia="zh-CN"/>
        </w:rPr>
        <w:t xml:space="preserve"> want to lose </w:t>
      </w:r>
      <w:proofErr w:type="gramStart"/>
      <w:r w:rsidRPr="00E002D6">
        <w:rPr>
          <w:rFonts w:ascii="Times New Roman" w:eastAsia="宋体" w:hAnsi="Times New Roman" w:cs="Times New Roman"/>
          <w:spacing w:val="-1"/>
          <w:sz w:val="28"/>
          <w:szCs w:val="28"/>
          <w:lang w:eastAsia="zh-CN"/>
        </w:rPr>
        <w:t>weight,</w:t>
      </w:r>
      <w:proofErr w:type="gramEnd"/>
      <w:r w:rsidRPr="00E002D6">
        <w:rPr>
          <w:rFonts w:ascii="Times New Roman" w:eastAsia="宋体" w:hAnsi="Times New Roman" w:cs="Times New Roman"/>
          <w:spacing w:val="-1"/>
          <w:sz w:val="28"/>
          <w:szCs w:val="28"/>
          <w:lang w:eastAsia="zh-CN"/>
        </w:rPr>
        <w:t xml:space="preserve"> you don’t have to go on a diet; just dump your boyfriends.</w:t>
      </w:r>
    </w:p>
    <w:p w14:paraId="54C5FDED"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AAB486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Eve and Adam are talking. (E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Eve; A</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Adam)​</w:t>
      </w:r>
    </w:p>
    <w:p w14:paraId="2806B446"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pʊt</w:t>
      </w:r>
      <w:proofErr w:type="spellEnd"/>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ɑn</w:t>
      </w:r>
      <w:proofErr w:type="spellEnd"/>
      <w:proofErr w:type="gramStart"/>
      <w:r w:rsidRPr="00E002D6">
        <w:rPr>
          <w:rFonts w:ascii="Cambria" w:eastAsia="宋体" w:hAnsi="Cambria" w:cs="Cambria"/>
          <w:i/>
          <w:iCs/>
          <w:spacing w:val="-1"/>
          <w:sz w:val="22"/>
          <w:szCs w:val="22"/>
          <w:lang w:eastAsia="zh-CN"/>
        </w:rPr>
        <w:t>/</w:t>
      </w:r>
      <w:r w:rsidRPr="00E002D6">
        <w:rPr>
          <w:rFonts w:ascii="Cambria" w:eastAsia="宋体" w:hAnsi="Cambria" w:cs="Cambria"/>
          <w:spacing w:val="-1"/>
          <w:sz w:val="22"/>
          <w:szCs w:val="22"/>
          <w:lang w:eastAsia="zh-CN"/>
        </w:rPr>
        <w:t xml:space="preserve">  /</w:t>
      </w:r>
      <w:proofErr w:type="gramEnd"/>
      <w:r w:rsidRPr="00E002D6">
        <w:rPr>
          <w:rFonts w:ascii="Cambria" w:eastAsia="宋体" w:hAnsi="Cambria" w:cs="Cambria"/>
          <w:i/>
          <w:iCs/>
          <w:spacing w:val="-1"/>
          <w:sz w:val="22"/>
          <w:szCs w:val="22"/>
          <w:lang w:eastAsia="zh-CN"/>
        </w:rPr>
        <w:t>ˈkilos</w:t>
      </w:r>
      <w:r w:rsidRPr="00E002D6">
        <w:rPr>
          <w:rFonts w:ascii="Cambria" w:eastAsia="宋体" w:hAnsi="Cambria" w:cs="Cambria"/>
          <w:spacing w:val="-1"/>
          <w:sz w:val="22"/>
          <w:szCs w:val="22"/>
          <w:lang w:eastAsia="zh-CN"/>
        </w:rPr>
        <w:t>/</w:t>
      </w:r>
    </w:p>
    <w:p w14:paraId="243EB520"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 Do you know I’ve put on 5 kilos since going out with you?​</w:t>
      </w:r>
    </w:p>
    <w:p w14:paraId="14B76259"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 Why’s that?​</w:t>
      </w:r>
    </w:p>
    <w:p w14:paraId="5A449C04"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fænsɪ</w:t>
      </w:r>
      <w:proofErr w:type="spellEnd"/>
      <w:r w:rsidRPr="00E002D6">
        <w:rPr>
          <w:rFonts w:ascii="Cambria" w:eastAsia="宋体" w:hAnsi="Cambria" w:cs="Cambria"/>
          <w:spacing w:val="-1"/>
          <w:sz w:val="22"/>
          <w:szCs w:val="22"/>
          <w:lang w:eastAsia="zh-CN"/>
        </w:rPr>
        <w:t>/</w:t>
      </w:r>
    </w:p>
    <w:p w14:paraId="15221B5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 You’re always taking me to fancy restaurants.​</w:t>
      </w:r>
    </w:p>
    <w:p w14:paraId="587EF8C5" w14:textId="77777777" w:rsidR="00792C08" w:rsidRPr="00E002D6" w:rsidRDefault="00000000">
      <w:pPr>
        <w:pStyle w:val="a3"/>
        <w:spacing w:line="400" w:lineRule="exact"/>
        <w:ind w:right="183" w:firstLineChars="2700" w:firstLine="5616"/>
        <w:rPr>
          <w:rFonts w:ascii="Cambria" w:eastAsia="宋体" w:hAnsi="Cambria" w:cs="Cambria"/>
          <w:i/>
          <w:iCs/>
          <w:spacing w:val="-1"/>
          <w:sz w:val="21"/>
          <w:szCs w:val="21"/>
          <w:lang w:eastAsia="zh-CN"/>
        </w:rPr>
      </w:pPr>
      <w:r w:rsidRPr="00E002D6">
        <w:rPr>
          <w:rFonts w:ascii="Cambria" w:eastAsia="宋体" w:hAnsi="Cambria" w:cs="Cambria"/>
          <w:i/>
          <w:iCs/>
          <w:spacing w:val="-1"/>
          <w:sz w:val="21"/>
          <w:szCs w:val="21"/>
          <w:lang w:eastAsia="zh-CN"/>
        </w:rPr>
        <w:t>/</w:t>
      </w:r>
      <w:proofErr w:type="gramStart"/>
      <w:r w:rsidRPr="00E002D6">
        <w:rPr>
          <w:rFonts w:ascii="Cambria" w:eastAsia="宋体" w:hAnsi="Cambria" w:cs="Cambria"/>
          <w:i/>
          <w:iCs/>
          <w:spacing w:val="-1"/>
          <w:sz w:val="21"/>
          <w:szCs w:val="21"/>
          <w:lang w:eastAsia="zh-CN"/>
        </w:rPr>
        <w:t>it</w:t>
      </w:r>
      <w:proofErr w:type="gramEnd"/>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aʊt</w:t>
      </w:r>
      <w:proofErr w:type="spellEnd"/>
      <w:r w:rsidRPr="00E002D6">
        <w:rPr>
          <w:rFonts w:ascii="Cambria" w:eastAsia="宋体" w:hAnsi="Cambria" w:cs="Cambria"/>
          <w:i/>
          <w:iCs/>
          <w:spacing w:val="-1"/>
          <w:sz w:val="21"/>
          <w:szCs w:val="21"/>
          <w:lang w:eastAsia="zh-CN"/>
        </w:rPr>
        <w:t>/</w:t>
      </w:r>
    </w:p>
    <w:p w14:paraId="1A1A918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 Well, you don’t have to eat so much when we eat out, you know.​</w:t>
      </w:r>
    </w:p>
    <w:p w14:paraId="084ED552"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rɪˈzɪst</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dɪˈlɪʃəs</w:t>
      </w:r>
      <w:proofErr w:type="spellEnd"/>
      <w:r w:rsidRPr="00E002D6">
        <w:rPr>
          <w:rFonts w:ascii="Cambria" w:eastAsia="宋体" w:hAnsi="Cambria" w:cs="Cambria"/>
          <w:spacing w:val="-1"/>
          <w:sz w:val="22"/>
          <w:szCs w:val="22"/>
          <w:lang w:eastAsia="zh-CN"/>
        </w:rPr>
        <w:t>/</w:t>
      </w:r>
    </w:p>
    <w:p w14:paraId="535A715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 But I can’t resist all the delicious food.​</w:t>
      </w:r>
    </w:p>
    <w:p w14:paraId="4FBC2765"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tʃip</w:t>
      </w:r>
      <w:proofErr w:type="spellEnd"/>
      <w:r w:rsidRPr="00E002D6">
        <w:rPr>
          <w:rFonts w:ascii="Cambria" w:eastAsia="宋体" w:hAnsi="Cambria" w:cs="Cambria"/>
          <w:spacing w:val="-1"/>
          <w:sz w:val="22"/>
          <w:szCs w:val="22"/>
          <w:lang w:eastAsia="zh-CN"/>
        </w:rPr>
        <w:t>/</w:t>
      </w:r>
    </w:p>
    <w:p w14:paraId="00403E6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 Besides, it’s not cheap.​</w:t>
      </w:r>
    </w:p>
    <w:p w14:paraId="3BA616A2"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 I guess you’re right. Maybe I should start cooking again.​</w:t>
      </w:r>
    </w:p>
    <w:p w14:paraId="6DBF274E"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pel</w:t>
      </w:r>
      <w:r w:rsidRPr="00E002D6">
        <w:rPr>
          <w:rFonts w:ascii="Cambria" w:eastAsia="宋体" w:hAnsi="Cambria" w:cs="Cambria"/>
          <w:spacing w:val="-1"/>
          <w:sz w:val="22"/>
          <w:szCs w:val="22"/>
          <w:lang w:eastAsia="zh-CN"/>
        </w:rPr>
        <w:t>/</w:t>
      </w:r>
    </w:p>
    <w:p w14:paraId="5953DD7C"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Times New Roman" w:eastAsia="宋体" w:hAnsi="Times New Roman" w:cs="Times New Roman"/>
          <w:spacing w:val="-1"/>
          <w:sz w:val="28"/>
          <w:szCs w:val="28"/>
          <w:lang w:eastAsia="zh-CN"/>
        </w:rPr>
        <w:lastRenderedPageBreak/>
        <w:t>(Adam turns pale.)​</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kɛr</w:t>
      </w:r>
      <w:proofErr w:type="spellEnd"/>
      <w:r w:rsidRPr="00E002D6">
        <w:rPr>
          <w:rFonts w:ascii="Cambria" w:eastAsia="宋体" w:hAnsi="Cambria" w:cs="Cambria"/>
          <w:spacing w:val="-1"/>
          <w:sz w:val="22"/>
          <w:szCs w:val="22"/>
          <w:lang w:eastAsia="zh-CN"/>
        </w:rPr>
        <w:t>/</w:t>
      </w:r>
    </w:p>
    <w:p w14:paraId="0164CB85"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 Uh... Let’s just forget about your weight problem, OK? I don’t care how fat you are.​</w:t>
      </w:r>
    </w:p>
    <w:p w14:paraId="12E06F42"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 Really</w:t>
      </w:r>
      <w:r w:rsidRPr="00E002D6">
        <w:rPr>
          <w:rFonts w:ascii="Times New Roman" w:eastAsia="宋体" w:hAnsi="Times New Roman" w:cs="Times New Roman" w:hint="eastAsia"/>
          <w:spacing w:val="-1"/>
          <w:sz w:val="28"/>
          <w:szCs w:val="28"/>
          <w:lang w:eastAsia="zh-CN"/>
        </w:rPr>
        <w:t>?</w:t>
      </w:r>
    </w:p>
    <w:p w14:paraId="4718E47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21014BAA"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9C06ACF"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75CE6DEC" w14:textId="77777777" w:rsidR="00792C08" w:rsidRPr="00E002D6" w:rsidRDefault="00000000">
      <w:pPr>
        <w:numPr>
          <w:ilvl w:val="0"/>
          <w:numId w:val="22"/>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blame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blem</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bleɪm</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hint="eastAsia"/>
          <w:i/>
          <w:iCs/>
          <w:spacing w:val="-1"/>
          <w:sz w:val="22"/>
          <w:szCs w:val="22"/>
        </w:rPr>
        <w:t>vt</w:t>
      </w:r>
      <w:proofErr w:type="gramEnd"/>
      <w:r w:rsidRPr="00E002D6">
        <w:rPr>
          <w:rFonts w:ascii="Times New Roman" w:eastAsia="宋体" w:hAnsi="Times New Roman" w:cs="Times New Roman"/>
          <w:spacing w:val="-1"/>
          <w:sz w:val="22"/>
          <w:szCs w:val="22"/>
        </w:rPr>
        <w:t>.</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责备；归咎</w:t>
      </w:r>
      <w:r w:rsidRPr="00E002D6">
        <w:rPr>
          <w:rFonts w:ascii="Times New Roman" w:eastAsia="宋体" w:hAnsi="Times New Roman" w:cs="Times New Roman" w:hint="eastAsia"/>
          <w:spacing w:val="-1"/>
          <w:sz w:val="22"/>
          <w:szCs w:val="22"/>
        </w:rPr>
        <w:t xml:space="preserve">   </w:t>
      </w:r>
    </w:p>
    <w:p w14:paraId="0B5BF810" w14:textId="77777777" w:rsidR="00792C08" w:rsidRPr="00E002D6" w:rsidRDefault="00000000">
      <w:pPr>
        <w:numPr>
          <w:ilvl w:val="0"/>
          <w:numId w:val="22"/>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fat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fæt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fæt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肥胖的</w:t>
      </w:r>
      <w:r w:rsidRPr="00E002D6">
        <w:rPr>
          <w:rFonts w:ascii="Times New Roman" w:eastAsia="宋体" w:hAnsi="Times New Roman" w:cs="Times New Roman" w:hint="eastAsia"/>
          <w:spacing w:val="-1"/>
          <w:sz w:val="22"/>
          <w:szCs w:val="22"/>
        </w:rPr>
        <w:t xml:space="preserve"> &amp;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脂肪</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不可数</w:t>
      </w:r>
      <w:r w:rsidRPr="00E002D6">
        <w:rPr>
          <w:rFonts w:ascii="Times New Roman" w:eastAsia="宋体" w:hAnsi="Times New Roman" w:cs="Times New Roman"/>
          <w:spacing w:val="-1"/>
          <w:sz w:val="22"/>
          <w:szCs w:val="22"/>
        </w:rPr>
        <w:t>）</w:t>
      </w:r>
    </w:p>
    <w:p w14:paraId="62484511" w14:textId="77777777" w:rsidR="00792C08" w:rsidRPr="00E002D6" w:rsidRDefault="00000000">
      <w:pPr>
        <w:numPr>
          <w:ilvl w:val="0"/>
          <w:numId w:val="22"/>
        </w:numPr>
        <w:spacing w:line="400" w:lineRule="exact"/>
        <w:rPr>
          <w:rFonts w:ascii="Times New Roman" w:eastAsia="宋体" w:hAnsi="Times New Roman" w:cs="Times New Roman"/>
          <w:b/>
          <w:bCs/>
          <w:spacing w:val="-1"/>
          <w:sz w:val="22"/>
          <w:szCs w:val="22"/>
        </w:rPr>
      </w:pPr>
      <w:r w:rsidRPr="00E002D6">
        <w:rPr>
          <w:rFonts w:ascii="Times New Roman" w:eastAsia="宋体" w:hAnsi="Times New Roman" w:cs="Times New Roman" w:hint="eastAsia"/>
          <w:b/>
          <w:bCs/>
          <w:spacing w:val="-1"/>
          <w:sz w:val="22"/>
          <w:szCs w:val="22"/>
        </w:rPr>
        <w:t xml:space="preserve">chocolate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w:t>
      </w:r>
      <w:proofErr w:type="spellEnd"/>
      <w:r w:rsidRPr="00E002D6">
        <w:rPr>
          <w:rFonts w:ascii="Cambria" w:eastAsia="宋体" w:hAnsi="Cambria" w:cs="Cambria" w:hint="eastAsia"/>
          <w:spacing w:val="-1"/>
          <w:sz w:val="22"/>
          <w:szCs w:val="22"/>
        </w:rPr>
        <w:t>ɔ</w:t>
      </w:r>
      <w:proofErr w:type="spellStart"/>
      <w:r w:rsidRPr="00E002D6">
        <w:rPr>
          <w:rFonts w:ascii="Cambria" w:eastAsia="宋体" w:hAnsi="Cambria" w:cs="Cambria"/>
          <w:spacing w:val="-1"/>
          <w:sz w:val="22"/>
          <w:szCs w:val="22"/>
        </w:rPr>
        <w:t>kəlɪt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tʃɔːklət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巧克力</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不可数</w:t>
      </w:r>
      <w:r w:rsidRPr="00E002D6">
        <w:rPr>
          <w:rFonts w:ascii="Times New Roman" w:eastAsia="宋体" w:hAnsi="Times New Roman" w:cs="Times New Roman"/>
          <w:spacing w:val="-1"/>
          <w:sz w:val="22"/>
          <w:szCs w:val="22"/>
        </w:rPr>
        <w:t>）</w:t>
      </w:r>
    </w:p>
    <w:p w14:paraId="098E936B" w14:textId="77777777" w:rsidR="00792C08" w:rsidRPr="00E002D6" w:rsidRDefault="00000000">
      <w:pPr>
        <w:numPr>
          <w:ilvl w:val="0"/>
          <w:numId w:val="22"/>
        </w:numPr>
        <w:spacing w:line="400" w:lineRule="exact"/>
        <w:jc w:val="lef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 xml:space="preserve">ice cream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a</w:t>
      </w:r>
      <w:r w:rsidRPr="00E002D6">
        <w:rPr>
          <w:rFonts w:ascii="Cambria" w:eastAsia="宋体" w:hAnsi="Cambria" w:cs="Cambria" w:hint="eastAsia"/>
          <w:spacing w:val="-1"/>
          <w:sz w:val="22"/>
          <w:szCs w:val="22"/>
        </w:rPr>
        <w:t>ɪ</w:t>
      </w:r>
      <w:r w:rsidRPr="00E002D6">
        <w:rPr>
          <w:rFonts w:ascii="Cambria" w:eastAsia="宋体" w:hAnsi="Cambria" w:cs="Cambria" w:hint="eastAsia"/>
          <w:spacing w:val="-1"/>
          <w:sz w:val="22"/>
          <w:szCs w:val="22"/>
        </w:rPr>
        <w:t xml:space="preserve">s </w:t>
      </w:r>
      <w:r w:rsidRPr="00E002D6">
        <w:rPr>
          <w:rFonts w:ascii="Cambria" w:eastAsia="宋体" w:hAnsi="Cambria" w:cs="Cambria"/>
          <w:spacing w:val="-1"/>
          <w:sz w:val="22"/>
          <w:szCs w:val="22"/>
        </w:rPr>
        <w:t>ˌ</w:t>
      </w:r>
      <w:proofErr w:type="spellStart"/>
      <w:r w:rsidRPr="00E002D6">
        <w:rPr>
          <w:rFonts w:ascii="Cambria" w:eastAsia="宋体" w:hAnsi="Cambria" w:cs="Cambria" w:hint="eastAsia"/>
          <w:spacing w:val="-1"/>
          <w:sz w:val="22"/>
          <w:szCs w:val="22"/>
        </w:rPr>
        <w:t>krim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aɪs</w:t>
      </w:r>
      <w:proofErr w:type="spellEnd"/>
      <w:r w:rsidRPr="00E002D6">
        <w:rPr>
          <w:rFonts w:ascii="Cambria" w:eastAsia="宋体" w:hAnsi="Cambria" w:cs="Cambria" w:hint="eastAs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kriːm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冰淇淋</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不可数</w:t>
      </w:r>
      <w:r w:rsidRPr="00E002D6">
        <w:rPr>
          <w:rFonts w:ascii="Times New Roman" w:eastAsia="宋体" w:hAnsi="Times New Roman" w:cs="Times New Roman"/>
          <w:spacing w:val="-1"/>
          <w:sz w:val="22"/>
          <w:szCs w:val="22"/>
        </w:rPr>
        <w:t>）</w:t>
      </w:r>
    </w:p>
    <w:p w14:paraId="3DBA151C" w14:textId="77777777" w:rsidR="00792C08" w:rsidRPr="00E002D6" w:rsidRDefault="00000000">
      <w:pPr>
        <w:numPr>
          <w:ilvl w:val="0"/>
          <w:numId w:val="22"/>
        </w:numPr>
        <w:spacing w:line="400" w:lineRule="exact"/>
        <w:jc w:val="lef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 xml:space="preserve">according to ...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əˈkɔrdɪŋ</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əˈkɔːdɪŋ</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根据</w:t>
      </w:r>
      <w:r w:rsidRPr="00E002D6">
        <w:rPr>
          <w:rFonts w:ascii="Times New Roman" w:eastAsia="宋体" w:hAnsi="Times New Roman" w:cs="Times New Roman" w:hint="eastAsia"/>
          <w:spacing w:val="-1"/>
          <w:sz w:val="22"/>
          <w:szCs w:val="22"/>
          <w:lang w:eastAsia="zh"/>
        </w:rPr>
        <w:t>……</w:t>
      </w:r>
    </w:p>
    <w:p w14:paraId="26C8B794" w14:textId="77777777" w:rsidR="00792C08" w:rsidRPr="00E002D6" w:rsidRDefault="00000000">
      <w:pPr>
        <w:numPr>
          <w:ilvl w:val="0"/>
          <w:numId w:val="22"/>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publish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pʌblɪʃ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pʌblɪʃ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出版</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i/>
          <w:iCs/>
          <w:spacing w:val="-1"/>
          <w:sz w:val="22"/>
          <w:szCs w:val="22"/>
        </w:rPr>
        <w:t xml:space="preserve">   </w:t>
      </w:r>
    </w:p>
    <w:p w14:paraId="7D376B86" w14:textId="77777777" w:rsidR="00792C08" w:rsidRPr="00E002D6" w:rsidRDefault="00000000">
      <w:pPr>
        <w:pStyle w:val="a3"/>
        <w:numPr>
          <w:ilvl w:val="0"/>
          <w:numId w:val="22"/>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magazine</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ˌ</w:t>
      </w:r>
      <w:proofErr w:type="spellStart"/>
      <w:r w:rsidRPr="00E002D6">
        <w:rPr>
          <w:rFonts w:ascii="Cambria" w:eastAsia="宋体" w:hAnsi="Cambria" w:cs="Cambria"/>
          <w:spacing w:val="-1"/>
          <w:sz w:val="22"/>
          <w:szCs w:val="22"/>
          <w:lang w:eastAsia="zh-CN"/>
        </w:rPr>
        <w:t>mæɡəˈzin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mæɡəziːn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杂志</w:t>
      </w:r>
    </w:p>
    <w:p w14:paraId="5224EDD0" w14:textId="77777777" w:rsidR="00792C08" w:rsidRPr="00E002D6" w:rsidRDefault="00000000">
      <w:pPr>
        <w:numPr>
          <w:ilvl w:val="0"/>
          <w:numId w:val="22"/>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warning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wɔrnɪŋ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wɔːrnɪŋ</w:t>
      </w:r>
      <w:proofErr w:type="spellEnd"/>
      <w:r w:rsidRPr="00E002D6">
        <w:rPr>
          <w:rFonts w:ascii="Times New Roman" w:eastAsia="宋体" w:hAnsi="Times New Roman" w:cs="Times New Roman" w:hint="eastAsia"/>
          <w:spacing w:val="-1"/>
          <w:sz w:val="22"/>
          <w:szCs w:val="22"/>
        </w:rPr>
        <w:t xml:space="preserve">]   </w:t>
      </w:r>
      <w:proofErr w:type="gramEnd"/>
      <w:r w:rsidRPr="00E002D6">
        <w:rPr>
          <w:rFonts w:ascii="Times New Roman" w:hAnsi="Times New Roman" w:cs="Times New Roman"/>
          <w:i/>
          <w:iCs/>
          <w:sz w:val="22"/>
          <w:szCs w:val="22"/>
        </w:rPr>
        <w:t>n.</w:t>
      </w:r>
      <w:r w:rsidRPr="00E002D6">
        <w:rPr>
          <w:rFonts w:hint="eastAsia"/>
          <w:sz w:val="22"/>
          <w:szCs w:val="22"/>
        </w:rPr>
        <w:t xml:space="preserve"> </w:t>
      </w:r>
      <w:r w:rsidRPr="00E002D6">
        <w:rPr>
          <w:rFonts w:hint="eastAsia"/>
          <w:sz w:val="22"/>
          <w:szCs w:val="22"/>
        </w:rPr>
        <w:t>警语；警告</w:t>
      </w: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p>
    <w:p w14:paraId="6DC42165" w14:textId="77777777" w:rsidR="00792C08" w:rsidRPr="00E002D6" w:rsidRDefault="00000000">
      <w:pPr>
        <w:numPr>
          <w:ilvl w:val="0"/>
          <w:numId w:val="22"/>
        </w:numPr>
        <w:spacing w:line="400" w:lineRule="exact"/>
        <w:rPr>
          <w:rFonts w:ascii="Times New Roman" w:eastAsia="宋体" w:hAnsi="Times New Roman" w:cs="Times New Roman"/>
          <w:spacing w:val="-1"/>
          <w:sz w:val="22"/>
          <w:szCs w:val="22"/>
          <w:u w:val="single"/>
        </w:rPr>
      </w:pPr>
      <w:proofErr w:type="gramStart"/>
      <w:r w:rsidRPr="00E002D6">
        <w:rPr>
          <w:rFonts w:ascii="Times New Roman" w:eastAsia="宋体" w:hAnsi="Times New Roman" w:cs="Times New Roman" w:hint="eastAsia"/>
          <w:b/>
          <w:bCs/>
          <w:spacing w:val="-1"/>
          <w:sz w:val="22"/>
          <w:szCs w:val="22"/>
        </w:rPr>
        <w:t>forehead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fɔrɪd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fɔːrɪd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eastAsia="宋体" w:hAnsi="Times New Roman" w:cs="Times New Roman" w:hint="eastAsia"/>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前额</w:t>
      </w:r>
    </w:p>
    <w:p w14:paraId="184221EB" w14:textId="77777777" w:rsidR="00792C08" w:rsidRPr="00E002D6" w:rsidRDefault="00000000">
      <w:pPr>
        <w:numPr>
          <w:ilvl w:val="0"/>
          <w:numId w:val="22"/>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claim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klem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kleɪm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eastAsia="宋体" w:hAnsi="Times New Roman" w:cs="Times New Roman"/>
          <w:i/>
          <w:iCs/>
          <w:spacing w:val="-1"/>
          <w:sz w:val="22"/>
          <w:szCs w:val="22"/>
        </w:rPr>
        <w:t>vt</w:t>
      </w:r>
      <w:proofErr w:type="gramEnd"/>
      <w:r w:rsidRPr="00E002D6">
        <w:rPr>
          <w:rFonts w:ascii="Times New Roman" w:eastAsia="宋体" w:hAnsi="Times New Roman" w:cs="Times New Roman"/>
          <w:i/>
          <w:iCs/>
          <w:spacing w:val="-1"/>
          <w:sz w:val="22"/>
          <w:szCs w:val="22"/>
        </w:rPr>
        <w:t>.</w:t>
      </w:r>
      <w:proofErr w:type="spell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宣称；声言</w:t>
      </w:r>
      <w:r w:rsidRPr="00E002D6">
        <w:rPr>
          <w:rFonts w:ascii="Times New Roman" w:eastAsia="宋体" w:hAnsi="Times New Roman" w:cs="Times New Roman" w:hint="eastAsia"/>
          <w:b/>
          <w:bCs/>
          <w:spacing w:val="-1"/>
          <w:sz w:val="22"/>
          <w:szCs w:val="22"/>
        </w:rPr>
        <w:t xml:space="preserve"> </w:t>
      </w:r>
    </w:p>
    <w:p w14:paraId="3C1C0286" w14:textId="77777777" w:rsidR="00792C08" w:rsidRPr="00E002D6" w:rsidRDefault="00000000">
      <w:pPr>
        <w:numPr>
          <w:ilvl w:val="0"/>
          <w:numId w:val="22"/>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fall in love</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fɔl</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lʌv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fɔːl</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lʌv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坠入情网</w:t>
      </w:r>
    </w:p>
    <w:p w14:paraId="19999377" w14:textId="77777777" w:rsidR="00792C08" w:rsidRPr="00E002D6" w:rsidRDefault="00000000">
      <w:pPr>
        <w:numPr>
          <w:ilvl w:val="0"/>
          <w:numId w:val="22"/>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pregnant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prɛɡnənt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w:t>
      </w:r>
      <w:r w:rsidRPr="00E002D6">
        <w:rPr>
          <w:rFonts w:ascii="Cambria" w:eastAsia="宋体" w:hAnsi="Cambria" w:cs="Cambria" w:hint="eastAsia"/>
          <w:spacing w:val="-1"/>
          <w:sz w:val="22"/>
          <w:szCs w:val="22"/>
        </w:rPr>
        <w:t>e</w:t>
      </w:r>
      <w:r w:rsidRPr="00E002D6">
        <w:rPr>
          <w:rFonts w:ascii="Cambria" w:eastAsia="宋体" w:hAnsi="Cambria" w:cs="Cambria"/>
          <w:spacing w:val="-1"/>
          <w:sz w:val="22"/>
          <w:szCs w:val="22"/>
        </w:rPr>
        <w:t>ɡnənt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怀孕的</w:t>
      </w:r>
      <w:r w:rsidRPr="00E002D6">
        <w:rPr>
          <w:rFonts w:ascii="Times New Roman" w:eastAsia="宋体" w:hAnsi="Times New Roman" w:cs="Times New Roman" w:hint="eastAsia"/>
          <w:b/>
          <w:bCs/>
          <w:spacing w:val="-1"/>
          <w:sz w:val="22"/>
          <w:szCs w:val="22"/>
        </w:rPr>
        <w:t xml:space="preserve"> </w:t>
      </w:r>
    </w:p>
    <w:p w14:paraId="33BB0C54" w14:textId="77777777" w:rsidR="00792C08" w:rsidRPr="00E002D6" w:rsidRDefault="00000000">
      <w:pPr>
        <w:numPr>
          <w:ilvl w:val="0"/>
          <w:numId w:val="22"/>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tend to +</w:t>
      </w:r>
      <w:r w:rsidRPr="00E002D6">
        <w:rPr>
          <w:rFonts w:ascii="Times New Roman" w:eastAsia="宋体" w:hAnsi="Times New Roman" w:cs="Times New Roman" w:hint="eastAsia"/>
          <w:b/>
          <w:bCs/>
          <w:spacing w:val="-1"/>
          <w:sz w:val="22"/>
          <w:szCs w:val="22"/>
        </w:rPr>
        <w:t>动词原形</w:t>
      </w:r>
      <w:r w:rsidRPr="00E002D6">
        <w:rPr>
          <w:rFonts w:ascii="Times New Roman" w:eastAsia="宋体" w:hAnsi="Times New Roman" w:cs="Times New Roman" w:hint="eastAsia"/>
          <w:b/>
          <w:bCs/>
          <w:spacing w:val="-1"/>
          <w:sz w:val="22"/>
          <w:szCs w:val="22"/>
        </w:rPr>
        <w:t xml:space="preserve">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tɛnd</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 xml:space="preserve">tend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spacing w:val="-1"/>
          <w:sz w:val="22"/>
          <w:szCs w:val="22"/>
        </w:rPr>
        <w:t>有</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的倾向；易于</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；往往</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i/>
          <w:iCs/>
          <w:spacing w:val="-1"/>
          <w:sz w:val="22"/>
          <w:szCs w:val="22"/>
        </w:rPr>
        <w:t xml:space="preserve">  </w:t>
      </w:r>
    </w:p>
    <w:p w14:paraId="29D4D306" w14:textId="77777777" w:rsidR="00792C08" w:rsidRPr="00E002D6" w:rsidRDefault="00000000">
      <w:pPr>
        <w:pStyle w:val="a3"/>
        <w:numPr>
          <w:ilvl w:val="0"/>
          <w:numId w:val="22"/>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weight</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wet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weɪt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i/>
          <w:iCs/>
          <w:spacing w:val="-1"/>
          <w:sz w:val="22"/>
          <w:szCs w:val="22"/>
          <w:lang w:eastAsia="zh-CN"/>
        </w:rPr>
        <w:t>n</w:t>
      </w:r>
      <w:r w:rsidRPr="00E002D6">
        <w:rPr>
          <w:rFonts w:ascii="Times New Roman" w:eastAsia="宋体" w:hAnsi="Times New Roman" w:cs="Times New Roman"/>
          <w:i/>
          <w:iCs/>
          <w:spacing w:val="-1"/>
          <w:sz w:val="22"/>
          <w:szCs w:val="22"/>
          <w:lang w:eastAsia="zh-CN"/>
        </w:rPr>
        <w:t>.</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体重</w:t>
      </w:r>
    </w:p>
    <w:p w14:paraId="64B06538" w14:textId="77777777" w:rsidR="00792C08" w:rsidRPr="00E002D6" w:rsidRDefault="00000000">
      <w:pPr>
        <w:pStyle w:val="a3"/>
        <w:numPr>
          <w:ilvl w:val="0"/>
          <w:numId w:val="22"/>
        </w:numPr>
        <w:spacing w:line="400" w:lineRule="exact"/>
        <w:rPr>
          <w:rFonts w:ascii="Times New Roman" w:eastAsia="宋体" w:hAnsi="Times New Roman" w:cs="Times New Roman"/>
          <w:spacing w:val="-1"/>
          <w:sz w:val="22"/>
          <w:szCs w:val="22"/>
          <w:lang w:eastAsia="zh-CN"/>
        </w:rPr>
      </w:pPr>
      <w:r w:rsidRPr="00E002D6">
        <w:rPr>
          <w:rFonts w:ascii="Times New Roman" w:eastAsia="宋体" w:hAnsi="Times New Roman" w:cs="Times New Roman" w:hint="eastAsia"/>
          <w:b/>
          <w:bCs/>
          <w:spacing w:val="-1"/>
          <w:sz w:val="22"/>
          <w:szCs w:val="22"/>
          <w:lang w:eastAsia="zh-CN"/>
        </w:rPr>
        <w:t xml:space="preserve">go on a diet  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 xml:space="preserve">go </w:t>
      </w:r>
      <w:proofErr w:type="spellStart"/>
      <w:r w:rsidRPr="00E002D6">
        <w:rPr>
          <w:rFonts w:ascii="Cambria" w:eastAsia="宋体" w:hAnsi="Cambria" w:cs="Cambria"/>
          <w:spacing w:val="-1"/>
          <w:sz w:val="22"/>
          <w:szCs w:val="22"/>
          <w:lang w:eastAsia="zh-CN"/>
        </w:rPr>
        <w:t>ɑn</w:t>
      </w:r>
      <w:proofErr w:type="spellEnd"/>
      <w:r w:rsidRPr="00E002D6">
        <w:rPr>
          <w:rFonts w:ascii="Cambria" w:eastAsia="宋体" w:hAnsi="Cambria" w:cs="Cambria"/>
          <w:spacing w:val="-1"/>
          <w:sz w:val="22"/>
          <w:szCs w:val="22"/>
          <w:lang w:eastAsia="zh-CN"/>
        </w:rPr>
        <w:t xml:space="preserve"> ə ˈ</w:t>
      </w:r>
      <w:proofErr w:type="spellStart"/>
      <w:r w:rsidRPr="00E002D6">
        <w:rPr>
          <w:rFonts w:ascii="Cambria" w:eastAsia="宋体" w:hAnsi="Cambria" w:cs="Cambria"/>
          <w:spacing w:val="-1"/>
          <w:sz w:val="22"/>
          <w:szCs w:val="22"/>
          <w:lang w:eastAsia="zh-CN"/>
        </w:rPr>
        <w:t>daɪət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lang w:eastAsia="zh-CN"/>
        </w:rPr>
        <w:t>ɡ</w:t>
      </w:r>
      <w:r w:rsidRPr="00E002D6">
        <w:rPr>
          <w:rFonts w:ascii="Cambria" w:eastAsia="宋体" w:hAnsi="Cambria" w:cs="Cambria" w:hint="eastAsia"/>
          <w:spacing w:val="-1"/>
          <w:sz w:val="22"/>
          <w:szCs w:val="22"/>
          <w:lang w:eastAsia="zh"/>
        </w:rPr>
        <w:t>əʊ</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spacing w:val="-1"/>
          <w:sz w:val="22"/>
          <w:szCs w:val="22"/>
          <w:lang w:eastAsia="zh-CN"/>
        </w:rPr>
        <w:t>ɑn</w:t>
      </w:r>
      <w:proofErr w:type="spellEnd"/>
      <w:r w:rsidRPr="00E002D6">
        <w:rPr>
          <w:rFonts w:ascii="Cambria" w:eastAsia="宋体" w:hAnsi="Cambria" w:cs="Cambria"/>
          <w:spacing w:val="-1"/>
          <w:sz w:val="22"/>
          <w:szCs w:val="22"/>
          <w:lang w:eastAsia="zh-CN"/>
        </w:rPr>
        <w:t xml:space="preserve"> ə ˈ</w:t>
      </w:r>
      <w:proofErr w:type="spellStart"/>
      <w:r w:rsidRPr="00E002D6">
        <w:rPr>
          <w:rFonts w:ascii="Cambria" w:eastAsia="宋体" w:hAnsi="Cambria" w:cs="Cambria"/>
          <w:spacing w:val="-1"/>
          <w:sz w:val="22"/>
          <w:szCs w:val="22"/>
          <w:lang w:eastAsia="zh-CN"/>
        </w:rPr>
        <w:t>daɪət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spacing w:val="-1"/>
          <w:sz w:val="22"/>
          <w:szCs w:val="22"/>
          <w:lang w:eastAsia="zh-CN"/>
        </w:rPr>
        <w:t>节食</w:t>
      </w:r>
    </w:p>
    <w:p w14:paraId="5E27FF97" w14:textId="77777777" w:rsidR="00792C08" w:rsidRPr="00E002D6" w:rsidRDefault="00000000">
      <w:pPr>
        <w:pStyle w:val="a3"/>
        <w:numPr>
          <w:ilvl w:val="0"/>
          <w:numId w:val="22"/>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Theme="minorEastAsia" w:hAnsi="Times New Roman" w:cs="Times New Roman"/>
          <w:b/>
          <w:bCs/>
          <w:lang w:eastAsia="zh-CN"/>
        </w:rPr>
        <w:t>diet</w:t>
      </w:r>
      <w:r w:rsidRPr="00E002D6">
        <w:rPr>
          <w:rFonts w:ascii="Times New Roman" w:eastAsiaTheme="minorEastAsia" w:hAnsi="Times New Roman" w:cs="Times New Roman"/>
          <w:lang w:eastAsia="zh-CN"/>
        </w:rPr>
        <w:t xml:space="preserve">  </w:t>
      </w:r>
      <w:r w:rsidRPr="00E002D6">
        <w:rPr>
          <w:rFonts w:ascii="Times New Roman" w:eastAsia="宋体" w:hAnsi="Times New Roman" w:cs="Times New Roman" w:hint="eastAsia"/>
          <w:b/>
          <w:bCs/>
          <w:spacing w:val="-1"/>
          <w:sz w:val="22"/>
          <w:szCs w:val="22"/>
          <w:lang w:eastAsia="zh-CN"/>
        </w:rPr>
        <w:t>KK</w:t>
      </w:r>
      <w:proofErr w:type="gramEnd"/>
      <w:r w:rsidRPr="00E002D6">
        <w:rPr>
          <w:rFonts w:ascii="Times New Roman" w:eastAsia="宋体" w:hAnsi="Times New Roman" w:cs="Times New Roman" w:hint="eastAsia"/>
          <w:b/>
          <w:bCs/>
          <w:spacing w:val="-1"/>
          <w:sz w:val="22"/>
          <w:szCs w:val="22"/>
          <w:lang w:eastAsia="zh-CN"/>
        </w:rPr>
        <w:t>:</w:t>
      </w:r>
      <w:r w:rsidRPr="00E002D6">
        <w:rPr>
          <w:rFonts w:ascii="Times New Roman" w:eastAsiaTheme="minorEastAsia" w:hAnsi="Times New Roman" w:cs="Times New Roman"/>
          <w:lang w:eastAsia="zh-CN"/>
        </w:rPr>
        <w:t xml:space="preserve"> </w:t>
      </w:r>
      <w:r w:rsidRPr="00E002D6">
        <w:rPr>
          <w:rFonts w:ascii="Times New Roman" w:eastAsiaTheme="minorEastAsia" w:hAnsi="Times New Roman" w:cs="Times New Roman" w:hint="eastAsia"/>
          <w:sz w:val="22"/>
          <w:szCs w:val="22"/>
          <w:lang w:eastAsia="zh"/>
        </w:rPr>
        <w:t>[</w:t>
      </w:r>
      <w:proofErr w:type="gramStart"/>
      <w:r w:rsidRPr="00E002D6">
        <w:rPr>
          <w:rFonts w:ascii="Cambria" w:eastAsiaTheme="minorEastAsia" w:hAnsi="Cambria" w:cs="Cambria"/>
          <w:sz w:val="22"/>
          <w:szCs w:val="22"/>
          <w:lang w:eastAsia="zh-CN"/>
        </w:rPr>
        <w:t>ˈ</w:t>
      </w:r>
      <w:proofErr w:type="spellStart"/>
      <w:r w:rsidRPr="00E002D6">
        <w:rPr>
          <w:rFonts w:ascii="Cambria" w:eastAsiaTheme="minorEastAsia" w:hAnsi="Cambria" w:cs="Cambria"/>
          <w:sz w:val="22"/>
          <w:szCs w:val="22"/>
          <w:lang w:eastAsia="zh-CN"/>
        </w:rPr>
        <w:t>daɪət</w:t>
      </w:r>
      <w:proofErr w:type="spellEnd"/>
      <w:r w:rsidRPr="00E002D6">
        <w:rPr>
          <w:rFonts w:ascii="Cambria" w:eastAsiaTheme="minorEastAsia" w:hAnsi="Cambria" w:cs="Cambria" w:hint="eastAsia"/>
          <w:sz w:val="22"/>
          <w:szCs w:val="22"/>
          <w:lang w:eastAsia="zh"/>
        </w:rPr>
        <w:t>]</w:t>
      </w:r>
      <w:r w:rsidRPr="00E002D6">
        <w:rPr>
          <w:rFonts w:ascii="Times New Roman" w:eastAsiaTheme="minorEastAsia" w:hAnsi="Times New Roman" w:cs="Times New Roman"/>
          <w:sz w:val="22"/>
          <w:szCs w:val="22"/>
          <w:lang w:eastAsia="zh-CN"/>
        </w:rPr>
        <w:t xml:space="preserve"> </w:t>
      </w:r>
      <w:r w:rsidRPr="00E002D6">
        <w:rPr>
          <w:rFonts w:asciiTheme="minorHAnsi" w:eastAsiaTheme="minorEastAsia" w:hint="eastAsia"/>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daɪət</w:t>
      </w:r>
      <w:proofErr w:type="spellEnd"/>
      <w:r w:rsidRPr="00E002D6">
        <w:rPr>
          <w:rFonts w:ascii="Times New Roman" w:eastAsia="宋体" w:hAnsi="Times New Roman" w:cs="Times New Roman" w:hint="eastAsia"/>
          <w:spacing w:val="-1"/>
          <w:sz w:val="22"/>
          <w:szCs w:val="22"/>
          <w:lang w:eastAsia="zh"/>
        </w:rPr>
        <w:t>]</w:t>
      </w:r>
      <w:r w:rsidRPr="00E002D6">
        <w:rPr>
          <w:rFonts w:asciiTheme="minorHAnsi" w:eastAsiaTheme="minorEastAsia" w:hint="eastAsia"/>
          <w:lang w:eastAsia="zh-CN"/>
        </w:rPr>
        <w:t xml:space="preserve">  </w:t>
      </w:r>
      <w:r w:rsidRPr="00E002D6">
        <w:rPr>
          <w:rFonts w:asciiTheme="minorHAnsi" w:eastAsiaTheme="minorEastAsia" w:hint="eastAsia"/>
          <w:sz w:val="22"/>
          <w:szCs w:val="22"/>
          <w:lang w:eastAsia="zh-CN"/>
        </w:rPr>
        <w:t xml:space="preserve"> </w:t>
      </w:r>
      <w:proofErr w:type="gramEnd"/>
      <w:r w:rsidRPr="00E002D6">
        <w:rPr>
          <w:rFonts w:ascii="Times New Roman" w:eastAsiaTheme="minorEastAsia" w:hAnsi="Times New Roman" w:cs="Times New Roman"/>
          <w:i/>
          <w:iCs/>
          <w:sz w:val="22"/>
          <w:szCs w:val="22"/>
          <w:lang w:eastAsia="zh-CN"/>
        </w:rPr>
        <w:t>n.</w:t>
      </w:r>
      <w:r w:rsidRPr="00E002D6">
        <w:rPr>
          <w:rFonts w:ascii="Times New Roman" w:eastAsiaTheme="minorEastAsia" w:hAnsi="Times New Roman" w:cs="Times New Roman" w:hint="eastAsia"/>
          <w:i/>
          <w:iCs/>
          <w:lang w:eastAsia="zh-CN"/>
        </w:rPr>
        <w:t xml:space="preserve"> </w:t>
      </w:r>
      <w:r w:rsidRPr="00E002D6">
        <w:rPr>
          <w:rFonts w:asciiTheme="minorEastAsia" w:eastAsiaTheme="minorEastAsia" w:hAnsiTheme="minorEastAsia" w:cstheme="minorEastAsia"/>
          <w:sz w:val="22"/>
          <w:szCs w:val="22"/>
          <w:lang w:eastAsia="zh-CN"/>
        </w:rPr>
        <w:t>（</w:t>
      </w:r>
      <w:r w:rsidRPr="00E002D6">
        <w:rPr>
          <w:rFonts w:asciiTheme="minorEastAsia" w:eastAsiaTheme="minorEastAsia" w:hAnsiTheme="minorEastAsia" w:cstheme="minorEastAsia" w:hint="eastAsia"/>
          <w:sz w:val="22"/>
          <w:szCs w:val="22"/>
          <w:lang w:eastAsia="zh-CN"/>
        </w:rPr>
        <w:t>规定的</w:t>
      </w:r>
      <w:r w:rsidRPr="00E002D6">
        <w:rPr>
          <w:rFonts w:asciiTheme="minorEastAsia" w:eastAsiaTheme="minorEastAsia" w:hAnsiTheme="minorEastAsia" w:cstheme="minorEastAsia"/>
          <w:sz w:val="22"/>
          <w:szCs w:val="22"/>
          <w:lang w:eastAsia="zh-CN"/>
        </w:rPr>
        <w:t>）</w:t>
      </w:r>
      <w:r w:rsidRPr="00E002D6">
        <w:rPr>
          <w:rFonts w:asciiTheme="minorEastAsia" w:eastAsiaTheme="minorEastAsia" w:hAnsiTheme="minorEastAsia" w:cstheme="minorEastAsia" w:hint="eastAsia"/>
          <w:sz w:val="22"/>
          <w:szCs w:val="22"/>
          <w:lang w:eastAsia="zh-CN"/>
        </w:rPr>
        <w:t xml:space="preserve">饮食 </w:t>
      </w:r>
      <w:r w:rsidRPr="00E002D6">
        <w:rPr>
          <w:rFonts w:asciiTheme="minorHAnsi" w:eastAsiaTheme="minorEastAsia" w:hint="eastAsia"/>
          <w:lang w:eastAsia="zh-CN"/>
        </w:rPr>
        <w:t xml:space="preserve">                                                           </w:t>
      </w:r>
      <w:r w:rsidRPr="00E002D6">
        <w:rPr>
          <w:rFonts w:asciiTheme="minorHAnsi" w:eastAsiaTheme="minorEastAsia" w:hint="eastAsia"/>
          <w:sz w:val="22"/>
          <w:szCs w:val="22"/>
          <w:lang w:eastAsia="zh-CN"/>
        </w:rPr>
        <w:t xml:space="preserve">                                                 </w:t>
      </w:r>
      <w:r w:rsidRPr="00E002D6">
        <w:rPr>
          <w:rFonts w:ascii="Times New Roman" w:eastAsia="宋体" w:hAnsi="Times New Roman" w:cs="Times New Roman" w:hint="eastAsia"/>
          <w:spacing w:val="-1"/>
          <w:sz w:val="22"/>
          <w:szCs w:val="22"/>
          <w:u w:val="single"/>
          <w:lang w:eastAsia="zh-CN"/>
        </w:rPr>
        <w:t xml:space="preserve">                         </w:t>
      </w:r>
      <w:r w:rsidRPr="00E002D6">
        <w:rPr>
          <w:rFonts w:ascii="Times New Roman" w:eastAsia="宋体" w:hAnsi="Times New Roman" w:cs="Times New Roman" w:hint="eastAsia"/>
          <w:spacing w:val="-1"/>
          <w:sz w:val="22"/>
          <w:szCs w:val="22"/>
          <w:lang w:eastAsia="zh-CN"/>
        </w:rPr>
        <w:t xml:space="preserve">                                                                      </w:t>
      </w:r>
    </w:p>
    <w:p w14:paraId="3F85336D" w14:textId="77777777" w:rsidR="00792C08" w:rsidRPr="00E002D6" w:rsidRDefault="00000000">
      <w:pPr>
        <w:numPr>
          <w:ilvl w:val="0"/>
          <w:numId w:val="22"/>
        </w:numPr>
        <w:spacing w:line="400" w:lineRule="exact"/>
      </w:pPr>
      <w:proofErr w:type="gramStart"/>
      <w:r w:rsidRPr="00E002D6">
        <w:rPr>
          <w:rFonts w:ascii="Times New Roman" w:eastAsia="宋体" w:hAnsi="Times New Roman" w:cs="Times New Roman" w:hint="eastAsia"/>
          <w:b/>
          <w:bCs/>
          <w:spacing w:val="-1"/>
          <w:sz w:val="22"/>
          <w:szCs w:val="22"/>
        </w:rPr>
        <w:t>dump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dʌmp</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dʌmp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eastAsia="宋体" w:hAnsi="Times New Roman" w:cs="Times New Roman" w:hint="eastAsia"/>
          <w:spacing w:val="-1"/>
          <w:sz w:val="22"/>
          <w:szCs w:val="22"/>
        </w:rPr>
        <w:t>.</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倾倒</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垃圾等</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；甩掉</w:t>
      </w:r>
    </w:p>
    <w:p w14:paraId="7412A1D4" w14:textId="77777777" w:rsidR="00792C08" w:rsidRPr="00E002D6" w:rsidRDefault="00000000">
      <w:pPr>
        <w:numPr>
          <w:ilvl w:val="0"/>
          <w:numId w:val="22"/>
        </w:numPr>
        <w:spacing w:line="400" w:lineRule="exact"/>
      </w:pPr>
      <w:proofErr w:type="gramStart"/>
      <w:r w:rsidRPr="00E002D6">
        <w:rPr>
          <w:rFonts w:ascii="Times New Roman" w:eastAsia="Times New Roman" w:hAnsi="Times New Roman" w:cs="Times New Roman"/>
          <w:b/>
          <w:bCs/>
          <w:spacing w:val="-2"/>
          <w:sz w:val="22"/>
          <w:szCs w:val="22"/>
        </w:rPr>
        <w:t>weighty</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2"/>
          <w:sz w:val="22"/>
          <w:szCs w:val="22"/>
        </w:rPr>
        <w:t>ˈ</w:t>
      </w:r>
      <w:proofErr w:type="spellStart"/>
      <w:r w:rsidRPr="00E002D6">
        <w:rPr>
          <w:rFonts w:ascii="Cambria" w:eastAsia="宋体" w:hAnsi="Cambria" w:cs="Cambria"/>
          <w:spacing w:val="-1"/>
          <w:sz w:val="22"/>
          <w:szCs w:val="22"/>
        </w:rPr>
        <w:t>wetɪ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2"/>
          <w:sz w:val="22"/>
          <w:szCs w:val="22"/>
        </w:rPr>
        <w:t>ˈ</w:t>
      </w:r>
      <w:proofErr w:type="spellStart"/>
      <w:r w:rsidRPr="00E002D6">
        <w:rPr>
          <w:rFonts w:ascii="Cambria" w:eastAsia="宋体" w:hAnsi="Cambria" w:cs="Cambria"/>
          <w:spacing w:val="-1"/>
          <w:sz w:val="22"/>
          <w:szCs w:val="22"/>
        </w:rPr>
        <w:t>weɪti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沉重的；重大的</w:t>
      </w:r>
    </w:p>
    <w:p w14:paraId="09D73BED" w14:textId="77777777" w:rsidR="00792C08" w:rsidRPr="00E002D6" w:rsidRDefault="00000000">
      <w:pPr>
        <w:numPr>
          <w:ilvl w:val="0"/>
          <w:numId w:val="22"/>
        </w:numPr>
        <w:spacing w:line="400" w:lineRule="exact"/>
      </w:pPr>
      <w:r w:rsidRPr="00E002D6">
        <w:rPr>
          <w:rFonts w:ascii="Times New Roman" w:eastAsia="Times New Roman" w:hAnsi="Times New Roman" w:cs="Times New Roman" w:hint="eastAsia"/>
          <w:b/>
          <w:bCs/>
          <w:spacing w:val="-2"/>
          <w:sz w:val="22"/>
          <w:szCs w:val="22"/>
        </w:rPr>
        <w:t>put on +</w:t>
      </w:r>
      <w:proofErr w:type="spellStart"/>
      <w:r w:rsidRPr="00E002D6">
        <w:rPr>
          <w:rFonts w:ascii="Times New Roman" w:eastAsia="Times New Roman" w:hAnsi="Times New Roman" w:cs="Times New Roman" w:hint="eastAsia"/>
          <w:b/>
          <w:bCs/>
          <w:spacing w:val="-2"/>
          <w:sz w:val="22"/>
          <w:szCs w:val="22"/>
        </w:rPr>
        <w:t>重量</w:t>
      </w:r>
      <w:proofErr w:type="spellEnd"/>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2"/>
          <w:sz w:val="22"/>
          <w:szCs w:val="22"/>
        </w:rPr>
        <w:t>pʊt</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ɑn</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2"/>
          <w:sz w:val="22"/>
          <w:szCs w:val="22"/>
        </w:rPr>
        <w:t>pʊt</w:t>
      </w:r>
      <w:proofErr w:type="spellEnd"/>
      <w:r w:rsidRPr="00E002D6">
        <w:rPr>
          <w:rFonts w:ascii="Cambria" w:eastAsia="宋体" w:hAnsi="Cambria" w:cs="Cambria"/>
          <w:spacing w:val="-2"/>
          <w:sz w:val="22"/>
          <w:szCs w:val="22"/>
        </w:rPr>
        <w:t xml:space="preserve"> </w:t>
      </w:r>
      <w:proofErr w:type="spellStart"/>
      <w:r w:rsidRPr="00E002D6">
        <w:rPr>
          <w:rFonts w:ascii="Cambria" w:eastAsia="宋体" w:hAnsi="Cambria" w:cs="Cambria"/>
          <w:spacing w:val="-2"/>
          <w:sz w:val="22"/>
          <w:szCs w:val="22"/>
        </w:rPr>
        <w:t>ɑːn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增加</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重量</w:t>
      </w:r>
      <w:r w:rsidRPr="00E002D6">
        <w:rPr>
          <w:rFonts w:ascii="Times New Roman" w:eastAsia="宋体" w:hAnsi="Times New Roman" w:cs="Times New Roman"/>
          <w:spacing w:val="-2"/>
          <w:sz w:val="22"/>
          <w:szCs w:val="22"/>
        </w:rPr>
        <w:t>）</w:t>
      </w:r>
    </w:p>
    <w:p w14:paraId="2122BAF5" w14:textId="77777777" w:rsidR="00792C08" w:rsidRPr="00E002D6" w:rsidRDefault="00000000">
      <w:pPr>
        <w:spacing w:line="400" w:lineRule="exact"/>
        <w:ind w:firstLineChars="200" w:firstLine="434"/>
      </w:pPr>
      <w:r w:rsidRPr="00E002D6">
        <w:rPr>
          <w:rFonts w:ascii="Times New Roman" w:eastAsia="Times New Roman" w:hAnsi="Times New Roman" w:cs="Times New Roman" w:hint="eastAsia"/>
          <w:b/>
          <w:bCs/>
          <w:spacing w:val="-2"/>
          <w:sz w:val="22"/>
          <w:szCs w:val="22"/>
        </w:rPr>
        <w:t>= gain +</w:t>
      </w:r>
      <w:proofErr w:type="spellStart"/>
      <w:proofErr w:type="gramStart"/>
      <w:r w:rsidRPr="00E002D6">
        <w:rPr>
          <w:rFonts w:ascii="Times New Roman" w:eastAsia="Times New Roman" w:hAnsi="Times New Roman" w:cs="Times New Roman" w:hint="eastAsia"/>
          <w:b/>
          <w:bCs/>
          <w:spacing w:val="-2"/>
          <w:sz w:val="22"/>
          <w:szCs w:val="22"/>
        </w:rPr>
        <w:t>重量</w:t>
      </w:r>
      <w:proofErr w:type="spellEnd"/>
      <w:r w:rsidRPr="00E002D6">
        <w:rPr>
          <w:rFonts w:ascii="Times New Roman" w:eastAsia="Times New Roman" w:hAnsi="Times New Roman" w:cs="Times New Roman" w:hint="eastAsia"/>
          <w:b/>
          <w:bCs/>
          <w:spacing w:val="-2"/>
          <w:sz w:val="22"/>
          <w:szCs w:val="22"/>
        </w:rPr>
        <w:t xml:space="preserve"> </w:t>
      </w:r>
      <w:r w:rsidRPr="00E002D6">
        <w:rPr>
          <w:rFonts w:hint="eastAsia"/>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2"/>
          <w:sz w:val="22"/>
          <w:szCs w:val="22"/>
        </w:rPr>
        <w:t>gen</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2"/>
          <w:sz w:val="22"/>
          <w:szCs w:val="22"/>
        </w:rPr>
        <w:t>ɡeɪn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hint="eastAsia"/>
        </w:rPr>
        <w:t xml:space="preserve">                                                                                                         </w:t>
      </w:r>
    </w:p>
    <w:p w14:paraId="4C6B03E6"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 xml:space="preserve">kilo </w:t>
      </w:r>
      <w:r w:rsidRPr="00E002D6">
        <w:rPr>
          <w:rFonts w:ascii="Times New Roman" w:eastAsia="宋体" w:hAnsi="Times New Roman" w:cs="Times New Roman" w:hint="eastAsia"/>
          <w:b/>
          <w:bCs/>
          <w:spacing w:val="-1"/>
          <w:sz w:val="22"/>
          <w:szCs w:val="22"/>
        </w:rPr>
        <w:t xml:space="preserve"> 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ˈkilo</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ˈkil</w:t>
      </w:r>
      <w:r w:rsidRPr="00E002D6">
        <w:rPr>
          <w:rFonts w:ascii="Cambria" w:eastAsia="宋体" w:hAnsi="Cambria" w:cs="Cambria" w:hint="eastAsia"/>
          <w:spacing w:val="-1"/>
          <w:sz w:val="22"/>
          <w:szCs w:val="22"/>
        </w:rPr>
        <w:t>əʊ</w:t>
      </w:r>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公斤</w:t>
      </w:r>
      <w:r w:rsidRPr="00E002D6">
        <w:rPr>
          <w:rFonts w:ascii="Times New Roman" w:eastAsia="宋体" w:hAnsi="Times New Roman" w:cs="Times New Roman" w:hint="eastAsia"/>
          <w:spacing w:val="-2"/>
          <w:sz w:val="22"/>
          <w:szCs w:val="22"/>
        </w:rPr>
        <w:t xml:space="preserve"> = kilogram  </w:t>
      </w:r>
      <w:r w:rsidRPr="00E002D6">
        <w:rPr>
          <w:rFonts w:ascii="Times New Roman" w:eastAsia="宋体" w:hAnsi="Times New Roman" w:cs="Times New Roman" w:hint="eastAsia"/>
          <w:b/>
          <w:bCs/>
          <w:spacing w:val="-1"/>
          <w:sz w:val="22"/>
          <w:szCs w:val="22"/>
        </w:rPr>
        <w:t>KK:</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2"/>
          <w:sz w:val="22"/>
          <w:szCs w:val="22"/>
        </w:rPr>
        <w:t>k</w:t>
      </w:r>
      <w:r w:rsidRPr="00E002D6">
        <w:rPr>
          <w:rFonts w:ascii="Cambria" w:eastAsia="宋体" w:hAnsi="Cambria" w:cs="Cambria"/>
          <w:spacing w:val="-1"/>
          <w:sz w:val="22"/>
          <w:szCs w:val="22"/>
        </w:rPr>
        <w:t>ɪ</w:t>
      </w:r>
      <w:r w:rsidRPr="00E002D6">
        <w:rPr>
          <w:rFonts w:ascii="Cambria" w:eastAsia="宋体" w:hAnsi="Cambria" w:cs="Cambria"/>
          <w:spacing w:val="-2"/>
          <w:sz w:val="22"/>
          <w:szCs w:val="22"/>
        </w:rPr>
        <w:t>lə</w:t>
      </w:r>
      <w:r w:rsidRPr="00E002D6">
        <w:rPr>
          <w:rFonts w:ascii="Cambria" w:eastAsia="宋体" w:hAnsi="Cambria" w:cs="Cambria"/>
          <w:spacing w:val="-1"/>
          <w:sz w:val="22"/>
          <w:szCs w:val="22"/>
        </w:rPr>
        <w:t>ˌ</w:t>
      </w:r>
      <w:r w:rsidRPr="00E002D6">
        <w:rPr>
          <w:rFonts w:ascii="Cambria" w:eastAsia="宋体" w:hAnsi="Cambria" w:cs="Cambria"/>
          <w:spacing w:val="-2"/>
          <w:sz w:val="22"/>
          <w:szCs w:val="22"/>
        </w:rPr>
        <w:t>gr</w:t>
      </w:r>
      <w:r w:rsidRPr="00E002D6">
        <w:rPr>
          <w:rFonts w:ascii="Cambria" w:eastAsia="宋体" w:hAnsi="Cambria" w:cs="Cambria"/>
          <w:spacing w:val="-1"/>
          <w:sz w:val="22"/>
          <w:szCs w:val="22"/>
        </w:rPr>
        <w:t>æ</w:t>
      </w:r>
      <w:r w:rsidRPr="00E002D6">
        <w:rPr>
          <w:rFonts w:ascii="Cambria" w:eastAsia="宋体" w:hAnsi="Cambria" w:cs="Cambria"/>
          <w:spacing w:val="-2"/>
          <w:sz w:val="22"/>
          <w:szCs w:val="22"/>
        </w:rPr>
        <w:t>m</w:t>
      </w:r>
      <w:proofErr w:type="spellEnd"/>
      <w:r w:rsidRPr="00E002D6">
        <w:rPr>
          <w:rFonts w:ascii="Cambria" w:eastAsia="宋体" w:hAnsi="Cambria" w:cs="Cambria"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2"/>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2"/>
          <w:sz w:val="22"/>
          <w:szCs w:val="22"/>
        </w:rPr>
        <w:t>k</w:t>
      </w:r>
      <w:r w:rsidRPr="00E002D6">
        <w:rPr>
          <w:rFonts w:ascii="Cambria" w:eastAsia="宋体" w:hAnsi="Cambria" w:cs="Cambria"/>
          <w:spacing w:val="-1"/>
          <w:sz w:val="22"/>
          <w:szCs w:val="22"/>
        </w:rPr>
        <w:t>ɪ</w:t>
      </w:r>
      <w:r w:rsidRPr="00E002D6">
        <w:rPr>
          <w:rFonts w:ascii="Cambria" w:eastAsia="宋体" w:hAnsi="Cambria" w:cs="Cambria"/>
          <w:spacing w:val="-2"/>
          <w:sz w:val="22"/>
          <w:szCs w:val="22"/>
        </w:rPr>
        <w:t>ləgr</w:t>
      </w:r>
      <w:r w:rsidRPr="00E002D6">
        <w:rPr>
          <w:rFonts w:ascii="Cambria" w:eastAsia="宋体" w:hAnsi="Cambria" w:cs="Cambria"/>
          <w:spacing w:val="-1"/>
          <w:sz w:val="22"/>
          <w:szCs w:val="22"/>
        </w:rPr>
        <w:t>æ</w:t>
      </w:r>
      <w:r w:rsidRPr="00E002D6">
        <w:rPr>
          <w:rFonts w:ascii="Cambria" w:eastAsia="宋体" w:hAnsi="Cambria" w:cs="Cambria"/>
          <w:spacing w:val="-2"/>
          <w:sz w:val="22"/>
          <w:szCs w:val="22"/>
        </w:rPr>
        <w:t>m</w:t>
      </w:r>
      <w:proofErr w:type="spellEnd"/>
      <w:r w:rsidRPr="00E002D6">
        <w:rPr>
          <w:rFonts w:ascii="Cambria" w:eastAsia="宋体" w:hAnsi="Cambria" w:cs="Cambria" w:hint="eastAsia"/>
          <w:spacing w:val="-2"/>
          <w:sz w:val="22"/>
          <w:szCs w:val="22"/>
          <w:lang w:eastAsia="zh"/>
        </w:rPr>
        <w:t>]</w:t>
      </w:r>
      <w:r w:rsidRPr="00E002D6">
        <w:rPr>
          <w:rFonts w:ascii="Times New Roman" w:eastAsia="宋体" w:hAnsi="Times New Roman" w:cs="Times New Roman" w:hint="eastAsia"/>
          <w:b/>
          <w:bCs/>
          <w:spacing w:val="-1"/>
          <w:sz w:val="22"/>
          <w:szCs w:val="22"/>
        </w:rPr>
        <w:t xml:space="preserve">  </w:t>
      </w:r>
    </w:p>
    <w:p w14:paraId="40815F8D"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fancy</w:t>
      </w:r>
      <w:r w:rsidRPr="00E002D6">
        <w:rPr>
          <w:rFonts w:ascii="Times New Roman" w:eastAsia="Times New Roman"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fænsɪ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fænsi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高级的；花哨的；别致或奇特的</w:t>
      </w:r>
    </w:p>
    <w:p w14:paraId="3E3B8BA0"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eat out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it </w:t>
      </w:r>
      <w:proofErr w:type="spellStart"/>
      <w:r w:rsidRPr="00E002D6">
        <w:rPr>
          <w:rFonts w:ascii="Cambria" w:eastAsia="宋体" w:hAnsi="Cambria" w:cs="Cambria"/>
          <w:spacing w:val="-1"/>
          <w:sz w:val="22"/>
          <w:szCs w:val="22"/>
        </w:rPr>
        <w:t>aʊt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iːt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aʊt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在外头用餐</w:t>
      </w:r>
    </w:p>
    <w:p w14:paraId="0D684614"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resist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2"/>
          <w:sz w:val="22"/>
          <w:szCs w:val="22"/>
        </w:rPr>
        <w:t>rɪ</w:t>
      </w:r>
      <w:r w:rsidRPr="00E002D6">
        <w:rPr>
          <w:rFonts w:ascii="Cambria" w:eastAsia="宋体" w:hAnsi="Cambria" w:cs="Cambria"/>
          <w:spacing w:val="-1"/>
          <w:sz w:val="22"/>
          <w:szCs w:val="22"/>
        </w:rPr>
        <w:t>ˈ</w:t>
      </w:r>
      <w:r w:rsidRPr="00E002D6">
        <w:rPr>
          <w:rFonts w:ascii="Cambria" w:eastAsia="宋体" w:hAnsi="Cambria" w:cs="Cambria"/>
          <w:spacing w:val="-2"/>
          <w:sz w:val="22"/>
          <w:szCs w:val="22"/>
        </w:rPr>
        <w:t>zɪst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rɪˈzɪst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hint="eastAsia"/>
          <w:i/>
          <w:iCs/>
          <w:spacing w:val="-2"/>
          <w:sz w:val="22"/>
          <w:szCs w:val="22"/>
        </w:rPr>
        <w:t>vt</w:t>
      </w:r>
      <w:proofErr w:type="gramEnd"/>
      <w:r w:rsidRPr="00E002D6">
        <w:rPr>
          <w:rFonts w:ascii="Times New Roman" w:eastAsia="Times New Roman" w:hAnsi="Times New Roman" w:cs="Times New Roman"/>
          <w:i/>
          <w:iCs/>
          <w:spacing w:val="-2"/>
          <w:sz w:val="22"/>
          <w:szCs w:val="22"/>
        </w:rPr>
        <w: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抗拒</w:t>
      </w:r>
    </w:p>
    <w:p w14:paraId="745535A5"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delicious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dɪˈlɪʃəs</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dɪˈlɪʃəs</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i/>
          <w:spacing w:val="-1"/>
          <w:sz w:val="22"/>
          <w:szCs w:val="22"/>
        </w:rPr>
        <w:t>adj.</w:t>
      </w:r>
      <w:proofErr w:type="gramEnd"/>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2"/>
          <w:sz w:val="22"/>
          <w:szCs w:val="22"/>
        </w:rPr>
        <w:t>好吃的；美味的</w:t>
      </w:r>
      <w:r w:rsidRPr="00E002D6">
        <w:rPr>
          <w:rFonts w:ascii="Times New Roman" w:eastAsia="宋体" w:hAnsi="Times New Roman" w:cs="Times New Roman" w:hint="eastAsia"/>
          <w:spacing w:val="-2"/>
          <w:sz w:val="22"/>
          <w:szCs w:val="22"/>
        </w:rPr>
        <w:t xml:space="preserve">  </w:t>
      </w:r>
    </w:p>
    <w:p w14:paraId="03F7E69E" w14:textId="77777777" w:rsidR="00792C08" w:rsidRPr="00E002D6" w:rsidRDefault="00000000">
      <w:pPr>
        <w:numPr>
          <w:ilvl w:val="0"/>
          <w:numId w:val="22"/>
        </w:numPr>
        <w:spacing w:line="400" w:lineRule="exact"/>
        <w:ind w:left="425" w:hanging="425"/>
        <w:rPr>
          <w:rFonts w:ascii="Times New Roman" w:eastAsia="宋体" w:hAnsi="Times New Roman" w:cs="Times New Roman"/>
          <w:spacing w:val="-1"/>
          <w:sz w:val="22"/>
          <w:szCs w:val="22"/>
        </w:rPr>
      </w:pPr>
      <w:proofErr w:type="gramStart"/>
      <w:r w:rsidRPr="00E002D6">
        <w:rPr>
          <w:rFonts w:ascii="Times New Roman" w:eastAsia="Times New Roman" w:hAnsi="Times New Roman" w:cs="Times New Roman" w:hint="eastAsia"/>
          <w:b/>
          <w:bCs/>
          <w:spacing w:val="-2"/>
          <w:sz w:val="22"/>
          <w:szCs w:val="22"/>
        </w:rPr>
        <w:lastRenderedPageBreak/>
        <w:t xml:space="preserve">cheap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tʃip</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tʃiːp</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b/>
          <w:bCs/>
          <w:i/>
          <w:spacing w:val="-1"/>
          <w:sz w:val="22"/>
          <w:szCs w:val="22"/>
        </w:rPr>
        <w:t xml:space="preserve"> </w:t>
      </w:r>
      <w:proofErr w:type="gramEnd"/>
      <w:r w:rsidRPr="00E002D6">
        <w:rPr>
          <w:rFonts w:ascii="Times New Roman" w:eastAsia="宋体" w:hAnsi="Times New Roman" w:cs="Times New Roman" w:hint="eastAsia"/>
          <w:i/>
          <w:spacing w:val="-1"/>
          <w:sz w:val="22"/>
          <w:szCs w:val="22"/>
        </w:rPr>
        <w:t>adj.</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2"/>
          <w:sz w:val="22"/>
          <w:szCs w:val="22"/>
        </w:rPr>
        <w:t>便宜的</w:t>
      </w:r>
    </w:p>
    <w:p w14:paraId="5856EF9F" w14:textId="77777777" w:rsidR="00792C08" w:rsidRPr="00E002D6" w:rsidRDefault="00000000">
      <w:pPr>
        <w:numPr>
          <w:ilvl w:val="0"/>
          <w:numId w:val="22"/>
        </w:numPr>
        <w:spacing w:line="400" w:lineRule="exact"/>
        <w:ind w:left="425" w:hanging="425"/>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pale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pel</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peɪl</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b/>
          <w:bCs/>
          <w:i/>
          <w:spacing w:val="-1"/>
          <w:sz w:val="22"/>
          <w:szCs w:val="22"/>
        </w:rPr>
        <w:t xml:space="preserve"> </w:t>
      </w:r>
      <w:proofErr w:type="gramEnd"/>
      <w:r w:rsidRPr="00E002D6">
        <w:rPr>
          <w:rFonts w:ascii="Times New Roman" w:eastAsia="宋体" w:hAnsi="Times New Roman" w:cs="Times New Roman" w:hint="eastAsia"/>
          <w:i/>
          <w:spacing w:val="-1"/>
          <w:sz w:val="22"/>
          <w:szCs w:val="22"/>
        </w:rPr>
        <w:t xml:space="preserve">adj. </w:t>
      </w:r>
      <w:r w:rsidRPr="00E002D6">
        <w:rPr>
          <w:rFonts w:ascii="Times New Roman" w:eastAsia="宋体" w:hAnsi="Times New Roman" w:cs="Times New Roman" w:hint="eastAsia"/>
          <w:spacing w:val="-2"/>
          <w:sz w:val="22"/>
          <w:szCs w:val="22"/>
        </w:rPr>
        <w:t>苍白的</w:t>
      </w:r>
      <w:r w:rsidRPr="00E002D6">
        <w:rPr>
          <w:rFonts w:ascii="Times New Roman" w:eastAsia="宋体" w:hAnsi="Times New Roman" w:cs="Times New Roman" w:hint="eastAsia"/>
          <w:spacing w:val="-2"/>
          <w:sz w:val="22"/>
          <w:szCs w:val="22"/>
        </w:rPr>
        <w:t xml:space="preserve">  </w:t>
      </w:r>
    </w:p>
    <w:p w14:paraId="1A3397C2" w14:textId="77777777" w:rsidR="00792C08" w:rsidRPr="00E002D6" w:rsidRDefault="00000000">
      <w:pPr>
        <w:numPr>
          <w:ilvl w:val="0"/>
          <w:numId w:val="22"/>
        </w:numPr>
        <w:spacing w:line="400" w:lineRule="exact"/>
        <w:ind w:left="425" w:hanging="425"/>
        <w:rPr>
          <w:rFonts w:ascii="Times New Roman" w:eastAsia="宋体"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care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kɛr</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ker</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proofErr w:type="spellStart"/>
      <w:proofErr w:type="gramEnd"/>
      <w:r w:rsidRPr="00E002D6">
        <w:rPr>
          <w:rFonts w:ascii="Times New Roman" w:eastAsia="宋体" w:hAnsi="Times New Roman" w:cs="Times New Roman" w:hint="eastAsia"/>
          <w:i/>
          <w:iCs/>
          <w:spacing w:val="-2"/>
          <w:sz w:val="22"/>
          <w:szCs w:val="22"/>
        </w:rPr>
        <w:t>vt</w:t>
      </w:r>
      <w:r w:rsidRPr="00E002D6">
        <w:rPr>
          <w:rFonts w:ascii="Times New Roman" w:eastAsia="Times New Roman" w:hAnsi="Times New Roman" w:cs="Times New Roman"/>
          <w:i/>
          <w:iCs/>
          <w:spacing w:val="-2"/>
          <w:sz w:val="22"/>
          <w:szCs w:val="22"/>
        </w:rPr>
        <w: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在乎</w:t>
      </w:r>
    </w:p>
    <w:p w14:paraId="48519DA8" w14:textId="77777777" w:rsidR="00792C08" w:rsidRPr="00E002D6" w:rsidRDefault="00792C08">
      <w:pPr>
        <w:pStyle w:val="a3"/>
        <w:spacing w:line="400" w:lineRule="exact"/>
        <w:ind w:right="181"/>
        <w:jc w:val="left"/>
        <w:rPr>
          <w:rFonts w:ascii="Times New Roman" w:hAnsi="Times New Roman" w:cs="Times New Roman"/>
          <w:b/>
          <w:bCs/>
          <w:i/>
          <w:iCs/>
          <w:sz w:val="32"/>
          <w:szCs w:val="40"/>
          <w:lang w:eastAsia="zh-CN"/>
        </w:rPr>
      </w:pPr>
    </w:p>
    <w:p w14:paraId="7E1A0800"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47B1DD43"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本课主要学习关系副词引导的定语从句以及</w:t>
      </w:r>
      <w:r w:rsidRPr="00E002D6">
        <w:rPr>
          <w:rFonts w:ascii="Times New Roman" w:hAnsi="Times New Roman" w:hint="eastAsia"/>
          <w:color w:val="FDD860" w:themeColor="accent3" w:themeTint="99"/>
          <w:sz w:val="24"/>
        </w:rPr>
        <w:t>suggest</w:t>
      </w:r>
      <w:r w:rsidRPr="00E002D6">
        <w:rPr>
          <w:rFonts w:ascii="Times New Roman" w:hAnsi="Times New Roman" w:hint="eastAsia"/>
          <w:color w:val="FDD860" w:themeColor="accent3" w:themeTint="99"/>
          <w:sz w:val="24"/>
        </w:rPr>
        <w:t>的用法。</w:t>
      </w:r>
    </w:p>
    <w:p w14:paraId="0D82378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关系副词引导的定语从句</w:t>
      </w:r>
    </w:p>
    <w:p w14:paraId="5798BD8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关系副词在定语从句中作状语，按照其所作状语的种类可分为时间状语、地点状语、原因状语和方式状语这四类，分别由</w:t>
      </w:r>
      <w:r w:rsidRPr="00E002D6">
        <w:rPr>
          <w:rFonts w:ascii="Times New Roman" w:hAnsi="Times New Roman"/>
          <w:sz w:val="24"/>
        </w:rPr>
        <w:t>when</w:t>
      </w:r>
      <w:r w:rsidRPr="00E002D6">
        <w:rPr>
          <w:rFonts w:ascii="Times New Roman" w:hAnsi="Times New Roman"/>
          <w:sz w:val="24"/>
        </w:rPr>
        <w:t>、</w:t>
      </w:r>
      <w:r w:rsidRPr="00E002D6">
        <w:rPr>
          <w:rFonts w:ascii="Times New Roman" w:hAnsi="Times New Roman"/>
          <w:sz w:val="24"/>
        </w:rPr>
        <w:t>where</w:t>
      </w:r>
      <w:r w:rsidRPr="00E002D6">
        <w:rPr>
          <w:rFonts w:ascii="Times New Roman" w:hAnsi="Times New Roman"/>
          <w:sz w:val="24"/>
        </w:rPr>
        <w:t>、</w:t>
      </w:r>
      <w:r w:rsidRPr="00E002D6">
        <w:rPr>
          <w:rFonts w:ascii="Times New Roman" w:hAnsi="Times New Roman"/>
          <w:sz w:val="24"/>
        </w:rPr>
        <w:t>why</w:t>
      </w:r>
      <w:r w:rsidRPr="00E002D6">
        <w:rPr>
          <w:rFonts w:ascii="Times New Roman" w:hAnsi="Times New Roman"/>
          <w:sz w:val="24"/>
        </w:rPr>
        <w:t>和</w:t>
      </w:r>
      <w:r w:rsidRPr="00E002D6">
        <w:rPr>
          <w:rFonts w:ascii="Times New Roman" w:hAnsi="Times New Roman"/>
          <w:sz w:val="24"/>
        </w:rPr>
        <w:t>how</w:t>
      </w:r>
      <w:r w:rsidRPr="00E002D6">
        <w:rPr>
          <w:rFonts w:ascii="Times New Roman" w:hAnsi="Times New Roman"/>
          <w:sz w:val="24"/>
        </w:rPr>
        <w:t>引导。关系副词和关系代词可以相互转换：</w:t>
      </w:r>
    </w:p>
    <w:p w14:paraId="19AC10E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where = in/on/at which</w:t>
      </w:r>
    </w:p>
    <w:p w14:paraId="7911497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when = in/on/at which</w:t>
      </w:r>
    </w:p>
    <w:p w14:paraId="273CCC2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why = for which</w:t>
      </w:r>
    </w:p>
    <w:p w14:paraId="6271A1C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how = in which</w:t>
      </w:r>
    </w:p>
    <w:p w14:paraId="3C5746E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例句如下：</w:t>
      </w:r>
    </w:p>
    <w:p w14:paraId="7B48B57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This is the room where I met Lily. = This is the room in which I met Lily.</w:t>
      </w:r>
    </w:p>
    <w:p w14:paraId="2F662EA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still remember the day when I met Lily. = I still remember the day on which I met Lily.</w:t>
      </w:r>
    </w:p>
    <w:p w14:paraId="7E18C54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know the reason why he met Lily. = I know the </w:t>
      </w:r>
      <w:proofErr w:type="gramStart"/>
      <w:r w:rsidRPr="00E002D6">
        <w:rPr>
          <w:rFonts w:ascii="Times New Roman" w:hAnsi="Times New Roman"/>
          <w:sz w:val="24"/>
        </w:rPr>
        <w:t>reason for which</w:t>
      </w:r>
      <w:proofErr w:type="gramEnd"/>
      <w:r w:rsidRPr="00E002D6">
        <w:rPr>
          <w:rFonts w:ascii="Times New Roman" w:hAnsi="Times New Roman"/>
          <w:sz w:val="24"/>
        </w:rPr>
        <w:t xml:space="preserve"> he met Lily.</w:t>
      </w:r>
    </w:p>
    <w:p w14:paraId="17547A3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That’s the way (how) Lily cooks. = That’s the way in which Lily cooks.</w:t>
      </w:r>
    </w:p>
    <w:p w14:paraId="1EE0CED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在这几个关系副词里面，</w:t>
      </w:r>
      <w:r w:rsidRPr="00E002D6">
        <w:rPr>
          <w:rFonts w:ascii="Times New Roman" w:hAnsi="Times New Roman"/>
          <w:sz w:val="24"/>
        </w:rPr>
        <w:t>when</w:t>
      </w:r>
      <w:r w:rsidRPr="00E002D6">
        <w:rPr>
          <w:rFonts w:ascii="Times New Roman" w:hAnsi="Times New Roman"/>
          <w:sz w:val="24"/>
        </w:rPr>
        <w:t>和</w:t>
      </w:r>
      <w:r w:rsidRPr="00E002D6">
        <w:rPr>
          <w:rFonts w:ascii="Times New Roman" w:hAnsi="Times New Roman"/>
          <w:sz w:val="24"/>
        </w:rPr>
        <w:t>why</w:t>
      </w:r>
      <w:r w:rsidRPr="00E002D6">
        <w:rPr>
          <w:rFonts w:ascii="Times New Roman" w:hAnsi="Times New Roman"/>
          <w:sz w:val="24"/>
        </w:rPr>
        <w:t>可以直接省略，而</w:t>
      </w:r>
      <w:r w:rsidRPr="00E002D6">
        <w:rPr>
          <w:rFonts w:ascii="Times New Roman" w:hAnsi="Times New Roman"/>
          <w:sz w:val="24"/>
        </w:rPr>
        <w:t>how</w:t>
      </w:r>
      <w:r w:rsidRPr="00E002D6">
        <w:rPr>
          <w:rFonts w:ascii="Times New Roman" w:hAnsi="Times New Roman"/>
          <w:sz w:val="24"/>
        </w:rPr>
        <w:t>必须省略，它们在从句里作状语，相当于一个介词短语。它们引导的定语从句如果转换</w:t>
      </w:r>
      <w:proofErr w:type="gramStart"/>
      <w:r w:rsidRPr="00E002D6">
        <w:rPr>
          <w:rFonts w:ascii="Times New Roman" w:hAnsi="Times New Roman"/>
          <w:sz w:val="24"/>
        </w:rPr>
        <w:t>成关系</w:t>
      </w:r>
      <w:proofErr w:type="gramEnd"/>
      <w:r w:rsidRPr="00E002D6">
        <w:rPr>
          <w:rFonts w:ascii="Times New Roman" w:hAnsi="Times New Roman"/>
          <w:sz w:val="24"/>
        </w:rPr>
        <w:t>代词引导的定语从句的话，关系代词就是介词的宾语。</w:t>
      </w:r>
    </w:p>
    <w:p w14:paraId="316CFA6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2. suggest</w:t>
      </w:r>
      <w:r w:rsidRPr="00E002D6">
        <w:rPr>
          <w:rFonts w:ascii="Times New Roman" w:hAnsi="Times New Roman" w:hint="eastAsia"/>
          <w:sz w:val="24"/>
        </w:rPr>
        <w:t>的用法</w:t>
      </w:r>
    </w:p>
    <w:p w14:paraId="3CCF46D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s</w:t>
      </w:r>
      <w:r w:rsidRPr="00E002D6">
        <w:rPr>
          <w:rFonts w:ascii="Times New Roman" w:hAnsi="Times New Roman"/>
          <w:sz w:val="24"/>
        </w:rPr>
        <w:t>uggest</w:t>
      </w:r>
      <w:r w:rsidRPr="00E002D6">
        <w:rPr>
          <w:rFonts w:ascii="Times New Roman" w:hAnsi="Times New Roman" w:hint="eastAsia"/>
          <w:sz w:val="24"/>
        </w:rPr>
        <w:t xml:space="preserve"> </w:t>
      </w:r>
      <w:r w:rsidRPr="00E002D6">
        <w:rPr>
          <w:rFonts w:ascii="Times New Roman" w:hAnsi="Times New Roman"/>
          <w:sz w:val="24"/>
        </w:rPr>
        <w:t>[</w:t>
      </w:r>
      <w:proofErr w:type="spellStart"/>
      <w:r w:rsidRPr="00E002D6">
        <w:rPr>
          <w:rFonts w:ascii="Times New Roman" w:hAnsi="Times New Roman"/>
          <w:sz w:val="24"/>
        </w:rPr>
        <w:t>səˈdʒest</w:t>
      </w:r>
      <w:proofErr w:type="spellEnd"/>
      <w:r w:rsidRPr="00E002D6">
        <w:rPr>
          <w:rFonts w:ascii="Times New Roman" w:hAnsi="Times New Roman"/>
          <w:sz w:val="24"/>
        </w:rPr>
        <w:t>]</w:t>
      </w:r>
      <w:r w:rsidRPr="00E002D6">
        <w:rPr>
          <w:rFonts w:ascii="Times New Roman" w:hAnsi="Times New Roman" w:hint="eastAsia"/>
          <w:sz w:val="24"/>
        </w:rPr>
        <w:t xml:space="preserve"> </w:t>
      </w:r>
      <w:proofErr w:type="spellStart"/>
      <w:r w:rsidRPr="00E002D6">
        <w:rPr>
          <w:rFonts w:ascii="Times New Roman" w:hAnsi="Times New Roman"/>
          <w:sz w:val="24"/>
        </w:rPr>
        <w:t>vt.</w:t>
      </w:r>
      <w:proofErr w:type="spellEnd"/>
      <w:r w:rsidRPr="00E002D6">
        <w:rPr>
          <w:rFonts w:ascii="Times New Roman" w:hAnsi="Times New Roman" w:hint="eastAsia"/>
          <w:sz w:val="24"/>
        </w:rPr>
        <w:t xml:space="preserve"> </w:t>
      </w:r>
      <w:r w:rsidRPr="00E002D6">
        <w:rPr>
          <w:rFonts w:ascii="Times New Roman" w:hAnsi="Times New Roman"/>
          <w:sz w:val="24"/>
        </w:rPr>
        <w:t>建议</w:t>
      </w:r>
      <w:r w:rsidRPr="00E002D6">
        <w:rPr>
          <w:rFonts w:ascii="Times New Roman" w:hAnsi="Times New Roman" w:hint="eastAsia"/>
          <w:sz w:val="24"/>
        </w:rPr>
        <w:t>；</w:t>
      </w:r>
      <w:r w:rsidRPr="00E002D6">
        <w:rPr>
          <w:rFonts w:ascii="Times New Roman" w:hAnsi="Times New Roman"/>
          <w:sz w:val="24"/>
        </w:rPr>
        <w:t>暗示</w:t>
      </w:r>
      <w:r w:rsidRPr="00E002D6">
        <w:rPr>
          <w:rFonts w:ascii="Times New Roman" w:hAnsi="Times New Roman" w:hint="eastAsia"/>
          <w:sz w:val="24"/>
        </w:rPr>
        <w:t>；</w:t>
      </w:r>
      <w:r w:rsidRPr="00E002D6">
        <w:rPr>
          <w:rFonts w:ascii="Times New Roman" w:hAnsi="Times New Roman"/>
          <w:sz w:val="24"/>
        </w:rPr>
        <w:t>示意</w:t>
      </w:r>
    </w:p>
    <w:p w14:paraId="76DE796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suggest+(that)</w:t>
      </w:r>
      <w:r w:rsidRPr="00E002D6">
        <w:rPr>
          <w:rFonts w:ascii="Times New Roman" w:hAnsi="Times New Roman"/>
          <w:sz w:val="24"/>
        </w:rPr>
        <w:t>从句</w:t>
      </w:r>
      <w:r w:rsidRPr="00E002D6">
        <w:rPr>
          <w:rFonts w:ascii="Times New Roman" w:hAnsi="Times New Roman"/>
          <w:sz w:val="24"/>
        </w:rPr>
        <w:t xml:space="preserve"> </w:t>
      </w:r>
      <w:r w:rsidRPr="00E002D6">
        <w:rPr>
          <w:rFonts w:ascii="Times New Roman" w:hAnsi="Times New Roman"/>
          <w:sz w:val="24"/>
        </w:rPr>
        <w:t>建议</w:t>
      </w:r>
      <w:r w:rsidRPr="00E002D6">
        <w:rPr>
          <w:rFonts w:ascii="Times New Roman" w:hAnsi="Times New Roman" w:hint="eastAsia"/>
          <w:sz w:val="24"/>
          <w:lang w:eastAsia="zh"/>
        </w:rPr>
        <w:t>……</w:t>
      </w:r>
      <w:r w:rsidRPr="00E002D6">
        <w:rPr>
          <w:rFonts w:ascii="Times New Roman" w:hAnsi="Times New Roman" w:hint="eastAsia"/>
          <w:sz w:val="24"/>
        </w:rPr>
        <w:t>；</w:t>
      </w:r>
      <w:r w:rsidRPr="00E002D6">
        <w:rPr>
          <w:rFonts w:ascii="Times New Roman" w:hAnsi="Times New Roman"/>
          <w:sz w:val="24"/>
        </w:rPr>
        <w:t>暗示</w:t>
      </w:r>
      <w:r w:rsidRPr="00E002D6">
        <w:rPr>
          <w:rFonts w:ascii="Times New Roman" w:hAnsi="Times New Roman"/>
          <w:sz w:val="24"/>
        </w:rPr>
        <w:t>/</w:t>
      </w:r>
      <w:r w:rsidRPr="00E002D6">
        <w:rPr>
          <w:rFonts w:ascii="Times New Roman" w:hAnsi="Times New Roman"/>
          <w:sz w:val="24"/>
        </w:rPr>
        <w:t>示意</w:t>
      </w:r>
      <w:r w:rsidRPr="00E002D6">
        <w:rPr>
          <w:rFonts w:ascii="Times New Roman" w:hAnsi="Times New Roman" w:hint="eastAsia"/>
          <w:sz w:val="24"/>
        </w:rPr>
        <w:t>；</w:t>
      </w:r>
      <w:r w:rsidRPr="00E002D6">
        <w:rPr>
          <w:rFonts w:ascii="Times New Roman" w:hAnsi="Times New Roman"/>
          <w:sz w:val="24"/>
        </w:rPr>
        <w:t>注意</w:t>
      </w:r>
    </w:p>
    <w:p w14:paraId="4FE36A0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suggest</w:t>
      </w:r>
      <w:r w:rsidRPr="00E002D6">
        <w:rPr>
          <w:rFonts w:ascii="Times New Roman" w:hAnsi="Times New Roman"/>
          <w:sz w:val="24"/>
        </w:rPr>
        <w:t>后接</w:t>
      </w:r>
      <w:r w:rsidRPr="00E002D6">
        <w:rPr>
          <w:rFonts w:ascii="Times New Roman" w:hAnsi="Times New Roman"/>
          <w:sz w:val="24"/>
        </w:rPr>
        <w:t>that</w:t>
      </w:r>
      <w:r w:rsidRPr="00E002D6">
        <w:rPr>
          <w:rFonts w:ascii="Times New Roman" w:hAnsi="Times New Roman"/>
          <w:sz w:val="24"/>
        </w:rPr>
        <w:t>引导的名词性从句（</w:t>
      </w:r>
      <w:r w:rsidRPr="00E002D6">
        <w:rPr>
          <w:rFonts w:ascii="Times New Roman" w:hAnsi="Times New Roman"/>
          <w:sz w:val="24"/>
        </w:rPr>
        <w:t>that</w:t>
      </w:r>
      <w:r w:rsidRPr="00E002D6">
        <w:rPr>
          <w:rFonts w:ascii="Times New Roman" w:hAnsi="Times New Roman"/>
          <w:sz w:val="24"/>
        </w:rPr>
        <w:t>可省略）作宾语时，有下列两种情况</w:t>
      </w:r>
      <w:r w:rsidRPr="00E002D6">
        <w:rPr>
          <w:rFonts w:ascii="Times New Roman" w:hAnsi="Times New Roman"/>
          <w:sz w:val="24"/>
        </w:rPr>
        <w:t>:</w:t>
      </w:r>
    </w:p>
    <w:p w14:paraId="6268A9F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sz w:val="24"/>
        </w:rPr>
        <w:t>suggest</w:t>
      </w:r>
      <w:r w:rsidRPr="00E002D6">
        <w:rPr>
          <w:rFonts w:ascii="Times New Roman" w:hAnsi="Times New Roman"/>
          <w:sz w:val="24"/>
        </w:rPr>
        <w:t>作</w:t>
      </w:r>
      <w:r w:rsidRPr="00E002D6">
        <w:rPr>
          <w:rFonts w:ascii="宋体" w:eastAsia="宋体" w:hAnsi="宋体" w:cs="宋体" w:hint="eastAsia"/>
          <w:sz w:val="24"/>
        </w:rPr>
        <w:t>“建议”</w:t>
      </w:r>
      <w:r w:rsidRPr="00E002D6">
        <w:rPr>
          <w:rFonts w:ascii="Times New Roman" w:hAnsi="Times New Roman"/>
          <w:sz w:val="24"/>
        </w:rPr>
        <w:t>时，为意志动词，故其后</w:t>
      </w:r>
      <w:r w:rsidRPr="00E002D6">
        <w:rPr>
          <w:rFonts w:ascii="Times New Roman" w:hAnsi="Times New Roman"/>
          <w:sz w:val="24"/>
        </w:rPr>
        <w:t>that</w:t>
      </w:r>
      <w:r w:rsidRPr="00E002D6">
        <w:rPr>
          <w:rFonts w:ascii="Times New Roman" w:hAnsi="Times New Roman"/>
          <w:sz w:val="24"/>
        </w:rPr>
        <w:t>从句中需使用助动词</w:t>
      </w:r>
      <w:r w:rsidRPr="00E002D6">
        <w:rPr>
          <w:rFonts w:ascii="Times New Roman" w:hAnsi="Times New Roman"/>
          <w:sz w:val="24"/>
        </w:rPr>
        <w:t>should,</w:t>
      </w:r>
      <w:r w:rsidRPr="00E002D6">
        <w:rPr>
          <w:rFonts w:ascii="Times New Roman" w:hAnsi="Times New Roman"/>
          <w:sz w:val="24"/>
        </w:rPr>
        <w:t>但</w:t>
      </w:r>
      <w:r w:rsidRPr="00E002D6">
        <w:rPr>
          <w:rFonts w:ascii="Times New Roman" w:hAnsi="Times New Roman"/>
          <w:sz w:val="24"/>
        </w:rPr>
        <w:t>should</w:t>
      </w:r>
      <w:r w:rsidRPr="00E002D6">
        <w:rPr>
          <w:rFonts w:ascii="Times New Roman" w:hAnsi="Times New Roman"/>
          <w:sz w:val="24"/>
        </w:rPr>
        <w:t>往往予以省略，而直接</w:t>
      </w:r>
      <w:proofErr w:type="gramStart"/>
      <w:r w:rsidRPr="00E002D6">
        <w:rPr>
          <w:rFonts w:ascii="Times New Roman" w:hAnsi="Times New Roman"/>
          <w:sz w:val="24"/>
        </w:rPr>
        <w:t>接</w:t>
      </w:r>
      <w:proofErr w:type="gramEnd"/>
      <w:r w:rsidRPr="00E002D6">
        <w:rPr>
          <w:rFonts w:ascii="Times New Roman" w:hAnsi="Times New Roman"/>
          <w:sz w:val="24"/>
        </w:rPr>
        <w:t>动词原形。意志动词如下</w:t>
      </w:r>
      <w:r w:rsidRPr="00E002D6">
        <w:rPr>
          <w:rFonts w:ascii="宋体" w:eastAsia="宋体" w:hAnsi="宋体" w:cs="宋体" w:hint="eastAsia"/>
          <w:sz w:val="24"/>
        </w:rPr>
        <w:t>:</w:t>
      </w:r>
    </w:p>
    <w:p w14:paraId="644D9E3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建议：</w:t>
      </w:r>
      <w:r w:rsidRPr="00E002D6">
        <w:rPr>
          <w:rFonts w:ascii="Times New Roman" w:hAnsi="Times New Roman"/>
          <w:sz w:val="24"/>
        </w:rPr>
        <w:t>suggest, recommend, advise, urge, propose, move</w:t>
      </w:r>
      <w:r w:rsidRPr="00E002D6">
        <w:rPr>
          <w:rFonts w:ascii="Times New Roman" w:hAnsi="Times New Roman" w:hint="eastAsia"/>
          <w:sz w:val="24"/>
        </w:rPr>
        <w:t>。</w:t>
      </w:r>
    </w:p>
    <w:p w14:paraId="10BB2E8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要求：</w:t>
      </w:r>
      <w:r w:rsidRPr="00E002D6">
        <w:rPr>
          <w:rFonts w:ascii="Times New Roman" w:hAnsi="Times New Roman"/>
          <w:sz w:val="24"/>
        </w:rPr>
        <w:t>ask, desire, demand, require, request</w:t>
      </w:r>
      <w:r w:rsidRPr="00E002D6">
        <w:rPr>
          <w:rFonts w:ascii="Times New Roman" w:hAnsi="Times New Roman" w:hint="eastAsia"/>
          <w:sz w:val="24"/>
        </w:rPr>
        <w:t>。</w:t>
      </w:r>
    </w:p>
    <w:p w14:paraId="77F57BC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命令</w:t>
      </w:r>
      <w:r w:rsidRPr="00E002D6">
        <w:rPr>
          <w:rFonts w:ascii="Times New Roman" w:hAnsi="Times New Roman" w:hint="eastAsia"/>
          <w:sz w:val="24"/>
        </w:rPr>
        <w:t>：</w:t>
      </w:r>
      <w:r w:rsidRPr="00E002D6">
        <w:rPr>
          <w:rFonts w:ascii="Times New Roman" w:hAnsi="Times New Roman"/>
          <w:sz w:val="24"/>
        </w:rPr>
        <w:t>order, command</w:t>
      </w:r>
      <w:r w:rsidRPr="00E002D6">
        <w:rPr>
          <w:rFonts w:ascii="Times New Roman" w:hAnsi="Times New Roman"/>
          <w:sz w:val="24"/>
        </w:rPr>
        <w:t>。</w:t>
      </w:r>
    </w:p>
    <w:p w14:paraId="1F9AC07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lastRenderedPageBreak/>
        <w:t>规定</w:t>
      </w:r>
      <w:r w:rsidRPr="00E002D6">
        <w:rPr>
          <w:rFonts w:ascii="Times New Roman" w:hAnsi="Times New Roman" w:hint="eastAsia"/>
          <w:sz w:val="24"/>
        </w:rPr>
        <w:t>：</w:t>
      </w:r>
      <w:r w:rsidRPr="00E002D6">
        <w:rPr>
          <w:rFonts w:ascii="Times New Roman" w:hAnsi="Times New Roman"/>
          <w:sz w:val="24"/>
        </w:rPr>
        <w:t>rule, regulate, stipulate, prescribe</w:t>
      </w:r>
      <w:r w:rsidRPr="00E002D6">
        <w:rPr>
          <w:rFonts w:ascii="Times New Roman" w:hAnsi="Times New Roman" w:hint="eastAsia"/>
          <w:sz w:val="24"/>
        </w:rPr>
        <w:t>。</w:t>
      </w:r>
    </w:p>
    <w:p w14:paraId="0ED54A4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主张：</w:t>
      </w:r>
      <w:r w:rsidRPr="00E002D6">
        <w:rPr>
          <w:rFonts w:ascii="Times New Roman" w:hAnsi="Times New Roman"/>
          <w:sz w:val="24"/>
        </w:rPr>
        <w:t>insist, advocate, maintain</w:t>
      </w:r>
      <w:r w:rsidRPr="00E002D6">
        <w:rPr>
          <w:rFonts w:ascii="Times New Roman" w:hAnsi="Times New Roman" w:hint="eastAsia"/>
          <w:sz w:val="24"/>
        </w:rPr>
        <w:t>。</w:t>
      </w:r>
    </w:p>
    <w:p w14:paraId="278E509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 propose that we (should) continue this meeting tomorrow.</w:t>
      </w:r>
    </w:p>
    <w:p w14:paraId="19B78F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我建议我们明天再继续开会。</w:t>
      </w:r>
    </w:p>
    <w:p w14:paraId="32011E8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 demand that you (should) get the manager of this restaurant</w:t>
      </w:r>
      <w:r w:rsidRPr="00E002D6">
        <w:rPr>
          <w:rFonts w:ascii="Times New Roman" w:hAnsi="Times New Roman" w:hint="eastAsia"/>
          <w:sz w:val="24"/>
        </w:rPr>
        <w:t xml:space="preserve"> </w:t>
      </w:r>
      <w:r w:rsidRPr="00E002D6">
        <w:rPr>
          <w:rFonts w:ascii="Times New Roman" w:hAnsi="Times New Roman"/>
          <w:sz w:val="24"/>
        </w:rPr>
        <w:t>here right now.</w:t>
      </w:r>
    </w:p>
    <w:p w14:paraId="6FFD7C5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我要你马上将餐厅经理找来。</w:t>
      </w:r>
    </w:p>
    <w:p w14:paraId="6A98A2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The law stipulates that youngsters under the age of 18 (should)not be allowed to drive a car.</w:t>
      </w:r>
    </w:p>
    <w:p w14:paraId="7C97258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法律规定未满</w:t>
      </w:r>
      <w:r w:rsidRPr="00E002D6">
        <w:rPr>
          <w:rFonts w:ascii="Times New Roman" w:hAnsi="Times New Roman"/>
          <w:sz w:val="24"/>
        </w:rPr>
        <w:t>18</w:t>
      </w:r>
      <w:r w:rsidRPr="00E002D6">
        <w:rPr>
          <w:rFonts w:ascii="Times New Roman" w:hAnsi="Times New Roman"/>
          <w:sz w:val="24"/>
        </w:rPr>
        <w:t>岁的年轻人不可开车。</w:t>
      </w:r>
    </w:p>
    <w:p w14:paraId="4D87D02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suggest</w:t>
      </w:r>
      <w:r w:rsidRPr="00E002D6">
        <w:rPr>
          <w:rFonts w:ascii="Times New Roman" w:hAnsi="Times New Roman"/>
          <w:sz w:val="24"/>
        </w:rPr>
        <w:t>若作</w:t>
      </w:r>
      <w:r w:rsidRPr="00E002D6">
        <w:rPr>
          <w:rFonts w:ascii="Times New Roman" w:hAnsi="Times New Roman"/>
          <w:sz w:val="24"/>
        </w:rPr>
        <w:t>“</w:t>
      </w:r>
      <w:r w:rsidRPr="00E002D6">
        <w:rPr>
          <w:rFonts w:ascii="Times New Roman" w:hAnsi="Times New Roman"/>
          <w:sz w:val="24"/>
        </w:rPr>
        <w:t>暗示、示意</w:t>
      </w:r>
      <w:r w:rsidRPr="00E002D6">
        <w:rPr>
          <w:rFonts w:ascii="Times New Roman" w:hAnsi="Times New Roman"/>
          <w:sz w:val="24"/>
        </w:rPr>
        <w:t>”</w:t>
      </w:r>
      <w:r w:rsidRPr="00E002D6">
        <w:rPr>
          <w:rFonts w:ascii="Times New Roman" w:hAnsi="Times New Roman"/>
          <w:sz w:val="24"/>
        </w:rPr>
        <w:t>时，则其后</w:t>
      </w:r>
      <w:r w:rsidRPr="00E002D6">
        <w:rPr>
          <w:rFonts w:ascii="Times New Roman" w:hAnsi="Times New Roman"/>
          <w:sz w:val="24"/>
        </w:rPr>
        <w:t>that</w:t>
      </w:r>
      <w:r w:rsidRPr="00E002D6">
        <w:rPr>
          <w:rFonts w:ascii="Times New Roman" w:hAnsi="Times New Roman"/>
          <w:sz w:val="24"/>
        </w:rPr>
        <w:t>从句中的动词用一般时态。</w:t>
      </w:r>
    </w:p>
    <w:p w14:paraId="6E48A0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Bob's attitude suggested (that) he was fed up with his job.</w:t>
      </w:r>
    </w:p>
    <w:p w14:paraId="734C2EB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鲍勃的态度暗示着他厌烦了他的工作。</w:t>
      </w:r>
    </w:p>
    <w:p w14:paraId="4CA8B5E3" w14:textId="77777777" w:rsidR="00792C08" w:rsidRPr="00E002D6" w:rsidRDefault="00792C08">
      <w:pPr>
        <w:spacing w:line="400" w:lineRule="exact"/>
        <w:ind w:firstLineChars="200" w:firstLine="480"/>
        <w:rPr>
          <w:rFonts w:ascii="Times New Roman" w:hAnsi="Times New Roman"/>
          <w:sz w:val="24"/>
        </w:rPr>
      </w:pPr>
    </w:p>
    <w:p w14:paraId="7F56A119" w14:textId="77777777" w:rsidR="00792C08" w:rsidRPr="00E002D6" w:rsidRDefault="00792C08">
      <w:pPr>
        <w:spacing w:line="400" w:lineRule="exact"/>
        <w:rPr>
          <w:rFonts w:ascii="Times New Roman" w:eastAsia="Times New Roman" w:hAnsi="Times New Roman" w:cs="Times New Roman"/>
          <w:i/>
          <w:spacing w:val="-2"/>
          <w:sz w:val="22"/>
          <w:szCs w:val="22"/>
        </w:rPr>
      </w:pPr>
    </w:p>
    <w:p w14:paraId="396F41E8"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7C4024A3"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找出句中关系副词引导的定语从句。</w:t>
      </w:r>
    </w:p>
    <w:p w14:paraId="43CA8CBB"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This is the reason why people blame chocolate for being fat.</w:t>
      </w:r>
    </w:p>
    <w:p w14:paraId="4C85C42A"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remember the day when she published the warning in the magazine.</w:t>
      </w:r>
    </w:p>
    <w:p w14:paraId="42C35E1E"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This is the place where we sell cheap and delicious ice cream.</w:t>
      </w:r>
    </w:p>
    <w:p w14:paraId="5BFE7D16"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Tell me the reason why you can’t resist fancy snacks.</w:t>
      </w:r>
    </w:p>
    <w:p w14:paraId="4D11AD2D"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still remember the moment when her forehead looked pale.</w:t>
      </w:r>
    </w:p>
    <w:p w14:paraId="3A2D7EAD"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This is the shop where we can buy low-fat chocolate.</w:t>
      </w:r>
    </w:p>
    <w:p w14:paraId="7E6178D4"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That’s the reason why doctors suggest a healthy diet.</w:t>
      </w:r>
    </w:p>
    <w:p w14:paraId="7C654FE1" w14:textId="77777777" w:rsidR="00792C08" w:rsidRPr="00E002D6" w:rsidRDefault="00000000">
      <w:pPr>
        <w:numPr>
          <w:ilvl w:val="0"/>
          <w:numId w:val="2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know the season when many people care about their weight.</w:t>
      </w:r>
    </w:p>
    <w:p w14:paraId="55B6561C" w14:textId="77777777" w:rsidR="00792C08" w:rsidRPr="00E002D6" w:rsidRDefault="00792C08">
      <w:pPr>
        <w:rPr>
          <w:rFonts w:ascii="Times New Roman" w:eastAsia="宋体" w:hAnsi="Times New Roman" w:cs="Times New Roman"/>
          <w:spacing w:val="-1"/>
          <w:sz w:val="24"/>
        </w:rPr>
      </w:pPr>
    </w:p>
    <w:p w14:paraId="4F12554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0D5D535E"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①</w:t>
      </w:r>
      <w:r w:rsidRPr="00E002D6">
        <w:rPr>
          <w:rFonts w:ascii="Times New Roman" w:eastAsia="宋体" w:hAnsi="Times New Roman" w:cs="Times New Roman"/>
          <w:spacing w:val="-1"/>
          <w:sz w:val="24"/>
        </w:rPr>
        <w:t xml:space="preserve">　这就是很多人变胖的原因。（</w:t>
      </w:r>
      <w:r w:rsidRPr="00E002D6">
        <w:rPr>
          <w:rFonts w:ascii="Times New Roman" w:eastAsia="宋体" w:hAnsi="Times New Roman" w:cs="Times New Roman"/>
          <w:spacing w:val="-1"/>
          <w:sz w:val="24"/>
        </w:rPr>
        <w:t>reason; fat)</w:t>
      </w:r>
    </w:p>
    <w:p w14:paraId="5053EBD4"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②</w:t>
      </w:r>
      <w:r w:rsidRPr="00E002D6">
        <w:rPr>
          <w:rFonts w:ascii="Times New Roman" w:eastAsia="宋体" w:hAnsi="Times New Roman" w:cs="Times New Roman"/>
          <w:spacing w:val="-1"/>
          <w:sz w:val="24"/>
        </w:rPr>
        <w:t xml:space="preserve">　我建议你少吃巧克力和冰淇淋。（</w:t>
      </w:r>
      <w:r w:rsidRPr="00E002D6">
        <w:rPr>
          <w:rFonts w:ascii="Times New Roman" w:eastAsia="宋体" w:hAnsi="Times New Roman" w:cs="Times New Roman"/>
          <w:spacing w:val="-1"/>
          <w:sz w:val="24"/>
        </w:rPr>
        <w:t>suggest; chocolate; ice cream)</w:t>
      </w:r>
    </w:p>
    <w:p w14:paraId="3E8B0413"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③</w:t>
      </w:r>
      <w:r w:rsidRPr="00E002D6">
        <w:rPr>
          <w:rFonts w:ascii="Times New Roman" w:eastAsia="宋体" w:hAnsi="Times New Roman" w:cs="Times New Roman"/>
          <w:spacing w:val="-1"/>
          <w:sz w:val="24"/>
        </w:rPr>
        <w:t xml:space="preserve">　这是杂志刊登健康警告的地方。（</w:t>
      </w:r>
      <w:r w:rsidRPr="00E002D6">
        <w:rPr>
          <w:rFonts w:ascii="Times New Roman" w:eastAsia="宋体" w:hAnsi="Times New Roman" w:cs="Times New Roman"/>
          <w:spacing w:val="-1"/>
          <w:sz w:val="24"/>
        </w:rPr>
        <w:t>publish; warning; magazine)</w:t>
      </w:r>
    </w:p>
    <w:p w14:paraId="7628217E"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④</w:t>
      </w:r>
      <w:r w:rsidRPr="00E002D6">
        <w:rPr>
          <w:rFonts w:ascii="Times New Roman" w:eastAsia="宋体" w:hAnsi="Times New Roman" w:cs="Times New Roman"/>
          <w:spacing w:val="-1"/>
          <w:sz w:val="24"/>
        </w:rPr>
        <w:t xml:space="preserve">　医生建议她控制体重</w:t>
      </w:r>
      <w:r w:rsidRPr="00E002D6">
        <w:rPr>
          <w:rFonts w:ascii="Times New Roman" w:eastAsia="宋体" w:hAnsi="Times New Roman" w:cs="Times New Roman" w:hint="eastAsia"/>
          <w:spacing w:val="-1"/>
          <w:sz w:val="24"/>
        </w:rPr>
        <w:t>和饮食</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control; weight; diet)</w:t>
      </w:r>
    </w:p>
    <w:p w14:paraId="7C99E1BF"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⑤</w:t>
      </w:r>
      <w:r w:rsidRPr="00E002D6">
        <w:rPr>
          <w:rFonts w:ascii="Times New Roman" w:eastAsia="宋体" w:hAnsi="Times New Roman" w:cs="Times New Roman"/>
          <w:spacing w:val="-1"/>
          <w:sz w:val="24"/>
        </w:rPr>
        <w:t xml:space="preserve">　我记得她脸色苍白的那天。（</w:t>
      </w:r>
      <w:r w:rsidRPr="00E002D6">
        <w:rPr>
          <w:rFonts w:ascii="Times New Roman" w:eastAsia="宋体" w:hAnsi="Times New Roman" w:cs="Times New Roman"/>
          <w:spacing w:val="-1"/>
          <w:sz w:val="24"/>
        </w:rPr>
        <w:t>pale; remember)</w:t>
      </w:r>
    </w:p>
    <w:p w14:paraId="367649B5"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⑥</w:t>
      </w:r>
      <w:r w:rsidRPr="00E002D6">
        <w:rPr>
          <w:rFonts w:ascii="Times New Roman" w:eastAsia="宋体" w:hAnsi="Times New Roman" w:cs="Times New Roman"/>
          <w:spacing w:val="-1"/>
          <w:sz w:val="24"/>
        </w:rPr>
        <w:t xml:space="preserve">　这就是我们不能抗拒美味零食的原因。（</w:t>
      </w:r>
      <w:r w:rsidRPr="00E002D6">
        <w:rPr>
          <w:rFonts w:ascii="Times New Roman" w:eastAsia="宋体" w:hAnsi="Times New Roman" w:cs="Times New Roman"/>
          <w:spacing w:val="-1"/>
          <w:sz w:val="24"/>
        </w:rPr>
        <w:t>resist; snack; delicious)</w:t>
      </w:r>
    </w:p>
    <w:p w14:paraId="72F67F31"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⑦</w:t>
      </w:r>
      <w:r w:rsidRPr="00E002D6">
        <w:rPr>
          <w:rFonts w:ascii="Times New Roman" w:eastAsia="宋体" w:hAnsi="Times New Roman" w:cs="Times New Roman"/>
          <w:spacing w:val="-1"/>
          <w:sz w:val="24"/>
        </w:rPr>
        <w:t xml:space="preserve">　专家建议人们不要把垃圾倾倒在这里。（</w:t>
      </w:r>
      <w:r w:rsidRPr="00E002D6">
        <w:rPr>
          <w:rFonts w:ascii="Times New Roman" w:eastAsia="宋体" w:hAnsi="Times New Roman" w:cs="Times New Roman"/>
          <w:spacing w:val="-1"/>
          <w:sz w:val="24"/>
        </w:rPr>
        <w:t>expert; dump; trash)</w:t>
      </w:r>
    </w:p>
    <w:p w14:paraId="757A5DDA"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spacing w:val="-1"/>
          <w:sz w:val="24"/>
        </w:rPr>
        <w:t>⑧</w:t>
      </w:r>
      <w:r w:rsidRPr="00E002D6">
        <w:rPr>
          <w:rFonts w:ascii="Times New Roman" w:eastAsia="宋体" w:hAnsi="Times New Roman" w:cs="Times New Roman"/>
          <w:spacing w:val="-1"/>
          <w:sz w:val="24"/>
        </w:rPr>
        <w:t xml:space="preserve">　这是他们售卖便宜又高级</w:t>
      </w:r>
      <w:r w:rsidRPr="00E002D6">
        <w:rPr>
          <w:rFonts w:ascii="Times New Roman" w:eastAsia="宋体" w:hAnsi="Times New Roman" w:cs="Times New Roman" w:hint="eastAsia"/>
          <w:spacing w:val="-1"/>
          <w:sz w:val="24"/>
        </w:rPr>
        <w:t>商品</w:t>
      </w:r>
      <w:r w:rsidRPr="00E002D6">
        <w:rPr>
          <w:rFonts w:ascii="Times New Roman" w:eastAsia="宋体" w:hAnsi="Times New Roman" w:cs="Times New Roman"/>
          <w:spacing w:val="-1"/>
          <w:sz w:val="24"/>
        </w:rPr>
        <w:t>的商店。（</w:t>
      </w:r>
      <w:r w:rsidRPr="00E002D6">
        <w:rPr>
          <w:rFonts w:ascii="Times New Roman" w:eastAsia="宋体" w:hAnsi="Times New Roman" w:cs="Times New Roman"/>
          <w:spacing w:val="-1"/>
          <w:sz w:val="24"/>
        </w:rPr>
        <w:t>sell; fancy; shop)</w:t>
      </w:r>
    </w:p>
    <w:p w14:paraId="726F797D" w14:textId="77777777" w:rsidR="00792C08" w:rsidRPr="00E002D6" w:rsidRDefault="00792C08">
      <w:pPr>
        <w:rPr>
          <w:rFonts w:ascii="Times New Roman" w:eastAsia="宋体" w:hAnsi="Times New Roman" w:cs="Times New Roman"/>
          <w:spacing w:val="-1"/>
          <w:sz w:val="24"/>
        </w:rPr>
      </w:pPr>
    </w:p>
    <w:p w14:paraId="3994B602" w14:textId="77777777" w:rsidR="00792C08" w:rsidRPr="00E002D6" w:rsidRDefault="00792C08">
      <w:pPr>
        <w:spacing w:line="400" w:lineRule="exact"/>
        <w:rPr>
          <w:rFonts w:ascii="Times New Roman" w:eastAsia="宋体" w:hAnsi="Times New Roman" w:cs="Times New Roman"/>
          <w:spacing w:val="-1"/>
          <w:sz w:val="24"/>
        </w:rPr>
      </w:pPr>
    </w:p>
    <w:p w14:paraId="19173F79" w14:textId="77777777" w:rsidR="00792C08" w:rsidRPr="00E002D6" w:rsidRDefault="00792C08">
      <w:pPr>
        <w:spacing w:line="400" w:lineRule="exact"/>
        <w:rPr>
          <w:rFonts w:ascii="Times New Roman" w:eastAsia="宋体" w:hAnsi="Times New Roman" w:cs="Times New Roman"/>
          <w:spacing w:val="-1"/>
          <w:sz w:val="24"/>
        </w:rPr>
      </w:pPr>
    </w:p>
    <w:p w14:paraId="2BEAC925"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eastAsia="宋体" w:hAnsi="Times New Roman" w:cs="Times New Roman" w:hint="eastAsia"/>
          <w:spacing w:val="-1"/>
          <w:sz w:val="24"/>
        </w:rPr>
        <w:t>作业：找出</w:t>
      </w:r>
      <w:r w:rsidRPr="00E002D6">
        <w:rPr>
          <w:rFonts w:ascii="Times New Roman" w:eastAsia="宋体" w:hAnsi="Times New Roman" w:cs="Times New Roman" w:hint="eastAsia"/>
          <w:spacing w:val="-1"/>
          <w:sz w:val="24"/>
        </w:rPr>
        <w:t>L17-L20</w:t>
      </w:r>
      <w:r w:rsidRPr="00E002D6">
        <w:rPr>
          <w:rFonts w:ascii="Times New Roman" w:eastAsia="宋体" w:hAnsi="Times New Roman" w:cs="Times New Roman" w:hint="eastAsia"/>
          <w:spacing w:val="-1"/>
          <w:sz w:val="24"/>
        </w:rPr>
        <w:t>中主谓</w:t>
      </w:r>
      <w:proofErr w:type="gramStart"/>
      <w:r w:rsidRPr="00E002D6">
        <w:rPr>
          <w:rFonts w:ascii="Times New Roman" w:eastAsia="宋体" w:hAnsi="Times New Roman" w:cs="Times New Roman" w:hint="eastAsia"/>
          <w:spacing w:val="-1"/>
          <w:sz w:val="24"/>
        </w:rPr>
        <w:t>宾</w:t>
      </w:r>
      <w:proofErr w:type="gramEnd"/>
      <w:r w:rsidRPr="00E002D6">
        <w:rPr>
          <w:rFonts w:ascii="Times New Roman" w:eastAsia="宋体" w:hAnsi="Times New Roman" w:cs="Times New Roman" w:hint="eastAsia"/>
          <w:spacing w:val="-1"/>
          <w:sz w:val="24"/>
        </w:rPr>
        <w:t>结构的句子，并标注各句子成分。</w:t>
      </w:r>
      <w:r w:rsidRPr="00E002D6">
        <w:rPr>
          <w:rFonts w:ascii="Times New Roman" w:hAnsi="Times New Roman" w:cs="Times New Roman"/>
          <w:b/>
          <w:bCs/>
          <w:sz w:val="44"/>
          <w:szCs w:val="52"/>
        </w:rPr>
        <w:br w:type="page"/>
      </w:r>
    </w:p>
    <w:p w14:paraId="69334F27"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21-22</w:t>
      </w:r>
    </w:p>
    <w:p w14:paraId="70708CA4" w14:textId="77777777" w:rsidR="00792C08" w:rsidRPr="00E002D6" w:rsidRDefault="00000000">
      <w:pPr>
        <w:spacing w:line="400" w:lineRule="exact"/>
        <w:ind w:firstLineChars="1500" w:firstLine="3300"/>
        <w:rPr>
          <w:rFonts w:ascii="Cambria" w:hAnsi="Cambria" w:cs="Cambria"/>
          <w:sz w:val="22"/>
          <w:szCs w:val="28"/>
        </w:rPr>
      </w:pPr>
      <w:r w:rsidRPr="00E002D6">
        <w:rPr>
          <w:rFonts w:ascii="Cambria" w:hAnsi="Cambria" w:cs="Cambria"/>
          <w:sz w:val="22"/>
          <w:szCs w:val="28"/>
        </w:rPr>
        <w:t>/</w:t>
      </w:r>
      <w:r w:rsidRPr="00E002D6">
        <w:rPr>
          <w:rFonts w:ascii="Cambria" w:hAnsi="Cambria" w:cs="Cambria"/>
          <w:i/>
          <w:iCs/>
          <w:sz w:val="22"/>
          <w:szCs w:val="28"/>
        </w:rPr>
        <w:t>ˈ</w:t>
      </w:r>
      <w:proofErr w:type="spellStart"/>
      <w:r w:rsidRPr="00E002D6">
        <w:rPr>
          <w:rFonts w:ascii="Cambria" w:hAnsi="Cambria" w:cs="Cambria"/>
          <w:i/>
          <w:iCs/>
          <w:sz w:val="22"/>
          <w:szCs w:val="28"/>
        </w:rPr>
        <w:t>kɔfɪ</w:t>
      </w:r>
      <w:proofErr w:type="spellEnd"/>
      <w:r w:rsidRPr="00E002D6">
        <w:rPr>
          <w:rFonts w:ascii="Cambria" w:hAnsi="Cambria" w:cs="Cambria"/>
          <w:sz w:val="22"/>
          <w:szCs w:val="28"/>
        </w:rPr>
        <w:t xml:space="preserve">/ </w:t>
      </w:r>
      <w:r w:rsidRPr="00E002D6">
        <w:rPr>
          <w:rFonts w:ascii="Cambria" w:hAnsi="Cambria" w:cs="Cambria" w:hint="eastAsia"/>
          <w:sz w:val="22"/>
          <w:szCs w:val="28"/>
        </w:rPr>
        <w:t xml:space="preserve">   </w:t>
      </w:r>
      <w:r w:rsidRPr="00E002D6">
        <w:rPr>
          <w:rFonts w:ascii="Cambria" w:hAnsi="Cambria" w:cs="Cambria"/>
          <w:sz w:val="22"/>
          <w:szCs w:val="28"/>
        </w:rPr>
        <w:t>/</w:t>
      </w:r>
      <w:proofErr w:type="spellStart"/>
      <w:r w:rsidRPr="00E002D6">
        <w:rPr>
          <w:rFonts w:ascii="Cambria" w:hAnsi="Cambria" w:cs="Cambria"/>
          <w:i/>
          <w:iCs/>
          <w:sz w:val="22"/>
          <w:szCs w:val="28"/>
        </w:rPr>
        <w:t>beðɪŋ</w:t>
      </w:r>
      <w:proofErr w:type="spellEnd"/>
      <w:r w:rsidRPr="00E002D6">
        <w:rPr>
          <w:rFonts w:ascii="Cambria" w:hAnsi="Cambria" w:cs="Cambria"/>
          <w:sz w:val="22"/>
          <w:szCs w:val="28"/>
        </w:rPr>
        <w:t>/</w:t>
      </w:r>
    </w:p>
    <w:p w14:paraId="28D06AFD"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Coffee Bathing</w:t>
      </w:r>
    </w:p>
    <w:p w14:paraId="5EA525AE" w14:textId="77777777" w:rsidR="00792C08" w:rsidRPr="00E002D6" w:rsidRDefault="00792C08">
      <w:pPr>
        <w:spacing w:line="400" w:lineRule="exact"/>
        <w:jc w:val="center"/>
        <w:rPr>
          <w:rFonts w:ascii="Times New Roman" w:hAnsi="Times New Roman" w:cs="Times New Roman"/>
          <w:b/>
          <w:bCs/>
          <w:sz w:val="36"/>
          <w:szCs w:val="44"/>
        </w:rPr>
      </w:pPr>
    </w:p>
    <w:p w14:paraId="00A35FC7"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69E076C" w14:textId="77777777" w:rsidR="00792C08" w:rsidRPr="00E002D6" w:rsidRDefault="00000000">
      <w:pPr>
        <w:spacing w:line="400" w:lineRule="exact"/>
        <w:ind w:firstLineChars="3500" w:firstLine="7350"/>
        <w:jc w:val="left"/>
        <w:rPr>
          <w:rFonts w:ascii="Cambria" w:hAnsi="Cambria" w:cs="Cambria"/>
          <w:i/>
          <w:iCs/>
          <w:szCs w:val="21"/>
        </w:rPr>
      </w:pPr>
      <w:r w:rsidRPr="00E002D6">
        <w:rPr>
          <w:rFonts w:ascii="Cambria" w:hAnsi="Cambria" w:cs="Cambria"/>
          <w:i/>
          <w:iCs/>
          <w:szCs w:val="21"/>
        </w:rPr>
        <w:t>/</w:t>
      </w:r>
      <w:proofErr w:type="spellStart"/>
      <w:r w:rsidRPr="00E002D6">
        <w:rPr>
          <w:rFonts w:ascii="Cambria" w:hAnsi="Cambria" w:cs="Cambria"/>
          <w:i/>
          <w:iCs/>
          <w:szCs w:val="21"/>
        </w:rPr>
        <w:t>θɪŋk</w:t>
      </w:r>
      <w:proofErr w:type="spellEnd"/>
      <w:r w:rsidRPr="00E002D6">
        <w:rPr>
          <w:rFonts w:ascii="Cambria" w:hAnsi="Cambria" w:cs="Cambria"/>
          <w:i/>
          <w:iCs/>
          <w:szCs w:val="21"/>
        </w:rPr>
        <w:t xml:space="preserve">/ </w:t>
      </w:r>
    </w:p>
    <w:p w14:paraId="478F819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When the Japanese ask you, “Would you like some coffee?” think </w:t>
      </w:r>
    </w:p>
    <w:p w14:paraId="676A7A04" w14:textId="77777777" w:rsidR="00792C08" w:rsidRPr="00E002D6" w:rsidRDefault="00000000">
      <w:pPr>
        <w:pStyle w:val="a3"/>
        <w:spacing w:line="400" w:lineRule="exact"/>
        <w:ind w:right="181"/>
        <w:rPr>
          <w:rFonts w:ascii="Cambria" w:eastAsia="宋体" w:hAnsi="Cambria" w:cs="Cambria"/>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hAnsi="Cambria" w:cs="Cambria"/>
          <w:i/>
          <w:iCs/>
          <w:sz w:val="21"/>
          <w:szCs w:val="21"/>
          <w:lang w:eastAsia="zh-CN"/>
        </w:rPr>
        <w:t>/</w:t>
      </w:r>
      <w:proofErr w:type="spellStart"/>
      <w:r w:rsidRPr="00E002D6">
        <w:rPr>
          <w:rFonts w:ascii="Cambria" w:hAnsi="Cambria" w:cs="Cambria"/>
          <w:i/>
          <w:iCs/>
          <w:sz w:val="21"/>
          <w:szCs w:val="21"/>
          <w:lang w:eastAsia="zh-CN"/>
        </w:rPr>
        <w:t>twaɪs</w:t>
      </w:r>
      <w:proofErr w:type="spellEnd"/>
      <w:r w:rsidRPr="00E002D6">
        <w:rPr>
          <w:rFonts w:ascii="Cambria" w:hAnsi="Cambria" w:cs="Cambria"/>
          <w:i/>
          <w:iCs/>
          <w:sz w:val="21"/>
          <w:szCs w:val="21"/>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pɑpjəlɚ</w:t>
      </w:r>
      <w:proofErr w:type="spellEnd"/>
      <w:r w:rsidRPr="00E002D6">
        <w:rPr>
          <w:rFonts w:ascii="Cambria" w:eastAsia="宋体" w:hAnsi="Cambria" w:cs="Cambria"/>
          <w:spacing w:val="-1"/>
          <w:sz w:val="22"/>
          <w:szCs w:val="22"/>
          <w:lang w:eastAsia="zh-CN"/>
        </w:rPr>
        <w:t>/</w:t>
      </w:r>
    </w:p>
    <w:p w14:paraId="7AD7E7F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twice before you answer. In Japan, it is quite popular to have a “coffee </w:t>
      </w:r>
    </w:p>
    <w:p w14:paraId="47EB840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bæθ</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graund</w:t>
      </w:r>
      <w:proofErr w:type="spellEnd"/>
      <w:r w:rsidRPr="00E002D6">
        <w:rPr>
          <w:rFonts w:ascii="Cambria" w:eastAsia="宋体" w:hAnsi="Cambria" w:cs="Cambria" w:hint="eastAsia"/>
          <w:i/>
          <w:iCs/>
          <w:spacing w:val="-1"/>
          <w:sz w:val="22"/>
          <w:szCs w:val="22"/>
          <w:lang w:eastAsia="zh-CN"/>
        </w:rPr>
        <w:t xml:space="preserve"> </w:t>
      </w:r>
      <w:r w:rsidRPr="00E002D6">
        <w:rPr>
          <w:rFonts w:ascii="Cambria" w:eastAsia="宋体" w:hAnsi="Cambria" w:cs="Cambria" w:hint="eastAsia"/>
          <w:i/>
          <w:iCs/>
          <w:spacing w:val="-1"/>
          <w:sz w:val="22"/>
          <w:szCs w:val="22"/>
          <w:lang w:eastAsia="zh-CN"/>
        </w:rPr>
        <w:t>ˈ</w:t>
      </w:r>
      <w:r w:rsidRPr="00E002D6">
        <w:rPr>
          <w:rFonts w:ascii="Cambria" w:eastAsia="宋体" w:hAnsi="Cambria" w:cs="Cambria" w:hint="eastAsia"/>
          <w:i/>
          <w:iCs/>
          <w:spacing w:val="-1"/>
          <w:sz w:val="22"/>
          <w:szCs w:val="22"/>
          <w:lang w:eastAsia="zh-CN"/>
        </w:rPr>
        <w:t>k</w:t>
      </w:r>
      <w:r w:rsidRPr="00E002D6">
        <w:rPr>
          <w:rFonts w:ascii="Cambria" w:eastAsia="宋体" w:hAnsi="Cambria" w:cs="Cambria" w:hint="eastAsia"/>
          <w:i/>
          <w:iCs/>
          <w:spacing w:val="-1"/>
          <w:sz w:val="22"/>
          <w:szCs w:val="22"/>
          <w:lang w:eastAsia="zh-CN"/>
        </w:rPr>
        <w:t>ɔ</w:t>
      </w:r>
      <w:r w:rsidRPr="00E002D6">
        <w:rPr>
          <w:rFonts w:ascii="Cambria" w:eastAsia="宋体" w:hAnsi="Cambria" w:cs="Cambria" w:hint="eastAsia"/>
          <w:i/>
          <w:iCs/>
          <w:spacing w:val="-1"/>
          <w:sz w:val="22"/>
          <w:szCs w:val="22"/>
          <w:lang w:eastAsia="zh-CN"/>
        </w:rPr>
        <w:t>fi</w:t>
      </w:r>
      <w:r w:rsidRPr="00E002D6">
        <w:rPr>
          <w:rFonts w:ascii="Cambria" w:eastAsia="宋体" w:hAnsi="Cambria" w:cs="Cambria" w:hint="eastAsia"/>
          <w:spacing w:val="-1"/>
          <w:sz w:val="22"/>
          <w:szCs w:val="22"/>
          <w:lang w:eastAsia="zh-CN"/>
        </w:rPr>
        <w:t>/</w:t>
      </w:r>
    </w:p>
    <w:p w14:paraId="3135573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bath.” For about US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$20, you can get a ground coffee bath; that is, they </w:t>
      </w:r>
    </w:p>
    <w:p w14:paraId="665F9BD1"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bɔɪl</w:t>
      </w:r>
      <w:proofErr w:type="spellEnd"/>
      <w:r w:rsidRPr="00E002D6">
        <w:rPr>
          <w:rFonts w:ascii="Cambria" w:eastAsia="宋体" w:hAnsi="Cambria" w:cs="Cambria"/>
          <w:i/>
          <w:iCs/>
          <w:spacing w:val="-1"/>
          <w:sz w:val="22"/>
          <w:szCs w:val="22"/>
          <w:lang w:eastAsia="zh-CN"/>
        </w:rPr>
        <w:t xml:space="preserve"> </w:t>
      </w:r>
      <w:r w:rsidRPr="00E002D6">
        <w:rPr>
          <w:rFonts w:ascii="Cambria" w:eastAsia="宋体" w:hAnsi="Cambria" w:cs="Cambria"/>
          <w:spacing w:val="-1"/>
          <w:sz w:val="22"/>
          <w:szCs w:val="22"/>
          <w:lang w:eastAsia="zh-CN"/>
        </w:rPr>
        <w:t>/</w:t>
      </w:r>
    </w:p>
    <w:p w14:paraId="7CE97BA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“boil” you in coffee. The coffee smells good, but you’ll probably feel the heat. It sounds like fun, doesn’t it?</w:t>
      </w:r>
    </w:p>
    <w:p w14:paraId="243A0153" w14:textId="77777777" w:rsidR="00792C08" w:rsidRPr="00E002D6" w:rsidRDefault="00000000">
      <w:pPr>
        <w:pStyle w:val="a3"/>
        <w:spacing w:line="400" w:lineRule="exact"/>
        <w:ind w:left="7506" w:right="181" w:hangingChars="2700" w:hanging="7506"/>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kjᴜr</w:t>
      </w:r>
      <w:proofErr w:type="spellEnd"/>
      <w:r w:rsidRPr="00E002D6">
        <w:rPr>
          <w:rFonts w:ascii="Cambria" w:eastAsia="宋体" w:hAnsi="Cambria" w:cs="Cambria"/>
          <w:spacing w:val="-1"/>
          <w:sz w:val="22"/>
          <w:szCs w:val="22"/>
          <w:lang w:eastAsia="zh-CN"/>
        </w:rPr>
        <w:t>/</w:t>
      </w:r>
    </w:p>
    <w:p w14:paraId="60519B9A"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Well, the Japanese don’t do it for fun. They believe it helps cure </w:t>
      </w:r>
    </w:p>
    <w:p w14:paraId="35CB439B" w14:textId="77777777" w:rsidR="00792C08" w:rsidRPr="00E002D6" w:rsidRDefault="00000000">
      <w:pPr>
        <w:pStyle w:val="a3"/>
        <w:spacing w:line="400" w:lineRule="exact"/>
        <w:ind w:right="181" w:firstLineChars="2600" w:firstLine="5408"/>
        <w:rPr>
          <w:rFonts w:ascii="Cambria" w:eastAsia="宋体" w:hAnsi="Cambria" w:cs="Cambria"/>
          <w:i/>
          <w:iCs/>
          <w:sz w:val="21"/>
          <w:szCs w:val="21"/>
          <w:lang w:eastAsia="zh-CN"/>
        </w:rPr>
      </w:pP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z w:val="21"/>
          <w:szCs w:val="21"/>
        </w:rPr>
        <w:t>ɪn</w:t>
      </w:r>
      <w:proofErr w:type="spellEnd"/>
      <w:r w:rsidRPr="00E002D6">
        <w:rPr>
          <w:rFonts w:ascii="Cambria" w:eastAsia="宋体" w:hAnsi="Cambria" w:cs="Cambria"/>
          <w:i/>
          <w:iCs/>
          <w:sz w:val="21"/>
          <w:szCs w:val="21"/>
        </w:rPr>
        <w:t xml:space="preserve"> </w:t>
      </w:r>
      <w:proofErr w:type="spellStart"/>
      <w:r w:rsidRPr="00E002D6">
        <w:rPr>
          <w:rFonts w:ascii="Cambria" w:eastAsia="宋体" w:hAnsi="Cambria" w:cs="Cambria"/>
          <w:i/>
          <w:iCs/>
          <w:sz w:val="21"/>
          <w:szCs w:val="21"/>
        </w:rPr>
        <w:t>spaɪt</w:t>
      </w:r>
      <w:proofErr w:type="spellEnd"/>
      <w:r w:rsidRPr="00E002D6">
        <w:rPr>
          <w:rFonts w:ascii="Cambria" w:eastAsia="宋体" w:hAnsi="Cambria" w:cs="Cambria"/>
          <w:i/>
          <w:iCs/>
          <w:sz w:val="21"/>
          <w:szCs w:val="21"/>
        </w:rPr>
        <w:t xml:space="preserve"> </w:t>
      </w:r>
      <w:proofErr w:type="spellStart"/>
      <w:r w:rsidRPr="00E002D6">
        <w:rPr>
          <w:rFonts w:ascii="Cambria" w:eastAsia="宋体" w:hAnsi="Cambria" w:cs="Cambria"/>
          <w:i/>
          <w:iCs/>
          <w:sz w:val="21"/>
          <w:szCs w:val="21"/>
        </w:rPr>
        <w:t>ʌv</w:t>
      </w:r>
      <w:proofErr w:type="spellEnd"/>
      <w:r w:rsidRPr="00E002D6">
        <w:rPr>
          <w:rFonts w:ascii="Cambria" w:eastAsia="宋体" w:hAnsi="Cambria" w:cs="Cambria"/>
          <w:i/>
          <w:iCs/>
          <w:sz w:val="21"/>
          <w:szCs w:val="21"/>
          <w:lang w:eastAsia="zh-CN"/>
        </w:rPr>
        <w:t>/</w:t>
      </w:r>
    </w:p>
    <w:p w14:paraId="51ED50EC"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diseases. Who knows? Maybe it’s true. But </w:t>
      </w:r>
      <w:proofErr w:type="gramStart"/>
      <w:r w:rsidRPr="00E002D6">
        <w:rPr>
          <w:rFonts w:ascii="Times New Roman" w:eastAsia="宋体" w:hAnsi="Times New Roman" w:cs="Times New Roman"/>
          <w:spacing w:val="-1"/>
          <w:sz w:val="28"/>
          <w:szCs w:val="28"/>
          <w:lang w:eastAsia="zh-CN"/>
        </w:rPr>
        <w:t>in spite of</w:t>
      </w:r>
      <w:proofErr w:type="gramEnd"/>
      <w:r w:rsidRPr="00E002D6">
        <w:rPr>
          <w:rFonts w:ascii="Times New Roman" w:eastAsia="宋体" w:hAnsi="Times New Roman" w:cs="Times New Roman"/>
          <w:spacing w:val="-1"/>
          <w:sz w:val="28"/>
          <w:szCs w:val="28"/>
          <w:lang w:eastAsia="zh-CN"/>
        </w:rPr>
        <w:t xml:space="preserve"> what they say, I’ll just take my coffee in a cup, thank you</w:t>
      </w:r>
      <w:r w:rsidRPr="00E002D6">
        <w:rPr>
          <w:rFonts w:ascii="Times New Roman" w:eastAsia="宋体" w:hAnsi="Times New Roman" w:cs="Times New Roman" w:hint="eastAsia"/>
          <w:spacing w:val="-1"/>
          <w:sz w:val="28"/>
          <w:szCs w:val="28"/>
          <w:lang w:eastAsia="zh-CN"/>
        </w:rPr>
        <w:t>.</w:t>
      </w:r>
    </w:p>
    <w:p w14:paraId="18464FBE" w14:textId="77777777" w:rsidR="00792C08" w:rsidRPr="00E002D6" w:rsidRDefault="00792C08">
      <w:pPr>
        <w:pStyle w:val="a3"/>
        <w:spacing w:line="400" w:lineRule="exact"/>
        <w:ind w:right="181" w:firstLineChars="200" w:firstLine="556"/>
        <w:rPr>
          <w:rFonts w:ascii="Times New Roman" w:eastAsia="宋体" w:hAnsi="Times New Roman" w:cs="Times New Roman"/>
          <w:spacing w:val="-1"/>
          <w:sz w:val="28"/>
          <w:szCs w:val="28"/>
          <w:lang w:eastAsia="zh-CN"/>
        </w:rPr>
      </w:pPr>
    </w:p>
    <w:p w14:paraId="5C6DF5FA" w14:textId="77777777" w:rsidR="00792C08" w:rsidRPr="00E002D6" w:rsidRDefault="00792C08">
      <w:pPr>
        <w:pStyle w:val="a3"/>
        <w:spacing w:line="400" w:lineRule="exact"/>
        <w:ind w:right="181" w:firstLineChars="200" w:firstLine="556"/>
        <w:rPr>
          <w:rFonts w:ascii="Times New Roman" w:eastAsia="宋体" w:hAnsi="Times New Roman" w:cs="Times New Roman"/>
          <w:spacing w:val="-1"/>
          <w:sz w:val="28"/>
          <w:szCs w:val="28"/>
          <w:lang w:eastAsia="zh-CN"/>
        </w:rPr>
      </w:pPr>
    </w:p>
    <w:p w14:paraId="01825C61"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Jack and his Japanese friend, Norie, are on their way home from school. (</w:t>
      </w:r>
      <w:proofErr w:type="gramStart"/>
      <w:r w:rsidRPr="00E002D6">
        <w:rPr>
          <w:rFonts w:ascii="Times New Roman" w:eastAsia="宋体" w:hAnsi="Times New Roman" w:cs="Times New Roman"/>
          <w:spacing w:val="-1"/>
          <w:sz w:val="28"/>
          <w:szCs w:val="28"/>
          <w:lang w:eastAsia="zh-CN"/>
        </w:rPr>
        <w:t>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proofErr w:type="gramEnd"/>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Norie; J</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Jack)</w:t>
      </w:r>
    </w:p>
    <w:p w14:paraId="011E9F94" w14:textId="77777777" w:rsidR="00792C08" w:rsidRPr="00E002D6" w:rsidRDefault="00000000">
      <w:pPr>
        <w:pStyle w:val="a3"/>
        <w:spacing w:line="400" w:lineRule="exact"/>
        <w:ind w:right="183" w:firstLineChars="2300" w:firstLine="5014"/>
        <w:rPr>
          <w:rFonts w:ascii="Cambria" w:eastAsia="宋体" w:hAnsi="Cambria" w:cs="Cambria"/>
          <w:spacing w:val="-1"/>
          <w:sz w:val="22"/>
          <w:szCs w:val="22"/>
          <w:lang w:eastAsia="zh-CN"/>
        </w:rPr>
      </w:pPr>
      <w:r w:rsidRPr="00E002D6">
        <w:rPr>
          <w:rFonts w:ascii="Cambria" w:eastAsia="宋体" w:hAnsi="Cambria" w:cs="Cambria" w:hint="eastAsia"/>
          <w:i/>
          <w:iCs/>
          <w:spacing w:val="-1"/>
          <w:sz w:val="22"/>
          <w:szCs w:val="22"/>
          <w:lang w:eastAsia="zh-CN"/>
        </w:rPr>
        <w:t>/fil la</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 xml:space="preserve">k/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kɔfɪ</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t>N: What a hard day I had at school! I feel like having a coffee or something.</w:t>
      </w:r>
      <w:r w:rsidRPr="00E002D6">
        <w:rPr>
          <w:rFonts w:ascii="Times New Roman" w:eastAsia="宋体" w:hAnsi="Times New Roman" w:cs="Times New Roman"/>
          <w:spacing w:val="-1"/>
          <w:sz w:val="28"/>
          <w:szCs w:val="28"/>
          <w:lang w:eastAsia="zh-CN"/>
        </w:rPr>
        <w:br/>
        <w:t>J: Me, too.</w:t>
      </w:r>
      <w:r w:rsidRPr="00E002D6">
        <w:rPr>
          <w:rFonts w:ascii="Times New Roman" w:eastAsia="宋体" w:hAnsi="Times New Roman" w:cs="Times New Roman"/>
          <w:spacing w:val="-1"/>
          <w:sz w:val="28"/>
          <w:szCs w:val="28"/>
          <w:lang w:eastAsia="zh-CN"/>
        </w:rPr>
        <w:br/>
        <w:t>N: Let’s go to Rick’s Coffee Shop.</w:t>
      </w:r>
      <w:r w:rsidRPr="00E002D6">
        <w:rPr>
          <w:rFonts w:ascii="Times New Roman" w:eastAsia="宋体" w:hAnsi="Times New Roman" w:cs="Times New Roman"/>
          <w:spacing w:val="-1"/>
          <w:sz w:val="28"/>
          <w:szCs w:val="28"/>
          <w:lang w:eastAsia="zh-CN"/>
        </w:rPr>
        <w:br/>
        <w:t>J: That sounds good. (They are at the coffee shop.)</w:t>
      </w:r>
      <w:r w:rsidRPr="00E002D6">
        <w:rPr>
          <w:rFonts w:ascii="Times New Roman" w:eastAsia="宋体" w:hAnsi="Times New Roman" w:cs="Times New Roman"/>
          <w:spacing w:val="-1"/>
          <w:sz w:val="28"/>
          <w:szCs w:val="28"/>
          <w:lang w:eastAsia="zh-CN"/>
        </w:rPr>
        <w:br/>
        <w:t>N: What kind of coffee do you like?</w:t>
      </w:r>
      <w:r w:rsidRPr="00E002D6">
        <w:rPr>
          <w:rFonts w:ascii="Times New Roman" w:eastAsia="宋体" w:hAnsi="Times New Roman" w:cs="Times New Roman" w:hint="eastAsia"/>
          <w:spacing w:val="-1"/>
          <w:sz w:val="28"/>
          <w:szCs w:val="28"/>
          <w:lang w:eastAsia="zh-CN"/>
        </w:rPr>
        <w:t xml:space="preserve">    </w:t>
      </w:r>
    </w:p>
    <w:p w14:paraId="0EDC95EF" w14:textId="77777777" w:rsidR="00792C08" w:rsidRPr="00E002D6" w:rsidRDefault="00000000">
      <w:pPr>
        <w:pStyle w:val="a3"/>
        <w:spacing w:line="400" w:lineRule="exact"/>
        <w:ind w:right="183" w:firstLineChars="1200" w:firstLine="2616"/>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aɪrɪʃ</w:t>
      </w:r>
      <w:proofErr w:type="spellEnd"/>
      <w:r w:rsidRPr="00E002D6">
        <w:rPr>
          <w:rFonts w:ascii="Cambria" w:eastAsia="宋体" w:hAnsi="Cambria" w:cs="Cambria"/>
          <w:spacing w:val="-1"/>
          <w:sz w:val="22"/>
          <w:szCs w:val="22"/>
          <w:lang w:eastAsia="zh-CN"/>
        </w:rPr>
        <w:t>/</w:t>
      </w:r>
    </w:p>
    <w:p w14:paraId="3F70B465"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J: I feel like having an Irish coffee.</w:t>
      </w:r>
    </w:p>
    <w:p w14:paraId="61C56B95" w14:textId="77777777" w:rsidR="00792C08" w:rsidRPr="00E002D6" w:rsidRDefault="00000000">
      <w:pPr>
        <w:pStyle w:val="a3"/>
        <w:spacing w:line="400" w:lineRule="exact"/>
        <w:ind w:right="183" w:firstLineChars="2700" w:firstLine="5886"/>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drʌŋk</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 xml:space="preserve">N: OK. I’ll have the same. (After two cups, Norie is drunk.) Why am I </w:t>
      </w:r>
    </w:p>
    <w:p w14:paraId="6DBD100A" w14:textId="77777777" w:rsidR="00792C08" w:rsidRPr="00E002D6" w:rsidRDefault="00000000">
      <w:pPr>
        <w:pStyle w:val="a3"/>
        <w:tabs>
          <w:tab w:val="left" w:pos="886"/>
        </w:tabs>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lastRenderedPageBreak/>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tɪpsɪ</w:t>
      </w:r>
      <w:proofErr w:type="spellEnd"/>
      <w:r w:rsidRPr="00E002D6">
        <w:rPr>
          <w:rFonts w:ascii="Cambria" w:eastAsia="宋体" w:hAnsi="Cambria" w:cs="Cambria"/>
          <w:spacing w:val="-1"/>
          <w:sz w:val="22"/>
          <w:szCs w:val="22"/>
          <w:lang w:eastAsia="zh-CN"/>
        </w:rPr>
        <w:t>/</w:t>
      </w:r>
    </w:p>
    <w:p w14:paraId="091D3278"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feeling tipsy?</w:t>
      </w:r>
    </w:p>
    <w:p w14:paraId="4025C92F" w14:textId="77777777" w:rsidR="00792C08" w:rsidRPr="00E002D6" w:rsidRDefault="00000000">
      <w:pPr>
        <w:pStyle w:val="a3"/>
        <w:spacing w:line="400" w:lineRule="exact"/>
        <w:ind w:right="183" w:firstLineChars="600" w:firstLine="1308"/>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wɪskɪ</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t>J: There’s whiskey in Irish coffee, you know.</w:t>
      </w:r>
      <w:r w:rsidRPr="00E002D6">
        <w:rPr>
          <w:rFonts w:ascii="Times New Roman" w:eastAsia="宋体" w:hAnsi="Times New Roman" w:cs="Times New Roman"/>
          <w:spacing w:val="-1"/>
          <w:sz w:val="28"/>
          <w:szCs w:val="28"/>
          <w:lang w:eastAsia="zh-CN"/>
        </w:rPr>
        <w:br/>
        <w:t xml:space="preserve">N: Why didn’t you tell me? Boy, it can be dangerous to have a simple </w:t>
      </w:r>
    </w:p>
    <w:p w14:paraId="04A3F4A2"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cup of coffee with an American.</w:t>
      </w:r>
    </w:p>
    <w:p w14:paraId="20EC9530"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2F241DF7"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179E6A2B" w14:textId="77777777" w:rsidR="00792C08" w:rsidRPr="00E002D6" w:rsidRDefault="00000000">
      <w:pPr>
        <w:numPr>
          <w:ilvl w:val="0"/>
          <w:numId w:val="2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coffee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kɔfɪ</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kɔːfi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咖啡</w:t>
      </w:r>
    </w:p>
    <w:p w14:paraId="335BBA81" w14:textId="77777777" w:rsidR="00792C08" w:rsidRPr="00E002D6" w:rsidRDefault="00000000">
      <w:pPr>
        <w:numPr>
          <w:ilvl w:val="0"/>
          <w:numId w:val="24"/>
        </w:numPr>
        <w:spacing w:line="400" w:lineRule="exac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bathe</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beð</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beð</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gramEnd"/>
      <w:r w:rsidRPr="00E002D6">
        <w:rPr>
          <w:rFonts w:ascii="Times New Roman" w:eastAsia="宋体" w:hAnsi="Times New Roman" w:cs="Times New Roman" w:hint="eastAsia"/>
          <w:i/>
          <w:iCs/>
          <w:spacing w:val="-1"/>
          <w:sz w:val="22"/>
          <w:szCs w:val="22"/>
        </w:rPr>
        <w:t xml:space="preserve">vi. </w:t>
      </w:r>
      <w:r w:rsidRPr="00E002D6">
        <w:rPr>
          <w:rFonts w:ascii="Times New Roman" w:eastAsia="宋体" w:hAnsi="Times New Roman" w:cs="Times New Roman" w:hint="eastAsia"/>
          <w:spacing w:val="-1"/>
          <w:sz w:val="22"/>
          <w:szCs w:val="22"/>
        </w:rPr>
        <w:t>洗澡</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浸洗</w:t>
      </w:r>
      <w:r w:rsidRPr="00E002D6">
        <w:rPr>
          <w:rFonts w:ascii="Times New Roman" w:eastAsia="宋体" w:hAnsi="Times New Roman" w:cs="Times New Roman" w:hint="eastAsia"/>
          <w:spacing w:val="-1"/>
          <w:sz w:val="22"/>
          <w:szCs w:val="22"/>
        </w:rPr>
        <w:t xml:space="preserve"> </w:t>
      </w:r>
    </w:p>
    <w:p w14:paraId="610EBA42" w14:textId="77777777" w:rsidR="00792C08" w:rsidRPr="00E002D6" w:rsidRDefault="00000000">
      <w:pPr>
        <w:numPr>
          <w:ilvl w:val="0"/>
          <w:numId w:val="24"/>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think twice</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θɪŋk</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twaɪs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θɪŋk</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twaɪs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三思；再三考虑</w:t>
      </w:r>
    </w:p>
    <w:p w14:paraId="0D0C5630" w14:textId="77777777" w:rsidR="00792C08" w:rsidRPr="00E002D6" w:rsidRDefault="00000000">
      <w:pPr>
        <w:numPr>
          <w:ilvl w:val="0"/>
          <w:numId w:val="24"/>
        </w:numPr>
        <w:spacing w:line="400" w:lineRule="exact"/>
        <w:rPr>
          <w:rFonts w:ascii="Times New Roman" w:eastAsia="宋体" w:hAnsi="Times New Roman" w:cs="Times New Roman"/>
          <w:spacing w:val="-1"/>
          <w:sz w:val="22"/>
          <w:szCs w:val="22"/>
          <w:u w:val="single"/>
        </w:rPr>
      </w:pPr>
      <w:r w:rsidRPr="00E002D6">
        <w:rPr>
          <w:rFonts w:ascii="Times New Roman" w:eastAsia="宋体" w:hAnsi="Times New Roman" w:cs="Times New Roman" w:hint="eastAsia"/>
          <w:b/>
          <w:bCs/>
          <w:spacing w:val="-1"/>
          <w:sz w:val="22"/>
          <w:szCs w:val="22"/>
        </w:rPr>
        <w:t xml:space="preserve">bath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bæ</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bæ</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n</w:t>
      </w:r>
      <w:r w:rsidRPr="00E002D6">
        <w:rPr>
          <w:rFonts w:ascii="Times New Roman" w:eastAsia="宋体" w:hAnsi="Times New Roman" w:cs="Times New Roman"/>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hint="eastAsia"/>
          <w:spacing w:val="-1"/>
          <w:sz w:val="22"/>
          <w:szCs w:val="22"/>
        </w:rPr>
        <w:t>沐浴，洗澡</w:t>
      </w:r>
    </w:p>
    <w:p w14:paraId="2D532B9B" w14:textId="77777777" w:rsidR="00792C08" w:rsidRPr="00E002D6" w:rsidRDefault="00000000">
      <w:pPr>
        <w:numPr>
          <w:ilvl w:val="0"/>
          <w:numId w:val="24"/>
        </w:numPr>
        <w:spacing w:line="400" w:lineRule="exact"/>
        <w:jc w:val="lef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hint="eastAsia"/>
          <w:b/>
          <w:bCs/>
          <w:spacing w:val="-1"/>
          <w:sz w:val="22"/>
          <w:szCs w:val="22"/>
        </w:rPr>
        <w:t>popular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pɑpjəlɚ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pɑːpjələr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i/>
          <w:spacing w:val="-1"/>
          <w:sz w:val="22"/>
          <w:szCs w:val="22"/>
        </w:rPr>
        <w:t>adj.</w:t>
      </w:r>
      <w:proofErr w:type="gramEnd"/>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1"/>
          <w:sz w:val="22"/>
          <w:szCs w:val="22"/>
        </w:rPr>
        <w:t>受欢迎的；流行的</w:t>
      </w:r>
    </w:p>
    <w:p w14:paraId="6ABCADAD" w14:textId="77777777" w:rsidR="00792C08" w:rsidRPr="00E002D6" w:rsidRDefault="00000000">
      <w:pPr>
        <w:numPr>
          <w:ilvl w:val="0"/>
          <w:numId w:val="24"/>
        </w:numPr>
        <w:spacing w:line="400" w:lineRule="exact"/>
        <w:jc w:val="left"/>
        <w:rPr>
          <w:rFonts w:ascii="Times New Roman" w:eastAsia="宋体" w:hAnsi="Times New Roman" w:cs="Times New Roman"/>
          <w:i/>
          <w:iCs/>
          <w:spacing w:val="-1"/>
          <w:sz w:val="22"/>
          <w:szCs w:val="22"/>
        </w:rPr>
      </w:pPr>
      <w:r w:rsidRPr="00E002D6">
        <w:rPr>
          <w:rFonts w:ascii="Times New Roman" w:eastAsia="宋体" w:hAnsi="Times New Roman" w:cs="Times New Roman" w:hint="eastAsia"/>
          <w:b/>
          <w:bCs/>
          <w:spacing w:val="-1"/>
          <w:sz w:val="22"/>
          <w:szCs w:val="22"/>
        </w:rPr>
        <w:t>ground</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coffee</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ɡraʊnd</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kɔfi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ɡraʊnd</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kɔːfi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hint="eastAsia"/>
          <w:iCs/>
          <w:spacing w:val="-1"/>
          <w:sz w:val="22"/>
          <w:szCs w:val="22"/>
        </w:rPr>
        <w:t>研磨咖啡</w:t>
      </w:r>
    </w:p>
    <w:p w14:paraId="635FB3EA" w14:textId="77777777" w:rsidR="00792C08" w:rsidRPr="00E002D6" w:rsidRDefault="00000000">
      <w:pPr>
        <w:numPr>
          <w:ilvl w:val="0"/>
          <w:numId w:val="24"/>
        </w:numPr>
        <w:spacing w:line="400" w:lineRule="exact"/>
        <w:jc w:val="lef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ground</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graund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ɡraʊnd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w:t>
      </w:r>
      <w:proofErr w:type="gramEnd"/>
      <w:r w:rsidRPr="00E002D6">
        <w:rPr>
          <w:rFonts w:ascii="Times New Roman" w:eastAsia="宋体" w:hAnsi="Times New Roman" w:cs="Times New Roman" w:hint="eastAsia"/>
          <w:i/>
          <w:spacing w:val="-1"/>
          <w:sz w:val="22"/>
          <w:szCs w:val="22"/>
        </w:rPr>
        <w:t xml:space="preserve">adj. </w:t>
      </w:r>
      <w:r w:rsidRPr="00E002D6">
        <w:rPr>
          <w:rFonts w:ascii="Times New Roman" w:eastAsia="宋体" w:hAnsi="Times New Roman" w:cs="Times New Roman" w:hint="eastAsia"/>
          <w:spacing w:val="-1"/>
          <w:sz w:val="22"/>
          <w:szCs w:val="22"/>
        </w:rPr>
        <w:t>被研磨的</w:t>
      </w:r>
      <w:r w:rsidRPr="00E002D6">
        <w:rPr>
          <w:rFonts w:ascii="Times New Roman" w:eastAsia="宋体" w:hAnsi="Times New Roman" w:cs="Times New Roman" w:hint="eastAsia"/>
          <w:spacing w:val="-1"/>
          <w:sz w:val="22"/>
          <w:szCs w:val="22"/>
          <w:lang w:eastAsia="zh"/>
        </w:rPr>
        <w:t xml:space="preserve"> </w:t>
      </w:r>
      <w:r w:rsidRPr="00E002D6">
        <w:rPr>
          <w:rFonts w:ascii="Times New Roman" w:eastAsia="宋体" w:hAnsi="Times New Roman" w:cs="Times New Roman" w:hint="eastAsia"/>
          <w:spacing w:val="-1"/>
          <w:sz w:val="22"/>
          <w:szCs w:val="22"/>
        </w:rPr>
        <w:t xml:space="preserve">&amp; </w:t>
      </w:r>
      <w:r w:rsidRPr="00E002D6">
        <w:rPr>
          <w:rFonts w:ascii="Times New Roman" w:eastAsia="宋体" w:hAnsi="Times New Roman" w:cs="Times New Roman" w:hint="eastAsia"/>
          <w:i/>
          <w:iCs/>
          <w:spacing w:val="-1"/>
          <w:sz w:val="22"/>
          <w:szCs w:val="22"/>
        </w:rPr>
        <w:t xml:space="preserve">n. </w:t>
      </w:r>
      <w:r w:rsidRPr="00E002D6">
        <w:rPr>
          <w:rFonts w:ascii="Times New Roman" w:eastAsia="宋体" w:hAnsi="Times New Roman" w:cs="Times New Roman" w:hint="eastAsia"/>
          <w:spacing w:val="-1"/>
          <w:sz w:val="22"/>
          <w:szCs w:val="22"/>
        </w:rPr>
        <w:t>地面</w:t>
      </w:r>
      <w:r w:rsidRPr="00E002D6">
        <w:rPr>
          <w:rFonts w:ascii="Times New Roman" w:eastAsia="宋体" w:hAnsi="Times New Roman" w:cs="Times New Roman" w:hint="eastAsia"/>
          <w:spacing w:val="-1"/>
          <w:sz w:val="22"/>
          <w:szCs w:val="22"/>
        </w:rPr>
        <w:t xml:space="preserve"> </w:t>
      </w:r>
    </w:p>
    <w:p w14:paraId="698611B0" w14:textId="77777777" w:rsidR="00792C08" w:rsidRPr="00E002D6" w:rsidRDefault="00000000">
      <w:pPr>
        <w:numPr>
          <w:ilvl w:val="0"/>
          <w:numId w:val="24"/>
        </w:numPr>
        <w:spacing w:line="400" w:lineRule="exact"/>
        <w:jc w:val="left"/>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hint="eastAsia"/>
          <w:b/>
          <w:bCs/>
          <w:spacing w:val="-1"/>
          <w:sz w:val="22"/>
          <w:szCs w:val="22"/>
        </w:rPr>
        <w:t>grind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ɡraɪnd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ɡraɪnd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proofErr w:type="gramEnd"/>
      <w:r w:rsidRPr="00E002D6">
        <w:rPr>
          <w:rFonts w:ascii="Times New Roman" w:eastAsia="宋体" w:hAnsi="Times New Roman" w:cs="Times New Roman" w:hint="eastAsia"/>
          <w:i/>
          <w:iCs/>
          <w:spacing w:val="-1"/>
          <w:sz w:val="22"/>
          <w:szCs w:val="22"/>
        </w:rPr>
        <w:t>vt</w:t>
      </w:r>
      <w:r w:rsidRPr="00E002D6">
        <w:rPr>
          <w:rFonts w:ascii="Times New Roman" w:eastAsia="宋体" w:hAnsi="Times New Roman" w:cs="Times New Roman" w:hint="eastAsia"/>
          <w:spacing w:val="-1"/>
          <w:sz w:val="22"/>
          <w:szCs w:val="22"/>
        </w:rPr>
        <w:t>.</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磨碎</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rPr>
        <w:t xml:space="preserve">  </w:t>
      </w:r>
    </w:p>
    <w:p w14:paraId="57618C8A" w14:textId="77777777" w:rsidR="00792C08" w:rsidRPr="00E002D6" w:rsidRDefault="00000000">
      <w:pPr>
        <w:pStyle w:val="a3"/>
        <w:numPr>
          <w:ilvl w:val="0"/>
          <w:numId w:val="24"/>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boil</w:t>
      </w:r>
      <w:r w:rsidRPr="00E002D6">
        <w:rPr>
          <w:rFonts w:ascii="Times New Roman" w:eastAsia="宋体" w:hAnsi="Times New Roman" w:cs="Times New Roman" w:hint="eastAsia"/>
          <w:b/>
          <w:bCs/>
          <w:spacing w:val="-1"/>
          <w:sz w:val="22"/>
          <w:szCs w:val="22"/>
          <w:lang w:eastAsia="zh-CN"/>
        </w:rPr>
        <w:t xml:space="preserve">  KK</w:t>
      </w:r>
      <w:proofErr w:type="gramEnd"/>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bɔɪl</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b/>
          <w:bCs/>
          <w:spacing w:val="-1"/>
          <w:sz w:val="22"/>
          <w:szCs w:val="22"/>
          <w:lang w:eastAsia="zh-CN"/>
        </w:rPr>
        <w:t>IPA</w:t>
      </w:r>
      <w:proofErr w:type="gramEnd"/>
      <w:r w:rsidRPr="00E002D6">
        <w:rPr>
          <w:rFonts w:ascii="Times New Roman" w:eastAsia="宋体" w:hAnsi="Times New Roman" w:cs="Times New Roman" w:hint="eastAsia"/>
          <w:b/>
          <w:bCs/>
          <w:spacing w:val="-1"/>
          <w:sz w:val="22"/>
          <w:szCs w:val="22"/>
          <w:lang w:eastAsia="zh-CN"/>
        </w:rPr>
        <w:t>:</w:t>
      </w:r>
      <w:r w:rsidRPr="00E002D6">
        <w:rPr>
          <w:rFonts w:ascii="Times New Roman" w:eastAsia="宋体" w:hAnsi="Times New Roman" w:cs="Times New Roman" w:hint="eastAsia"/>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bɔɪl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lang w:eastAsia="zh-CN"/>
        </w:rPr>
        <w:t xml:space="preserve">  </w:t>
      </w:r>
      <w:proofErr w:type="spellStart"/>
      <w:r w:rsidRPr="00E002D6">
        <w:rPr>
          <w:rFonts w:ascii="Times New Roman" w:eastAsia="宋体" w:hAnsi="Times New Roman" w:cs="Times New Roman" w:hint="eastAsia"/>
          <w:i/>
          <w:iCs/>
          <w:spacing w:val="-1"/>
          <w:sz w:val="22"/>
          <w:szCs w:val="22"/>
          <w:lang w:eastAsia="zh-CN"/>
        </w:rPr>
        <w:t>vt</w:t>
      </w:r>
      <w:proofErr w:type="gramEnd"/>
      <w:r w:rsidRPr="00E002D6">
        <w:rPr>
          <w:rFonts w:ascii="Times New Roman" w:hAnsi="Times New Roman" w:cs="Times New Roman" w:hint="eastAsia"/>
          <w:i/>
          <w:iCs/>
          <w:sz w:val="22"/>
          <w:szCs w:val="22"/>
          <w:lang w:eastAsia="zh-CN"/>
        </w:rPr>
        <w:t>.</w:t>
      </w:r>
      <w:proofErr w:type="spellEnd"/>
      <w:r w:rsidRPr="00E002D6">
        <w:rPr>
          <w:rFonts w:ascii="Times New Roman" w:hAnsi="Times New Roman" w:cs="Times New Roman" w:hint="eastAsia"/>
          <w:i/>
          <w:iCs/>
          <w:sz w:val="22"/>
          <w:szCs w:val="22"/>
          <w:lang w:eastAsia="zh-CN"/>
        </w:rPr>
        <w:t xml:space="preserve"> </w:t>
      </w:r>
      <w:r w:rsidRPr="00E002D6">
        <w:rPr>
          <w:rFonts w:ascii="Times New Roman" w:eastAsia="宋体" w:hAnsi="Times New Roman" w:cs="Times New Roman" w:hint="eastAsia"/>
          <w:spacing w:val="-1"/>
          <w:sz w:val="22"/>
          <w:szCs w:val="22"/>
          <w:lang w:eastAsia="zh-CN"/>
        </w:rPr>
        <w:t>使沸腾；煮沸</w:t>
      </w:r>
    </w:p>
    <w:p w14:paraId="545970C9" w14:textId="77777777" w:rsidR="00792C08" w:rsidRPr="00E002D6" w:rsidRDefault="00000000">
      <w:pPr>
        <w:numPr>
          <w:ilvl w:val="0"/>
          <w:numId w:val="24"/>
        </w:numPr>
        <w:spacing w:line="400" w:lineRule="exact"/>
        <w:ind w:right="150"/>
      </w:pPr>
      <w:proofErr w:type="gramStart"/>
      <w:r w:rsidRPr="00E002D6">
        <w:rPr>
          <w:rFonts w:ascii="Times New Roman" w:eastAsia="宋体" w:hAnsi="Times New Roman" w:cs="Times New Roman" w:hint="eastAsia"/>
          <w:b/>
          <w:bCs/>
          <w:spacing w:val="-1"/>
          <w:sz w:val="22"/>
          <w:szCs w:val="22"/>
        </w:rPr>
        <w:t>cure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kjᴜr</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kjʊr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eastAsia="宋体" w:hAnsi="Times New Roman" w:cs="Times New Roman" w:hint="eastAsia"/>
          <w:spacing w:val="-1"/>
          <w:sz w:val="22"/>
          <w:szCs w:val="22"/>
        </w:rPr>
        <w:t>.</w:t>
      </w:r>
      <w:proofErr w:type="spell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治疗；使痊愈</w:t>
      </w:r>
      <w:r w:rsidRPr="00E002D6">
        <w:rPr>
          <w:rFonts w:hint="eastAsia"/>
        </w:rPr>
        <w:t xml:space="preserve">  </w:t>
      </w:r>
    </w:p>
    <w:p w14:paraId="0648A305" w14:textId="77777777" w:rsidR="00792C08" w:rsidRPr="00E002D6" w:rsidRDefault="00000000">
      <w:pPr>
        <w:numPr>
          <w:ilvl w:val="0"/>
          <w:numId w:val="24"/>
        </w:numPr>
        <w:spacing w:line="400" w:lineRule="exact"/>
        <w:ind w:right="150"/>
      </w:pPr>
      <w:r w:rsidRPr="00E002D6">
        <w:rPr>
          <w:rFonts w:ascii="Times New Roman" w:eastAsia="宋体" w:hAnsi="Times New Roman" w:cs="Times New Roman" w:hint="eastAsia"/>
          <w:b/>
          <w:bCs/>
          <w:spacing w:val="-1"/>
          <w:sz w:val="22"/>
          <w:szCs w:val="22"/>
        </w:rPr>
        <w:t xml:space="preserve">in spite of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spaɪt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ʌv</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spaɪt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ʌv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rPr>
        <w:t>不管</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hint="eastAsia"/>
          <w:spacing w:val="-1"/>
          <w:sz w:val="22"/>
          <w:szCs w:val="22"/>
        </w:rPr>
        <w:t>尽管</w:t>
      </w:r>
      <w:r w:rsidRPr="00E002D6">
        <w:rPr>
          <w:rFonts w:ascii="Times New Roman" w:eastAsia="宋体" w:hAnsi="Times New Roman" w:cs="Times New Roman" w:hint="eastAsia"/>
          <w:spacing w:val="-1"/>
          <w:sz w:val="22"/>
          <w:szCs w:val="22"/>
          <w:lang w:eastAsia="zh"/>
        </w:rPr>
        <w:t>……</w:t>
      </w:r>
    </w:p>
    <w:p w14:paraId="2BA29BAF" w14:textId="77777777" w:rsidR="00792C08" w:rsidRPr="00E002D6" w:rsidRDefault="00000000">
      <w:pPr>
        <w:numPr>
          <w:ilvl w:val="0"/>
          <w:numId w:val="24"/>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whiskey</w:t>
      </w:r>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wɪskɪ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wɪski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威士忌酒</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不可数</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 xml:space="preserve"> </w:t>
      </w:r>
    </w:p>
    <w:p w14:paraId="183B4A24" w14:textId="77777777" w:rsidR="00792C08" w:rsidRPr="00E002D6" w:rsidRDefault="00000000">
      <w:pPr>
        <w:numPr>
          <w:ilvl w:val="0"/>
          <w:numId w:val="24"/>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hint="eastAsia"/>
          <w:b/>
          <w:bCs/>
          <w:spacing w:val="-2"/>
          <w:sz w:val="22"/>
          <w:szCs w:val="22"/>
        </w:rPr>
        <w:t>feel like +</w:t>
      </w:r>
      <w:proofErr w:type="spellStart"/>
      <w:r w:rsidRPr="00E002D6">
        <w:rPr>
          <w:rFonts w:ascii="Times New Roman" w:eastAsia="Times New Roman" w:hAnsi="Times New Roman" w:cs="Times New Roman" w:hint="eastAsia"/>
          <w:b/>
          <w:bCs/>
          <w:spacing w:val="-2"/>
          <w:sz w:val="22"/>
          <w:szCs w:val="22"/>
        </w:rPr>
        <w:t>动名词</w:t>
      </w:r>
      <w:proofErr w:type="spellEnd"/>
      <w:r w:rsidRPr="00E002D6">
        <w:rPr>
          <w:rFonts w:ascii="Times New Roman" w:eastAsia="Times New Roman" w:hAnsi="Times New Roman" w:cs="Times New Roman"/>
          <w:spacing w:val="4"/>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 xml:space="preserve">fil </w:t>
      </w:r>
      <w:proofErr w:type="spellStart"/>
      <w:r w:rsidRPr="00E002D6">
        <w:rPr>
          <w:rFonts w:ascii="Cambria" w:eastAsia="宋体" w:hAnsi="Cambria" w:cs="Cambria"/>
          <w:spacing w:val="-1"/>
          <w:sz w:val="22"/>
          <w:szCs w:val="22"/>
        </w:rPr>
        <w:t>laɪk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Cambria" w:eastAsia="宋体" w:hAnsi="Cambria" w:cs="Cambria"/>
          <w:spacing w:val="-1"/>
          <w:sz w:val="22"/>
          <w:szCs w:val="22"/>
        </w:rPr>
        <w:t>fiːl</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laɪk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想要</w:t>
      </w:r>
      <w:r w:rsidRPr="00E002D6">
        <w:rPr>
          <w:rFonts w:ascii="Times New Roman" w:eastAsia="宋体" w:hAnsi="Times New Roman" w:cs="Times New Roman" w:hint="eastAsia"/>
          <w:spacing w:val="-2"/>
          <w:sz w:val="22"/>
          <w:szCs w:val="22"/>
          <w:lang w:eastAsia="zh"/>
        </w:rPr>
        <w:t>……</w:t>
      </w:r>
    </w:p>
    <w:p w14:paraId="3597F815" w14:textId="77777777" w:rsidR="00792C08" w:rsidRPr="00E002D6" w:rsidRDefault="00000000">
      <w:pPr>
        <w:numPr>
          <w:ilvl w:val="0"/>
          <w:numId w:val="24"/>
        </w:numPr>
        <w:spacing w:line="400" w:lineRule="exact"/>
        <w:rPr>
          <w:rFonts w:ascii="Times New Roman" w:eastAsia="Times New Roman" w:hAnsi="Times New Roman" w:cs="Times New Roman"/>
          <w:spacing w:val="-2"/>
          <w:sz w:val="22"/>
          <w:szCs w:val="22"/>
          <w:u w:val="single"/>
        </w:rPr>
      </w:pPr>
      <w:r w:rsidRPr="00E002D6">
        <w:rPr>
          <w:rFonts w:ascii="Times New Roman" w:eastAsia="Times New Roman" w:hAnsi="Times New Roman" w:cs="Times New Roman" w:hint="eastAsia"/>
          <w:b/>
          <w:bCs/>
          <w:spacing w:val="-2"/>
          <w:sz w:val="22"/>
          <w:szCs w:val="22"/>
        </w:rPr>
        <w:t xml:space="preserve">coffee   </w:t>
      </w:r>
      <w:r w:rsidRPr="00E002D6">
        <w:rPr>
          <w:rFonts w:ascii="Times New Roman" w:eastAsia="宋体" w:hAnsi="Times New Roman" w:cs="Times New Roman" w:hint="eastAsia"/>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r w:rsidRPr="00E002D6">
        <w:rPr>
          <w:rFonts w:ascii="Cambria" w:eastAsia="宋体" w:hAnsi="Cambria" w:cs="Cambria"/>
          <w:spacing w:val="-1"/>
          <w:sz w:val="22"/>
          <w:szCs w:val="22"/>
        </w:rPr>
        <w:t>ˈ</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ɔ</w:t>
      </w:r>
      <w:r w:rsidRPr="00E002D6">
        <w:rPr>
          <w:rFonts w:ascii="Cambria" w:eastAsia="宋体" w:hAnsi="Cambria" w:cs="Cambria" w:hint="eastAsia"/>
          <w:spacing w:val="-1"/>
          <w:sz w:val="22"/>
          <w:szCs w:val="22"/>
        </w:rPr>
        <w:t>f</w:t>
      </w:r>
      <w:r w:rsidRPr="00E002D6">
        <w:rPr>
          <w:rFonts w:ascii="Cambria" w:eastAsia="宋体" w:hAnsi="Cambria" w:cs="Cambria" w:hint="eastAsia"/>
          <w:spacing w:val="-1"/>
          <w:sz w:val="22"/>
          <w:szCs w:val="22"/>
        </w:rPr>
        <w:t>ɪ</w:t>
      </w:r>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kɔːf</w:t>
      </w:r>
      <w:r w:rsidRPr="00E002D6">
        <w:rPr>
          <w:rFonts w:ascii="Cambria" w:eastAsia="宋体" w:hAnsi="Cambria" w:cs="Cambria" w:hint="eastAsia"/>
          <w:spacing w:val="-1"/>
          <w:sz w:val="22"/>
          <w:szCs w:val="22"/>
        </w:rPr>
        <w:t>i</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咖啡</w:t>
      </w:r>
    </w:p>
    <w:p w14:paraId="22150F87" w14:textId="77777777" w:rsidR="00792C08" w:rsidRPr="00E002D6" w:rsidRDefault="00000000">
      <w:pPr>
        <w:numPr>
          <w:ilvl w:val="0"/>
          <w:numId w:val="24"/>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Irish</w:t>
      </w:r>
      <w:r w:rsidRPr="00E002D6">
        <w:rPr>
          <w:rFonts w:ascii="Times New Roman" w:eastAsia="宋体"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aɪrɪʃ</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aɪrɪʃ</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爱尔兰</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人</w:t>
      </w:r>
      <w:r w:rsidRPr="00E002D6">
        <w:rPr>
          <w:rFonts w:ascii="Times New Roman" w:eastAsia="宋体" w:hAnsi="Times New Roman" w:cs="Times New Roman"/>
          <w:spacing w:val="-2"/>
          <w:sz w:val="22"/>
          <w:szCs w:val="22"/>
        </w:rPr>
        <w:t>）</w:t>
      </w:r>
      <w:r w:rsidRPr="00E002D6">
        <w:rPr>
          <w:rFonts w:ascii="Times New Roman" w:eastAsia="宋体" w:hAnsi="Times New Roman" w:cs="Times New Roman" w:hint="eastAsia"/>
          <w:spacing w:val="-2"/>
          <w:sz w:val="22"/>
          <w:szCs w:val="22"/>
        </w:rPr>
        <w:t>的；爱尔兰语的</w:t>
      </w:r>
      <w:r w:rsidRPr="00E002D6">
        <w:rPr>
          <w:rFonts w:ascii="Times New Roman" w:eastAsia="宋体" w:hAnsi="Times New Roman" w:cs="Times New Roman" w:hint="eastAsia"/>
          <w:spacing w:val="-2"/>
          <w:sz w:val="22"/>
          <w:szCs w:val="22"/>
        </w:rPr>
        <w:t xml:space="preserve"> </w:t>
      </w:r>
    </w:p>
    <w:p w14:paraId="1D0175FA" w14:textId="77777777" w:rsidR="00792C08" w:rsidRPr="00E002D6" w:rsidRDefault="00000000">
      <w:pPr>
        <w:numPr>
          <w:ilvl w:val="0"/>
          <w:numId w:val="24"/>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drunk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drʌŋk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drʌŋk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hint="eastAsia"/>
          <w:spacing w:val="-2"/>
          <w:sz w:val="22"/>
          <w:szCs w:val="22"/>
        </w:rPr>
        <w:t>喝醉的</w:t>
      </w:r>
    </w:p>
    <w:p w14:paraId="5C17B9AE" w14:textId="77777777" w:rsidR="00792C08" w:rsidRPr="00E002D6" w:rsidRDefault="00000000">
      <w:pPr>
        <w:numPr>
          <w:ilvl w:val="0"/>
          <w:numId w:val="24"/>
        </w:numPr>
        <w:spacing w:line="400" w:lineRule="exact"/>
        <w:rPr>
          <w:rFonts w:ascii="Times New Roman" w:eastAsia="宋体" w:hAnsi="Times New Roman" w:cs="Times New Roman"/>
          <w:spacing w:val="-2"/>
          <w:sz w:val="22"/>
          <w:szCs w:val="22"/>
        </w:rPr>
      </w:pPr>
      <w:proofErr w:type="gramStart"/>
      <w:r w:rsidRPr="00E002D6">
        <w:rPr>
          <w:rFonts w:ascii="Times New Roman" w:eastAsia="Times New Roman" w:hAnsi="Times New Roman" w:cs="Times New Roman" w:hint="eastAsia"/>
          <w:b/>
          <w:bCs/>
          <w:spacing w:val="-2"/>
          <w:sz w:val="22"/>
          <w:szCs w:val="22"/>
        </w:rPr>
        <w:t xml:space="preserve">tipsy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tɪpsɪ</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tɪpsi</w:t>
      </w:r>
      <w:proofErr w:type="spellEnd"/>
      <w:r w:rsidRPr="00E002D6">
        <w:rPr>
          <w:rFonts w:ascii="Cambria" w:eastAsia="宋体" w:hAnsi="Cambria" w:cs="Cambria" w:hint="eastAsia"/>
          <w:spacing w:val="-1"/>
          <w:sz w:val="22"/>
          <w:szCs w:val="22"/>
          <w:lang w:eastAsia="zh"/>
        </w:rPr>
        <w:t>]</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b/>
          <w:bCs/>
          <w:i/>
          <w:spacing w:val="-1"/>
          <w:sz w:val="22"/>
          <w:szCs w:val="22"/>
        </w:rPr>
        <w:t xml:space="preserve"> </w:t>
      </w:r>
      <w:proofErr w:type="gramEnd"/>
      <w:r w:rsidRPr="00E002D6">
        <w:rPr>
          <w:rFonts w:ascii="Times New Roman" w:eastAsia="宋体" w:hAnsi="Times New Roman" w:cs="Times New Roman" w:hint="eastAsia"/>
          <w:i/>
          <w:spacing w:val="-1"/>
          <w:sz w:val="22"/>
          <w:szCs w:val="22"/>
        </w:rPr>
        <w:t>adj.</w:t>
      </w:r>
      <w:r w:rsidRPr="00E002D6">
        <w:rPr>
          <w:rFonts w:ascii="Times New Roman" w:eastAsia="宋体" w:hAnsi="Times New Roman" w:cs="Times New Roman" w:hint="eastAsia"/>
          <w:b/>
          <w:bCs/>
          <w:i/>
          <w:spacing w:val="-1"/>
          <w:sz w:val="22"/>
          <w:szCs w:val="22"/>
        </w:rPr>
        <w:t xml:space="preserve"> </w:t>
      </w:r>
      <w:r w:rsidRPr="00E002D6">
        <w:rPr>
          <w:rFonts w:ascii="Times New Roman" w:eastAsia="宋体" w:hAnsi="Times New Roman" w:cs="Times New Roman" w:hint="eastAsia"/>
          <w:spacing w:val="-2"/>
          <w:sz w:val="22"/>
          <w:szCs w:val="22"/>
        </w:rPr>
        <w:t>微醉的</w:t>
      </w:r>
      <w:r w:rsidRPr="00E002D6">
        <w:rPr>
          <w:rFonts w:ascii="Times New Roman" w:eastAsia="宋体" w:hAnsi="Times New Roman" w:cs="Times New Roman" w:hint="eastAsia"/>
          <w:b/>
          <w:bCs/>
          <w:spacing w:val="-1"/>
          <w:sz w:val="22"/>
          <w:szCs w:val="22"/>
        </w:rPr>
        <w:t xml:space="preserve">  </w:t>
      </w:r>
    </w:p>
    <w:p w14:paraId="153B3B74" w14:textId="77777777" w:rsidR="00792C08" w:rsidRPr="00E002D6" w:rsidRDefault="00000000">
      <w:pPr>
        <w:spacing w:line="400" w:lineRule="exact"/>
        <w:ind w:right="150"/>
      </w:pPr>
      <w:r w:rsidRPr="00E002D6">
        <w:rPr>
          <w:rFonts w:hint="eastAsia"/>
        </w:rPr>
        <w:t xml:space="preserve">                                                         </w:t>
      </w:r>
      <w:r w:rsidRPr="00E002D6">
        <w:rPr>
          <w:rFonts w:hint="eastAsia"/>
          <w:sz w:val="22"/>
          <w:szCs w:val="22"/>
        </w:rPr>
        <w:t xml:space="preserve">                                                 </w:t>
      </w:r>
      <w:r w:rsidRPr="00E002D6">
        <w:rPr>
          <w:rFonts w:ascii="Times New Roman" w:eastAsia="宋体" w:hAnsi="Times New Roman" w:cs="Times New Roman" w:hint="eastAsia"/>
          <w:spacing w:val="-1"/>
          <w:sz w:val="22"/>
          <w:szCs w:val="22"/>
          <w:u w:val="single"/>
        </w:rPr>
        <w:t xml:space="preserve">                         </w:t>
      </w:r>
      <w:r w:rsidRPr="00E002D6">
        <w:rPr>
          <w:rFonts w:ascii="Times New Roman" w:eastAsia="宋体" w:hAnsi="Times New Roman" w:cs="Times New Roman" w:hint="eastAsia"/>
          <w:spacing w:val="-1"/>
          <w:sz w:val="22"/>
          <w:szCs w:val="22"/>
        </w:rPr>
        <w:t xml:space="preserve">                                                                      </w:t>
      </w:r>
      <w:r w:rsidRPr="00E002D6">
        <w:rPr>
          <w:rFonts w:hint="eastAsia"/>
        </w:rPr>
        <w:t xml:space="preserve">                                                                                                   </w:t>
      </w:r>
    </w:p>
    <w:p w14:paraId="1C64928E"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59571B04"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本课主要学习不定式短语作</w:t>
      </w:r>
      <w:r w:rsidRPr="00E002D6">
        <w:rPr>
          <w:rFonts w:ascii="Times New Roman" w:hAnsi="Times New Roman" w:hint="eastAsia"/>
          <w:color w:val="FDD860" w:themeColor="accent3" w:themeTint="99"/>
          <w:sz w:val="24"/>
        </w:rPr>
        <w:t>help</w:t>
      </w:r>
      <w:r w:rsidRPr="00E002D6">
        <w:rPr>
          <w:rFonts w:ascii="Times New Roman" w:hAnsi="Times New Roman" w:hint="eastAsia"/>
          <w:color w:val="FDD860" w:themeColor="accent3" w:themeTint="99"/>
          <w:sz w:val="24"/>
        </w:rPr>
        <w:t>的宾语和</w:t>
      </w:r>
      <w:proofErr w:type="gramStart"/>
      <w:r w:rsidRPr="00E002D6">
        <w:rPr>
          <w:rFonts w:ascii="Times New Roman" w:hAnsi="Times New Roman" w:hint="eastAsia"/>
          <w:color w:val="FDD860" w:themeColor="accent3" w:themeTint="99"/>
          <w:sz w:val="24"/>
        </w:rPr>
        <w:t>宾补</w:t>
      </w:r>
      <w:proofErr w:type="gramEnd"/>
      <w:r w:rsidRPr="00E002D6">
        <w:rPr>
          <w:rFonts w:ascii="Times New Roman" w:hAnsi="Times New Roman" w:hint="eastAsia"/>
          <w:color w:val="FDD860" w:themeColor="accent3" w:themeTint="99"/>
          <w:sz w:val="24"/>
        </w:rPr>
        <w:t>可以省略</w:t>
      </w:r>
      <w:r w:rsidRPr="00E002D6">
        <w:rPr>
          <w:rFonts w:ascii="Times New Roman" w:hAnsi="Times New Roman" w:hint="eastAsia"/>
          <w:color w:val="FDD860" w:themeColor="accent3" w:themeTint="99"/>
          <w:sz w:val="24"/>
        </w:rPr>
        <w:t>to</w:t>
      </w:r>
      <w:r w:rsidRPr="00E002D6">
        <w:rPr>
          <w:rFonts w:ascii="Times New Roman" w:hAnsi="Times New Roman" w:hint="eastAsia"/>
          <w:color w:val="FDD860" w:themeColor="accent3" w:themeTint="99"/>
          <w:sz w:val="24"/>
        </w:rPr>
        <w:t>的用法，并复习名词性从句和感叹句。</w:t>
      </w:r>
      <w:r w:rsidRPr="00E002D6">
        <w:rPr>
          <w:rFonts w:ascii="Times New Roman" w:hAnsi="Times New Roman" w:hint="eastAsia"/>
          <w:color w:val="FDD860" w:themeColor="accent3" w:themeTint="99"/>
          <w:sz w:val="24"/>
        </w:rPr>
        <w:t xml:space="preserve"> </w:t>
      </w:r>
    </w:p>
    <w:p w14:paraId="7DB4429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不定式短语作</w:t>
      </w:r>
      <w:r w:rsidRPr="00E002D6">
        <w:rPr>
          <w:rFonts w:ascii="Times New Roman" w:hAnsi="Times New Roman" w:hint="eastAsia"/>
          <w:sz w:val="24"/>
        </w:rPr>
        <w:t>help</w:t>
      </w:r>
      <w:r w:rsidRPr="00E002D6">
        <w:rPr>
          <w:rFonts w:ascii="Times New Roman" w:hAnsi="Times New Roman" w:hint="eastAsia"/>
          <w:sz w:val="24"/>
        </w:rPr>
        <w:t>的宾语和</w:t>
      </w:r>
      <w:proofErr w:type="gramStart"/>
      <w:r w:rsidRPr="00E002D6">
        <w:rPr>
          <w:rFonts w:ascii="Times New Roman" w:hAnsi="Times New Roman" w:hint="eastAsia"/>
          <w:sz w:val="24"/>
        </w:rPr>
        <w:t>宾补</w:t>
      </w:r>
      <w:proofErr w:type="gramEnd"/>
      <w:r w:rsidRPr="00E002D6">
        <w:rPr>
          <w:rFonts w:ascii="Times New Roman" w:hAnsi="Times New Roman" w:hint="eastAsia"/>
          <w:sz w:val="24"/>
        </w:rPr>
        <w:t>可以省略</w:t>
      </w:r>
      <w:r w:rsidRPr="00E002D6">
        <w:rPr>
          <w:rFonts w:ascii="Times New Roman" w:hAnsi="Times New Roman" w:hint="eastAsia"/>
          <w:sz w:val="24"/>
        </w:rPr>
        <w:t>to</w:t>
      </w:r>
    </w:p>
    <w:p w14:paraId="076B8868"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a.</w:t>
      </w:r>
      <w:r w:rsidRPr="00E002D6">
        <w:rPr>
          <w:rFonts w:ascii="Times New Roman" w:hAnsi="Times New Roman" w:hint="eastAsia"/>
          <w:sz w:val="24"/>
        </w:rPr>
        <w:t xml:space="preserve"> </w:t>
      </w:r>
      <w:r w:rsidRPr="00E002D6">
        <w:rPr>
          <w:rFonts w:ascii="Times New Roman" w:hAnsi="Times New Roman"/>
          <w:sz w:val="24"/>
        </w:rPr>
        <w:t>help+(to)+</w:t>
      </w:r>
      <w:r w:rsidRPr="00E002D6">
        <w:rPr>
          <w:rFonts w:ascii="Times New Roman" w:hAnsi="Times New Roman"/>
          <w:sz w:val="24"/>
        </w:rPr>
        <w:t>动词原形</w:t>
      </w:r>
      <w:r w:rsidRPr="00E002D6">
        <w:rPr>
          <w:rFonts w:ascii="Times New Roman" w:hAnsi="Times New Roman" w:hint="eastAsia"/>
          <w:sz w:val="24"/>
        </w:rPr>
        <w:t xml:space="preserve">   </w:t>
      </w:r>
      <w:r w:rsidRPr="00E002D6">
        <w:rPr>
          <w:rFonts w:ascii="Times New Roman" w:hAnsi="Times New Roman"/>
          <w:sz w:val="24"/>
        </w:rPr>
        <w:t>帮助</w:t>
      </w:r>
      <w:r w:rsidRPr="00E002D6">
        <w:rPr>
          <w:rFonts w:ascii="Times New Roman" w:hAnsi="Times New Roman"/>
          <w:sz w:val="24"/>
        </w:rPr>
        <w:t>/</w:t>
      </w:r>
      <w:r w:rsidRPr="00E002D6">
        <w:rPr>
          <w:rFonts w:ascii="Times New Roman" w:hAnsi="Times New Roman"/>
          <w:sz w:val="24"/>
        </w:rPr>
        <w:t>忙</w:t>
      </w:r>
      <w:r w:rsidRPr="00E002D6">
        <w:rPr>
          <w:rFonts w:ascii="Times New Roman" w:hAnsi="Times New Roman" w:hint="eastAsia"/>
          <w:sz w:val="24"/>
          <w:lang w:eastAsia="zh"/>
        </w:rPr>
        <w:t>……</w:t>
      </w:r>
    </w:p>
    <w:p w14:paraId="435CA07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Mother wants me to help (to) do the dishes.</w:t>
      </w:r>
    </w:p>
    <w:p w14:paraId="53851F9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妈妈要我帮忙洗碗盘。</w:t>
      </w:r>
    </w:p>
    <w:p w14:paraId="351ACC30"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b.</w:t>
      </w:r>
      <w:r w:rsidRPr="00E002D6">
        <w:rPr>
          <w:rFonts w:ascii="Times New Roman" w:hAnsi="Times New Roman" w:hint="eastAsia"/>
          <w:sz w:val="24"/>
        </w:rPr>
        <w:t xml:space="preserve"> </w:t>
      </w:r>
      <w:r w:rsidRPr="00E002D6">
        <w:rPr>
          <w:rFonts w:ascii="Times New Roman" w:hAnsi="Times New Roman"/>
          <w:sz w:val="24"/>
        </w:rPr>
        <w:t>help+</w:t>
      </w:r>
      <w:r w:rsidRPr="00E002D6">
        <w:rPr>
          <w:rFonts w:ascii="Times New Roman" w:hAnsi="Times New Roman"/>
          <w:sz w:val="24"/>
        </w:rPr>
        <w:t>人</w:t>
      </w:r>
      <w:r w:rsidRPr="00E002D6">
        <w:rPr>
          <w:rFonts w:ascii="Times New Roman" w:hAnsi="Times New Roman"/>
          <w:sz w:val="24"/>
        </w:rPr>
        <w:t>+(to)+</w:t>
      </w:r>
      <w:r w:rsidRPr="00E002D6">
        <w:rPr>
          <w:rFonts w:ascii="Times New Roman" w:hAnsi="Times New Roman"/>
          <w:sz w:val="24"/>
        </w:rPr>
        <w:t>动词原形</w:t>
      </w:r>
      <w:r w:rsidRPr="00E002D6">
        <w:rPr>
          <w:rFonts w:ascii="Times New Roman" w:hAnsi="Times New Roman"/>
          <w:sz w:val="24"/>
        </w:rPr>
        <w:t xml:space="preserve"> </w:t>
      </w:r>
      <w:r w:rsidRPr="00E002D6">
        <w:rPr>
          <w:rFonts w:ascii="Times New Roman" w:hAnsi="Times New Roman" w:hint="eastAsia"/>
          <w:sz w:val="24"/>
        </w:rPr>
        <w:t xml:space="preserve">  </w:t>
      </w:r>
      <w:r w:rsidRPr="00E002D6">
        <w:rPr>
          <w:rFonts w:ascii="Times New Roman" w:hAnsi="Times New Roman"/>
          <w:sz w:val="24"/>
        </w:rPr>
        <w:t>帮某人</w:t>
      </w:r>
      <w:r w:rsidRPr="00E002D6">
        <w:rPr>
          <w:rFonts w:ascii="Times New Roman" w:hAnsi="Times New Roman" w:hint="eastAsia"/>
          <w:sz w:val="24"/>
          <w:lang w:eastAsia="zh"/>
        </w:rPr>
        <w:t>……</w:t>
      </w:r>
    </w:p>
    <w:p w14:paraId="6018147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lastRenderedPageBreak/>
        <w:t>Little Johnny helped his father (to) wash the car.</w:t>
      </w:r>
    </w:p>
    <w:p w14:paraId="16D620E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小约翰尼帮他爸爸洗车子。</w:t>
      </w:r>
    </w:p>
    <w:p w14:paraId="2FB9FC11"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c.</w:t>
      </w:r>
      <w:r w:rsidRPr="00E002D6">
        <w:rPr>
          <w:rFonts w:ascii="Times New Roman" w:hAnsi="Times New Roman" w:hint="eastAsia"/>
          <w:sz w:val="24"/>
        </w:rPr>
        <w:t xml:space="preserve"> </w:t>
      </w:r>
      <w:r w:rsidRPr="00E002D6">
        <w:rPr>
          <w:rFonts w:ascii="Times New Roman" w:hAnsi="Times New Roman"/>
          <w:sz w:val="24"/>
        </w:rPr>
        <w:t>Help</w:t>
      </w:r>
      <w:r w:rsidRPr="00E002D6">
        <w:rPr>
          <w:rFonts w:ascii="Times New Roman" w:hAnsi="Times New Roman" w:hint="eastAsia"/>
          <w:sz w:val="24"/>
        </w:rPr>
        <w:t xml:space="preserve"> </w:t>
      </w:r>
      <w:r w:rsidRPr="00E002D6">
        <w:rPr>
          <w:rFonts w:ascii="Times New Roman" w:hAnsi="Times New Roman"/>
          <w:sz w:val="24"/>
        </w:rPr>
        <w:t>with+</w:t>
      </w:r>
      <w:r w:rsidRPr="00E002D6">
        <w:rPr>
          <w:rFonts w:ascii="Times New Roman" w:hAnsi="Times New Roman"/>
          <w:sz w:val="24"/>
        </w:rPr>
        <w:t>名词</w:t>
      </w:r>
      <w:r w:rsidRPr="00E002D6">
        <w:rPr>
          <w:rFonts w:ascii="Times New Roman" w:hAnsi="Times New Roman" w:hint="eastAsia"/>
          <w:sz w:val="24"/>
        </w:rPr>
        <w:t xml:space="preserve">   </w:t>
      </w:r>
      <w:r w:rsidRPr="00E002D6">
        <w:rPr>
          <w:rFonts w:ascii="Times New Roman" w:hAnsi="Times New Roman"/>
          <w:sz w:val="24"/>
        </w:rPr>
        <w:t>帮助</w:t>
      </w:r>
      <w:r w:rsidRPr="00E002D6">
        <w:rPr>
          <w:rFonts w:ascii="Times New Roman" w:hAnsi="Times New Roman"/>
          <w:sz w:val="24"/>
        </w:rPr>
        <w:t>/</w:t>
      </w:r>
      <w:r w:rsidRPr="00E002D6">
        <w:rPr>
          <w:rFonts w:ascii="Times New Roman" w:hAnsi="Times New Roman"/>
          <w:sz w:val="24"/>
        </w:rPr>
        <w:t>忙</w:t>
      </w:r>
      <w:r w:rsidRPr="00E002D6">
        <w:rPr>
          <w:rFonts w:ascii="Times New Roman" w:hAnsi="Times New Roman" w:hint="eastAsia"/>
          <w:sz w:val="24"/>
          <w:lang w:eastAsia="zh"/>
        </w:rPr>
        <w:t>……</w:t>
      </w:r>
    </w:p>
    <w:p w14:paraId="0D07D51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Tom agreed to help with our plan. </w:t>
      </w:r>
      <w:r w:rsidRPr="00E002D6">
        <w:rPr>
          <w:rFonts w:ascii="Times New Roman" w:hAnsi="Times New Roman"/>
          <w:sz w:val="24"/>
        </w:rPr>
        <w:t>汤</w:t>
      </w:r>
      <w:proofErr w:type="gramStart"/>
      <w:r w:rsidRPr="00E002D6">
        <w:rPr>
          <w:rFonts w:ascii="Times New Roman" w:hAnsi="Times New Roman"/>
          <w:sz w:val="24"/>
        </w:rPr>
        <w:t>姆</w:t>
      </w:r>
      <w:proofErr w:type="gramEnd"/>
      <w:r w:rsidRPr="00E002D6">
        <w:rPr>
          <w:rFonts w:ascii="Times New Roman" w:hAnsi="Times New Roman"/>
          <w:sz w:val="24"/>
        </w:rPr>
        <w:t>同意帮助我们的计划。</w:t>
      </w:r>
    </w:p>
    <w:p w14:paraId="0086C70D"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d. help+</w:t>
      </w:r>
      <w:r w:rsidRPr="00E002D6">
        <w:rPr>
          <w:rFonts w:ascii="Times New Roman" w:hAnsi="Times New Roman"/>
          <w:sz w:val="24"/>
        </w:rPr>
        <w:t>人</w:t>
      </w:r>
      <w:r w:rsidRPr="00E002D6">
        <w:rPr>
          <w:rFonts w:ascii="Times New Roman" w:hAnsi="Times New Roman"/>
          <w:sz w:val="24"/>
        </w:rPr>
        <w:t>+with+</w:t>
      </w:r>
      <w:r w:rsidRPr="00E002D6">
        <w:rPr>
          <w:rFonts w:ascii="Times New Roman" w:hAnsi="Times New Roman"/>
          <w:sz w:val="24"/>
        </w:rPr>
        <w:t>名词</w:t>
      </w:r>
      <w:r w:rsidRPr="00E002D6">
        <w:rPr>
          <w:rFonts w:ascii="Times New Roman" w:hAnsi="Times New Roman"/>
          <w:sz w:val="24"/>
        </w:rPr>
        <w:t xml:space="preserve"> </w:t>
      </w:r>
      <w:r w:rsidRPr="00E002D6">
        <w:rPr>
          <w:rFonts w:ascii="Times New Roman" w:hAnsi="Times New Roman" w:hint="eastAsia"/>
          <w:sz w:val="24"/>
        </w:rPr>
        <w:t xml:space="preserve">  </w:t>
      </w:r>
      <w:r w:rsidRPr="00E002D6">
        <w:rPr>
          <w:rFonts w:ascii="Times New Roman" w:hAnsi="Times New Roman"/>
          <w:sz w:val="24"/>
        </w:rPr>
        <w:t>帮某人</w:t>
      </w:r>
      <w:r w:rsidRPr="00E002D6">
        <w:rPr>
          <w:rFonts w:ascii="Times New Roman" w:hAnsi="Times New Roman" w:hint="eastAsia"/>
          <w:sz w:val="24"/>
          <w:lang w:eastAsia="zh"/>
        </w:rPr>
        <w:t>……</w:t>
      </w:r>
    </w:p>
    <w:p w14:paraId="4D8EDC3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My elder brother always helps me with my homework.</w:t>
      </w:r>
    </w:p>
    <w:p w14:paraId="7CA3276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我哥哥总是会帮助我做家庭作业。</w:t>
      </w:r>
    </w:p>
    <w:p w14:paraId="1A2BCEF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名词性从句</w:t>
      </w:r>
    </w:p>
    <w:p w14:paraId="1DB0DD3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名词性从句的意思就是，整个句子是名词性的，而且是从句。我们都知道名词可以</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语和宾语，但有时候我们需要一件事</w:t>
      </w:r>
      <w:proofErr w:type="gramStart"/>
      <w:r w:rsidRPr="00E002D6">
        <w:rPr>
          <w:rFonts w:ascii="Times New Roman" w:hAnsi="Times New Roman" w:hint="eastAsia"/>
          <w:sz w:val="24"/>
        </w:rPr>
        <w:t>作主语或者</w:t>
      </w:r>
      <w:proofErr w:type="gramEnd"/>
      <w:r w:rsidRPr="00E002D6">
        <w:rPr>
          <w:rFonts w:ascii="Times New Roman" w:hAnsi="Times New Roman" w:hint="eastAsia"/>
          <w:sz w:val="24"/>
        </w:rPr>
        <w:t>宾语，但是我们又不能直接用这个句子充当主语或者宾语，这时必须对句子进行适当的变化，变化之后形成名词性从句，这样整个句子就可以当作名词来使用了，比如：</w:t>
      </w:r>
    </w:p>
    <w:p w14:paraId="2522380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Kelly is married.</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简单句</w:t>
      </w:r>
      <w:r w:rsidRPr="00E002D6">
        <w:rPr>
          <w:rFonts w:ascii="Times New Roman" w:hAnsi="Times New Roman" w:hint="eastAsia"/>
          <w:sz w:val="24"/>
        </w:rPr>
        <w:t>1</w:t>
      </w:r>
    </w:p>
    <w:p w14:paraId="2CCC4A3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Tom doesn</w:t>
      </w:r>
      <w:r w:rsidRPr="00E002D6">
        <w:rPr>
          <w:rFonts w:ascii="Times New Roman" w:hAnsi="Times New Roman" w:cs="Times New Roman"/>
          <w:sz w:val="24"/>
        </w:rPr>
        <w:t>’</w:t>
      </w:r>
      <w:r w:rsidRPr="00E002D6">
        <w:rPr>
          <w:rFonts w:ascii="Times New Roman" w:hAnsi="Times New Roman" w:hint="eastAsia"/>
          <w:sz w:val="24"/>
        </w:rPr>
        <w:t>t know it.</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简单句</w:t>
      </w:r>
      <w:r w:rsidRPr="00E002D6">
        <w:rPr>
          <w:rFonts w:ascii="Times New Roman" w:hAnsi="Times New Roman" w:hint="eastAsia"/>
          <w:sz w:val="24"/>
        </w:rPr>
        <w:t>2</w:t>
      </w:r>
    </w:p>
    <w:p w14:paraId="344832D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Tom doesn</w:t>
      </w:r>
      <w:r w:rsidRPr="00E002D6">
        <w:rPr>
          <w:rFonts w:ascii="Times New Roman" w:hAnsi="Times New Roman" w:cs="Times New Roman"/>
          <w:sz w:val="24"/>
        </w:rPr>
        <w:t>’</w:t>
      </w:r>
      <w:r w:rsidRPr="00E002D6">
        <w:rPr>
          <w:rFonts w:ascii="Times New Roman" w:hAnsi="Times New Roman" w:hint="eastAsia"/>
          <w:sz w:val="24"/>
        </w:rPr>
        <w:t xml:space="preserve">t know that Kelly is married.   </w:t>
      </w:r>
      <w:r w:rsidRPr="00E002D6">
        <w:rPr>
          <w:rFonts w:ascii="Times New Roman" w:hAnsi="Times New Roman" w:hint="eastAsia"/>
          <w:sz w:val="24"/>
        </w:rPr>
        <w:t>复合句，句中有一个从句。</w:t>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r>
      <w:r w:rsidRPr="00E002D6">
        <w:rPr>
          <w:rFonts w:ascii="Times New Roman" w:hAnsi="Times New Roman" w:hint="eastAsia"/>
          <w:sz w:val="24"/>
        </w:rPr>
        <w:tab/>
        <w:t xml:space="preserve">     </w:t>
      </w:r>
      <w:r w:rsidRPr="00E002D6">
        <w:rPr>
          <w:rFonts w:ascii="Times New Roman" w:hAnsi="Times New Roman" w:hint="eastAsia"/>
          <w:sz w:val="24"/>
        </w:rPr>
        <w:t>名词性从句</w:t>
      </w:r>
    </w:p>
    <w:p w14:paraId="50D33C8B" w14:textId="77777777" w:rsidR="00792C08" w:rsidRPr="00E002D6" w:rsidRDefault="00000000">
      <w:pPr>
        <w:spacing w:line="400" w:lineRule="exact"/>
        <w:ind w:firstLine="480"/>
        <w:rPr>
          <w:rFonts w:ascii="Times New Roman" w:hAnsi="Times New Roman"/>
          <w:sz w:val="24"/>
        </w:rPr>
      </w:pPr>
      <w:r w:rsidRPr="00E002D6">
        <w:rPr>
          <w:rFonts w:ascii="Times New Roman" w:hAnsi="Times New Roman" w:hint="eastAsia"/>
          <w:sz w:val="24"/>
        </w:rPr>
        <w:t>这里的</w:t>
      </w:r>
      <w:r w:rsidRPr="00E002D6">
        <w:rPr>
          <w:rFonts w:ascii="Times New Roman" w:hAnsi="Times New Roman" w:hint="eastAsia"/>
          <w:sz w:val="24"/>
        </w:rPr>
        <w:t>that Kelly is married</w:t>
      </w:r>
      <w:r w:rsidRPr="00E002D6">
        <w:rPr>
          <w:rFonts w:ascii="Times New Roman" w:hAnsi="Times New Roman" w:hint="eastAsia"/>
          <w:sz w:val="24"/>
        </w:rPr>
        <w:t>就是</w:t>
      </w:r>
      <w:r w:rsidRPr="00E002D6">
        <w:rPr>
          <w:rFonts w:ascii="Times New Roman" w:hAnsi="Times New Roman" w:hint="eastAsia"/>
          <w:sz w:val="24"/>
        </w:rPr>
        <w:t>know</w:t>
      </w:r>
      <w:r w:rsidRPr="00E002D6">
        <w:rPr>
          <w:rFonts w:ascii="Times New Roman" w:hAnsi="Times New Roman" w:hint="eastAsia"/>
          <w:sz w:val="24"/>
        </w:rPr>
        <w:t>的宾语，像简单句</w:t>
      </w:r>
      <w:r w:rsidRPr="00E002D6">
        <w:rPr>
          <w:rFonts w:ascii="Times New Roman" w:hAnsi="Times New Roman" w:hint="eastAsia"/>
          <w:sz w:val="24"/>
        </w:rPr>
        <w:t>2</w:t>
      </w:r>
      <w:r w:rsidRPr="00E002D6">
        <w:rPr>
          <w:rFonts w:ascii="Times New Roman" w:hAnsi="Times New Roman" w:hint="eastAsia"/>
          <w:sz w:val="24"/>
        </w:rPr>
        <w:t>中的</w:t>
      </w:r>
      <w:r w:rsidRPr="00E002D6">
        <w:rPr>
          <w:rFonts w:ascii="Times New Roman" w:hAnsi="Times New Roman" w:hint="eastAsia"/>
          <w:sz w:val="24"/>
        </w:rPr>
        <w:t>it</w:t>
      </w:r>
      <w:r w:rsidRPr="00E002D6">
        <w:rPr>
          <w:rFonts w:ascii="Times New Roman" w:hAnsi="Times New Roman" w:hint="eastAsia"/>
          <w:sz w:val="24"/>
        </w:rPr>
        <w:t>一样，是名词性的，我们把这样的从句</w:t>
      </w:r>
      <w:proofErr w:type="gramStart"/>
      <w:r w:rsidRPr="00E002D6">
        <w:rPr>
          <w:rFonts w:ascii="Times New Roman" w:hAnsi="Times New Roman" w:hint="eastAsia"/>
          <w:sz w:val="24"/>
        </w:rPr>
        <w:t>叫作</w:t>
      </w:r>
      <w:proofErr w:type="gramEnd"/>
      <w:r w:rsidRPr="00E002D6">
        <w:rPr>
          <w:rFonts w:ascii="Times New Roman" w:hAnsi="Times New Roman" w:hint="eastAsia"/>
          <w:sz w:val="24"/>
        </w:rPr>
        <w:t>名词性从句。显然名词性从句可以</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语、表语、动词的宾语和介词的宾语。</w:t>
      </w:r>
    </w:p>
    <w:p w14:paraId="52C6838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3. </w:t>
      </w:r>
      <w:r w:rsidRPr="00E002D6">
        <w:rPr>
          <w:rFonts w:ascii="Times New Roman" w:hAnsi="Times New Roman" w:hint="eastAsia"/>
          <w:sz w:val="24"/>
        </w:rPr>
        <w:t>感叹句</w:t>
      </w:r>
    </w:p>
    <w:p w14:paraId="24B1970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感叹句是用来表达强烈情绪的句子，比如赞美、惊喜、感慨、愤怒等，通常由</w:t>
      </w:r>
      <w:r w:rsidRPr="00E002D6">
        <w:rPr>
          <w:rFonts w:ascii="Times New Roman" w:hAnsi="Times New Roman"/>
          <w:sz w:val="24"/>
        </w:rPr>
        <w:t>what</w:t>
      </w:r>
      <w:r w:rsidRPr="00E002D6">
        <w:rPr>
          <w:rFonts w:ascii="Times New Roman" w:hAnsi="Times New Roman"/>
          <w:sz w:val="24"/>
        </w:rPr>
        <w:t>和</w:t>
      </w:r>
      <w:r w:rsidRPr="00E002D6">
        <w:rPr>
          <w:rFonts w:ascii="Times New Roman" w:hAnsi="Times New Roman"/>
          <w:sz w:val="24"/>
        </w:rPr>
        <w:t>how</w:t>
      </w:r>
      <w:r w:rsidRPr="00E002D6">
        <w:rPr>
          <w:rFonts w:ascii="Times New Roman" w:hAnsi="Times New Roman"/>
          <w:sz w:val="24"/>
        </w:rPr>
        <w:t>引导，这两者的修饰对象不同，结构也有明显区别。下面我们分类举例说明：</w:t>
      </w:r>
    </w:p>
    <w:p w14:paraId="4BFAF8F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 xml:space="preserve"> </w:t>
      </w:r>
      <w:r w:rsidRPr="00E002D6">
        <w:rPr>
          <w:rFonts w:ascii="Times New Roman" w:hAnsi="Times New Roman"/>
          <w:sz w:val="24"/>
        </w:rPr>
        <w:t>what</w:t>
      </w:r>
      <w:r w:rsidRPr="00E002D6">
        <w:rPr>
          <w:rFonts w:ascii="Times New Roman" w:hAnsi="Times New Roman"/>
          <w:sz w:val="24"/>
        </w:rPr>
        <w:t>引导的感叹句，</w:t>
      </w:r>
      <w:r w:rsidRPr="00E002D6">
        <w:rPr>
          <w:rFonts w:ascii="Times New Roman" w:hAnsi="Times New Roman"/>
          <w:sz w:val="24"/>
        </w:rPr>
        <w:t>what</w:t>
      </w:r>
      <w:r w:rsidRPr="00E002D6">
        <w:rPr>
          <w:rFonts w:ascii="Times New Roman" w:hAnsi="Times New Roman"/>
          <w:sz w:val="24"/>
        </w:rPr>
        <w:t>是形容词，修饰的核心是名词，结构通常为：</w:t>
      </w:r>
    </w:p>
    <w:p w14:paraId="762D583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What + (a/an)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p>
    <w:p w14:paraId="449E434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a</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修饰单数可数名词：</w:t>
      </w:r>
      <w:r w:rsidRPr="00E002D6">
        <w:rPr>
          <w:rFonts w:ascii="Times New Roman" w:hAnsi="Times New Roman"/>
          <w:sz w:val="24"/>
        </w:rPr>
        <w:t>What + a/an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单数名词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0688844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比如：</w:t>
      </w:r>
    </w:p>
    <w:p w14:paraId="3E46ED6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It is a beautiful flower.  → What a beautiful flower it is!</w:t>
      </w:r>
    </w:p>
    <w:p w14:paraId="420DA9C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Sharon told an interesting story.  → What an interesting story Sharon told!</w:t>
      </w:r>
    </w:p>
    <w:p w14:paraId="21374E0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b</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修饰复数名词：</w:t>
      </w:r>
      <w:r w:rsidRPr="00E002D6">
        <w:rPr>
          <w:rFonts w:ascii="Times New Roman" w:hAnsi="Times New Roman"/>
          <w:sz w:val="24"/>
        </w:rPr>
        <w:t>What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复数名词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61BA0DE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比如：</w:t>
      </w:r>
    </w:p>
    <w:p w14:paraId="39B363A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Anni has big eyes.  → What big eyes Anni has!</w:t>
      </w:r>
    </w:p>
    <w:p w14:paraId="3203D61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c</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修饰不可数名词：</w:t>
      </w:r>
      <w:r w:rsidRPr="00E002D6">
        <w:rPr>
          <w:rFonts w:ascii="Times New Roman" w:hAnsi="Times New Roman"/>
          <w:sz w:val="24"/>
        </w:rPr>
        <w:t>What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不可数名词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5839F07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比如：</w:t>
      </w:r>
    </w:p>
    <w:p w14:paraId="41CA446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 xml:space="preserve">    There was thick fog this morning.  → What thick fog there was this morning!</w:t>
      </w:r>
    </w:p>
    <w:p w14:paraId="07AF9225" w14:textId="77777777" w:rsidR="00792C08" w:rsidRPr="00E002D6" w:rsidRDefault="00792C08">
      <w:pPr>
        <w:spacing w:line="400" w:lineRule="exact"/>
        <w:rPr>
          <w:rFonts w:ascii="Times New Roman" w:hAnsi="Times New Roman"/>
          <w:sz w:val="24"/>
        </w:rPr>
      </w:pPr>
    </w:p>
    <w:p w14:paraId="75863DA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 xml:space="preserve"> </w:t>
      </w:r>
      <w:r w:rsidRPr="00E002D6">
        <w:rPr>
          <w:rFonts w:ascii="Times New Roman" w:hAnsi="Times New Roman"/>
          <w:sz w:val="24"/>
        </w:rPr>
        <w:t>how</w:t>
      </w:r>
      <w:r w:rsidRPr="00E002D6">
        <w:rPr>
          <w:rFonts w:ascii="Times New Roman" w:hAnsi="Times New Roman"/>
          <w:sz w:val="24"/>
        </w:rPr>
        <w:t>引导的感叹句，</w:t>
      </w:r>
      <w:r w:rsidRPr="00E002D6">
        <w:rPr>
          <w:rFonts w:ascii="Times New Roman" w:hAnsi="Times New Roman"/>
          <w:sz w:val="24"/>
        </w:rPr>
        <w:t>how</w:t>
      </w:r>
      <w:r w:rsidRPr="00E002D6">
        <w:rPr>
          <w:rFonts w:ascii="Times New Roman" w:hAnsi="Times New Roman"/>
          <w:sz w:val="24"/>
        </w:rPr>
        <w:t>是副词，修饰的核心是形容词或副词，所以后面</w:t>
      </w:r>
      <w:proofErr w:type="gramStart"/>
      <w:r w:rsidRPr="00E002D6">
        <w:rPr>
          <w:rFonts w:ascii="Times New Roman" w:hAnsi="Times New Roman"/>
          <w:sz w:val="24"/>
        </w:rPr>
        <w:t>直接加要修饰</w:t>
      </w:r>
      <w:proofErr w:type="gramEnd"/>
      <w:r w:rsidRPr="00E002D6">
        <w:rPr>
          <w:rFonts w:ascii="Times New Roman" w:hAnsi="Times New Roman"/>
          <w:sz w:val="24"/>
        </w:rPr>
        <w:t>的词。其结构通常为：</w:t>
      </w:r>
    </w:p>
    <w:p w14:paraId="39F9047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How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副词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p>
    <w:p w14:paraId="212C40C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a</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修饰形容词：</w:t>
      </w:r>
      <w:r w:rsidRPr="00E002D6">
        <w:rPr>
          <w:rFonts w:ascii="Times New Roman" w:hAnsi="Times New Roman"/>
          <w:sz w:val="24"/>
        </w:rPr>
        <w:t>How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39BE41C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Mia is pretty.  → How pretty Mia is!</w:t>
      </w:r>
    </w:p>
    <w:p w14:paraId="52EE323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b</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修饰副词：</w:t>
      </w:r>
      <w:r w:rsidRPr="00E002D6">
        <w:rPr>
          <w:rFonts w:ascii="Times New Roman" w:hAnsi="Times New Roman"/>
          <w:sz w:val="24"/>
        </w:rPr>
        <w:t>How +</w:t>
      </w:r>
      <w:r w:rsidRPr="00E002D6">
        <w:rPr>
          <w:rFonts w:ascii="Times New Roman" w:hAnsi="Times New Roman"/>
          <w:sz w:val="24"/>
        </w:rPr>
        <w:t>副词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1708D69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He runs fast.  → How fast he runs!</w:t>
      </w:r>
    </w:p>
    <w:p w14:paraId="491D800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c</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修饰动词：</w:t>
      </w:r>
      <w:r w:rsidRPr="00E002D6">
        <w:rPr>
          <w:rFonts w:ascii="Times New Roman" w:hAnsi="Times New Roman"/>
          <w:sz w:val="24"/>
        </w:rPr>
        <w:t>How +</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0BC55B3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Time flies.  → How time flies!</w:t>
      </w:r>
    </w:p>
    <w:p w14:paraId="2D49428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同一个句子，在变为感叹句的时候，可以有</w:t>
      </w:r>
      <w:r w:rsidRPr="00E002D6">
        <w:rPr>
          <w:rFonts w:ascii="Times New Roman" w:hAnsi="Times New Roman"/>
          <w:sz w:val="24"/>
        </w:rPr>
        <w:t>What</w:t>
      </w:r>
      <w:r w:rsidRPr="00E002D6">
        <w:rPr>
          <w:rFonts w:ascii="Times New Roman" w:hAnsi="Times New Roman"/>
          <w:sz w:val="24"/>
        </w:rPr>
        <w:t>和</w:t>
      </w:r>
      <w:r w:rsidRPr="00E002D6">
        <w:rPr>
          <w:rFonts w:ascii="Times New Roman" w:hAnsi="Times New Roman"/>
          <w:sz w:val="24"/>
        </w:rPr>
        <w:t>How</w:t>
      </w:r>
      <w:r w:rsidRPr="00E002D6">
        <w:rPr>
          <w:rFonts w:ascii="Times New Roman" w:hAnsi="Times New Roman"/>
          <w:sz w:val="24"/>
        </w:rPr>
        <w:t>两种变化方式，它们表达的意思一样，比如：</w:t>
      </w:r>
    </w:p>
    <w:p w14:paraId="6E8AA81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Mia is a pretty girl.</w:t>
      </w:r>
    </w:p>
    <w:p w14:paraId="58601D4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变为</w:t>
      </w:r>
      <w:r w:rsidRPr="00E002D6">
        <w:rPr>
          <w:rFonts w:ascii="Times New Roman" w:hAnsi="Times New Roman"/>
          <w:sz w:val="24"/>
        </w:rPr>
        <w:t>What</w:t>
      </w:r>
      <w:r w:rsidRPr="00E002D6">
        <w:rPr>
          <w:rFonts w:ascii="Times New Roman" w:hAnsi="Times New Roman"/>
          <w:sz w:val="24"/>
        </w:rPr>
        <w:t>引导的感叹句：</w:t>
      </w:r>
      <w:r w:rsidRPr="00E002D6">
        <w:rPr>
          <w:rFonts w:ascii="Times New Roman" w:hAnsi="Times New Roman"/>
          <w:sz w:val="24"/>
        </w:rPr>
        <w:t>What a pretty girl Mia is!</w:t>
      </w:r>
    </w:p>
    <w:p w14:paraId="7A50F8C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变为</w:t>
      </w:r>
      <w:r w:rsidRPr="00E002D6">
        <w:rPr>
          <w:rFonts w:ascii="Times New Roman" w:hAnsi="Times New Roman"/>
          <w:sz w:val="24"/>
        </w:rPr>
        <w:t>How</w:t>
      </w:r>
      <w:r w:rsidRPr="00E002D6">
        <w:rPr>
          <w:rFonts w:ascii="Times New Roman" w:hAnsi="Times New Roman"/>
          <w:sz w:val="24"/>
        </w:rPr>
        <w:t>引导的感叹句：</w:t>
      </w:r>
      <w:r w:rsidRPr="00E002D6">
        <w:rPr>
          <w:rFonts w:ascii="Times New Roman" w:hAnsi="Times New Roman"/>
          <w:sz w:val="24"/>
        </w:rPr>
        <w:t>How pretty a girl Mia is!</w:t>
      </w:r>
    </w:p>
    <w:p w14:paraId="0F65A48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有时，感叹句也可以省略主语和谓语，只保留感叹部分，如：</w:t>
      </w:r>
    </w:p>
    <w:p w14:paraId="49663AD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What a pretty girl</w:t>
      </w:r>
      <w:r w:rsidRPr="00E002D6">
        <w:rPr>
          <w:rFonts w:ascii="Times New Roman" w:hAnsi="Times New Roman"/>
          <w:sz w:val="24"/>
        </w:rPr>
        <w:t>！</w:t>
      </w:r>
    </w:p>
    <w:p w14:paraId="71EC3BD8" w14:textId="77777777" w:rsidR="00792C08" w:rsidRPr="00E002D6" w:rsidRDefault="00792C08">
      <w:pPr>
        <w:spacing w:line="400" w:lineRule="exact"/>
        <w:rPr>
          <w:rFonts w:ascii="Times New Roman" w:hAnsi="Times New Roman"/>
          <w:sz w:val="24"/>
        </w:rPr>
      </w:pPr>
    </w:p>
    <w:p w14:paraId="0EC0C356"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4126315"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标出句中名词性从句所作的句子成分。</w:t>
      </w:r>
    </w:p>
    <w:p w14:paraId="206FCFE2"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help find out that Irish coffee is very popular.</w:t>
      </w:r>
    </w:p>
    <w:p w14:paraId="7C86CDDD"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helps me realize that too much whiskey makes people drunk.</w:t>
      </w:r>
    </w:p>
    <w:p w14:paraId="5A94A366"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help him to learn that we should boil ground coffee carefully.</w:t>
      </w:r>
    </w:p>
    <w:p w14:paraId="134D73AC"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helps his friend see that being tipsy is not a good state.</w:t>
      </w:r>
    </w:p>
    <w:p w14:paraId="1D5B4B61"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They help to believe that we must think twice before drinking.</w:t>
      </w:r>
    </w:p>
    <w:p w14:paraId="52677D10"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That people enjoy Irish coffee is quite normal.</w:t>
      </w:r>
    </w:p>
    <w:p w14:paraId="6735AAD3"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think that coffee can cure slight tiredness.</w:t>
      </w:r>
    </w:p>
    <w:p w14:paraId="10E73C98"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fact is that he never feels like drinking whiskey.</w:t>
      </w:r>
    </w:p>
    <w:p w14:paraId="120C41D4"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That she often bathes after drinking coffee surprises us.</w:t>
      </w:r>
    </w:p>
    <w:p w14:paraId="7B4614BD" w14:textId="77777777" w:rsidR="00792C08" w:rsidRPr="00E002D6" w:rsidRDefault="00000000">
      <w:pPr>
        <w:numPr>
          <w:ilvl w:val="0"/>
          <w:numId w:val="2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My idea is that we should not get drunk easily.</w:t>
      </w:r>
    </w:p>
    <w:p w14:paraId="4A9695BD" w14:textId="77777777" w:rsidR="00792C08" w:rsidRPr="00E002D6" w:rsidRDefault="00792C08">
      <w:pPr>
        <w:rPr>
          <w:rFonts w:ascii="Times New Roman" w:eastAsia="宋体" w:hAnsi="Times New Roman" w:cs="Times New Roman"/>
          <w:spacing w:val="-1"/>
          <w:sz w:val="24"/>
        </w:rPr>
      </w:pPr>
    </w:p>
    <w:p w14:paraId="0DFB4FE6"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将下列感叹句补充完整。</w:t>
      </w:r>
    </w:p>
    <w:p w14:paraId="7D34F508"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popular Irish coffee is!</w:t>
      </w:r>
    </w:p>
    <w:p w14:paraId="73A922DF"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a cup of ground coffee it is!</w:t>
      </w:r>
    </w:p>
    <w:p w14:paraId="3AABC5AA"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w:t>
      </w:r>
      <w:proofErr w:type="gramStart"/>
      <w:r w:rsidRPr="00E002D6">
        <w:rPr>
          <w:rFonts w:ascii="Times New Roman" w:eastAsia="宋体" w:hAnsi="Times New Roman" w:cs="Times New Roman"/>
          <w:spacing w:val="-1"/>
          <w:sz w:val="24"/>
        </w:rPr>
        <w:t>_ carefully</w:t>
      </w:r>
      <w:proofErr w:type="gramEnd"/>
      <w:r w:rsidRPr="00E002D6">
        <w:rPr>
          <w:rFonts w:ascii="Times New Roman" w:eastAsia="宋体" w:hAnsi="Times New Roman" w:cs="Times New Roman"/>
          <w:spacing w:val="-1"/>
          <w:sz w:val="24"/>
        </w:rPr>
        <w:t xml:space="preserve"> he boils the coffee!</w:t>
      </w:r>
    </w:p>
    <w:p w14:paraId="6ACADFF3"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nice whiskey it is!</w:t>
      </w:r>
    </w:p>
    <w:p w14:paraId="03FE5B47"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a tipsy man he looks!</w:t>
      </w:r>
    </w:p>
    <w:p w14:paraId="500058C8"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fast she thinks twice before drinking!</w:t>
      </w:r>
    </w:p>
    <w:p w14:paraId="385ACE05"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______</w:t>
      </w:r>
      <w:r w:rsidRPr="00E002D6">
        <w:rPr>
          <w:rFonts w:ascii="Times New Roman" w:eastAsia="宋体" w:hAnsi="Times New Roman" w:cs="Times New Roman" w:hint="eastAsia"/>
          <w:spacing w:val="-1"/>
          <w:sz w:val="24"/>
          <w:lang w:eastAsia="zh"/>
        </w:rPr>
        <w:t xml:space="preserve"> a</w:t>
      </w:r>
      <w:r w:rsidRPr="00E002D6">
        <w:rPr>
          <w:rFonts w:ascii="Times New Roman" w:eastAsia="宋体" w:hAnsi="Times New Roman" w:cs="Times New Roman"/>
          <w:spacing w:val="-1"/>
          <w:sz w:val="24"/>
        </w:rPr>
        <w:t xml:space="preserve"> wonderful cure this coffee has!</w:t>
      </w:r>
    </w:p>
    <w:p w14:paraId="0E9E55BC" w14:textId="77777777" w:rsidR="00792C08" w:rsidRPr="00E002D6" w:rsidRDefault="00000000">
      <w:pPr>
        <w:numPr>
          <w:ilvl w:val="0"/>
          <w:numId w:val="26"/>
        </w:numPr>
        <w:rPr>
          <w:rFonts w:ascii="Times New Roman" w:eastAsia="宋体" w:hAnsi="Times New Roman" w:cs="Times New Roman"/>
          <w:spacing w:val="-1"/>
          <w:sz w:val="24"/>
        </w:rPr>
      </w:pPr>
      <w:proofErr w:type="gramStart"/>
      <w:r w:rsidRPr="00E002D6">
        <w:rPr>
          <w:rFonts w:ascii="Times New Roman" w:eastAsia="宋体" w:hAnsi="Times New Roman" w:cs="Times New Roman"/>
          <w:spacing w:val="-1"/>
          <w:sz w:val="24"/>
        </w:rPr>
        <w:t>______ tired he feels</w:t>
      </w:r>
      <w:proofErr w:type="gramEnd"/>
      <w:r w:rsidRPr="00E002D6">
        <w:rPr>
          <w:rFonts w:ascii="Times New Roman" w:eastAsia="宋体" w:hAnsi="Times New Roman" w:cs="Times New Roman"/>
          <w:spacing w:val="-1"/>
          <w:sz w:val="24"/>
        </w:rPr>
        <w:t xml:space="preserve"> after a bath!</w:t>
      </w:r>
    </w:p>
    <w:p w14:paraId="6B4BBE73"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 delicious coffee they made!</w:t>
      </w:r>
    </w:p>
    <w:p w14:paraId="53D6219C" w14:textId="77777777" w:rsidR="00792C08" w:rsidRPr="00E002D6" w:rsidRDefault="00000000">
      <w:pPr>
        <w:numPr>
          <w:ilvl w:val="0"/>
          <w:numId w:val="2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______</w:t>
      </w:r>
      <w:r w:rsidRPr="00E002D6">
        <w:rPr>
          <w:rFonts w:ascii="Times New Roman" w:eastAsia="宋体" w:hAnsi="Times New Roman" w:cs="Times New Roman" w:hint="eastAsia"/>
          <w:spacing w:val="-1"/>
          <w:sz w:val="24"/>
          <w:lang w:eastAsia="zh"/>
        </w:rPr>
        <w:t xml:space="preserve"> a </w:t>
      </w:r>
      <w:r w:rsidRPr="00E002D6">
        <w:rPr>
          <w:rFonts w:ascii="Times New Roman" w:eastAsia="宋体" w:hAnsi="Times New Roman" w:cs="Times New Roman"/>
          <w:spacing w:val="-1"/>
          <w:sz w:val="24"/>
        </w:rPr>
        <w:t>strange habit it is to drink coffee at night!</w:t>
      </w:r>
    </w:p>
    <w:p w14:paraId="58D443CC" w14:textId="77777777" w:rsidR="00792C08" w:rsidRPr="00E002D6" w:rsidRDefault="00792C08">
      <w:pPr>
        <w:rPr>
          <w:rFonts w:ascii="Times New Roman" w:eastAsia="宋体" w:hAnsi="Times New Roman" w:cs="Times New Roman"/>
          <w:spacing w:val="-1"/>
          <w:sz w:val="24"/>
          <w:lang w:eastAsia="zh"/>
        </w:rPr>
      </w:pPr>
    </w:p>
    <w:p w14:paraId="6239D90D" w14:textId="77777777" w:rsidR="00792C08" w:rsidRPr="00E002D6" w:rsidRDefault="00792C08">
      <w:pPr>
        <w:spacing w:line="400" w:lineRule="exact"/>
        <w:rPr>
          <w:rFonts w:ascii="Times New Roman" w:eastAsia="宋体" w:hAnsi="Times New Roman" w:cs="Times New Roman"/>
          <w:spacing w:val="-1"/>
          <w:sz w:val="24"/>
        </w:rPr>
      </w:pPr>
    </w:p>
    <w:p w14:paraId="6048AFCC" w14:textId="77777777" w:rsidR="00792C08" w:rsidRPr="00E002D6" w:rsidRDefault="00792C08">
      <w:pPr>
        <w:spacing w:line="400" w:lineRule="exact"/>
        <w:rPr>
          <w:rFonts w:ascii="Times New Roman" w:hAnsi="Times New Roman" w:cs="Times New Roman"/>
          <w:b/>
          <w:bCs/>
          <w:sz w:val="28"/>
          <w:szCs w:val="28"/>
        </w:rPr>
      </w:pPr>
    </w:p>
    <w:p w14:paraId="5F8D0A69"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40D54E2A"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23-24</w:t>
      </w:r>
    </w:p>
    <w:p w14:paraId="522469F0"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Earthquake Survival Tips</w:t>
      </w:r>
    </w:p>
    <w:p w14:paraId="5A00FD5E" w14:textId="77777777" w:rsidR="00792C08" w:rsidRPr="00E002D6" w:rsidRDefault="00792C08">
      <w:pPr>
        <w:spacing w:line="400" w:lineRule="exact"/>
        <w:jc w:val="center"/>
        <w:rPr>
          <w:rFonts w:ascii="Times New Roman" w:hAnsi="Times New Roman" w:cs="Times New Roman"/>
          <w:b/>
          <w:bCs/>
          <w:sz w:val="36"/>
          <w:szCs w:val="44"/>
        </w:rPr>
      </w:pPr>
    </w:p>
    <w:p w14:paraId="7304EF8A"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F666CA8"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Would you know what to do during a </w:t>
      </w:r>
      <w:proofErr w:type="gramStart"/>
      <w:r w:rsidRPr="00E002D6">
        <w:rPr>
          <w:rFonts w:ascii="Times New Roman" w:eastAsia="宋体" w:hAnsi="Times New Roman" w:cs="Times New Roman"/>
          <w:spacing w:val="-1"/>
          <w:sz w:val="28"/>
          <w:szCs w:val="28"/>
          <w:lang w:eastAsia="zh-CN"/>
        </w:rPr>
        <w:t>really big</w:t>
      </w:r>
      <w:proofErr w:type="gramEnd"/>
      <w:r w:rsidRPr="00E002D6">
        <w:rPr>
          <w:rFonts w:ascii="Times New Roman" w:eastAsia="宋体" w:hAnsi="Times New Roman" w:cs="Times New Roman"/>
          <w:spacing w:val="-1"/>
          <w:sz w:val="28"/>
          <w:szCs w:val="28"/>
          <w:lang w:eastAsia="zh-CN"/>
        </w:rPr>
        <w:t xml:space="preserve"> earthquake? </w:t>
      </w:r>
    </w:p>
    <w:p w14:paraId="376335AF"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ɛkspɝt</w:t>
      </w:r>
      <w:r w:rsidRPr="00E002D6">
        <w:rPr>
          <w:rFonts w:ascii="Cambria" w:eastAsia="宋体" w:hAnsi="Cambria" w:cs="Cambria" w:hint="eastAsia"/>
          <w:i/>
          <w:iCs/>
          <w:spacing w:val="-1"/>
          <w:sz w:val="22"/>
          <w:szCs w:val="22"/>
          <w:lang w:eastAsia="zh-CN"/>
        </w:rPr>
        <w:t>s</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 xml:space="preserve"> </w:t>
      </w:r>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lʊk</w:t>
      </w:r>
      <w:r w:rsidRPr="00E002D6">
        <w:rPr>
          <w:rFonts w:ascii="Cambria" w:eastAsia="宋体" w:hAnsi="Cambria" w:cs="Cambria" w:hint="eastAsia"/>
          <w:i/>
          <w:iCs/>
          <w:spacing w:val="-1"/>
          <w:sz w:val="21"/>
          <w:szCs w:val="21"/>
          <w:lang w:eastAsia="zh-CN"/>
        </w:rPr>
        <w:t>t</w:t>
      </w:r>
      <w:proofErr w:type="spellEnd"/>
      <w:r w:rsidRPr="00E002D6">
        <w:rPr>
          <w:rFonts w:ascii="Cambria" w:eastAsia="宋体" w:hAnsi="Cambria" w:cs="Cambria"/>
          <w:i/>
          <w:iCs/>
          <w:spacing w:val="-1"/>
          <w:sz w:val="21"/>
          <w:szCs w:val="21"/>
          <w:lang w:eastAsia="zh-CN"/>
        </w:rPr>
        <w:t xml:space="preserve"> ˈ</w:t>
      </w:r>
      <w:proofErr w:type="spellStart"/>
      <w:r w:rsidRPr="00E002D6">
        <w:rPr>
          <w:rFonts w:ascii="Cambria" w:eastAsia="宋体" w:hAnsi="Cambria" w:cs="Cambria"/>
          <w:i/>
          <w:iCs/>
          <w:spacing w:val="-1"/>
          <w:sz w:val="21"/>
          <w:szCs w:val="21"/>
          <w:lang w:eastAsia="zh-CN"/>
        </w:rPr>
        <w:t>ɪntu</w:t>
      </w:r>
      <w:proofErr w:type="spellEnd"/>
      <w:r w:rsidRPr="00E002D6">
        <w:rPr>
          <w:rFonts w:ascii="Cambria" w:eastAsia="宋体" w:hAnsi="Cambria" w:cs="Cambria"/>
          <w:i/>
          <w:iCs/>
          <w:spacing w:val="-1"/>
          <w:sz w:val="21"/>
          <w:szCs w:val="21"/>
          <w:lang w:eastAsia="zh-CN"/>
        </w:rPr>
        <w:t>/</w:t>
      </w:r>
      <w:r w:rsidRPr="00E002D6">
        <w:rPr>
          <w:rFonts w:ascii="Cambria" w:eastAsia="宋体" w:hAnsi="Cambria" w:cs="Cambria"/>
          <w:spacing w:val="-1"/>
          <w:sz w:val="21"/>
          <w:szCs w:val="21"/>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hint="eastAsia"/>
          <w:i/>
          <w:iCs/>
          <w:spacing w:val="-1"/>
          <w:sz w:val="22"/>
          <w:szCs w:val="22"/>
          <w:lang w:eastAsia="zh-CN"/>
        </w:rPr>
        <w:t>mæt</w:t>
      </w:r>
      <w:proofErr w:type="spellEnd"/>
      <w:r w:rsidRPr="00E002D6">
        <w:rPr>
          <w:rFonts w:ascii="Cambria" w:eastAsia="宋体" w:hAnsi="Cambria" w:cs="Cambria" w:hint="eastAsia"/>
          <w:i/>
          <w:iCs/>
          <w:spacing w:val="-1"/>
          <w:sz w:val="22"/>
          <w:szCs w:val="22"/>
          <w:lang w:eastAsia="zh-CN"/>
        </w:rPr>
        <w:t>ɚ</w:t>
      </w:r>
      <w:r w:rsidRPr="00E002D6">
        <w:rPr>
          <w:rFonts w:ascii="Cambria" w:eastAsia="宋体" w:hAnsi="Cambria" w:cs="Cambria" w:hint="eastAsia"/>
          <w:spacing w:val="-1"/>
          <w:sz w:val="22"/>
          <w:szCs w:val="22"/>
          <w:lang w:eastAsia="zh-CN"/>
        </w:rPr>
        <w:t>/                   /</w:t>
      </w:r>
      <w:proofErr w:type="spellStart"/>
      <w:r w:rsidRPr="00E002D6">
        <w:rPr>
          <w:rFonts w:ascii="Cambria" w:eastAsiaTheme="minorEastAsia" w:hAnsi="Cambria" w:cs="Cambria"/>
          <w:i/>
          <w:iCs/>
          <w:sz w:val="22"/>
          <w:szCs w:val="22"/>
          <w:lang w:eastAsia="zh-CN"/>
        </w:rPr>
        <w:t>wɝθ</w:t>
      </w:r>
      <w:proofErr w:type="spellEnd"/>
      <w:r w:rsidRPr="00E002D6">
        <w:rPr>
          <w:rFonts w:ascii="Cambria" w:eastAsia="宋体" w:hAnsi="Cambria" w:cs="Cambria" w:hint="eastAsia"/>
          <w:spacing w:val="-1"/>
          <w:sz w:val="22"/>
          <w:szCs w:val="22"/>
          <w:lang w:eastAsia="zh-CN"/>
        </w:rPr>
        <w:t>/</w:t>
      </w:r>
    </w:p>
    <w:p w14:paraId="740F4D7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Experts have </w:t>
      </w:r>
      <w:proofErr w:type="gramStart"/>
      <w:r w:rsidRPr="00E002D6">
        <w:rPr>
          <w:rFonts w:ascii="Times New Roman" w:eastAsia="宋体" w:hAnsi="Times New Roman" w:cs="Times New Roman"/>
          <w:spacing w:val="-1"/>
          <w:sz w:val="28"/>
          <w:szCs w:val="28"/>
          <w:lang w:eastAsia="zh-CN"/>
        </w:rPr>
        <w:t>looked into</w:t>
      </w:r>
      <w:proofErr w:type="gramEnd"/>
      <w:r w:rsidRPr="00E002D6">
        <w:rPr>
          <w:rFonts w:ascii="Times New Roman" w:eastAsia="宋体" w:hAnsi="Times New Roman" w:cs="Times New Roman"/>
          <w:spacing w:val="-1"/>
          <w:sz w:val="28"/>
          <w:szCs w:val="28"/>
          <w:lang w:eastAsia="zh-CN"/>
        </w:rPr>
        <w:t xml:space="preserve"> the matter carefully. It may be worth your</w:t>
      </w:r>
    </w:p>
    <w:p w14:paraId="0A1AE436" w14:textId="77777777" w:rsidR="00792C08" w:rsidRPr="00E002D6" w:rsidRDefault="00000000">
      <w:pPr>
        <w:pStyle w:val="a3"/>
        <w:spacing w:line="400" w:lineRule="exact"/>
        <w:ind w:right="181" w:firstLineChars="500" w:firstLine="1040"/>
        <w:rPr>
          <w:rFonts w:ascii="Times New Roman" w:eastAsia="宋体" w:hAnsi="Times New Roman" w:cs="Times New Roman"/>
          <w:spacing w:val="-1"/>
          <w:sz w:val="28"/>
          <w:szCs w:val="28"/>
          <w:lang w:eastAsia="zh-CN"/>
        </w:rPr>
      </w:pPr>
      <w:r w:rsidRPr="00E002D6">
        <w:rPr>
          <w:rFonts w:ascii="Cambria" w:eastAsia="宋体" w:hAnsi="Cambria" w:cs="Cambria"/>
          <w:i/>
          <w:iCs/>
          <w:spacing w:val="-1"/>
          <w:sz w:val="21"/>
          <w:szCs w:val="21"/>
          <w:lang w:eastAsia="zh-CN"/>
        </w:rPr>
        <w:t>/</w:t>
      </w:r>
      <w:proofErr w:type="spellStart"/>
      <w:proofErr w:type="gramStart"/>
      <w:r w:rsidRPr="00E002D6">
        <w:rPr>
          <w:rFonts w:ascii="Cambria" w:eastAsia="宋体" w:hAnsi="Cambria" w:cs="Cambria"/>
          <w:i/>
          <w:iCs/>
          <w:sz w:val="21"/>
          <w:szCs w:val="21"/>
        </w:rPr>
        <w:t>lʊk</w:t>
      </w:r>
      <w:proofErr w:type="spellEnd"/>
      <w:r w:rsidRPr="00E002D6">
        <w:rPr>
          <w:rFonts w:ascii="Cambria" w:eastAsia="宋体" w:hAnsi="Cambria" w:cs="Cambria"/>
          <w:i/>
          <w:iCs/>
          <w:sz w:val="21"/>
          <w:szCs w:val="21"/>
        </w:rPr>
        <w:t xml:space="preserve"> </w:t>
      </w:r>
      <w:r w:rsidRPr="00E002D6">
        <w:rPr>
          <w:rFonts w:ascii="Cambria" w:eastAsia="宋体" w:hAnsi="Cambria" w:cs="Cambria" w:hint="eastAsia"/>
          <w:i/>
          <w:iCs/>
          <w:sz w:val="21"/>
          <w:szCs w:val="21"/>
          <w:lang w:eastAsia="zh-CN"/>
        </w:rPr>
        <w:t xml:space="preserve"> </w:t>
      </w:r>
      <w:r w:rsidRPr="00E002D6">
        <w:rPr>
          <w:rFonts w:ascii="Cambria" w:eastAsia="宋体" w:hAnsi="Cambria" w:cs="Cambria"/>
          <w:i/>
          <w:iCs/>
          <w:sz w:val="21"/>
          <w:szCs w:val="21"/>
        </w:rPr>
        <w:t>ˈ</w:t>
      </w:r>
      <w:proofErr w:type="spellStart"/>
      <w:r w:rsidRPr="00E002D6">
        <w:rPr>
          <w:rFonts w:ascii="Cambria" w:eastAsia="宋体" w:hAnsi="Cambria" w:cs="Cambria"/>
          <w:i/>
          <w:iCs/>
          <w:sz w:val="21"/>
          <w:szCs w:val="21"/>
        </w:rPr>
        <w:t>ovɚ</w:t>
      </w:r>
      <w:proofErr w:type="spellEnd"/>
      <w:proofErr w:type="gramEnd"/>
      <w:r w:rsidRPr="00E002D6">
        <w:rPr>
          <w:rFonts w:ascii="Cambria" w:eastAsia="宋体" w:hAnsi="Cambria" w:cs="Cambria"/>
          <w:i/>
          <w:iCs/>
          <w:sz w:val="21"/>
          <w:szCs w:val="21"/>
          <w:lang w:eastAsia="zh-CN"/>
        </w:rPr>
        <w:t>/</w:t>
      </w:r>
      <w:r w:rsidRPr="00E002D6">
        <w:rPr>
          <w:rFonts w:ascii="Cambria" w:eastAsia="宋体" w:hAnsi="Cambria" w:cs="Cambria"/>
          <w:i/>
          <w:iCs/>
          <w:spacing w:val="-1"/>
          <w:sz w:val="21"/>
          <w:szCs w:val="21"/>
          <w:lang w:eastAsia="zh-CN"/>
        </w:rPr>
        <w:t xml:space="preserve"> </w:t>
      </w:r>
      <w:r w:rsidRPr="00E002D6">
        <w:rPr>
          <w:rFonts w:ascii="Times New Roman" w:eastAsia="宋体" w:hAnsi="Times New Roman" w:cs="Times New Roman" w:hint="eastAsia"/>
          <w:spacing w:val="-1"/>
          <w:sz w:val="28"/>
          <w:szCs w:val="28"/>
          <w:lang w:eastAsia="zh-CN"/>
        </w:rPr>
        <w:t xml:space="preserve">                          </w:t>
      </w:r>
    </w:p>
    <w:p w14:paraId="44B19E5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while </w:t>
      </w:r>
      <w:proofErr w:type="gramStart"/>
      <w:r w:rsidRPr="00E002D6">
        <w:rPr>
          <w:rFonts w:ascii="Times New Roman" w:eastAsia="宋体" w:hAnsi="Times New Roman" w:cs="Times New Roman"/>
          <w:spacing w:val="-1"/>
          <w:sz w:val="28"/>
          <w:szCs w:val="28"/>
          <w:lang w:eastAsia="zh-CN"/>
        </w:rPr>
        <w:t>to look</w:t>
      </w:r>
      <w:proofErr w:type="gramEnd"/>
      <w:r w:rsidRPr="00E002D6">
        <w:rPr>
          <w:rFonts w:ascii="Times New Roman" w:eastAsia="宋体" w:hAnsi="Times New Roman" w:cs="Times New Roman"/>
          <w:spacing w:val="-1"/>
          <w:sz w:val="28"/>
          <w:szCs w:val="28"/>
          <w:lang w:eastAsia="zh-CN"/>
        </w:rPr>
        <w:t xml:space="preserve"> over the following tips they have for us.</w:t>
      </w:r>
    </w:p>
    <w:p w14:paraId="6D146EA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ʃekɪŋ</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hint="eastAsia"/>
          <w:i/>
          <w:iCs/>
          <w:spacing w:val="-1"/>
          <w:sz w:val="22"/>
          <w:szCs w:val="22"/>
          <w:lang w:eastAsia="zh-CN"/>
        </w:rPr>
        <w:t>/p</w:t>
      </w:r>
      <w:r w:rsidRPr="00E002D6">
        <w:rPr>
          <w:rFonts w:ascii="Cambria" w:eastAsia="宋体" w:hAnsi="Cambria" w:cs="Cambria" w:hint="eastAsia"/>
          <w:i/>
          <w:iCs/>
          <w:spacing w:val="-1"/>
          <w:sz w:val="22"/>
          <w:szCs w:val="22"/>
          <w:lang w:eastAsia="zh-CN"/>
        </w:rPr>
        <w:t>ʊ</w:t>
      </w:r>
      <w:r w:rsidRPr="00E002D6">
        <w:rPr>
          <w:rFonts w:ascii="Cambria" w:eastAsia="宋体" w:hAnsi="Cambria" w:cs="Cambria" w:hint="eastAsia"/>
          <w:i/>
          <w:iCs/>
          <w:spacing w:val="-1"/>
          <w:sz w:val="22"/>
          <w:szCs w:val="22"/>
          <w:lang w:eastAsia="zh-CN"/>
        </w:rPr>
        <w:t xml:space="preserve">l </w:t>
      </w:r>
      <w:r w:rsidRPr="00E002D6">
        <w:rPr>
          <w:rFonts w:ascii="Cambria" w:eastAsia="宋体" w:hAnsi="Cambria" w:cs="Cambria" w:hint="eastAsia"/>
          <w:i/>
          <w:iCs/>
          <w:spacing w:val="-1"/>
          <w:sz w:val="22"/>
          <w:szCs w:val="22"/>
          <w:lang w:eastAsia="zh-CN"/>
        </w:rPr>
        <w:t>ˈ</w:t>
      </w:r>
      <w:proofErr w:type="spellStart"/>
      <w:r w:rsidRPr="00E002D6">
        <w:rPr>
          <w:rFonts w:ascii="Cambria" w:eastAsia="宋体" w:hAnsi="Cambria" w:cs="Cambria" w:hint="eastAsia"/>
          <w:i/>
          <w:iCs/>
          <w:spacing w:val="-1"/>
          <w:sz w:val="22"/>
          <w:szCs w:val="22"/>
          <w:lang w:eastAsia="zh-CN"/>
        </w:rPr>
        <w:t>ov</w:t>
      </w:r>
      <w:proofErr w:type="spellEnd"/>
      <w:r w:rsidRPr="00E002D6">
        <w:rPr>
          <w:rFonts w:ascii="Cambria" w:eastAsia="宋体" w:hAnsi="Cambria" w:cs="Cambria" w:hint="eastAsia"/>
          <w:i/>
          <w:iCs/>
          <w:spacing w:val="-1"/>
          <w:sz w:val="22"/>
          <w:szCs w:val="22"/>
          <w:lang w:eastAsia="zh-CN"/>
        </w:rPr>
        <w:t>ɚ</w:t>
      </w:r>
      <w:r w:rsidRPr="00E002D6">
        <w:rPr>
          <w:rFonts w:ascii="Cambria" w:eastAsia="宋体" w:hAnsi="Cambria" w:cs="Cambria" w:hint="eastAsia"/>
          <w:i/>
          <w:iCs/>
          <w:spacing w:val="-1"/>
          <w:sz w:val="22"/>
          <w:szCs w:val="22"/>
          <w:lang w:eastAsia="zh-CN"/>
        </w:rPr>
        <w:t>/</w:t>
      </w:r>
    </w:p>
    <w:p w14:paraId="43E70BD0"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If the ground begins shaking while you are driving, pull over and stay in your car. If you are in a building, try to get near a strong wall. </w:t>
      </w:r>
    </w:p>
    <w:p w14:paraId="11BCF51F"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kɔrnɚ</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i/>
          <w:iCs/>
          <w:spacing w:val="-1"/>
          <w:sz w:val="22"/>
          <w:szCs w:val="22"/>
          <w:lang w:eastAsia="zh-CN"/>
        </w:rPr>
        <w:t>ˈ</w:t>
      </w:r>
      <w:r w:rsidRPr="00E002D6">
        <w:rPr>
          <w:rFonts w:ascii="Cambria" w:eastAsia="宋体" w:hAnsi="Cambria" w:cs="Cambria" w:hint="eastAsia"/>
          <w:i/>
          <w:iCs/>
          <w:spacing w:val="-1"/>
          <w:sz w:val="22"/>
          <w:szCs w:val="22"/>
          <w:lang w:eastAsia="zh-CN"/>
        </w:rPr>
        <w:t>d</w:t>
      </w:r>
      <w:r w:rsidRPr="00E002D6">
        <w:rPr>
          <w:rFonts w:ascii="Cambria" w:eastAsia="宋体" w:hAnsi="Cambria" w:cs="Cambria" w:hint="eastAsia"/>
          <w:i/>
          <w:iCs/>
          <w:spacing w:val="-1"/>
          <w:sz w:val="22"/>
          <w:szCs w:val="22"/>
          <w:lang w:eastAsia="zh-CN"/>
        </w:rPr>
        <w:t>ɔ</w:t>
      </w:r>
      <w:proofErr w:type="spellStart"/>
      <w:r w:rsidRPr="00E002D6">
        <w:rPr>
          <w:rFonts w:ascii="Cambria" w:eastAsia="宋体" w:hAnsi="Cambria" w:cs="Cambria" w:hint="eastAsia"/>
          <w:i/>
          <w:iCs/>
          <w:spacing w:val="-1"/>
          <w:sz w:val="22"/>
          <w:szCs w:val="22"/>
          <w:lang w:eastAsia="zh-CN"/>
        </w:rPr>
        <w:t>r</w:t>
      </w:r>
      <w:r w:rsidRPr="00E002D6">
        <w:rPr>
          <w:rFonts w:ascii="Cambria" w:eastAsia="宋体" w:hAnsi="Cambria" w:cs="Cambria"/>
          <w:i/>
          <w:iCs/>
          <w:spacing w:val="-1"/>
          <w:sz w:val="22"/>
          <w:szCs w:val="22"/>
          <w:lang w:eastAsia="zh-CN"/>
        </w:rPr>
        <w:t>ˌ</w:t>
      </w:r>
      <w:r w:rsidRPr="00E002D6">
        <w:rPr>
          <w:rFonts w:ascii="Cambria" w:eastAsia="宋体" w:hAnsi="Cambria" w:cs="Cambria" w:hint="eastAsia"/>
          <w:i/>
          <w:iCs/>
          <w:spacing w:val="-1"/>
          <w:sz w:val="22"/>
          <w:szCs w:val="22"/>
          <w:lang w:eastAsia="zh-CN"/>
        </w:rPr>
        <w:t>we</w:t>
      </w:r>
      <w:proofErr w:type="spellEnd"/>
      <w:r w:rsidRPr="00E002D6">
        <w:rPr>
          <w:rFonts w:ascii="Cambria" w:eastAsia="宋体" w:hAnsi="Cambria" w:cs="Cambria" w:hint="eastAsia"/>
          <w:spacing w:val="-1"/>
          <w:sz w:val="22"/>
          <w:szCs w:val="22"/>
          <w:lang w:eastAsia="zh-CN"/>
        </w:rPr>
        <w:t>/</w:t>
      </w:r>
    </w:p>
    <w:p w14:paraId="19144F7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The corner of a room or the space under a big doorway is the safest. As </w:t>
      </w:r>
    </w:p>
    <w:p w14:paraId="3B39AB0D"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tʃɛk</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ɡæs</w:t>
      </w:r>
      <w:proofErr w:type="spellEnd"/>
      <w:r w:rsidRPr="00E002D6">
        <w:rPr>
          <w:rFonts w:ascii="Cambria" w:eastAsia="宋体" w:hAnsi="Cambria" w:cs="Cambria"/>
          <w:i/>
          <w:iCs/>
          <w:spacing w:val="-1"/>
          <w:sz w:val="22"/>
          <w:szCs w:val="22"/>
          <w:lang w:eastAsia="zh-CN"/>
        </w:rPr>
        <w:t xml:space="preserve"> ˌ</w:t>
      </w:r>
      <w:proofErr w:type="spellStart"/>
      <w:r w:rsidRPr="00E002D6">
        <w:rPr>
          <w:rFonts w:ascii="Cambria" w:eastAsia="宋体" w:hAnsi="Cambria" w:cs="Cambria"/>
          <w:i/>
          <w:iCs/>
          <w:spacing w:val="-1"/>
          <w:sz w:val="22"/>
          <w:szCs w:val="22"/>
          <w:lang w:eastAsia="zh-CN"/>
        </w:rPr>
        <w:t>paɪp</w:t>
      </w:r>
      <w:proofErr w:type="spellEnd"/>
      <w:r w:rsidRPr="00E002D6">
        <w:rPr>
          <w:rFonts w:ascii="Cambria" w:eastAsia="宋体" w:hAnsi="Cambria" w:cs="Cambria"/>
          <w:spacing w:val="-1"/>
          <w:sz w:val="22"/>
          <w:szCs w:val="22"/>
          <w:lang w:eastAsia="zh-CN"/>
        </w:rPr>
        <w:t>/</w:t>
      </w:r>
    </w:p>
    <w:p w14:paraId="2E63E040"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soon as the quake is over, check the gas pipe in the building. Gas fires </w:t>
      </w:r>
    </w:p>
    <w:p w14:paraId="489EB883"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rɪˈzʌlt</w:t>
      </w:r>
      <w:proofErr w:type="spellEnd"/>
      <w:r w:rsidRPr="00E002D6">
        <w:rPr>
          <w:rFonts w:ascii="Cambria" w:eastAsia="宋体" w:hAnsi="Cambria" w:cs="Cambria"/>
          <w:i/>
          <w:iCs/>
          <w:spacing w:val="-1"/>
          <w:sz w:val="21"/>
          <w:szCs w:val="21"/>
          <w:lang w:eastAsia="zh-CN"/>
        </w:rPr>
        <w:t xml:space="preserve"> </w:t>
      </w:r>
      <w:proofErr w:type="spellStart"/>
      <w:r w:rsidRPr="00E002D6">
        <w:rPr>
          <w:rFonts w:ascii="Cambria" w:eastAsia="宋体" w:hAnsi="Cambria" w:cs="Cambria"/>
          <w:i/>
          <w:iCs/>
          <w:spacing w:val="-1"/>
          <w:sz w:val="21"/>
          <w:szCs w:val="21"/>
          <w:lang w:eastAsia="zh-CN"/>
        </w:rPr>
        <w:t>frəm</w:t>
      </w:r>
      <w:proofErr w:type="spellEnd"/>
      <w:r w:rsidRPr="00E002D6">
        <w:rPr>
          <w:rFonts w:ascii="Cambria" w:eastAsia="宋体" w:hAnsi="Cambria" w:cs="Cambria"/>
          <w:i/>
          <w:iCs/>
          <w:spacing w:val="-1"/>
          <w:sz w:val="21"/>
          <w:szCs w:val="21"/>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i/>
          <w:iCs/>
          <w:spacing w:val="-1"/>
          <w:sz w:val="21"/>
          <w:szCs w:val="21"/>
          <w:lang w:eastAsia="zh-CN"/>
        </w:rPr>
        <w:t>/</w:t>
      </w:r>
      <w:proofErr w:type="spellStart"/>
      <w:r w:rsidRPr="00E002D6">
        <w:rPr>
          <w:rFonts w:ascii="Cambria" w:eastAsia="宋体" w:hAnsi="Cambria" w:cs="Cambria"/>
          <w:i/>
          <w:iCs/>
          <w:sz w:val="21"/>
          <w:szCs w:val="21"/>
        </w:rPr>
        <w:t>pruv</w:t>
      </w:r>
      <w:proofErr w:type="spellEnd"/>
      <w:r w:rsidRPr="00E002D6">
        <w:rPr>
          <w:rFonts w:ascii="Cambria" w:eastAsia="宋体" w:hAnsi="Cambria" w:cs="Cambria"/>
          <w:i/>
          <w:iCs/>
          <w:sz w:val="21"/>
          <w:szCs w:val="21"/>
        </w:rPr>
        <w:t xml:space="preserve"> </w:t>
      </w:r>
      <w:proofErr w:type="spellStart"/>
      <w:r w:rsidRPr="00E002D6">
        <w:rPr>
          <w:rFonts w:ascii="Cambria" w:eastAsia="宋体" w:hAnsi="Cambria" w:cs="Cambria"/>
          <w:i/>
          <w:iCs/>
          <w:sz w:val="21"/>
          <w:szCs w:val="21"/>
        </w:rPr>
        <w:t>tu</w:t>
      </w:r>
      <w:proofErr w:type="spellEnd"/>
      <w:r w:rsidRPr="00E002D6">
        <w:rPr>
          <w:rFonts w:ascii="Cambria" w:eastAsia="宋体" w:hAnsi="Cambria" w:cs="Cambria"/>
          <w:i/>
          <w:iCs/>
          <w:sz w:val="21"/>
          <w:szCs w:val="21"/>
        </w:rPr>
        <w:t xml:space="preserve"> bi</w:t>
      </w:r>
      <w:proofErr w:type="gramStart"/>
      <w:r w:rsidRPr="00E002D6">
        <w:rPr>
          <w:rFonts w:ascii="Cambria" w:eastAsia="宋体" w:hAnsi="Cambria" w:cs="Cambria"/>
          <w:i/>
          <w:iCs/>
          <w:sz w:val="21"/>
          <w:szCs w:val="21"/>
          <w:lang w:eastAsia="zh-CN"/>
        </w:rPr>
        <w:t>/</w:t>
      </w:r>
      <w:r w:rsidRPr="00E002D6">
        <w:rPr>
          <w:rFonts w:ascii="Cambria" w:eastAsia="宋体" w:hAnsi="Cambria" w:cs="Cambria"/>
          <w:i/>
          <w:iCs/>
          <w:spacing w:val="-1"/>
          <w:sz w:val="21"/>
          <w:szCs w:val="21"/>
          <w:lang w:eastAsia="zh-CN"/>
        </w:rPr>
        <w:t xml:space="preserve"> </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gramEnd"/>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laɪfˌsevɚ</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p>
    <w:p w14:paraId="0C195B7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often result from earthquakes.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These tips may prove to be lifesavers. We </w:t>
      </w:r>
    </w:p>
    <w:p w14:paraId="43D606CC" w14:textId="77777777" w:rsidR="00792C08" w:rsidRPr="00E002D6" w:rsidRDefault="00000000">
      <w:pPr>
        <w:pStyle w:val="a3"/>
        <w:spacing w:line="400" w:lineRule="exact"/>
        <w:ind w:right="181" w:firstLineChars="1000" w:firstLine="2080"/>
        <w:rPr>
          <w:rFonts w:ascii="Cambria" w:eastAsia="宋体" w:hAnsi="Cambria" w:cs="Cambria"/>
          <w:i/>
          <w:iCs/>
          <w:spacing w:val="-1"/>
          <w:sz w:val="21"/>
          <w:szCs w:val="21"/>
          <w:lang w:eastAsia="zh-CN"/>
        </w:rPr>
      </w:pPr>
      <w:r w:rsidRPr="00E002D6">
        <w:rPr>
          <w:rFonts w:ascii="Cambria" w:eastAsia="宋体" w:hAnsi="Cambria" w:cs="Cambria"/>
          <w:i/>
          <w:iCs/>
          <w:spacing w:val="-1"/>
          <w:sz w:val="21"/>
          <w:szCs w:val="21"/>
          <w:lang w:eastAsia="zh-CN"/>
        </w:rPr>
        <w:t>/</w:t>
      </w:r>
      <w:proofErr w:type="gramStart"/>
      <w:r w:rsidRPr="00E002D6">
        <w:rPr>
          <w:rFonts w:ascii="Cambria" w:eastAsia="宋体" w:hAnsi="Cambria" w:cs="Cambria"/>
          <w:i/>
          <w:iCs/>
          <w:sz w:val="21"/>
          <w:szCs w:val="21"/>
        </w:rPr>
        <w:t>kip</w:t>
      </w:r>
      <w:proofErr w:type="gramEnd"/>
      <w:r w:rsidRPr="00E002D6">
        <w:rPr>
          <w:rFonts w:ascii="Cambria" w:eastAsia="宋体" w:hAnsi="Cambria" w:cs="Cambria" w:hint="eastAsia"/>
          <w:i/>
          <w:iCs/>
          <w:sz w:val="21"/>
          <w:szCs w:val="21"/>
          <w:lang w:eastAsia="zh-CN"/>
        </w:rPr>
        <w:t xml:space="preserve"> </w:t>
      </w:r>
      <w:proofErr w:type="spellStart"/>
      <w:r w:rsidRPr="00E002D6">
        <w:rPr>
          <w:rFonts w:ascii="Cambria" w:eastAsia="宋体" w:hAnsi="Cambria" w:cs="Cambria" w:hint="eastAsia"/>
          <w:i/>
          <w:iCs/>
          <w:sz w:val="21"/>
          <w:szCs w:val="21"/>
          <w:lang w:eastAsia="zh-CN"/>
        </w:rPr>
        <w:t>ðem</w:t>
      </w:r>
      <w:proofErr w:type="spellEnd"/>
      <w:r w:rsidRPr="00E002D6">
        <w:rPr>
          <w:rFonts w:ascii="Cambria" w:eastAsia="宋体" w:hAnsi="Cambria" w:cs="Cambria"/>
          <w:i/>
          <w:iCs/>
          <w:sz w:val="21"/>
          <w:szCs w:val="21"/>
        </w:rPr>
        <w:t xml:space="preserve"> </w:t>
      </w:r>
      <w:proofErr w:type="spellStart"/>
      <w:r w:rsidRPr="00E002D6">
        <w:rPr>
          <w:rFonts w:ascii="Cambria" w:eastAsia="宋体" w:hAnsi="Cambria" w:cs="Cambria"/>
          <w:i/>
          <w:iCs/>
          <w:sz w:val="21"/>
          <w:szCs w:val="21"/>
        </w:rPr>
        <w:t>ɪn</w:t>
      </w:r>
      <w:proofErr w:type="spellEnd"/>
      <w:r w:rsidRPr="00E002D6">
        <w:rPr>
          <w:rFonts w:ascii="Cambria" w:eastAsia="宋体" w:hAnsi="Cambria" w:cs="Cambria"/>
          <w:i/>
          <w:iCs/>
          <w:sz w:val="21"/>
          <w:szCs w:val="21"/>
        </w:rPr>
        <w:t xml:space="preserve"> </w:t>
      </w:r>
      <w:proofErr w:type="spellStart"/>
      <w:r w:rsidRPr="00E002D6">
        <w:rPr>
          <w:rFonts w:ascii="Cambria" w:eastAsia="宋体" w:hAnsi="Cambria" w:cs="Cambria"/>
          <w:i/>
          <w:iCs/>
          <w:sz w:val="21"/>
          <w:szCs w:val="21"/>
        </w:rPr>
        <w:t>maɪnd</w:t>
      </w:r>
      <w:proofErr w:type="spellEnd"/>
      <w:r w:rsidRPr="00E002D6">
        <w:rPr>
          <w:rFonts w:ascii="Cambria" w:eastAsia="宋体" w:hAnsi="Cambria" w:cs="Cambria"/>
          <w:i/>
          <w:iCs/>
          <w:spacing w:val="-1"/>
          <w:sz w:val="21"/>
          <w:szCs w:val="21"/>
          <w:lang w:eastAsia="zh-CN"/>
        </w:rPr>
        <w:t>/</w:t>
      </w:r>
    </w:p>
    <w:p w14:paraId="04CF868C"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should, therefore, keep them in mind. Remember to always hope for the best but prepare for the worst</w:t>
      </w:r>
      <w:r w:rsidRPr="00E002D6">
        <w:rPr>
          <w:rFonts w:ascii="Times New Roman" w:eastAsia="宋体" w:hAnsi="Times New Roman" w:cs="Times New Roman" w:hint="eastAsia"/>
          <w:spacing w:val="-1"/>
          <w:sz w:val="28"/>
          <w:szCs w:val="28"/>
          <w:lang w:eastAsia="zh-CN"/>
        </w:rPr>
        <w:t>.</w:t>
      </w:r>
    </w:p>
    <w:p w14:paraId="2869527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B8CB1FC"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kæˈfe</w:t>
      </w:r>
      <w:proofErr w:type="spellEnd"/>
      <w:r w:rsidRPr="00E002D6">
        <w:rPr>
          <w:rFonts w:ascii="Cambria" w:eastAsia="宋体" w:hAnsi="Cambria" w:cs="Cambria"/>
          <w:spacing w:val="-1"/>
          <w:sz w:val="22"/>
          <w:szCs w:val="22"/>
          <w:lang w:eastAsia="zh-CN"/>
        </w:rPr>
        <w:t>/</w:t>
      </w:r>
    </w:p>
    <w:p w14:paraId="0F94F0D5"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(Jenny and Andy are having a cup of coffee at a cafe.)</w:t>
      </w:r>
      <w:r w:rsidRPr="00E002D6">
        <w:rPr>
          <w:rFonts w:ascii="Times New Roman" w:eastAsia="宋体" w:hAnsi="Times New Roman" w:cs="Times New Roman"/>
          <w:spacing w:val="-1"/>
          <w:sz w:val="28"/>
          <w:szCs w:val="28"/>
          <w:lang w:eastAsia="zh-CN"/>
        </w:rPr>
        <w:br/>
        <w:t>(J = Jenny; A = Andy)</w:t>
      </w:r>
    </w:p>
    <w:p w14:paraId="5FE7DE97"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J: Hey, Andy. Did you feel that earthquake yesterday?</w:t>
      </w:r>
    </w:p>
    <w:p w14:paraId="5D531E12" w14:textId="77777777" w:rsidR="00792C08" w:rsidRPr="00E002D6" w:rsidRDefault="00000000">
      <w:pPr>
        <w:pStyle w:val="a3"/>
        <w:spacing w:line="400" w:lineRule="exact"/>
        <w:ind w:right="183" w:firstLineChars="800" w:firstLine="1744"/>
        <w:rPr>
          <w:rFonts w:ascii="Times New Roman" w:eastAsia="宋体" w:hAnsi="Times New Roman" w:cs="Times New Roman"/>
          <w:spacing w:val="-1"/>
          <w:sz w:val="28"/>
          <w:szCs w:val="28"/>
          <w:lang w:eastAsia="zh-CN"/>
        </w:rPr>
      </w:pPr>
      <w:r w:rsidRPr="00E002D6">
        <w:rPr>
          <w:rFonts w:ascii="Cambria" w:eastAsia="宋体" w:hAnsi="Cambria" w:cs="Cambria" w:hint="eastAsia"/>
          <w:i/>
          <w:iCs/>
          <w:spacing w:val="-1"/>
          <w:sz w:val="22"/>
          <w:szCs w:val="22"/>
          <w:lang w:eastAsia="zh-CN"/>
        </w:rPr>
        <w:t>/</w:t>
      </w:r>
      <w:proofErr w:type="spellStart"/>
      <w:r w:rsidRPr="00E002D6">
        <w:rPr>
          <w:rFonts w:ascii="Cambria" w:eastAsia="宋体" w:hAnsi="Cambria" w:cs="Cambria" w:hint="eastAsia"/>
          <w:i/>
          <w:iCs/>
          <w:spacing w:val="-1"/>
          <w:sz w:val="22"/>
          <w:szCs w:val="22"/>
          <w:lang w:eastAsia="zh-CN"/>
        </w:rPr>
        <w:t>æt</w:t>
      </w:r>
      <w:proofErr w:type="spellEnd"/>
      <w:r w:rsidRPr="00E002D6">
        <w:rPr>
          <w:rFonts w:ascii="Cambria" w:eastAsia="宋体" w:hAnsi="Cambria" w:cs="Cambria" w:hint="eastAsia"/>
          <w:i/>
          <w:iCs/>
          <w:spacing w:val="-1"/>
          <w:sz w:val="22"/>
          <w:szCs w:val="22"/>
          <w:lang w:eastAsia="zh-CN"/>
        </w:rPr>
        <w:t xml:space="preserve"> w</w:t>
      </w:r>
      <w:r w:rsidRPr="00E002D6">
        <w:rPr>
          <w:rFonts w:ascii="Cambria" w:eastAsia="宋体" w:hAnsi="Cambria" w:cs="Cambria" w:hint="eastAsia"/>
          <w:i/>
          <w:iCs/>
          <w:spacing w:val="-1"/>
          <w:sz w:val="22"/>
          <w:szCs w:val="22"/>
          <w:lang w:eastAsia="zh-CN"/>
        </w:rPr>
        <w:t>ɝ</w:t>
      </w:r>
      <w:r w:rsidRPr="00E002D6">
        <w:rPr>
          <w:rFonts w:ascii="Cambria" w:eastAsia="宋体" w:hAnsi="Cambria" w:cs="Cambria" w:hint="eastAsia"/>
          <w:i/>
          <w:iCs/>
          <w:spacing w:val="-1"/>
          <w:sz w:val="22"/>
          <w:szCs w:val="22"/>
          <w:lang w:eastAsia="zh-CN"/>
        </w:rPr>
        <w:t xml:space="preserve">k/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dɪzɪ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 xml:space="preserve">A: Sure. I was at work. Some of the women in the office felt dizzy and </w:t>
      </w:r>
    </w:p>
    <w:p w14:paraId="58B582DC"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skrimd</w:t>
      </w:r>
      <w:proofErr w:type="spellEnd"/>
      <w:r w:rsidRPr="00E002D6">
        <w:rPr>
          <w:rFonts w:ascii="Cambria" w:eastAsia="宋体" w:hAnsi="Cambria" w:cs="Cambria"/>
          <w:spacing w:val="-1"/>
          <w:sz w:val="22"/>
          <w:szCs w:val="22"/>
          <w:lang w:eastAsia="zh-CN"/>
        </w:rPr>
        <w:t>/</w:t>
      </w:r>
    </w:p>
    <w:p w14:paraId="466A2875"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screamed.</w:t>
      </w:r>
    </w:p>
    <w:p w14:paraId="719EF7FA" w14:textId="77777777" w:rsidR="00792C08" w:rsidRPr="00E002D6" w:rsidRDefault="00000000">
      <w:pPr>
        <w:pStyle w:val="a3"/>
        <w:spacing w:line="400" w:lineRule="exact"/>
        <w:ind w:right="183" w:firstLineChars="2700" w:firstLine="5886"/>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tɛrəˌfaɪd</w:t>
      </w:r>
      <w:proofErr w:type="spellEnd"/>
      <w:r w:rsidRPr="00E002D6">
        <w:rPr>
          <w:rFonts w:ascii="Cambria" w:eastAsia="宋体" w:hAnsi="Cambria" w:cs="Cambria"/>
          <w:spacing w:val="-1"/>
          <w:sz w:val="22"/>
          <w:szCs w:val="22"/>
          <w:lang w:eastAsia="zh-CN"/>
        </w:rPr>
        <w:t>/</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J: You know, the ground shook so violently that I was terrified.</w:t>
      </w:r>
      <w:r w:rsidRPr="00E002D6">
        <w:rPr>
          <w:rFonts w:ascii="Times New Roman" w:eastAsia="宋体" w:hAnsi="Times New Roman" w:cs="Times New Roman"/>
          <w:spacing w:val="-1"/>
          <w:sz w:val="28"/>
          <w:szCs w:val="28"/>
          <w:lang w:eastAsia="zh-CN"/>
        </w:rPr>
        <w:br/>
        <w:t>A: That sounds just like how a woman would feel.</w:t>
      </w:r>
    </w:p>
    <w:p w14:paraId="7A9C2C1A" w14:textId="77777777" w:rsidR="00792C08" w:rsidRPr="00E002D6" w:rsidRDefault="00000000">
      <w:pPr>
        <w:pStyle w:val="a3"/>
        <w:spacing w:line="400" w:lineRule="exact"/>
        <w:ind w:right="183" w:firstLineChars="1600" w:firstLine="3488"/>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brev</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r>
      <w:r w:rsidRPr="00E002D6">
        <w:rPr>
          <w:rFonts w:ascii="Times New Roman" w:eastAsia="宋体" w:hAnsi="Times New Roman" w:cs="Times New Roman"/>
          <w:spacing w:val="-1"/>
          <w:sz w:val="28"/>
          <w:szCs w:val="28"/>
          <w:lang w:eastAsia="zh-CN"/>
        </w:rPr>
        <w:lastRenderedPageBreak/>
        <w:t>J: I guess we women should be brave like you, huh?</w:t>
      </w:r>
      <w:r w:rsidRPr="00E002D6">
        <w:rPr>
          <w:rFonts w:ascii="Times New Roman" w:eastAsia="宋体" w:hAnsi="Times New Roman" w:cs="Times New Roman"/>
          <w:spacing w:val="-1"/>
          <w:sz w:val="28"/>
          <w:szCs w:val="28"/>
          <w:lang w:eastAsia="zh-CN"/>
        </w:rPr>
        <w:br/>
        <w:t>A: Of course!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(Jenny shakes the table with her leg.)</w:t>
      </w:r>
      <w:r w:rsidRPr="00E002D6">
        <w:rPr>
          <w:rFonts w:ascii="Times New Roman" w:eastAsia="宋体" w:hAnsi="Times New Roman" w:cs="Times New Roman" w:hint="eastAsia"/>
          <w:spacing w:val="-1"/>
          <w:sz w:val="28"/>
          <w:szCs w:val="28"/>
          <w:lang w:eastAsia="zh-CN"/>
        </w:rPr>
        <w:t xml:space="preserve"> </w:t>
      </w:r>
      <w:proofErr w:type="spellStart"/>
      <w:r w:rsidRPr="00E002D6">
        <w:rPr>
          <w:rFonts w:ascii="Times New Roman" w:eastAsia="宋体" w:hAnsi="Times New Roman" w:cs="Times New Roman"/>
          <w:spacing w:val="-1"/>
          <w:sz w:val="28"/>
          <w:szCs w:val="28"/>
          <w:lang w:eastAsia="zh-CN"/>
        </w:rPr>
        <w:t>Aaagh</w:t>
      </w:r>
      <w:proofErr w:type="spellEnd"/>
      <w:r w:rsidRPr="00E002D6">
        <w:rPr>
          <w:rFonts w:ascii="Times New Roman" w:eastAsia="宋体" w:hAnsi="Times New Roman" w:cs="Times New Roman"/>
          <w:spacing w:val="-1"/>
          <w:sz w:val="28"/>
          <w:szCs w:val="28"/>
          <w:lang w:eastAsia="zh-CN"/>
        </w:rPr>
        <w:t>! Earthquake! Help!</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 gets under the table.)</w:t>
      </w:r>
      <w:r w:rsidRPr="00E002D6">
        <w:rPr>
          <w:rFonts w:ascii="Times New Roman" w:eastAsia="宋体" w:hAnsi="Times New Roman" w:cs="Times New Roman"/>
          <w:spacing w:val="-1"/>
          <w:sz w:val="28"/>
          <w:szCs w:val="28"/>
          <w:lang w:eastAsia="zh-CN"/>
        </w:rPr>
        <w:br/>
        <w:t xml:space="preserve">J: Look at </w:t>
      </w:r>
      <w:proofErr w:type="gramStart"/>
      <w:r w:rsidRPr="00E002D6">
        <w:rPr>
          <w:rFonts w:ascii="Times New Roman" w:eastAsia="宋体" w:hAnsi="Times New Roman" w:cs="Times New Roman"/>
          <w:spacing w:val="-1"/>
          <w:sz w:val="28"/>
          <w:szCs w:val="28"/>
          <w:lang w:eastAsia="zh-CN"/>
        </w:rPr>
        <w:t>you—</w:t>
      </w:r>
      <w:proofErr w:type="gramEnd"/>
      <w:r w:rsidRPr="00E002D6">
        <w:rPr>
          <w:rFonts w:ascii="Times New Roman" w:eastAsia="宋体" w:hAnsi="Times New Roman" w:cs="Times New Roman"/>
          <w:spacing w:val="-1"/>
          <w:sz w:val="28"/>
          <w:szCs w:val="28"/>
          <w:lang w:eastAsia="zh-CN"/>
        </w:rPr>
        <w:t>I was just playing. You’re worse than a woman. You even sounded worse than the women at the office.</w:t>
      </w:r>
    </w:p>
    <w:p w14:paraId="5454CC11" w14:textId="77777777" w:rsidR="00792C08" w:rsidRPr="00E002D6" w:rsidRDefault="00000000">
      <w:pPr>
        <w:pStyle w:val="a3"/>
        <w:spacing w:line="400" w:lineRule="exact"/>
        <w:ind w:right="183" w:firstLineChars="1400" w:firstLine="3052"/>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dʒok</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proofErr w:type="spellStart"/>
      <w:r w:rsidRPr="00E002D6">
        <w:rPr>
          <w:rFonts w:ascii="Cambria" w:eastAsia="宋体" w:hAnsi="Cambria" w:cs="Cambria" w:hint="eastAsia"/>
          <w:spacing w:val="-1"/>
          <w:sz w:val="22"/>
          <w:szCs w:val="22"/>
          <w:lang w:eastAsia="zh-CN"/>
        </w:rPr>
        <w:t>sk</w:t>
      </w:r>
      <w:proofErr w:type="spellEnd"/>
      <w:r w:rsidRPr="00E002D6">
        <w:rPr>
          <w:rFonts w:ascii="Cambria" w:eastAsia="宋体" w:hAnsi="Cambria" w:cs="Cambria" w:hint="eastAsia"/>
          <w:spacing w:val="-1"/>
          <w:sz w:val="22"/>
          <w:szCs w:val="22"/>
          <w:lang w:eastAsia="zh-CN"/>
        </w:rPr>
        <w:t>ɛ</w:t>
      </w:r>
      <w:r w:rsidRPr="00E002D6">
        <w:rPr>
          <w:rFonts w:ascii="Cambria" w:eastAsia="宋体" w:hAnsi="Cambria" w:cs="Cambria" w:hint="eastAsia"/>
          <w:spacing w:val="-1"/>
          <w:sz w:val="22"/>
          <w:szCs w:val="22"/>
          <w:lang w:eastAsia="zh-CN"/>
        </w:rPr>
        <w:t>r/</w:t>
      </w:r>
      <w:r w:rsidRPr="00E002D6">
        <w:rPr>
          <w:rFonts w:ascii="Cambria" w:eastAsia="宋体" w:hAnsi="Cambria" w:cs="Cambria"/>
          <w:spacing w:val="-1"/>
          <w:sz w:val="22"/>
          <w:szCs w:val="22"/>
          <w:lang w:eastAsia="zh-CN"/>
        </w:rPr>
        <w:br/>
      </w:r>
      <w:r w:rsidRPr="00E002D6">
        <w:rPr>
          <w:rFonts w:ascii="Times New Roman" w:eastAsia="宋体" w:hAnsi="Times New Roman" w:cs="Times New Roman"/>
          <w:spacing w:val="-1"/>
          <w:sz w:val="28"/>
          <w:szCs w:val="28"/>
          <w:lang w:eastAsia="zh-CN"/>
        </w:rPr>
        <w:t>A: Uh</w:t>
      </w:r>
      <w:r w:rsidRPr="00E002D6">
        <w:rPr>
          <w:rFonts w:ascii="Times New Roman" w:eastAsia="宋体" w:hAnsi="Times New Roman" w:cs="Times New Roman" w:hint="eastAsia"/>
          <w:spacing w:val="-1"/>
          <w:sz w:val="28"/>
          <w:szCs w:val="28"/>
          <w:lang w:eastAsia="zh-CN"/>
        </w:rPr>
        <w:t>...</w:t>
      </w:r>
      <w:r w:rsidRPr="00E002D6">
        <w:rPr>
          <w:rFonts w:ascii="Times New Roman" w:eastAsia="宋体" w:hAnsi="Times New Roman" w:cs="Times New Roman"/>
          <w:spacing w:val="-1"/>
          <w:sz w:val="28"/>
          <w:szCs w:val="28"/>
          <w:lang w:eastAsia="zh-CN"/>
        </w:rPr>
        <w:t xml:space="preserve"> I knew it was just a joke. I was only trying to scare you.</w:t>
      </w:r>
    </w:p>
    <w:p w14:paraId="5425944C" w14:textId="77777777" w:rsidR="00792C08" w:rsidRPr="00E002D6" w:rsidRDefault="00000000">
      <w:pPr>
        <w:pStyle w:val="a3"/>
        <w:spacing w:line="400" w:lineRule="exact"/>
        <w:ind w:right="183" w:firstLineChars="400" w:firstLine="872"/>
        <w:rPr>
          <w:rFonts w:ascii="Times New Roman" w:eastAsia="宋体" w:hAnsi="Times New Roman" w:cs="Times New Roman"/>
          <w:spacing w:val="-1"/>
          <w:sz w:val="28"/>
          <w:szCs w:val="28"/>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bɛt</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spacing w:val="-1"/>
          <w:sz w:val="28"/>
          <w:szCs w:val="28"/>
          <w:lang w:eastAsia="zh-CN"/>
        </w:rPr>
        <w:br/>
        <w:t>J: Ha! I bet!</w:t>
      </w:r>
    </w:p>
    <w:p w14:paraId="40B7059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85D8356" w14:textId="77777777" w:rsidR="00792C08" w:rsidRPr="00E002D6" w:rsidRDefault="00000000">
      <w:pPr>
        <w:pStyle w:val="a3"/>
        <w:spacing w:line="400" w:lineRule="exact"/>
        <w:ind w:right="183"/>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 xml:space="preserve">Part 2: </w:t>
      </w:r>
      <w:proofErr w:type="spellStart"/>
      <w:proofErr w:type="gramStart"/>
      <w:r w:rsidRPr="00E002D6">
        <w:rPr>
          <w:rFonts w:ascii="Times New Roman" w:hAnsi="Times New Roman" w:cs="Times New Roman" w:hint="eastAsia"/>
          <w:b/>
          <w:bCs/>
          <w:i/>
          <w:iCs/>
          <w:sz w:val="32"/>
          <w:szCs w:val="40"/>
          <w:lang w:eastAsia="zh-CN"/>
        </w:rPr>
        <w:t>Vocabulary&amp;</w:t>
      </w:r>
      <w:proofErr w:type="gramEnd"/>
      <w:r w:rsidRPr="00E002D6">
        <w:rPr>
          <w:rFonts w:ascii="Times New Roman" w:hAnsi="Times New Roman" w:cs="Times New Roman" w:hint="eastAsia"/>
          <w:b/>
          <w:bCs/>
          <w:i/>
          <w:iCs/>
          <w:sz w:val="32"/>
          <w:szCs w:val="40"/>
          <w:lang w:eastAsia="zh-CN"/>
        </w:rPr>
        <w:t>Idioms</w:t>
      </w:r>
      <w:proofErr w:type="spellEnd"/>
    </w:p>
    <w:p w14:paraId="46845727" w14:textId="77777777" w:rsidR="00792C08" w:rsidRPr="00E002D6" w:rsidRDefault="00000000">
      <w:pPr>
        <w:numPr>
          <w:ilvl w:val="0"/>
          <w:numId w:val="2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 xml:space="preserve">earthquake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ɝθ</w:t>
      </w:r>
      <w:proofErr w:type="gramStart"/>
      <w:r w:rsidRPr="00E002D6">
        <w:rPr>
          <w:rFonts w:ascii="Cambria" w:eastAsia="宋体" w:hAnsi="Cambria" w:cs="Cambria"/>
          <w:spacing w:val="-1"/>
          <w:sz w:val="22"/>
          <w:szCs w:val="22"/>
        </w:rPr>
        <w:t>ˌkwek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ɜːrθ</w:t>
      </w:r>
      <w:proofErr w:type="gramStart"/>
      <w:r w:rsidRPr="00E002D6">
        <w:rPr>
          <w:rFonts w:ascii="Cambria" w:eastAsia="宋体" w:hAnsi="Cambria" w:cs="Cambria"/>
          <w:spacing w:val="-1"/>
          <w:sz w:val="22"/>
          <w:szCs w:val="22"/>
        </w:rPr>
        <w:t>kweɪk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i/>
          <w:iCs/>
          <w:spacing w:val="-1"/>
          <w:sz w:val="22"/>
          <w:szCs w:val="22"/>
        </w:rPr>
        <w:t xml:space="preserve"> </w:t>
      </w:r>
      <w:r w:rsidRPr="00E002D6">
        <w:rPr>
          <w:rFonts w:ascii="Times New Roman" w:eastAsia="宋体" w:hAnsi="Times New Roman" w:cs="Times New Roman"/>
          <w:spacing w:val="-1"/>
          <w:sz w:val="22"/>
          <w:szCs w:val="22"/>
        </w:rPr>
        <w:t>地震（亦可简写成</w:t>
      </w:r>
      <w:r w:rsidRPr="00E002D6">
        <w:rPr>
          <w:rFonts w:ascii="Times New Roman" w:eastAsia="宋体" w:hAnsi="Times New Roman" w:cs="Times New Roman"/>
          <w:spacing w:val="-1"/>
          <w:sz w:val="22"/>
          <w:szCs w:val="22"/>
        </w:rPr>
        <w:t xml:space="preserve">quake </w:t>
      </w:r>
      <w:r w:rsidRPr="00E002D6">
        <w:rPr>
          <w:rFonts w:ascii="Times New Roman" w:eastAsia="宋体" w:hAnsi="Times New Roman" w:cs="Times New Roman" w:hint="eastAsia"/>
          <w:spacing w:val="-1"/>
          <w:sz w:val="22"/>
          <w:szCs w:val="22"/>
        </w:rPr>
        <w:t xml:space="preserve"> </w:t>
      </w:r>
    </w:p>
    <w:p w14:paraId="5E1055FF" w14:textId="77777777" w:rsidR="00792C08" w:rsidRPr="00E002D6" w:rsidRDefault="00000000">
      <w:pPr>
        <w:spacing w:line="400" w:lineRule="exact"/>
        <w:ind w:firstLineChars="200" w:firstLine="438"/>
        <w:rPr>
          <w:rFonts w:ascii="Times New Roman" w:eastAsia="宋体" w:hAnsi="Times New Roman" w:cs="Times New Roman"/>
          <w:spacing w:val="-1"/>
          <w:sz w:val="22"/>
          <w:szCs w:val="22"/>
        </w:rPr>
      </w:pP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hAnsi="Cambria" w:cs="Cambria"/>
          <w:sz w:val="22"/>
          <w:szCs w:val="22"/>
        </w:rPr>
        <w:t>kwek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spellStart"/>
      <w:r w:rsidRPr="00E002D6">
        <w:rPr>
          <w:rFonts w:ascii="Cambria" w:hAnsi="Cambria" w:cs="Cambria"/>
          <w:sz w:val="22"/>
          <w:szCs w:val="22"/>
        </w:rPr>
        <w:t>kweɪk</w:t>
      </w:r>
      <w:proofErr w:type="spellEnd"/>
      <w:r w:rsidRPr="00E002D6">
        <w:rPr>
          <w:rFonts w:ascii="Times New Roman" w:hAnsi="Times New Roman" w:cs="Times New Roman" w:hint="eastAsia"/>
          <w:sz w:val="22"/>
          <w:szCs w:val="22"/>
          <w:lang w:eastAsia="zh"/>
        </w:rPr>
        <w:t>]</w:t>
      </w:r>
      <w:r w:rsidRPr="00E002D6">
        <w:rPr>
          <w:rFonts w:ascii="Times New Roman" w:eastAsia="宋体" w:hAnsi="Times New Roman" w:cs="Times New Roman"/>
          <w:spacing w:val="-1"/>
          <w:sz w:val="22"/>
          <w:szCs w:val="22"/>
        </w:rPr>
        <w:t>）</w:t>
      </w:r>
    </w:p>
    <w:p w14:paraId="33C007E1" w14:textId="77777777" w:rsidR="00792C08" w:rsidRPr="00E002D6" w:rsidRDefault="00000000">
      <w:pPr>
        <w:numPr>
          <w:ilvl w:val="0"/>
          <w:numId w:val="27"/>
        </w:numPr>
        <w:spacing w:line="400" w:lineRule="exact"/>
        <w:rPr>
          <w:rFonts w:ascii="Times New Roman" w:eastAsia="宋体" w:hAnsi="Times New Roman" w:cs="Times New Roman"/>
          <w:spacing w:val="-1"/>
          <w:sz w:val="22"/>
          <w:szCs w:val="22"/>
          <w:u w:val="single"/>
        </w:rPr>
      </w:pPr>
      <w:r w:rsidRPr="00E002D6">
        <w:rPr>
          <w:rFonts w:ascii="Times New Roman" w:eastAsia="宋体" w:hAnsi="Times New Roman" w:cs="Times New Roman"/>
          <w:b/>
          <w:bCs/>
          <w:spacing w:val="-1"/>
          <w:sz w:val="22"/>
          <w:szCs w:val="22"/>
        </w:rPr>
        <w:t xml:space="preserve">survival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sɚˈvaɪv</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sərˈvaɪvəl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2"/>
          <w:szCs w:val="22"/>
        </w:rPr>
        <w:t>生存</w:t>
      </w:r>
    </w:p>
    <w:p w14:paraId="68FB2052" w14:textId="77777777" w:rsidR="00792C08" w:rsidRPr="00E002D6" w:rsidRDefault="00000000">
      <w:pPr>
        <w:numPr>
          <w:ilvl w:val="0"/>
          <w:numId w:val="27"/>
        </w:numPr>
        <w:spacing w:line="400" w:lineRule="exact"/>
        <w:jc w:val="left"/>
        <w:rPr>
          <w:rFonts w:ascii="Times New Roman" w:eastAsia="宋体" w:hAnsi="Times New Roman" w:cs="Times New Roman"/>
          <w:spacing w:val="-1"/>
          <w:sz w:val="22"/>
          <w:szCs w:val="22"/>
          <w:u w:val="single"/>
        </w:rPr>
      </w:pPr>
      <w:proofErr w:type="gramStart"/>
      <w:r w:rsidRPr="00E002D6">
        <w:rPr>
          <w:rFonts w:ascii="Times New Roman" w:eastAsia="宋体" w:hAnsi="Times New Roman" w:cs="Times New Roman"/>
          <w:b/>
          <w:bCs/>
          <w:spacing w:val="-1"/>
          <w:sz w:val="22"/>
          <w:szCs w:val="22"/>
        </w:rPr>
        <w:t>tip</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i/>
          <w:iCs/>
          <w:spacing w:val="-1"/>
          <w:sz w:val="22"/>
          <w:szCs w:val="22"/>
        </w:rPr>
        <w:t xml:space="preserve"> </w:t>
      </w:r>
      <w:r w:rsidRPr="00E002D6">
        <w:rPr>
          <w:rFonts w:ascii="Times New Roman" w:eastAsia="宋体" w:hAnsi="Times New Roman" w:cs="Times New Roman"/>
          <w:spacing w:val="-1"/>
          <w:sz w:val="22"/>
          <w:szCs w:val="22"/>
        </w:rPr>
        <w:t>提示</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spacing w:val="-1"/>
          <w:sz w:val="22"/>
          <w:szCs w:val="22"/>
        </w:rPr>
        <w:t>建议（可数）</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spacing w:val="-1"/>
          <w:sz w:val="22"/>
          <w:szCs w:val="22"/>
        </w:rPr>
        <w:t>小费</w:t>
      </w:r>
    </w:p>
    <w:p w14:paraId="0513E4FA" w14:textId="77777777" w:rsidR="00792C08" w:rsidRPr="00E002D6" w:rsidRDefault="00000000">
      <w:pPr>
        <w:numPr>
          <w:ilvl w:val="0"/>
          <w:numId w:val="27"/>
        </w:numPr>
        <w:spacing w:line="400" w:lineRule="exact"/>
        <w:rPr>
          <w:rFonts w:ascii="Times New Roman" w:eastAsia="宋体" w:hAnsi="Times New Roman" w:cs="Times New Roman"/>
          <w:i/>
          <w:iCs/>
          <w:spacing w:val="-1"/>
          <w:sz w:val="22"/>
          <w:szCs w:val="22"/>
        </w:rPr>
      </w:pPr>
      <w:proofErr w:type="gramStart"/>
      <w:r w:rsidRPr="00E002D6">
        <w:rPr>
          <w:rFonts w:ascii="Times New Roman" w:eastAsia="宋体" w:hAnsi="Times New Roman" w:cs="Times New Roman"/>
          <w:b/>
          <w:bCs/>
          <w:spacing w:val="-1"/>
          <w:sz w:val="22"/>
          <w:szCs w:val="22"/>
        </w:rPr>
        <w:t>expert  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ɛkspɝt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ekspɜːrt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i/>
          <w:iCs/>
          <w:spacing w:val="-1"/>
          <w:sz w:val="22"/>
          <w:szCs w:val="22"/>
        </w:rPr>
        <w:t xml:space="preserve"> </w:t>
      </w:r>
      <w:r w:rsidRPr="00E002D6">
        <w:rPr>
          <w:rFonts w:ascii="Times New Roman" w:eastAsia="宋体" w:hAnsi="Times New Roman" w:cs="Times New Roman"/>
          <w:spacing w:val="-1"/>
          <w:sz w:val="22"/>
          <w:szCs w:val="22"/>
        </w:rPr>
        <w:t>专家</w:t>
      </w:r>
      <w:r w:rsidRPr="00E002D6">
        <w:rPr>
          <w:rFonts w:ascii="Times New Roman" w:eastAsia="宋体" w:hAnsi="Times New Roman" w:cs="Times New Roman"/>
          <w:spacing w:val="-1"/>
          <w:sz w:val="22"/>
          <w:szCs w:val="22"/>
        </w:rPr>
        <w:t xml:space="preserve"> &amp;</w:t>
      </w:r>
      <w:r w:rsidRPr="00E002D6">
        <w:rPr>
          <w:rFonts w:ascii="Times New Roman" w:eastAsia="宋体" w:hAnsi="Times New Roman" w:cs="Times New Roman" w:hint="eastAsia"/>
          <w:i/>
          <w:spacing w:val="-1"/>
          <w:sz w:val="22"/>
          <w:szCs w:val="22"/>
        </w:rPr>
        <w:t xml:space="preserve"> adj. </w:t>
      </w:r>
      <w:r w:rsidRPr="00E002D6">
        <w:rPr>
          <w:rFonts w:ascii="Times New Roman" w:eastAsia="宋体" w:hAnsi="Times New Roman" w:cs="Times New Roman"/>
          <w:spacing w:val="-1"/>
          <w:sz w:val="22"/>
          <w:szCs w:val="22"/>
        </w:rPr>
        <w:t>熟练的</w:t>
      </w:r>
      <w:r w:rsidRPr="00E002D6">
        <w:rPr>
          <w:rFonts w:ascii="Times New Roman" w:eastAsia="宋体" w:hAnsi="Times New Roman" w:cs="Times New Roman" w:hint="eastAsia"/>
          <w:spacing w:val="-1"/>
          <w:sz w:val="22"/>
          <w:szCs w:val="22"/>
        </w:rPr>
        <w:t>；</w:t>
      </w:r>
      <w:r w:rsidRPr="00E002D6">
        <w:rPr>
          <w:rFonts w:ascii="Times New Roman" w:eastAsia="宋体" w:hAnsi="Times New Roman" w:cs="Times New Roman"/>
          <w:spacing w:val="-1"/>
          <w:sz w:val="22"/>
          <w:szCs w:val="22"/>
        </w:rPr>
        <w:t>专门的</w:t>
      </w:r>
    </w:p>
    <w:p w14:paraId="6743EF9C" w14:textId="77777777" w:rsidR="00792C08" w:rsidRPr="00E002D6" w:rsidRDefault="00000000">
      <w:pPr>
        <w:numPr>
          <w:ilvl w:val="0"/>
          <w:numId w:val="27"/>
        </w:numPr>
        <w:spacing w:line="400" w:lineRule="exact"/>
        <w:rPr>
          <w:rFonts w:ascii="Times New Roman" w:eastAsia="宋体" w:hAnsi="Times New Roman" w:cs="Times New Roman"/>
          <w:i/>
          <w:iCs/>
          <w:spacing w:val="-1"/>
          <w:sz w:val="22"/>
          <w:szCs w:val="22"/>
        </w:rPr>
      </w:pPr>
      <w:r w:rsidRPr="00E002D6">
        <w:rPr>
          <w:rFonts w:ascii="Times New Roman" w:eastAsia="宋体" w:hAnsi="Times New Roman" w:cs="Times New Roman"/>
          <w:b/>
          <w:bCs/>
          <w:spacing w:val="-1"/>
          <w:sz w:val="22"/>
          <w:szCs w:val="22"/>
        </w:rPr>
        <w:t>look into ..</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b/>
          <w:bCs/>
          <w:spacing w:val="-1"/>
          <w:sz w:val="22"/>
          <w:szCs w:val="22"/>
        </w:rPr>
        <w:t xml:space="preserve">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lʊk</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ɪntu</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lʊk</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ɪntu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研究</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spacing w:val="-1"/>
          <w:sz w:val="22"/>
          <w:szCs w:val="22"/>
        </w:rPr>
        <w:t>调查</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i/>
          <w:iCs/>
          <w:spacing w:val="-1"/>
          <w:sz w:val="22"/>
          <w:szCs w:val="22"/>
        </w:rPr>
        <w:t xml:space="preserve">   </w:t>
      </w:r>
    </w:p>
    <w:p w14:paraId="344C14A1" w14:textId="77777777" w:rsidR="00792C08" w:rsidRPr="00E002D6" w:rsidRDefault="00000000">
      <w:pPr>
        <w:pStyle w:val="a3"/>
        <w:numPr>
          <w:ilvl w:val="0"/>
          <w:numId w:val="27"/>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matter  KK</w:t>
      </w:r>
      <w:proofErr w:type="gramEnd"/>
      <w:r w:rsidRPr="00E002D6">
        <w:rPr>
          <w:rFonts w:ascii="Times New Roman" w:eastAsia="宋体" w:hAnsi="Times New Roman" w:cs="Times New Roman"/>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mætɚ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lang w:eastAsia="zh-CN"/>
        </w:rPr>
        <w:t xml:space="preserve">  </w:t>
      </w:r>
      <w:r w:rsidRPr="00E002D6">
        <w:rPr>
          <w:rFonts w:ascii="Times New Roman" w:eastAsia="宋体" w:hAnsi="Times New Roman" w:cs="Times New Roman"/>
          <w:b/>
          <w:bCs/>
          <w:spacing w:val="-1"/>
          <w:sz w:val="22"/>
          <w:szCs w:val="22"/>
          <w:lang w:eastAsia="zh-CN"/>
        </w:rPr>
        <w:t>IPA</w:t>
      </w:r>
      <w:proofErr w:type="gramEnd"/>
      <w:r w:rsidRPr="00E002D6">
        <w:rPr>
          <w:rFonts w:ascii="Times New Roman" w:eastAsia="宋体" w:hAnsi="Times New Roman" w:cs="Times New Roman"/>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lang w:eastAsia="zh-CN"/>
        </w:rPr>
        <w:t>ˈ</w:t>
      </w:r>
      <w:proofErr w:type="spellStart"/>
      <w:r w:rsidRPr="00E002D6">
        <w:rPr>
          <w:rFonts w:ascii="Cambria" w:eastAsia="宋体" w:hAnsi="Cambria" w:cs="Cambria"/>
          <w:spacing w:val="-1"/>
          <w:sz w:val="22"/>
          <w:szCs w:val="22"/>
          <w:lang w:eastAsia="zh-CN"/>
        </w:rPr>
        <w:t>mætər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lang w:eastAsia="zh-CN"/>
        </w:rPr>
        <w:t xml:space="preserve">  </w:t>
      </w:r>
      <w:r w:rsidRPr="00E002D6">
        <w:rPr>
          <w:rFonts w:ascii="Times New Roman" w:eastAsia="宋体" w:hAnsi="Times New Roman" w:cs="Times New Roman"/>
          <w:i/>
          <w:iCs/>
          <w:spacing w:val="-1"/>
          <w:sz w:val="22"/>
          <w:szCs w:val="22"/>
          <w:lang w:eastAsia="zh-CN"/>
        </w:rPr>
        <w:t>n.</w:t>
      </w:r>
      <w:proofErr w:type="gram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spacing w:val="-1"/>
          <w:sz w:val="22"/>
          <w:szCs w:val="22"/>
          <w:lang w:eastAsia="zh-CN"/>
        </w:rPr>
        <w:t>事情；问题</w:t>
      </w:r>
    </w:p>
    <w:p w14:paraId="65C03FF9" w14:textId="77777777" w:rsidR="00792C08" w:rsidRPr="00E002D6" w:rsidRDefault="00000000">
      <w:pPr>
        <w:pStyle w:val="a3"/>
        <w:numPr>
          <w:ilvl w:val="0"/>
          <w:numId w:val="27"/>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Theme="minorEastAsia" w:hAnsi="Times New Roman" w:cs="Times New Roman"/>
          <w:b/>
          <w:bCs/>
          <w:sz w:val="22"/>
          <w:szCs w:val="22"/>
          <w:lang w:eastAsia="zh-CN"/>
        </w:rPr>
        <w:t>worth</w:t>
      </w:r>
      <w:r w:rsidRPr="00E002D6">
        <w:rPr>
          <w:rFonts w:ascii="Times New Roman" w:eastAsiaTheme="minorEastAsia" w:hAnsi="Times New Roman" w:cs="Times New Roman"/>
          <w:sz w:val="22"/>
          <w:szCs w:val="22"/>
          <w:lang w:eastAsia="zh-CN"/>
        </w:rPr>
        <w:t xml:space="preserve">  </w:t>
      </w:r>
      <w:r w:rsidRPr="00E002D6">
        <w:rPr>
          <w:rFonts w:ascii="Times New Roman" w:eastAsia="宋体" w:hAnsi="Times New Roman" w:cs="Times New Roman"/>
          <w:b/>
          <w:bCs/>
          <w:spacing w:val="-1"/>
          <w:sz w:val="22"/>
          <w:szCs w:val="22"/>
          <w:lang w:eastAsia="zh-CN"/>
        </w:rPr>
        <w:t>KK</w:t>
      </w:r>
      <w:proofErr w:type="gramEnd"/>
      <w:r w:rsidRPr="00E002D6">
        <w:rPr>
          <w:rFonts w:ascii="Times New Roman" w:eastAsia="宋体" w:hAnsi="Times New Roman" w:cs="Times New Roman"/>
          <w:b/>
          <w:bCs/>
          <w:spacing w:val="-1"/>
          <w:sz w:val="22"/>
          <w:szCs w:val="22"/>
          <w:lang w:eastAsia="zh-CN"/>
        </w:rPr>
        <w:t>:</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hint="eastAsia"/>
          <w:sz w:val="22"/>
          <w:szCs w:val="22"/>
          <w:lang w:eastAsia="zh"/>
        </w:rPr>
        <w:t>[</w:t>
      </w:r>
      <w:proofErr w:type="spellStart"/>
      <w:r w:rsidRPr="00E002D6">
        <w:rPr>
          <w:rFonts w:ascii="Cambria" w:eastAsiaTheme="minorEastAsia" w:hAnsi="Cambria" w:cs="Cambria"/>
          <w:sz w:val="22"/>
          <w:szCs w:val="22"/>
          <w:lang w:eastAsia="zh-CN"/>
        </w:rPr>
        <w:t>wɝ</w:t>
      </w:r>
      <w:proofErr w:type="gramStart"/>
      <w:r w:rsidRPr="00E002D6">
        <w:rPr>
          <w:rFonts w:ascii="Cambria" w:eastAsiaTheme="minorEastAsia" w:hAnsi="Cambria" w:cs="Cambria"/>
          <w:sz w:val="22"/>
          <w:szCs w:val="22"/>
          <w:lang w:eastAsia="zh-CN"/>
        </w:rPr>
        <w:t>θ</w:t>
      </w:r>
      <w:proofErr w:type="spellEnd"/>
      <w:r w:rsidRPr="00E002D6">
        <w:rPr>
          <w:rFonts w:ascii="Cambria" w:eastAsiaTheme="minorEastAsia" w:hAnsi="Cambria" w:cs="Cambria" w:hint="eastAsia"/>
          <w:sz w:val="22"/>
          <w:szCs w:val="22"/>
          <w:lang w:eastAsia="zh"/>
        </w:rPr>
        <w:t>]</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b/>
          <w:bCs/>
          <w:sz w:val="22"/>
          <w:szCs w:val="22"/>
          <w:lang w:eastAsia="zh-CN"/>
        </w:rPr>
        <w:t>IPA</w:t>
      </w:r>
      <w:proofErr w:type="gramEnd"/>
      <w:r w:rsidRPr="00E002D6">
        <w:rPr>
          <w:rFonts w:ascii="Times New Roman" w:eastAsiaTheme="minorEastAsia" w:hAnsi="Times New Roman" w:cs="Times New Roman"/>
          <w:b/>
          <w:bCs/>
          <w:sz w:val="22"/>
          <w:szCs w:val="22"/>
          <w:lang w:eastAsia="zh-CN"/>
        </w:rPr>
        <w:t>:</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hint="eastAsia"/>
          <w:sz w:val="22"/>
          <w:szCs w:val="22"/>
          <w:lang w:eastAsia="zh"/>
        </w:rPr>
        <w:t>[</w:t>
      </w:r>
      <w:proofErr w:type="spellStart"/>
      <w:r w:rsidRPr="00E002D6">
        <w:rPr>
          <w:rFonts w:ascii="Cambria" w:eastAsiaTheme="minorEastAsia" w:hAnsi="Cambria" w:cs="Cambria"/>
          <w:sz w:val="22"/>
          <w:szCs w:val="22"/>
          <w:lang w:eastAsia="zh-CN"/>
        </w:rPr>
        <w:t>wɜːr</w:t>
      </w:r>
      <w:proofErr w:type="gramStart"/>
      <w:r w:rsidRPr="00E002D6">
        <w:rPr>
          <w:rFonts w:ascii="Cambria" w:eastAsiaTheme="minorEastAsia" w:hAnsi="Cambria" w:cs="Cambria"/>
          <w:sz w:val="22"/>
          <w:szCs w:val="22"/>
          <w:lang w:eastAsia="zh-CN"/>
        </w:rPr>
        <w:t>θ</w:t>
      </w:r>
      <w:proofErr w:type="spellEnd"/>
      <w:r w:rsidRPr="00E002D6">
        <w:rPr>
          <w:rFonts w:ascii="Times New Roman" w:eastAsiaTheme="minorEastAsia" w:hAnsi="Times New Roman" w:cs="Times New Roman" w:hint="eastAsia"/>
          <w:sz w:val="22"/>
          <w:szCs w:val="22"/>
          <w:lang w:eastAsia="zh"/>
        </w:rPr>
        <w:t>]</w:t>
      </w:r>
      <w:r w:rsidRPr="00E002D6">
        <w:rPr>
          <w:rFonts w:ascii="Times New Roman" w:eastAsiaTheme="minorEastAsia" w:hAnsi="Times New Roman" w:cs="Times New Roman"/>
          <w:sz w:val="22"/>
          <w:szCs w:val="22"/>
          <w:lang w:eastAsia="zh-CN"/>
        </w:rPr>
        <w:t xml:space="preserve">   </w:t>
      </w:r>
      <w:proofErr w:type="gramEnd"/>
      <w:r w:rsidRPr="00E002D6">
        <w:rPr>
          <w:rFonts w:ascii="Times New Roman" w:eastAsiaTheme="minorEastAsia" w:hAnsi="Times New Roman" w:cs="Times New Roman" w:hint="eastAsia"/>
          <w:i/>
          <w:sz w:val="22"/>
          <w:szCs w:val="22"/>
          <w:lang w:eastAsia="zh-CN"/>
        </w:rPr>
        <w:t xml:space="preserve"> adj. </w:t>
      </w:r>
      <w:r w:rsidRPr="00E002D6">
        <w:rPr>
          <w:rFonts w:ascii="Times New Roman" w:eastAsiaTheme="minorEastAsia" w:hAnsi="Times New Roman" w:cs="Times New Roman"/>
          <w:sz w:val="22"/>
          <w:szCs w:val="22"/>
          <w:lang w:eastAsia="zh-CN"/>
        </w:rPr>
        <w:t>值得的</w:t>
      </w:r>
      <w:r w:rsidRPr="00E002D6">
        <w:rPr>
          <w:rFonts w:ascii="Times New Roman" w:eastAsiaTheme="minorEastAsia" w:hAnsi="Times New Roman" w:cs="Times New Roman"/>
          <w:sz w:val="22"/>
          <w:szCs w:val="22"/>
          <w:lang w:eastAsia="zh-CN"/>
        </w:rPr>
        <w:t xml:space="preserve">  </w:t>
      </w:r>
    </w:p>
    <w:p w14:paraId="1B632B58" w14:textId="77777777" w:rsidR="00792C08" w:rsidRPr="00E002D6" w:rsidRDefault="00000000">
      <w:pPr>
        <w:pStyle w:val="a3"/>
        <w:numPr>
          <w:ilvl w:val="0"/>
          <w:numId w:val="27"/>
        </w:numPr>
        <w:spacing w:line="400" w:lineRule="exact"/>
        <w:rPr>
          <w:rFonts w:ascii="Times New Roman" w:eastAsia="宋体" w:hAnsi="Times New Roman" w:cs="Times New Roman"/>
          <w:spacing w:val="-1"/>
          <w:sz w:val="22"/>
          <w:szCs w:val="22"/>
          <w:lang w:eastAsia="zh-CN"/>
        </w:rPr>
      </w:pPr>
      <w:r w:rsidRPr="00E002D6">
        <w:rPr>
          <w:rFonts w:ascii="Times New Roman" w:eastAsia="宋体" w:hAnsi="Times New Roman" w:cs="Times New Roman"/>
          <w:b/>
          <w:bCs/>
          <w:spacing w:val="-1"/>
          <w:sz w:val="22"/>
          <w:szCs w:val="22"/>
          <w:lang w:eastAsia="zh-CN"/>
        </w:rPr>
        <w:t>look over ..</w:t>
      </w:r>
      <w:r w:rsidRPr="00E002D6">
        <w:rPr>
          <w:rFonts w:ascii="Times New Roman" w:eastAsia="宋体" w:hAnsi="Times New Roman" w:cs="Times New Roman" w:hint="eastAsia"/>
          <w:b/>
          <w:bCs/>
          <w:spacing w:val="-1"/>
          <w:sz w:val="22"/>
          <w:szCs w:val="22"/>
          <w:lang w:eastAsia="zh-CN"/>
        </w:rPr>
        <w:t>.</w:t>
      </w:r>
      <w:r w:rsidRPr="00E002D6">
        <w:rPr>
          <w:rFonts w:ascii="Times New Roman" w:eastAsiaTheme="minorEastAsia" w:hAnsi="Times New Roman" w:cs="Times New Roman"/>
          <w:sz w:val="22"/>
          <w:szCs w:val="22"/>
          <w:lang w:eastAsia="zh-CN"/>
        </w:rPr>
        <w:t xml:space="preserve">  </w:t>
      </w:r>
      <w:r w:rsidRPr="00E002D6">
        <w:rPr>
          <w:rFonts w:ascii="Times New Roman" w:eastAsia="宋体" w:hAnsi="Times New Roman" w:cs="Times New Roman"/>
          <w:b/>
          <w:bCs/>
          <w:spacing w:val="-1"/>
          <w:sz w:val="22"/>
          <w:szCs w:val="22"/>
          <w:lang w:eastAsia="zh-CN"/>
        </w:rPr>
        <w:t>KK:</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hint="eastAsia"/>
          <w:sz w:val="22"/>
          <w:szCs w:val="22"/>
          <w:lang w:eastAsia="zh"/>
        </w:rPr>
        <w:t>[</w:t>
      </w:r>
      <w:proofErr w:type="spellStart"/>
      <w:r w:rsidRPr="00E002D6">
        <w:rPr>
          <w:rFonts w:ascii="Cambria" w:eastAsiaTheme="minorEastAsia" w:hAnsi="Cambria" w:cs="Cambria"/>
          <w:sz w:val="22"/>
          <w:szCs w:val="22"/>
          <w:lang w:eastAsia="zh-CN"/>
        </w:rPr>
        <w:t>lʊk</w:t>
      </w:r>
      <w:proofErr w:type="spellEnd"/>
      <w:r w:rsidRPr="00E002D6">
        <w:rPr>
          <w:rFonts w:ascii="Cambria" w:eastAsiaTheme="minorEastAsia" w:hAnsi="Cambria" w:cs="Cambria"/>
          <w:sz w:val="22"/>
          <w:szCs w:val="22"/>
          <w:lang w:eastAsia="zh-CN"/>
        </w:rPr>
        <w:t xml:space="preserve"> ˈ</w:t>
      </w:r>
      <w:proofErr w:type="spellStart"/>
      <w:r w:rsidRPr="00E002D6">
        <w:rPr>
          <w:rFonts w:ascii="Cambria" w:eastAsiaTheme="minorEastAsia" w:hAnsi="Cambria" w:cs="Cambria"/>
          <w:sz w:val="22"/>
          <w:szCs w:val="22"/>
          <w:lang w:eastAsia="zh-CN"/>
        </w:rPr>
        <w:t>ovɚ</w:t>
      </w:r>
      <w:proofErr w:type="spellEnd"/>
      <w:r w:rsidRPr="00E002D6">
        <w:rPr>
          <w:rFonts w:ascii="Cambria" w:eastAsiaTheme="minorEastAsia" w:hAnsi="Cambria" w:cs="Cambria" w:hint="eastAsia"/>
          <w:sz w:val="22"/>
          <w:szCs w:val="22"/>
          <w:lang w:eastAsia="zh"/>
        </w:rPr>
        <w:t>]</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b/>
          <w:bCs/>
          <w:sz w:val="22"/>
          <w:szCs w:val="22"/>
          <w:lang w:eastAsia="zh-CN"/>
        </w:rPr>
        <w:t>IPA:</w:t>
      </w:r>
      <w:r w:rsidRPr="00E002D6">
        <w:rPr>
          <w:rFonts w:ascii="Times New Roman" w:eastAsiaTheme="minorEastAsia" w:hAnsi="Times New Roman" w:cs="Times New Roman"/>
          <w:sz w:val="22"/>
          <w:szCs w:val="22"/>
          <w:lang w:eastAsia="zh-CN"/>
        </w:rPr>
        <w:t xml:space="preserve"> </w:t>
      </w:r>
      <w:r w:rsidRPr="00E002D6">
        <w:rPr>
          <w:rFonts w:ascii="Times New Roman" w:eastAsiaTheme="minorEastAsia" w:hAnsi="Times New Roman" w:cs="Times New Roman" w:hint="eastAsia"/>
          <w:sz w:val="22"/>
          <w:szCs w:val="22"/>
          <w:lang w:eastAsia="zh"/>
        </w:rPr>
        <w:t>[</w:t>
      </w:r>
      <w:proofErr w:type="spellStart"/>
      <w:r w:rsidRPr="00E002D6">
        <w:rPr>
          <w:rFonts w:ascii="Cambria" w:eastAsiaTheme="minorEastAsia" w:hAnsi="Cambria" w:cs="Cambria"/>
          <w:sz w:val="22"/>
          <w:szCs w:val="22"/>
          <w:lang w:eastAsia="zh-CN"/>
        </w:rPr>
        <w:t>lʊk</w:t>
      </w:r>
      <w:proofErr w:type="spellEnd"/>
      <w:r w:rsidRPr="00E002D6">
        <w:rPr>
          <w:rFonts w:ascii="Cambria" w:eastAsiaTheme="minorEastAsia" w:hAnsi="Cambria" w:cs="Cambria"/>
          <w:sz w:val="22"/>
          <w:szCs w:val="22"/>
          <w:lang w:eastAsia="zh-CN"/>
        </w:rPr>
        <w:t xml:space="preserve"> ˈ</w:t>
      </w:r>
      <w:r w:rsidRPr="00E002D6">
        <w:rPr>
          <w:rFonts w:ascii="Cambria" w:eastAsiaTheme="minorEastAsia" w:hAnsi="Cambria" w:cs="Cambria" w:hint="eastAsia"/>
          <w:sz w:val="22"/>
          <w:szCs w:val="22"/>
          <w:lang w:eastAsia="zh"/>
        </w:rPr>
        <w:t>əʊ</w:t>
      </w:r>
      <w:proofErr w:type="spellStart"/>
      <w:r w:rsidRPr="00E002D6">
        <w:rPr>
          <w:rFonts w:ascii="Cambria" w:eastAsiaTheme="minorEastAsia" w:hAnsi="Cambria" w:cs="Cambria"/>
          <w:sz w:val="22"/>
          <w:szCs w:val="22"/>
          <w:lang w:eastAsia="zh-CN"/>
        </w:rPr>
        <w:t>vər</w:t>
      </w:r>
      <w:proofErr w:type="spellEnd"/>
      <w:r w:rsidRPr="00E002D6">
        <w:rPr>
          <w:rFonts w:ascii="Times New Roman" w:eastAsiaTheme="minorEastAsia" w:hAnsi="Times New Roman" w:cs="Times New Roman" w:hint="eastAsia"/>
          <w:sz w:val="22"/>
          <w:szCs w:val="22"/>
          <w:lang w:eastAsia="zh"/>
        </w:rPr>
        <w:t>]</w:t>
      </w:r>
      <w:r w:rsidRPr="00E002D6">
        <w:rPr>
          <w:rFonts w:ascii="Times New Roman" w:eastAsiaTheme="minorEastAsia" w:hAnsi="Times New Roman" w:cs="Times New Roman"/>
          <w:sz w:val="22"/>
          <w:szCs w:val="22"/>
          <w:lang w:eastAsia="zh-CN"/>
        </w:rPr>
        <w:t xml:space="preserve">  </w:t>
      </w:r>
      <w:r w:rsidRPr="00E002D6">
        <w:rPr>
          <w:rFonts w:ascii="Times New Roman" w:eastAsia="宋体" w:hAnsi="Times New Roman" w:cs="Times New Roman" w:hint="eastAsia"/>
          <w:b/>
          <w:bCs/>
          <w:spacing w:val="-1"/>
          <w:sz w:val="22"/>
          <w:szCs w:val="22"/>
          <w:lang w:eastAsia="zh-CN"/>
        </w:rPr>
        <w:t xml:space="preserve"> </w:t>
      </w:r>
      <w:r w:rsidRPr="00E002D6">
        <w:rPr>
          <w:rFonts w:ascii="Times New Roman" w:eastAsiaTheme="minorEastAsia" w:hAnsi="Times New Roman" w:cs="Times New Roman"/>
          <w:sz w:val="22"/>
          <w:szCs w:val="22"/>
          <w:lang w:eastAsia="zh-CN"/>
        </w:rPr>
        <w:t>过目</w:t>
      </w:r>
      <w:r w:rsidRPr="00E002D6">
        <w:rPr>
          <w:rFonts w:ascii="Times New Roman" w:eastAsiaTheme="minorEastAsia" w:hAnsi="Times New Roman" w:cs="Times New Roman"/>
          <w:sz w:val="22"/>
          <w:szCs w:val="22"/>
          <w:lang w:eastAsia="zh-CN"/>
        </w:rPr>
        <w:t>/</w:t>
      </w:r>
      <w:r w:rsidRPr="00E002D6">
        <w:rPr>
          <w:rFonts w:ascii="Times New Roman" w:eastAsiaTheme="minorEastAsia" w:hAnsi="Times New Roman" w:cs="Times New Roman"/>
          <w:sz w:val="22"/>
          <w:szCs w:val="22"/>
          <w:lang w:eastAsia="zh-CN"/>
        </w:rPr>
        <w:t>大略看一看</w:t>
      </w:r>
      <w:r w:rsidRPr="00E002D6">
        <w:rPr>
          <w:rFonts w:ascii="Times New Roman" w:eastAsia="宋体" w:hAnsi="Times New Roman" w:cs="Times New Roman" w:hint="eastAsia"/>
          <w:spacing w:val="-1"/>
          <w:sz w:val="22"/>
          <w:szCs w:val="22"/>
          <w:lang w:eastAsia="zh"/>
        </w:rPr>
        <w:t>……</w:t>
      </w:r>
      <w:r w:rsidRPr="00E002D6">
        <w:rPr>
          <w:rFonts w:ascii="Times New Roman" w:eastAsiaTheme="minorEastAsia" w:hAnsi="Times New Roman" w:cs="Times New Roman"/>
          <w:sz w:val="22"/>
          <w:szCs w:val="22"/>
          <w:lang w:eastAsia="zh-CN"/>
        </w:rPr>
        <w:t xml:space="preserve">                                                                                                             </w:t>
      </w:r>
      <w:r w:rsidRPr="00E002D6">
        <w:rPr>
          <w:rFonts w:ascii="Times New Roman" w:eastAsia="宋体" w:hAnsi="Times New Roman" w:cs="Times New Roman"/>
          <w:spacing w:val="-1"/>
          <w:sz w:val="22"/>
          <w:szCs w:val="22"/>
          <w:u w:val="single"/>
          <w:lang w:eastAsia="zh-CN"/>
        </w:rPr>
        <w:t xml:space="preserve">                         </w:t>
      </w:r>
      <w:r w:rsidRPr="00E002D6">
        <w:rPr>
          <w:rFonts w:ascii="Times New Roman" w:eastAsia="宋体" w:hAnsi="Times New Roman" w:cs="Times New Roman"/>
          <w:spacing w:val="-1"/>
          <w:sz w:val="22"/>
          <w:szCs w:val="22"/>
          <w:lang w:eastAsia="zh-CN"/>
        </w:rPr>
        <w:t xml:space="preserve">                                                                      </w:t>
      </w:r>
    </w:p>
    <w:p w14:paraId="46829A6C" w14:textId="77777777" w:rsidR="00792C08" w:rsidRPr="00E002D6" w:rsidRDefault="00000000">
      <w:pPr>
        <w:numPr>
          <w:ilvl w:val="0"/>
          <w:numId w:val="2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 xml:space="preserve">shake   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ʃeɪk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震动；摇动</w:t>
      </w:r>
    </w:p>
    <w:p w14:paraId="1B6AF7B4" w14:textId="77777777" w:rsidR="00792C08" w:rsidRPr="00E002D6" w:rsidRDefault="00000000">
      <w:pPr>
        <w:numPr>
          <w:ilvl w:val="0"/>
          <w:numId w:val="2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 xml:space="preserve">pull over   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pʊl</w:t>
      </w:r>
      <w:proofErr w:type="spellEnd"/>
      <w:r w:rsidRPr="00E002D6">
        <w:rPr>
          <w:rFonts w:ascii="Cambria" w:eastAsia="宋体" w:hAnsi="Cambria" w:cs="Cambria"/>
          <w:spacing w:val="-1"/>
          <w:sz w:val="22"/>
          <w:szCs w:val="22"/>
        </w:rPr>
        <w:t xml:space="preserve"> ˈ</w:t>
      </w:r>
      <w:proofErr w:type="spellStart"/>
      <w:r w:rsidRPr="00E002D6">
        <w:rPr>
          <w:rFonts w:ascii="Cambria" w:eastAsia="宋体" w:hAnsi="Cambria" w:cs="Cambria"/>
          <w:spacing w:val="-1"/>
          <w:sz w:val="22"/>
          <w:szCs w:val="22"/>
        </w:rPr>
        <w:t>ovɚ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pʊl</w:t>
      </w:r>
      <w:proofErr w:type="spellEnd"/>
      <w:r w:rsidRPr="00E002D6">
        <w:rPr>
          <w:rFonts w:ascii="Cambria" w:eastAsia="宋体" w:hAnsi="Cambria" w:cs="Cambria"/>
          <w:spacing w:val="-1"/>
          <w:sz w:val="22"/>
          <w:szCs w:val="22"/>
        </w:rPr>
        <w:t xml:space="preserve"> ˈ</w:t>
      </w:r>
      <w:r w:rsidRPr="00E002D6">
        <w:rPr>
          <w:rFonts w:ascii="Cambria" w:eastAsia="宋体" w:hAnsi="Cambria" w:cs="Cambria" w:hint="eastAsia"/>
          <w:spacing w:val="-1"/>
          <w:sz w:val="22"/>
          <w:szCs w:val="22"/>
          <w:lang w:eastAsia="zh"/>
        </w:rPr>
        <w:t>əʊ</w:t>
      </w:r>
      <w:proofErr w:type="spellStart"/>
      <w:r w:rsidRPr="00E002D6">
        <w:rPr>
          <w:rFonts w:ascii="Cambria" w:eastAsia="宋体" w:hAnsi="Cambria" w:cs="Cambria"/>
          <w:spacing w:val="-1"/>
          <w:sz w:val="22"/>
          <w:szCs w:val="22"/>
        </w:rPr>
        <w:t>vər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spacing w:val="-1"/>
          <w:sz w:val="22"/>
          <w:szCs w:val="22"/>
        </w:rPr>
        <w:t>（把车）开到路边（口语用法）</w:t>
      </w:r>
    </w:p>
    <w:p w14:paraId="71AD7F64" w14:textId="77777777" w:rsidR="00792C08" w:rsidRPr="00E002D6" w:rsidRDefault="00000000">
      <w:pPr>
        <w:numPr>
          <w:ilvl w:val="0"/>
          <w:numId w:val="27"/>
        </w:numPr>
        <w:spacing w:line="400" w:lineRule="exact"/>
        <w:ind w:right="150"/>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b/>
          <w:bCs/>
          <w:spacing w:val="-1"/>
          <w:sz w:val="22"/>
          <w:szCs w:val="22"/>
        </w:rPr>
        <w:t>corner</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kɔrnɚ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kɔːrnər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i/>
          <w:iCs/>
          <w:sz w:val="22"/>
          <w:szCs w:val="22"/>
        </w:rPr>
        <w:t xml:space="preserve"> </w:t>
      </w:r>
      <w:r w:rsidRPr="00E002D6">
        <w:rPr>
          <w:rFonts w:ascii="Times New Roman" w:hAnsi="Times New Roman" w:cs="Times New Roman"/>
          <w:sz w:val="22"/>
          <w:szCs w:val="22"/>
        </w:rPr>
        <w:t>角落</w:t>
      </w:r>
      <w:r w:rsidRPr="00E002D6">
        <w:rPr>
          <w:rFonts w:ascii="Times New Roman" w:hAnsi="Times New Roman" w:cs="Times New Roman"/>
          <w:sz w:val="22"/>
          <w:szCs w:val="22"/>
        </w:rPr>
        <w:t xml:space="preserve">                                                                                                                </w:t>
      </w:r>
      <w:r w:rsidRPr="00E002D6">
        <w:rPr>
          <w:rFonts w:ascii="Times New Roman" w:eastAsia="宋体" w:hAnsi="Times New Roman" w:cs="Times New Roman"/>
          <w:spacing w:val="-1"/>
          <w:sz w:val="22"/>
          <w:szCs w:val="22"/>
          <w:u w:val="single"/>
        </w:rPr>
        <w:t xml:space="preserve">                         </w:t>
      </w:r>
      <w:r w:rsidRPr="00E002D6">
        <w:rPr>
          <w:rFonts w:ascii="Times New Roman" w:eastAsia="宋体" w:hAnsi="Times New Roman" w:cs="Times New Roman"/>
          <w:spacing w:val="-1"/>
          <w:sz w:val="22"/>
          <w:szCs w:val="22"/>
        </w:rPr>
        <w:t xml:space="preserve">                                                                      </w:t>
      </w:r>
    </w:p>
    <w:p w14:paraId="27FD18B7" w14:textId="77777777" w:rsidR="00792C08" w:rsidRPr="00E002D6" w:rsidRDefault="00000000">
      <w:pPr>
        <w:numPr>
          <w:ilvl w:val="0"/>
          <w:numId w:val="27"/>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 xml:space="preserve">doorway   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dɔrˌwe</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dɔːrweɪ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eastAsia="宋体" w:hAnsi="Times New Roman" w:cs="Times New Roman"/>
          <w:spacing w:val="-1"/>
          <w:sz w:val="22"/>
          <w:szCs w:val="22"/>
        </w:rPr>
        <w:t>门口</w:t>
      </w:r>
    </w:p>
    <w:p w14:paraId="33A9E1D9" w14:textId="77777777" w:rsidR="00792C08" w:rsidRPr="00E002D6" w:rsidRDefault="00000000">
      <w:pPr>
        <w:pStyle w:val="a3"/>
        <w:numPr>
          <w:ilvl w:val="0"/>
          <w:numId w:val="27"/>
        </w:numPr>
        <w:spacing w:line="400" w:lineRule="exact"/>
        <w:rPr>
          <w:rFonts w:ascii="Times New Roman" w:eastAsia="宋体" w:hAnsi="Times New Roman" w:cs="Times New Roman"/>
          <w:spacing w:val="-1"/>
          <w:sz w:val="22"/>
          <w:szCs w:val="22"/>
          <w:lang w:eastAsia="zh-CN"/>
        </w:rPr>
      </w:pPr>
      <w:proofErr w:type="gramStart"/>
      <w:r w:rsidRPr="00E002D6">
        <w:rPr>
          <w:rFonts w:ascii="Times New Roman" w:eastAsia="宋体" w:hAnsi="Times New Roman" w:cs="Times New Roman"/>
          <w:b/>
          <w:bCs/>
          <w:spacing w:val="-1"/>
          <w:sz w:val="22"/>
          <w:szCs w:val="22"/>
          <w:lang w:eastAsia="zh-CN"/>
        </w:rPr>
        <w:t>check  KK</w:t>
      </w:r>
      <w:proofErr w:type="gramEnd"/>
      <w:r w:rsidRPr="00E002D6">
        <w:rPr>
          <w:rFonts w:ascii="Times New Roman" w:eastAsia="宋体" w:hAnsi="Times New Roman" w:cs="Times New Roman"/>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tʃɛk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lang w:eastAsia="zh-CN"/>
        </w:rPr>
        <w:t xml:space="preserve">  </w:t>
      </w:r>
      <w:r w:rsidRPr="00E002D6">
        <w:rPr>
          <w:rFonts w:ascii="Times New Roman" w:eastAsia="宋体" w:hAnsi="Times New Roman" w:cs="Times New Roman"/>
          <w:b/>
          <w:bCs/>
          <w:spacing w:val="-1"/>
          <w:sz w:val="22"/>
          <w:szCs w:val="22"/>
          <w:lang w:eastAsia="zh-CN"/>
        </w:rPr>
        <w:t>IPA</w:t>
      </w:r>
      <w:proofErr w:type="gramEnd"/>
      <w:r w:rsidRPr="00E002D6">
        <w:rPr>
          <w:rFonts w:ascii="Times New Roman" w:eastAsia="宋体" w:hAnsi="Times New Roman" w:cs="Times New Roman"/>
          <w:b/>
          <w:bCs/>
          <w:spacing w:val="-1"/>
          <w:sz w:val="22"/>
          <w:szCs w:val="22"/>
          <w:lang w:eastAsia="zh-CN"/>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lang w:eastAsia="zh-CN"/>
        </w:rPr>
        <w:t>tʃek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lang w:eastAsia="zh-CN"/>
        </w:rPr>
        <w:t xml:space="preserve">  </w:t>
      </w:r>
      <w:proofErr w:type="spellStart"/>
      <w:r w:rsidRPr="00E002D6">
        <w:rPr>
          <w:rFonts w:ascii="Times New Roman" w:eastAsia="宋体" w:hAnsi="Times New Roman" w:cs="Times New Roman"/>
          <w:i/>
          <w:iCs/>
          <w:spacing w:val="-1"/>
          <w:sz w:val="22"/>
          <w:szCs w:val="22"/>
          <w:lang w:eastAsia="zh-CN"/>
        </w:rPr>
        <w:t>vt</w:t>
      </w:r>
      <w:proofErr w:type="gramEnd"/>
      <w:r w:rsidRPr="00E002D6">
        <w:rPr>
          <w:rFonts w:ascii="Times New Roman" w:eastAsia="宋体" w:hAnsi="Times New Roman" w:cs="Times New Roman"/>
          <w:i/>
          <w:iCs/>
          <w:spacing w:val="-1"/>
          <w:sz w:val="22"/>
          <w:szCs w:val="22"/>
          <w:lang w:eastAsia="zh-CN"/>
        </w:rPr>
        <w:t>.</w:t>
      </w:r>
      <w:proofErr w:type="spellEnd"/>
      <w:r w:rsidRPr="00E002D6">
        <w:rPr>
          <w:rFonts w:ascii="Times New Roman" w:eastAsia="宋体" w:hAnsi="Times New Roman" w:cs="Times New Roman" w:hint="eastAsia"/>
          <w:i/>
          <w:iCs/>
          <w:spacing w:val="-1"/>
          <w:sz w:val="22"/>
          <w:szCs w:val="22"/>
          <w:lang w:eastAsia="zh-CN"/>
        </w:rPr>
        <w:t xml:space="preserve"> </w:t>
      </w:r>
      <w:r w:rsidRPr="00E002D6">
        <w:rPr>
          <w:rFonts w:ascii="Times New Roman" w:eastAsia="宋体" w:hAnsi="Times New Roman" w:cs="Times New Roman"/>
          <w:spacing w:val="-1"/>
          <w:sz w:val="22"/>
          <w:szCs w:val="22"/>
          <w:lang w:eastAsia="zh-CN"/>
        </w:rPr>
        <w:t>检查</w:t>
      </w:r>
    </w:p>
    <w:p w14:paraId="174A129C" w14:textId="77777777" w:rsidR="00792C08" w:rsidRPr="00E002D6" w:rsidRDefault="00000000">
      <w:pPr>
        <w:numPr>
          <w:ilvl w:val="0"/>
          <w:numId w:val="27"/>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 xml:space="preserve">gas </w:t>
      </w:r>
      <w:proofErr w:type="gramStart"/>
      <w:r w:rsidRPr="00E002D6">
        <w:rPr>
          <w:rFonts w:ascii="Times New Roman" w:eastAsia="宋体" w:hAnsi="Times New Roman" w:cs="Times New Roman"/>
          <w:b/>
          <w:bCs/>
          <w:spacing w:val="-1"/>
          <w:sz w:val="22"/>
          <w:szCs w:val="22"/>
        </w:rPr>
        <w:t>pipe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ɡæs</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paɪp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ɡæs</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paɪp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煤气管道</w:t>
      </w:r>
    </w:p>
    <w:p w14:paraId="0FB896CF" w14:textId="77777777" w:rsidR="00792C08" w:rsidRPr="00E002D6" w:rsidRDefault="00000000">
      <w:pPr>
        <w:numPr>
          <w:ilvl w:val="0"/>
          <w:numId w:val="27"/>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result from ..</w:t>
      </w:r>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rɪˈzʌlt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frəm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rɪˈzʌlt</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frəm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b/>
          <w:bCs/>
          <w:spacing w:val="-1"/>
          <w:sz w:val="22"/>
          <w:szCs w:val="22"/>
        </w:rPr>
        <w:t xml:space="preserve"> </w:t>
      </w:r>
      <w:r w:rsidRPr="00E002D6">
        <w:rPr>
          <w:rFonts w:ascii="Times New Roman" w:hAnsi="Times New Roman" w:cs="Times New Roman"/>
          <w:sz w:val="22"/>
          <w:szCs w:val="22"/>
        </w:rPr>
        <w:t>起因于</w:t>
      </w:r>
      <w:r w:rsidRPr="00E002D6">
        <w:rPr>
          <w:rFonts w:ascii="Times New Roman" w:eastAsia="宋体" w:hAnsi="Times New Roman" w:cs="Times New Roman" w:hint="eastAsia"/>
          <w:spacing w:val="-1"/>
          <w:sz w:val="22"/>
          <w:szCs w:val="22"/>
          <w:lang w:eastAsia="zh"/>
        </w:rPr>
        <w:t>……</w:t>
      </w:r>
    </w:p>
    <w:p w14:paraId="377E3627" w14:textId="77777777" w:rsidR="00792C08" w:rsidRPr="00E002D6" w:rsidRDefault="00000000">
      <w:pPr>
        <w:numPr>
          <w:ilvl w:val="0"/>
          <w:numId w:val="27"/>
        </w:numPr>
        <w:spacing w:line="400" w:lineRule="exact"/>
        <w:ind w:right="150"/>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prove to be ..</w:t>
      </w:r>
      <w:r w:rsidRPr="00E002D6">
        <w:rPr>
          <w:rFonts w:ascii="Times New Roman" w:eastAsia="宋体" w:hAnsi="Times New Roman" w:cs="Times New Roman" w:hint="eastAsia"/>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pruv</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 xml:space="preserve"> bi</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pruːv</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tu</w:t>
      </w:r>
      <w:proofErr w:type="spellEnd"/>
      <w:r w:rsidRPr="00E002D6">
        <w:rPr>
          <w:rFonts w:ascii="Cambria" w:eastAsia="宋体" w:hAnsi="Cambria" w:cs="Cambria"/>
          <w:spacing w:val="-1"/>
          <w:sz w:val="22"/>
          <w:szCs w:val="22"/>
        </w:rPr>
        <w:t>ː biː</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spacing w:val="-1"/>
          <w:sz w:val="22"/>
          <w:szCs w:val="22"/>
        </w:rPr>
        <w:t>被发现是</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spacing w:val="-1"/>
          <w:sz w:val="22"/>
          <w:szCs w:val="22"/>
        </w:rPr>
        <w:t>结果是</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eastAsia="宋体" w:hAnsi="Times New Roman" w:cs="Times New Roman"/>
          <w:spacing w:val="-1"/>
          <w:sz w:val="22"/>
          <w:szCs w:val="22"/>
          <w:u w:val="single"/>
        </w:rPr>
        <w:t xml:space="preserve">                         </w:t>
      </w:r>
      <w:r w:rsidRPr="00E002D6">
        <w:rPr>
          <w:rFonts w:ascii="Times New Roman" w:eastAsia="宋体" w:hAnsi="Times New Roman" w:cs="Times New Roman"/>
          <w:spacing w:val="-1"/>
          <w:sz w:val="22"/>
          <w:szCs w:val="22"/>
        </w:rPr>
        <w:t xml:space="preserve">                                                                      </w:t>
      </w:r>
    </w:p>
    <w:p w14:paraId="7FF03D6C" w14:textId="77777777" w:rsidR="00792C08" w:rsidRPr="00E002D6" w:rsidRDefault="00000000">
      <w:pPr>
        <w:numPr>
          <w:ilvl w:val="0"/>
          <w:numId w:val="27"/>
        </w:numPr>
        <w:spacing w:line="400" w:lineRule="exact"/>
        <w:ind w:right="150"/>
      </w:pPr>
      <w:proofErr w:type="gramStart"/>
      <w:r w:rsidRPr="00E002D6">
        <w:rPr>
          <w:rFonts w:ascii="Times New Roman" w:eastAsia="宋体" w:hAnsi="Times New Roman" w:cs="Times New Roman"/>
          <w:b/>
          <w:bCs/>
          <w:spacing w:val="-1"/>
          <w:sz w:val="22"/>
          <w:szCs w:val="22"/>
        </w:rPr>
        <w:t>lifesaver</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laɪfˌsevɚ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laɪfseɪvər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i/>
          <w:iCs/>
          <w:sz w:val="22"/>
          <w:szCs w:val="22"/>
        </w:rPr>
        <w:t xml:space="preserve"> </w:t>
      </w:r>
      <w:r w:rsidRPr="00E002D6">
        <w:rPr>
          <w:rFonts w:ascii="Times New Roman" w:hAnsi="Times New Roman" w:cs="Times New Roman"/>
          <w:sz w:val="22"/>
          <w:szCs w:val="22"/>
        </w:rPr>
        <w:t>救命者</w:t>
      </w:r>
    </w:p>
    <w:p w14:paraId="3E714E79" w14:textId="77777777" w:rsidR="00792C08" w:rsidRPr="00E002D6" w:rsidRDefault="00000000">
      <w:pPr>
        <w:numPr>
          <w:ilvl w:val="0"/>
          <w:numId w:val="27"/>
        </w:numPr>
        <w:spacing w:line="400" w:lineRule="exact"/>
        <w:ind w:right="150"/>
      </w:pPr>
      <w:r w:rsidRPr="00E002D6">
        <w:rPr>
          <w:rFonts w:ascii="Times New Roman" w:eastAsia="宋体" w:hAnsi="Times New Roman" w:cs="Times New Roman"/>
          <w:b/>
          <w:bCs/>
          <w:spacing w:val="-1"/>
          <w:sz w:val="22"/>
          <w:szCs w:val="22"/>
        </w:rPr>
        <w:t xml:space="preserve">keep/bear ... in </w:t>
      </w:r>
      <w:proofErr w:type="gramStart"/>
      <w:r w:rsidRPr="00E002D6">
        <w:rPr>
          <w:rFonts w:ascii="Times New Roman" w:eastAsia="宋体" w:hAnsi="Times New Roman" w:cs="Times New Roman"/>
          <w:b/>
          <w:bCs/>
          <w:spacing w:val="-1"/>
          <w:sz w:val="22"/>
          <w:szCs w:val="22"/>
        </w:rPr>
        <w:t>mind</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kip/</w:t>
      </w:r>
      <w:proofErr w:type="spellStart"/>
      <w:r w:rsidRPr="00E002D6">
        <w:rPr>
          <w:rFonts w:ascii="Cambria" w:eastAsia="宋体" w:hAnsi="Cambria" w:cs="Cambria"/>
          <w:spacing w:val="-1"/>
          <w:sz w:val="22"/>
          <w:szCs w:val="22"/>
        </w:rPr>
        <w:t>bɛr</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proofErr w:type="gramStart"/>
      <w:r w:rsidRPr="00E002D6">
        <w:rPr>
          <w:rFonts w:ascii="Cambria" w:eastAsia="宋体" w:hAnsi="Cambria" w:cs="Cambria"/>
          <w:spacing w:val="-1"/>
          <w:sz w:val="22"/>
          <w:szCs w:val="22"/>
        </w:rPr>
        <w:t>maɪnd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kiːp</w:t>
      </w:r>
      <w:proofErr w:type="spellEnd"/>
      <w:r w:rsidRPr="00E002D6">
        <w:rPr>
          <w:rFonts w:ascii="Cambria" w:eastAsia="宋体" w:hAnsi="Cambria" w:cs="Cambria"/>
          <w:spacing w:val="-1"/>
          <w:sz w:val="22"/>
          <w:szCs w:val="22"/>
        </w:rPr>
        <w:t>/</w:t>
      </w:r>
      <w:proofErr w:type="spellStart"/>
      <w:r w:rsidRPr="00E002D6">
        <w:rPr>
          <w:rFonts w:ascii="Cambria" w:eastAsia="宋体" w:hAnsi="Cambria" w:cs="Cambria"/>
          <w:spacing w:val="-1"/>
          <w:sz w:val="22"/>
          <w:szCs w:val="22"/>
        </w:rPr>
        <w:t>ber</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ɪn</w:t>
      </w:r>
      <w:proofErr w:type="spellEnd"/>
      <w:r w:rsidRPr="00E002D6">
        <w:rPr>
          <w:rFonts w:ascii="Cambria" w:eastAsia="宋体" w:hAnsi="Cambria" w:cs="Cambria"/>
          <w:spacing w:val="-1"/>
          <w:sz w:val="22"/>
          <w:szCs w:val="22"/>
        </w:rPr>
        <w:t xml:space="preserve"> </w:t>
      </w:r>
      <w:proofErr w:type="spellStart"/>
      <w:proofErr w:type="gramStart"/>
      <w:r w:rsidRPr="00E002D6">
        <w:rPr>
          <w:rFonts w:ascii="Cambria" w:eastAsia="宋体" w:hAnsi="Cambria" w:cs="Cambria"/>
          <w:spacing w:val="-1"/>
          <w:sz w:val="22"/>
          <w:szCs w:val="22"/>
        </w:rPr>
        <w:t>maɪnd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b/>
          <w:bCs/>
          <w:spacing w:val="-1"/>
          <w:sz w:val="22"/>
          <w:szCs w:val="22"/>
        </w:rPr>
        <w:t xml:space="preserve">   </w:t>
      </w:r>
      <w:proofErr w:type="gramEnd"/>
      <w:r w:rsidRPr="00E002D6">
        <w:rPr>
          <w:rFonts w:ascii="Times New Roman" w:eastAsia="宋体" w:hAnsi="Times New Roman" w:cs="Times New Roman"/>
          <w:spacing w:val="-1"/>
          <w:sz w:val="22"/>
          <w:szCs w:val="22"/>
        </w:rPr>
        <w:t>将</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牢记在心</w:t>
      </w:r>
      <w:r w:rsidRPr="00E002D6">
        <w:rPr>
          <w:rFonts w:ascii="Times New Roman" w:hAnsi="Times New Roman" w:cs="Times New Roman"/>
          <w:sz w:val="22"/>
          <w:szCs w:val="22"/>
        </w:rPr>
        <w:t xml:space="preserve">                                                                                                               </w:t>
      </w:r>
      <w:r w:rsidRPr="00E002D6">
        <w:rPr>
          <w:rFonts w:ascii="Times New Roman" w:eastAsia="宋体" w:hAnsi="Times New Roman" w:cs="Times New Roman"/>
          <w:spacing w:val="-1"/>
          <w:sz w:val="22"/>
          <w:szCs w:val="22"/>
          <w:u w:val="single"/>
        </w:rPr>
        <w:t xml:space="preserve">                         </w:t>
      </w:r>
      <w:r w:rsidRPr="00E002D6">
        <w:rPr>
          <w:rFonts w:ascii="Times New Roman" w:eastAsia="宋体" w:hAnsi="Times New Roman" w:cs="Times New Roman"/>
          <w:spacing w:val="-1"/>
          <w:sz w:val="22"/>
          <w:szCs w:val="22"/>
        </w:rPr>
        <w:t xml:space="preserve">                                                                      </w:t>
      </w:r>
      <w:r w:rsidRPr="00E002D6">
        <w:rPr>
          <w:rFonts w:hint="eastAsia"/>
        </w:rPr>
        <w:t xml:space="preserve">                                                                                                                </w:t>
      </w:r>
    </w:p>
    <w:p w14:paraId="1BDC43B6" w14:textId="77777777" w:rsidR="00792C08" w:rsidRPr="00E002D6" w:rsidRDefault="00000000">
      <w:pPr>
        <w:numPr>
          <w:ilvl w:val="0"/>
          <w:numId w:val="27"/>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cafe</w:t>
      </w:r>
      <w:r w:rsidRPr="00E002D6">
        <w:rPr>
          <w:rFonts w:ascii="Times New Roman" w:eastAsia="宋体" w:hAnsi="Times New Roman" w:cs="Times New Roman"/>
          <w:b/>
          <w:bCs/>
          <w:spacing w:val="-2"/>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kæˈfe</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kæˈfeɪ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i/>
          <w:iCs/>
          <w:spacing w:val="-2"/>
          <w:sz w:val="22"/>
          <w:szCs w:val="22"/>
        </w:rPr>
        <w:t xml:space="preserve"> n</w:t>
      </w:r>
      <w:r w:rsidRPr="00E002D6">
        <w:rPr>
          <w:rFonts w:ascii="Times New Roman" w:eastAsia="Times New Roman" w:hAnsi="Times New Roman" w:cs="Times New Roman"/>
          <w:i/>
          <w:iCs/>
          <w:spacing w:val="-2"/>
          <w:sz w:val="22"/>
          <w:szCs w:val="22"/>
        </w:rPr>
        <w:t>.</w:t>
      </w:r>
      <w:proofErr w:type="gramEnd"/>
      <w:r w:rsidRPr="00E002D6">
        <w:rPr>
          <w:rFonts w:ascii="Times New Roman" w:eastAsia="宋体" w:hAnsi="Times New Roman" w:cs="Times New Roman"/>
          <w:i/>
          <w:iCs/>
          <w:spacing w:val="-2"/>
          <w:sz w:val="22"/>
          <w:szCs w:val="22"/>
        </w:rPr>
        <w:t xml:space="preserve"> </w:t>
      </w:r>
      <w:proofErr w:type="spellStart"/>
      <w:r w:rsidRPr="00E002D6">
        <w:rPr>
          <w:rFonts w:ascii="Times New Roman" w:eastAsia="Times New Roman" w:hAnsi="Times New Roman" w:cs="Times New Roman"/>
          <w:spacing w:val="4"/>
          <w:sz w:val="22"/>
          <w:szCs w:val="22"/>
        </w:rPr>
        <w:t>咖啡馆；小吃店</w:t>
      </w:r>
      <w:proofErr w:type="spellEnd"/>
    </w:p>
    <w:p w14:paraId="6C1E6918" w14:textId="77777777" w:rsidR="00792C08" w:rsidRPr="00E002D6" w:rsidRDefault="00000000">
      <w:pPr>
        <w:numPr>
          <w:ilvl w:val="0"/>
          <w:numId w:val="27"/>
        </w:numPr>
        <w:spacing w:line="400" w:lineRule="exact"/>
        <w:rPr>
          <w:rFonts w:ascii="Times New Roman" w:eastAsia="Times New Roman" w:hAnsi="Times New Roman" w:cs="Times New Roman"/>
          <w:spacing w:val="-2"/>
          <w:sz w:val="22"/>
          <w:szCs w:val="22"/>
        </w:rPr>
      </w:pPr>
      <w:r w:rsidRPr="00E002D6">
        <w:rPr>
          <w:rFonts w:ascii="Times New Roman" w:eastAsia="宋体" w:hAnsi="Times New Roman" w:cs="Times New Roman" w:hint="eastAsia"/>
          <w:b/>
          <w:bCs/>
          <w:spacing w:val="4"/>
          <w:sz w:val="22"/>
          <w:szCs w:val="22"/>
        </w:rPr>
        <w:t>at work</w:t>
      </w:r>
      <w:r w:rsidRPr="00E002D6">
        <w:rPr>
          <w:rFonts w:ascii="Times New Roman" w:eastAsia="宋体" w:hAnsi="Times New Roman" w:cs="Times New Roman"/>
          <w:b/>
          <w:bCs/>
          <w:spacing w:val="-2"/>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r w:rsidRPr="00E002D6">
        <w:rPr>
          <w:rFonts w:ascii="Times New Roman" w:eastAsia="宋体" w:hAnsi="Times New Roman" w:cs="Times New Roman"/>
          <w:spacing w:val="-2"/>
          <w:sz w:val="22"/>
          <w:szCs w:val="22"/>
        </w:rPr>
        <w:t>æt</w:t>
      </w:r>
      <w:proofErr w:type="spellEnd"/>
      <w:r w:rsidRPr="00E002D6">
        <w:rPr>
          <w:rFonts w:ascii="Times New Roman" w:eastAsia="宋体" w:hAnsi="Times New Roman" w:cs="Times New Roman" w:hint="eastAsia"/>
          <w:spacing w:val="-2"/>
          <w:sz w:val="22"/>
          <w:szCs w:val="22"/>
        </w:rPr>
        <w:t xml:space="preserve"> </w:t>
      </w:r>
      <w:proofErr w:type="spellStart"/>
      <w:r w:rsidRPr="00E002D6">
        <w:rPr>
          <w:rFonts w:ascii="Cambria" w:eastAsia="宋体" w:hAnsi="Cambria" w:cs="Cambria"/>
          <w:spacing w:val="-1"/>
          <w:sz w:val="22"/>
          <w:szCs w:val="22"/>
        </w:rPr>
        <w:t>wɝk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 xml:space="preserve">IPA: </w:t>
      </w:r>
      <w:r w:rsidRPr="00E002D6">
        <w:rPr>
          <w:rFonts w:ascii="Times New Roman" w:eastAsia="Times New Roman" w:hAnsi="Times New Roman" w:cs="Times New Roman" w:hint="eastAsia"/>
          <w:spacing w:val="-2"/>
          <w:sz w:val="22"/>
          <w:szCs w:val="22"/>
          <w:lang w:eastAsia="zh"/>
        </w:rPr>
        <w:t>[</w:t>
      </w:r>
      <w:proofErr w:type="spellStart"/>
      <w:r w:rsidRPr="00E002D6">
        <w:rPr>
          <w:rFonts w:ascii="Times New Roman" w:eastAsia="宋体" w:hAnsi="Times New Roman" w:cs="Times New Roman"/>
          <w:spacing w:val="-2"/>
          <w:sz w:val="22"/>
          <w:szCs w:val="22"/>
        </w:rPr>
        <w:t>æt</w:t>
      </w:r>
      <w:proofErr w:type="spellEnd"/>
      <w:r w:rsidRPr="00E002D6">
        <w:rPr>
          <w:rFonts w:ascii="Times New Roman" w:eastAsia="宋体" w:hAnsi="Times New Roman" w:cs="Times New Roman" w:hint="eastAsia"/>
          <w:spacing w:val="-2"/>
          <w:sz w:val="22"/>
          <w:szCs w:val="22"/>
        </w:rPr>
        <w:t xml:space="preserve"> </w:t>
      </w:r>
      <w:proofErr w:type="spellStart"/>
      <w:r w:rsidRPr="00E002D6">
        <w:rPr>
          <w:rFonts w:ascii="Cambria" w:eastAsia="宋体" w:hAnsi="Cambria" w:cs="Cambria"/>
          <w:spacing w:val="-1"/>
          <w:sz w:val="22"/>
          <w:szCs w:val="22"/>
        </w:rPr>
        <w:t>wɜːrk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i/>
          <w:iCs/>
          <w:spacing w:val="-2"/>
          <w:sz w:val="22"/>
          <w:szCs w:val="22"/>
        </w:rPr>
        <w:t xml:space="preserve"> </w:t>
      </w:r>
      <w:r w:rsidRPr="00E002D6">
        <w:rPr>
          <w:rFonts w:ascii="Times New Roman" w:eastAsia="宋体" w:hAnsi="Times New Roman" w:cs="Times New Roman" w:hint="eastAsia"/>
          <w:spacing w:val="-2"/>
          <w:sz w:val="22"/>
          <w:szCs w:val="22"/>
        </w:rPr>
        <w:t>工作中</w:t>
      </w:r>
    </w:p>
    <w:p w14:paraId="65B29E99" w14:textId="77777777" w:rsidR="00792C08" w:rsidRPr="00E002D6" w:rsidRDefault="00000000">
      <w:pPr>
        <w:numPr>
          <w:ilvl w:val="0"/>
          <w:numId w:val="27"/>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b/>
          <w:bCs/>
          <w:spacing w:val="-2"/>
          <w:sz w:val="22"/>
          <w:szCs w:val="22"/>
        </w:rPr>
        <w:t xml:space="preserve">dizzy  </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dɪzɪ</w:t>
      </w:r>
      <w:proofErr w:type="spellEnd"/>
      <w:r w:rsidRPr="00E002D6">
        <w:rPr>
          <w:rFonts w:ascii="Cambria" w:eastAsia="宋体" w:hAnsi="Cambria" w:cs="Cambria"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dɪzi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hint="eastAsia"/>
          <w:i/>
          <w:iCs/>
          <w:spacing w:val="-2"/>
          <w:sz w:val="22"/>
          <w:szCs w:val="22"/>
        </w:rPr>
        <w:t xml:space="preserve"> adj.</w:t>
      </w:r>
      <w:proofErr w:type="gram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spacing w:val="-2"/>
          <w:sz w:val="22"/>
          <w:szCs w:val="22"/>
        </w:rPr>
        <w:t>眩晕的</w:t>
      </w:r>
      <w:r w:rsidRPr="00E002D6">
        <w:rPr>
          <w:rFonts w:ascii="Times New Roman" w:eastAsia="宋体" w:hAnsi="Times New Roman" w:cs="Times New Roman"/>
          <w:spacing w:val="-2"/>
          <w:sz w:val="22"/>
          <w:szCs w:val="22"/>
        </w:rPr>
        <w:t xml:space="preserve">  </w:t>
      </w:r>
    </w:p>
    <w:p w14:paraId="107B4E8B" w14:textId="77777777" w:rsidR="00792C08" w:rsidRPr="00E002D6" w:rsidRDefault="00000000">
      <w:pPr>
        <w:numPr>
          <w:ilvl w:val="0"/>
          <w:numId w:val="27"/>
        </w:numPr>
        <w:spacing w:line="400" w:lineRule="exact"/>
        <w:rPr>
          <w:rFonts w:ascii="Times New Roman" w:eastAsia="Times New Roman" w:hAnsi="Times New Roman" w:cs="Times New Roman"/>
          <w:spacing w:val="-2"/>
          <w:sz w:val="22"/>
          <w:szCs w:val="22"/>
        </w:rPr>
      </w:pPr>
      <w:r w:rsidRPr="00E002D6">
        <w:rPr>
          <w:rFonts w:ascii="Times New Roman" w:eastAsia="Times New Roman" w:hAnsi="Times New Roman" w:cs="Times New Roman"/>
          <w:b/>
          <w:bCs/>
          <w:spacing w:val="-2"/>
          <w:sz w:val="22"/>
          <w:szCs w:val="22"/>
        </w:rPr>
        <w:lastRenderedPageBreak/>
        <w:t>scream</w:t>
      </w:r>
      <w:r w:rsidRPr="00E002D6">
        <w:rPr>
          <w:rFonts w:ascii="Times New Roman" w:eastAsia="Times New Roman" w:hAnsi="Times New Roman" w:cs="Times New Roman"/>
          <w:spacing w:val="-2"/>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skrim</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skriːm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i/>
          <w:iCs/>
          <w:spacing w:val="-2"/>
          <w:sz w:val="22"/>
          <w:szCs w:val="22"/>
        </w:rPr>
        <w:t xml:space="preserve"> vi</w:t>
      </w:r>
      <w:proofErr w:type="gramEnd"/>
      <w:r w:rsidRPr="00E002D6">
        <w:rPr>
          <w:rFonts w:ascii="Times New Roman" w:eastAsia="宋体" w:hAnsi="Times New Roman" w:cs="Times New Roman"/>
          <w:i/>
          <w:iCs/>
          <w:spacing w:val="-2"/>
          <w:sz w:val="22"/>
          <w:szCs w:val="22"/>
        </w:rPr>
        <w:t>.</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spacing w:val="-2"/>
          <w:sz w:val="22"/>
          <w:szCs w:val="22"/>
        </w:rPr>
        <w:t>尖声叫喊</w:t>
      </w:r>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i/>
          <w:iCs/>
          <w:spacing w:val="-2"/>
          <w:sz w:val="22"/>
          <w:szCs w:val="22"/>
        </w:rPr>
        <w:t>&amp;</w:t>
      </w:r>
      <w:r w:rsidRPr="00E002D6">
        <w:rPr>
          <w:rFonts w:ascii="Times New Roman" w:eastAsia="宋体" w:hAnsi="Times New Roman" w:cs="Times New Roman" w:hint="eastAsia"/>
          <w:i/>
          <w:iCs/>
          <w:spacing w:val="-2"/>
          <w:sz w:val="22"/>
          <w:szCs w:val="22"/>
        </w:rPr>
        <w:t xml:space="preserve"> </w:t>
      </w:r>
      <w:proofErr w:type="spellStart"/>
      <w:r w:rsidRPr="00E002D6">
        <w:rPr>
          <w:rFonts w:ascii="Times New Roman" w:eastAsia="宋体" w:hAnsi="Times New Roman" w:cs="Times New Roman"/>
          <w:i/>
          <w:iCs/>
          <w:spacing w:val="-2"/>
          <w:sz w:val="22"/>
          <w:szCs w:val="22"/>
        </w:rPr>
        <w:t>vt.</w:t>
      </w:r>
      <w:proofErr w:type="spellEnd"/>
      <w:r w:rsidRPr="00E002D6">
        <w:rPr>
          <w:rFonts w:ascii="Times New Roman" w:eastAsia="宋体" w:hAnsi="Times New Roman" w:cs="Times New Roman" w:hint="eastAsia"/>
          <w:i/>
          <w:iCs/>
          <w:spacing w:val="-2"/>
          <w:sz w:val="22"/>
          <w:szCs w:val="22"/>
        </w:rPr>
        <w:t xml:space="preserve"> </w:t>
      </w:r>
      <w:r w:rsidRPr="00E002D6">
        <w:rPr>
          <w:rFonts w:ascii="Times New Roman" w:eastAsia="宋体" w:hAnsi="Times New Roman" w:cs="Times New Roman"/>
          <w:spacing w:val="-2"/>
          <w:sz w:val="22"/>
          <w:szCs w:val="22"/>
        </w:rPr>
        <w:t>高声说出</w:t>
      </w:r>
      <w:r w:rsidRPr="00E002D6">
        <w:rPr>
          <w:rFonts w:ascii="Times New Roman" w:eastAsia="Times New Roman" w:hAnsi="Times New Roman" w:cs="Times New Roman"/>
          <w:spacing w:val="-2"/>
          <w:sz w:val="22"/>
          <w:szCs w:val="22"/>
        </w:rPr>
        <w:t xml:space="preserve">                                                                      </w:t>
      </w:r>
    </w:p>
    <w:p w14:paraId="6580E0BE" w14:textId="77777777" w:rsidR="00792C08" w:rsidRPr="00E002D6" w:rsidRDefault="00000000">
      <w:pPr>
        <w:numPr>
          <w:ilvl w:val="0"/>
          <w:numId w:val="27"/>
        </w:numPr>
        <w:spacing w:line="400" w:lineRule="exact"/>
        <w:rPr>
          <w:rFonts w:ascii="Times New Roman" w:eastAsia="宋体" w:hAnsi="Times New Roman" w:cs="Times New Roman"/>
          <w:i/>
          <w:iCs/>
          <w:spacing w:val="-2"/>
          <w:sz w:val="22"/>
          <w:szCs w:val="22"/>
        </w:rPr>
      </w:pPr>
      <w:proofErr w:type="gramStart"/>
      <w:r w:rsidRPr="00E002D6">
        <w:rPr>
          <w:rFonts w:ascii="Times New Roman" w:eastAsia="Times New Roman" w:hAnsi="Times New Roman" w:cs="Times New Roman"/>
          <w:b/>
          <w:bCs/>
          <w:spacing w:val="-2"/>
          <w:sz w:val="22"/>
          <w:szCs w:val="22"/>
        </w:rPr>
        <w:t>terrified</w:t>
      </w:r>
      <w:r w:rsidRPr="00E002D6">
        <w:rPr>
          <w:rFonts w:ascii="Times New Roman" w:eastAsia="Times New Roman" w:hAnsi="Times New Roman" w:cs="Times New Roman"/>
          <w:spacing w:val="-2"/>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tɛrəˌfaɪd</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terəfaɪd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hint="eastAsia"/>
          <w:i/>
          <w:spacing w:val="-2"/>
          <w:sz w:val="22"/>
          <w:szCs w:val="22"/>
        </w:rPr>
        <w:t xml:space="preserve"> adj.</w:t>
      </w:r>
      <w:proofErr w:type="gramEnd"/>
      <w:r w:rsidRPr="00E002D6">
        <w:rPr>
          <w:rFonts w:ascii="Times New Roman" w:eastAsia="宋体" w:hAnsi="Times New Roman" w:cs="Times New Roman" w:hint="eastAsia"/>
          <w:i/>
          <w:spacing w:val="-2"/>
          <w:sz w:val="22"/>
          <w:szCs w:val="22"/>
        </w:rPr>
        <w:t xml:space="preserve"> </w:t>
      </w:r>
      <w:r w:rsidRPr="00E002D6">
        <w:rPr>
          <w:rFonts w:ascii="Times New Roman" w:eastAsia="宋体" w:hAnsi="Times New Roman" w:cs="Times New Roman"/>
          <w:spacing w:val="-2"/>
          <w:sz w:val="22"/>
          <w:szCs w:val="22"/>
        </w:rPr>
        <w:t>感到恐惧的（修饰人）</w:t>
      </w:r>
    </w:p>
    <w:p w14:paraId="1C3AC659" w14:textId="77777777" w:rsidR="00792C08" w:rsidRPr="00E002D6" w:rsidRDefault="00000000">
      <w:pPr>
        <w:numPr>
          <w:ilvl w:val="0"/>
          <w:numId w:val="27"/>
        </w:numPr>
        <w:spacing w:line="400" w:lineRule="exact"/>
        <w:rPr>
          <w:rFonts w:ascii="Times New Roman" w:eastAsia="Times New Roman" w:hAnsi="Times New Roman" w:cs="Times New Roman"/>
          <w:spacing w:val="-2"/>
          <w:sz w:val="22"/>
          <w:szCs w:val="22"/>
        </w:rPr>
      </w:pPr>
      <w:proofErr w:type="gramStart"/>
      <w:r w:rsidRPr="00E002D6">
        <w:rPr>
          <w:rFonts w:ascii="Times New Roman" w:eastAsia="Times New Roman" w:hAnsi="Times New Roman" w:cs="Times New Roman"/>
          <w:b/>
          <w:bCs/>
          <w:spacing w:val="-2"/>
          <w:sz w:val="22"/>
          <w:szCs w:val="22"/>
        </w:rPr>
        <w:t xml:space="preserve">brave </w:t>
      </w:r>
      <w:r w:rsidRPr="00E002D6">
        <w:rPr>
          <w:rFonts w:ascii="Times New Roman" w:eastAsia="Times New Roman" w:hAnsi="Times New Roman" w:cs="Times New Roman" w:hint="eastAsia"/>
          <w:b/>
          <w:bCs/>
          <w:spacing w:val="-2"/>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brev</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breɪv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Times New Roman" w:hAnsi="Times New Roman" w:cs="Times New Roman" w:hint="eastAsia"/>
          <w:b/>
          <w:bCs/>
          <w:i/>
          <w:spacing w:val="-2"/>
          <w:sz w:val="22"/>
          <w:szCs w:val="22"/>
        </w:rPr>
        <w:t xml:space="preserve"> </w:t>
      </w:r>
      <w:r w:rsidRPr="00E002D6">
        <w:rPr>
          <w:rFonts w:ascii="Times New Roman" w:eastAsia="Times New Roman" w:hAnsi="Times New Roman" w:cs="Times New Roman" w:hint="eastAsia"/>
          <w:i/>
          <w:spacing w:val="-2"/>
          <w:sz w:val="22"/>
          <w:szCs w:val="22"/>
        </w:rPr>
        <w:t>adj.</w:t>
      </w:r>
      <w:proofErr w:type="gramEnd"/>
      <w:r w:rsidRPr="00E002D6">
        <w:rPr>
          <w:rFonts w:ascii="Times New Roman" w:eastAsia="Times New Roman" w:hAnsi="Times New Roman" w:cs="Times New Roman" w:hint="eastAsia"/>
          <w:b/>
          <w:bCs/>
          <w:i/>
          <w:spacing w:val="-2"/>
          <w:sz w:val="22"/>
          <w:szCs w:val="22"/>
        </w:rPr>
        <w:t xml:space="preserve"> </w:t>
      </w:r>
      <w:proofErr w:type="spellStart"/>
      <w:r w:rsidRPr="00E002D6">
        <w:rPr>
          <w:rFonts w:ascii="Times New Roman" w:eastAsia="Times New Roman" w:hAnsi="Times New Roman" w:cs="Times New Roman"/>
          <w:spacing w:val="-2"/>
          <w:sz w:val="22"/>
          <w:szCs w:val="22"/>
        </w:rPr>
        <w:t>勇敢的</w:t>
      </w:r>
      <w:proofErr w:type="spellEnd"/>
      <w:r w:rsidRPr="00E002D6">
        <w:rPr>
          <w:rFonts w:ascii="Times New Roman" w:eastAsia="宋体" w:hAnsi="Times New Roman" w:cs="Times New Roman"/>
          <w:spacing w:val="-2"/>
          <w:sz w:val="22"/>
          <w:szCs w:val="22"/>
        </w:rPr>
        <w:t xml:space="preserve"> </w:t>
      </w:r>
    </w:p>
    <w:p w14:paraId="15D7F856" w14:textId="77777777" w:rsidR="00792C08" w:rsidRPr="00E002D6" w:rsidRDefault="00000000">
      <w:pPr>
        <w:numPr>
          <w:ilvl w:val="0"/>
          <w:numId w:val="27"/>
        </w:numPr>
        <w:spacing w:line="400" w:lineRule="exact"/>
        <w:rPr>
          <w:rFonts w:ascii="Times New Roman" w:eastAsia="宋体" w:hAnsi="Times New Roman" w:cs="Times New Roman"/>
          <w:spacing w:val="-2"/>
          <w:sz w:val="22"/>
          <w:szCs w:val="22"/>
          <w:u w:val="single"/>
        </w:rPr>
      </w:pPr>
      <w:proofErr w:type="gramStart"/>
      <w:r w:rsidRPr="00E002D6">
        <w:rPr>
          <w:rFonts w:ascii="Times New Roman" w:eastAsia="宋体" w:hAnsi="Times New Roman" w:cs="Times New Roman"/>
          <w:b/>
          <w:bCs/>
          <w:spacing w:val="-2"/>
          <w:sz w:val="22"/>
          <w:szCs w:val="22"/>
        </w:rPr>
        <w:t>joke</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dʒok</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dʒəʊk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i/>
          <w:iCs/>
          <w:spacing w:val="-2"/>
          <w:sz w:val="22"/>
          <w:szCs w:val="22"/>
        </w:rPr>
        <w:t>n.</w:t>
      </w:r>
      <w:proofErr w:type="gramEnd"/>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spacing w:val="-2"/>
          <w:sz w:val="22"/>
          <w:szCs w:val="22"/>
        </w:rPr>
        <w:t>玩笑</w:t>
      </w:r>
      <w:r w:rsidRPr="00E002D6">
        <w:rPr>
          <w:rFonts w:ascii="Times New Roman" w:eastAsia="宋体" w:hAnsi="Times New Roman" w:cs="Times New Roman"/>
          <w:spacing w:val="-2"/>
          <w:sz w:val="22"/>
          <w:szCs w:val="22"/>
        </w:rPr>
        <w:t xml:space="preserve"> &amp;</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i/>
          <w:iCs/>
          <w:spacing w:val="-2"/>
          <w:sz w:val="22"/>
          <w:szCs w:val="22"/>
        </w:rPr>
        <w:t>vi.</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spacing w:val="-2"/>
          <w:sz w:val="22"/>
          <w:szCs w:val="22"/>
        </w:rPr>
        <w:t>开玩笑</w:t>
      </w:r>
      <w:r w:rsidRPr="00E002D6">
        <w:rPr>
          <w:rFonts w:ascii="Times New Roman" w:eastAsia="宋体" w:hAnsi="Times New Roman" w:cs="Times New Roman"/>
          <w:spacing w:val="-2"/>
          <w:sz w:val="22"/>
          <w:szCs w:val="22"/>
        </w:rPr>
        <w:t xml:space="preserve"> </w:t>
      </w:r>
    </w:p>
    <w:p w14:paraId="195EB0F8" w14:textId="77777777" w:rsidR="00792C08" w:rsidRPr="00E002D6" w:rsidRDefault="00000000">
      <w:pPr>
        <w:numPr>
          <w:ilvl w:val="0"/>
          <w:numId w:val="27"/>
        </w:numPr>
        <w:spacing w:line="400" w:lineRule="exact"/>
        <w:rPr>
          <w:rFonts w:ascii="Times New Roman" w:eastAsia="宋体" w:hAnsi="Times New Roman" w:cs="Times New Roman"/>
          <w:spacing w:val="-2"/>
          <w:sz w:val="22"/>
          <w:szCs w:val="22"/>
        </w:rPr>
      </w:pPr>
      <w:proofErr w:type="gramStart"/>
      <w:r w:rsidRPr="00E002D6">
        <w:rPr>
          <w:rFonts w:ascii="Times New Roman" w:eastAsia="宋体" w:hAnsi="Times New Roman" w:cs="Times New Roman"/>
          <w:b/>
          <w:bCs/>
          <w:spacing w:val="-2"/>
          <w:sz w:val="22"/>
          <w:szCs w:val="22"/>
        </w:rPr>
        <w:t>scare</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skɛr</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sker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2"/>
          <w:sz w:val="22"/>
          <w:szCs w:val="22"/>
        </w:rPr>
        <w:t xml:space="preserve">  </w:t>
      </w:r>
      <w:proofErr w:type="spellStart"/>
      <w:r w:rsidRPr="00E002D6">
        <w:rPr>
          <w:rFonts w:ascii="Times New Roman" w:eastAsia="宋体" w:hAnsi="Times New Roman" w:cs="Times New Roman"/>
          <w:i/>
          <w:iCs/>
          <w:spacing w:val="-2"/>
          <w:sz w:val="22"/>
          <w:szCs w:val="22"/>
        </w:rPr>
        <w:t>vt</w:t>
      </w:r>
      <w:proofErr w:type="gramEnd"/>
      <w:r w:rsidRPr="00E002D6">
        <w:rPr>
          <w:rFonts w:ascii="Times New Roman" w:eastAsia="宋体" w:hAnsi="Times New Roman" w:cs="Times New Roman"/>
          <w:i/>
          <w:iCs/>
          <w:spacing w:val="-2"/>
          <w:sz w:val="22"/>
          <w:szCs w:val="22"/>
        </w:rPr>
        <w:t>.</w:t>
      </w:r>
      <w:proofErr w:type="spellEnd"/>
      <w:r w:rsidRPr="00E002D6">
        <w:rPr>
          <w:rFonts w:ascii="Times New Roman" w:eastAsia="宋体" w:hAnsi="Times New Roman" w:cs="Times New Roman" w:hint="eastAsia"/>
          <w:spacing w:val="-2"/>
          <w:sz w:val="22"/>
          <w:szCs w:val="22"/>
        </w:rPr>
        <w:t xml:space="preserve"> </w:t>
      </w:r>
      <w:r w:rsidRPr="00E002D6">
        <w:rPr>
          <w:rFonts w:ascii="Times New Roman" w:eastAsia="宋体" w:hAnsi="Times New Roman" w:cs="Times New Roman"/>
          <w:spacing w:val="-2"/>
          <w:sz w:val="22"/>
          <w:szCs w:val="22"/>
        </w:rPr>
        <w:t>惊吓</w:t>
      </w:r>
    </w:p>
    <w:p w14:paraId="60B7D6A2" w14:textId="77777777" w:rsidR="00792C08" w:rsidRPr="00E002D6" w:rsidRDefault="00000000">
      <w:pPr>
        <w:numPr>
          <w:ilvl w:val="0"/>
          <w:numId w:val="27"/>
        </w:numPr>
        <w:spacing w:line="400" w:lineRule="exact"/>
        <w:rPr>
          <w:rFonts w:ascii="Times New Roman" w:eastAsia="宋体" w:hAnsi="Times New Roman" w:cs="Times New Roman"/>
          <w:spacing w:val="-2"/>
          <w:sz w:val="22"/>
          <w:szCs w:val="22"/>
        </w:rPr>
      </w:pPr>
      <w:r w:rsidRPr="00E002D6">
        <w:rPr>
          <w:rFonts w:ascii="Times New Roman" w:eastAsia="宋体" w:hAnsi="Times New Roman" w:cs="Times New Roman"/>
          <w:b/>
          <w:bCs/>
          <w:spacing w:val="-2"/>
          <w:sz w:val="22"/>
          <w:szCs w:val="22"/>
        </w:rPr>
        <w:t>bet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 xml:space="preserve">KK: </w:t>
      </w:r>
      <w:r w:rsidRPr="00E002D6">
        <w:rPr>
          <w:rFonts w:ascii="Times New Roman" w:eastAsia="Times New Roman" w:hAnsi="Times New Roman" w:cs="Times New Roman" w:hint="eastAsia"/>
          <w:spacing w:val="-2"/>
          <w:sz w:val="22"/>
          <w:szCs w:val="22"/>
          <w:lang w:eastAsia="zh"/>
        </w:rPr>
        <w:t>[</w:t>
      </w:r>
      <w:proofErr w:type="spellStart"/>
      <w:proofErr w:type="gramStart"/>
      <w:r w:rsidRPr="00E002D6">
        <w:rPr>
          <w:rFonts w:ascii="Cambria" w:eastAsia="宋体" w:hAnsi="Cambria" w:cs="Cambria"/>
          <w:spacing w:val="-1"/>
          <w:sz w:val="22"/>
          <w:szCs w:val="22"/>
        </w:rPr>
        <w:t>bɛt</w:t>
      </w:r>
      <w:proofErr w:type="spellEnd"/>
      <w:r w:rsidRPr="00E002D6">
        <w:rPr>
          <w:rFonts w:ascii="Times New Roman" w:eastAsia="宋体" w:hAnsi="Times New Roman" w:cs="Times New Roman" w:hint="eastAsia"/>
          <w:spacing w:val="-2"/>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Times New Roman" w:eastAsia="Times New Roman" w:hAnsi="Times New Roman" w:cs="Times New Roman" w:hint="eastAsia"/>
          <w:spacing w:val="-2"/>
          <w:sz w:val="22"/>
          <w:szCs w:val="22"/>
          <w:lang w:eastAsia="zh"/>
        </w:rPr>
        <w:t>[</w:t>
      </w:r>
      <w:proofErr w:type="gramStart"/>
      <w:r w:rsidRPr="00E002D6">
        <w:rPr>
          <w:rFonts w:ascii="Cambria" w:eastAsia="宋体" w:hAnsi="Cambria" w:cs="Cambria"/>
          <w:spacing w:val="-1"/>
          <w:sz w:val="22"/>
          <w:szCs w:val="22"/>
        </w:rPr>
        <w:t>bet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hint="eastAsia"/>
          <w:spacing w:val="-2"/>
          <w:sz w:val="22"/>
          <w:szCs w:val="22"/>
        </w:rPr>
        <w:t xml:space="preserve"> </w:t>
      </w:r>
      <w:proofErr w:type="gramEnd"/>
      <w:r w:rsidRPr="00E002D6">
        <w:rPr>
          <w:rFonts w:ascii="Times New Roman" w:eastAsia="宋体" w:hAnsi="Times New Roman" w:cs="Times New Roman"/>
          <w:i/>
          <w:iCs/>
          <w:spacing w:val="-2"/>
          <w:sz w:val="22"/>
          <w:szCs w:val="22"/>
        </w:rPr>
        <w:t>vi.</w:t>
      </w:r>
      <w:r w:rsidRPr="00E002D6">
        <w:rPr>
          <w:rFonts w:ascii="Times New Roman" w:eastAsia="宋体" w:hAnsi="Times New Roman" w:cs="Times New Roman"/>
          <w:spacing w:val="-2"/>
          <w:sz w:val="22"/>
          <w:szCs w:val="22"/>
        </w:rPr>
        <w:t xml:space="preserve"> </w:t>
      </w:r>
      <w:r w:rsidRPr="00E002D6">
        <w:rPr>
          <w:rFonts w:ascii="Times New Roman" w:eastAsia="宋体" w:hAnsi="Times New Roman" w:cs="Times New Roman"/>
          <w:spacing w:val="-2"/>
          <w:sz w:val="22"/>
          <w:szCs w:val="22"/>
        </w:rPr>
        <w:t>原指</w:t>
      </w:r>
      <w:r w:rsidRPr="00E002D6">
        <w:rPr>
          <w:rFonts w:ascii="Times New Roman" w:eastAsia="宋体" w:hAnsi="Times New Roman" w:cs="Times New Roman" w:hint="eastAsia"/>
          <w:spacing w:val="-2"/>
          <w:sz w:val="22"/>
          <w:szCs w:val="22"/>
        </w:rPr>
        <w:t>“</w:t>
      </w:r>
      <w:r w:rsidRPr="00E002D6">
        <w:rPr>
          <w:rFonts w:ascii="Times New Roman" w:eastAsia="宋体" w:hAnsi="Times New Roman" w:cs="Times New Roman"/>
          <w:spacing w:val="-2"/>
          <w:sz w:val="22"/>
          <w:szCs w:val="22"/>
        </w:rPr>
        <w:t>打赌</w:t>
      </w:r>
      <w:r w:rsidRPr="00E002D6">
        <w:rPr>
          <w:rFonts w:ascii="Times New Roman" w:eastAsia="宋体" w:hAnsi="Times New Roman" w:cs="Times New Roman" w:hint="eastAsia"/>
          <w:spacing w:val="-2"/>
          <w:sz w:val="22"/>
          <w:szCs w:val="22"/>
        </w:rPr>
        <w:t>”，</w:t>
      </w:r>
      <w:r w:rsidRPr="00E002D6">
        <w:rPr>
          <w:rFonts w:ascii="Times New Roman" w:eastAsia="宋体" w:hAnsi="Times New Roman" w:cs="Times New Roman"/>
          <w:spacing w:val="-2"/>
          <w:sz w:val="22"/>
          <w:szCs w:val="22"/>
        </w:rPr>
        <w:t>此表</w:t>
      </w:r>
      <w:r w:rsidRPr="00E002D6">
        <w:rPr>
          <w:rFonts w:ascii="Times New Roman" w:eastAsia="宋体" w:hAnsi="Times New Roman" w:cs="Times New Roman" w:hint="eastAsia"/>
          <w:spacing w:val="-2"/>
          <w:sz w:val="22"/>
          <w:szCs w:val="22"/>
        </w:rPr>
        <w:t>“</w:t>
      </w:r>
      <w:r w:rsidRPr="00E002D6">
        <w:rPr>
          <w:rFonts w:ascii="Times New Roman" w:eastAsia="宋体" w:hAnsi="Times New Roman" w:cs="Times New Roman"/>
          <w:spacing w:val="-2"/>
          <w:sz w:val="22"/>
          <w:szCs w:val="22"/>
        </w:rPr>
        <w:t>确信</w:t>
      </w:r>
      <w:r w:rsidRPr="00E002D6">
        <w:rPr>
          <w:rFonts w:ascii="Times New Roman" w:eastAsia="宋体" w:hAnsi="Times New Roman" w:cs="Times New Roman" w:hint="eastAsia"/>
          <w:spacing w:val="-2"/>
          <w:sz w:val="22"/>
          <w:szCs w:val="22"/>
        </w:rPr>
        <w:t>”</w:t>
      </w:r>
    </w:p>
    <w:p w14:paraId="07B1FC11" w14:textId="77777777" w:rsidR="00792C08" w:rsidRPr="00E002D6" w:rsidRDefault="00792C08">
      <w:pPr>
        <w:spacing w:line="400" w:lineRule="exact"/>
        <w:ind w:firstLineChars="200" w:firstLine="440"/>
        <w:rPr>
          <w:rFonts w:ascii="Times New Roman" w:hAnsi="Times New Roman" w:cs="Times New Roman"/>
          <w:sz w:val="22"/>
          <w:szCs w:val="22"/>
        </w:rPr>
      </w:pPr>
    </w:p>
    <w:p w14:paraId="521FCB47"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28C637FD"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本课主要学习学习名词性短语的用法、</w:t>
      </w:r>
      <w:r w:rsidRPr="00E002D6">
        <w:rPr>
          <w:rFonts w:ascii="Times New Roman" w:hAnsi="Times New Roman" w:hint="eastAsia"/>
          <w:color w:val="FDD860" w:themeColor="accent3" w:themeTint="99"/>
          <w:sz w:val="24"/>
        </w:rPr>
        <w:t>if</w:t>
      </w:r>
      <w:r w:rsidRPr="00E002D6">
        <w:rPr>
          <w:rFonts w:ascii="Times New Roman" w:hAnsi="Times New Roman" w:hint="eastAsia"/>
          <w:color w:val="FDD860" w:themeColor="accent3" w:themeTint="99"/>
          <w:sz w:val="24"/>
        </w:rPr>
        <w:t>引导条件状语从句中，主句用祈使句的用法以及</w:t>
      </w:r>
      <w:r w:rsidRPr="00E002D6">
        <w:rPr>
          <w:rFonts w:ascii="Times New Roman" w:hAnsi="Times New Roman" w:hint="eastAsia"/>
          <w:color w:val="FDD860" w:themeColor="accent3" w:themeTint="99"/>
          <w:sz w:val="24"/>
        </w:rPr>
        <w:t>but</w:t>
      </w:r>
      <w:r w:rsidRPr="00E002D6">
        <w:rPr>
          <w:rFonts w:ascii="Times New Roman" w:hAnsi="Times New Roman" w:hint="eastAsia"/>
          <w:color w:val="FDD860" w:themeColor="accent3" w:themeTint="99"/>
          <w:sz w:val="24"/>
        </w:rPr>
        <w:t>作对等连词接不定式短语时</w:t>
      </w:r>
      <w:r w:rsidRPr="00E002D6">
        <w:rPr>
          <w:rFonts w:ascii="Times New Roman" w:hAnsi="Times New Roman" w:hint="eastAsia"/>
          <w:color w:val="FDD860" w:themeColor="accent3" w:themeTint="99"/>
          <w:sz w:val="24"/>
        </w:rPr>
        <w:t>to</w:t>
      </w:r>
      <w:r w:rsidRPr="00E002D6">
        <w:rPr>
          <w:rFonts w:ascii="Times New Roman" w:hAnsi="Times New Roman" w:hint="eastAsia"/>
          <w:color w:val="FDD860" w:themeColor="accent3" w:themeTint="99"/>
          <w:sz w:val="24"/>
        </w:rPr>
        <w:t>必须省略。</w:t>
      </w:r>
    </w:p>
    <w:p w14:paraId="575EAC8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名词性短语</w:t>
      </w:r>
    </w:p>
    <w:p w14:paraId="660E1CD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疑问词</w:t>
      </w:r>
      <w:r w:rsidRPr="00E002D6">
        <w:rPr>
          <w:rFonts w:ascii="Times New Roman" w:hAnsi="Times New Roman"/>
          <w:sz w:val="24"/>
        </w:rPr>
        <w:t>+</w:t>
      </w:r>
      <w:r w:rsidRPr="00E002D6">
        <w:rPr>
          <w:rFonts w:ascii="Times New Roman" w:hAnsi="Times New Roman"/>
          <w:sz w:val="24"/>
        </w:rPr>
        <w:t>不定式短语，可以构成</w:t>
      </w:r>
      <w:proofErr w:type="gramStart"/>
      <w:r w:rsidRPr="00E002D6">
        <w:rPr>
          <w:rFonts w:ascii="Times New Roman" w:hAnsi="Times New Roman"/>
          <w:sz w:val="24"/>
        </w:rPr>
        <w:t>名词性短词</w:t>
      </w:r>
      <w:proofErr w:type="gramEnd"/>
      <w:r w:rsidRPr="00E002D6">
        <w:rPr>
          <w:rFonts w:ascii="Times New Roman" w:hAnsi="Times New Roman"/>
          <w:sz w:val="24"/>
        </w:rPr>
        <w:t>，此类短语为名词性从句的省略，因此简化的时候需要考虑不定式短语的主语是谁。</w:t>
      </w:r>
    </w:p>
    <w:p w14:paraId="46758E3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where to go</w:t>
      </w:r>
      <w:r w:rsidRPr="00E002D6">
        <w:rPr>
          <w:rFonts w:ascii="Times New Roman" w:hAnsi="Times New Roman"/>
          <w:sz w:val="24"/>
        </w:rPr>
        <w:tab/>
      </w:r>
      <w:r w:rsidRPr="00E002D6">
        <w:rPr>
          <w:rFonts w:ascii="Times New Roman" w:hAnsi="Times New Roman"/>
          <w:sz w:val="24"/>
        </w:rPr>
        <w:tab/>
        <w:t xml:space="preserve">  where we should go</w:t>
      </w:r>
      <w:r w:rsidRPr="00E002D6">
        <w:rPr>
          <w:rFonts w:ascii="Times New Roman" w:hAnsi="Times New Roman"/>
          <w:sz w:val="24"/>
        </w:rPr>
        <w:tab/>
        <w:t xml:space="preserve">  where</w:t>
      </w:r>
      <w:r w:rsidRPr="00E002D6">
        <w:rPr>
          <w:rFonts w:ascii="Times New Roman" w:hAnsi="Times New Roman"/>
          <w:sz w:val="24"/>
        </w:rPr>
        <w:t>是副词，修饰</w:t>
      </w:r>
      <w:r w:rsidRPr="00E002D6">
        <w:rPr>
          <w:rFonts w:ascii="Times New Roman" w:hAnsi="Times New Roman"/>
          <w:sz w:val="24"/>
        </w:rPr>
        <w:t>go</w:t>
      </w:r>
    </w:p>
    <w:p w14:paraId="26DCD41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how to do it</w:t>
      </w:r>
      <w:r w:rsidRPr="00E002D6">
        <w:rPr>
          <w:rFonts w:ascii="Times New Roman" w:hAnsi="Times New Roman"/>
          <w:sz w:val="24"/>
        </w:rPr>
        <w:tab/>
      </w:r>
      <w:r w:rsidRPr="00E002D6">
        <w:rPr>
          <w:rFonts w:ascii="Times New Roman" w:hAnsi="Times New Roman"/>
          <w:sz w:val="24"/>
        </w:rPr>
        <w:tab/>
        <w:t xml:space="preserve">  how we can do it</w:t>
      </w:r>
      <w:r w:rsidRPr="00E002D6">
        <w:rPr>
          <w:rFonts w:ascii="Times New Roman" w:hAnsi="Times New Roman"/>
          <w:sz w:val="24"/>
        </w:rPr>
        <w:tab/>
      </w:r>
      <w:r w:rsidRPr="00E002D6">
        <w:rPr>
          <w:rFonts w:ascii="Times New Roman" w:hAnsi="Times New Roman"/>
          <w:sz w:val="24"/>
        </w:rPr>
        <w:tab/>
        <w:t xml:space="preserve">  how</w:t>
      </w:r>
      <w:r w:rsidRPr="00E002D6">
        <w:rPr>
          <w:rFonts w:ascii="Times New Roman" w:hAnsi="Times New Roman"/>
          <w:sz w:val="24"/>
        </w:rPr>
        <w:t>是副词，修饰</w:t>
      </w:r>
      <w:r w:rsidRPr="00E002D6">
        <w:rPr>
          <w:rFonts w:ascii="Times New Roman" w:hAnsi="Times New Roman"/>
          <w:sz w:val="24"/>
        </w:rPr>
        <w:t>do</w:t>
      </w:r>
    </w:p>
    <w:p w14:paraId="00C0DAC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when to start</w:t>
      </w:r>
      <w:r w:rsidRPr="00E002D6">
        <w:rPr>
          <w:rFonts w:ascii="Times New Roman" w:hAnsi="Times New Roman"/>
          <w:sz w:val="24"/>
        </w:rPr>
        <w:tab/>
      </w:r>
      <w:r w:rsidRPr="00E002D6">
        <w:rPr>
          <w:rFonts w:ascii="Times New Roman" w:hAnsi="Times New Roman"/>
          <w:sz w:val="24"/>
        </w:rPr>
        <w:tab/>
        <w:t xml:space="preserve">  when we will start</w:t>
      </w:r>
      <w:r w:rsidRPr="00E002D6">
        <w:rPr>
          <w:rFonts w:ascii="Times New Roman" w:hAnsi="Times New Roman"/>
          <w:sz w:val="24"/>
        </w:rPr>
        <w:tab/>
      </w:r>
      <w:r w:rsidRPr="00E002D6">
        <w:rPr>
          <w:rFonts w:ascii="Times New Roman" w:hAnsi="Times New Roman"/>
          <w:sz w:val="24"/>
        </w:rPr>
        <w:tab/>
        <w:t xml:space="preserve">  when</w:t>
      </w:r>
      <w:r w:rsidRPr="00E002D6">
        <w:rPr>
          <w:rFonts w:ascii="Times New Roman" w:hAnsi="Times New Roman"/>
          <w:sz w:val="24"/>
        </w:rPr>
        <w:t>是副词，修饰</w:t>
      </w:r>
      <w:r w:rsidRPr="00E002D6">
        <w:rPr>
          <w:rFonts w:ascii="Times New Roman" w:hAnsi="Times New Roman"/>
          <w:sz w:val="24"/>
        </w:rPr>
        <w:t>start</w:t>
      </w:r>
    </w:p>
    <w:p w14:paraId="01960A7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what to buy</w:t>
      </w:r>
      <w:r w:rsidRPr="00E002D6">
        <w:rPr>
          <w:rFonts w:ascii="Times New Roman" w:hAnsi="Times New Roman"/>
          <w:sz w:val="24"/>
        </w:rPr>
        <w:tab/>
      </w:r>
      <w:r w:rsidRPr="00E002D6">
        <w:rPr>
          <w:rFonts w:ascii="Times New Roman" w:hAnsi="Times New Roman"/>
          <w:sz w:val="24"/>
        </w:rPr>
        <w:tab/>
        <w:t xml:space="preserve">  what we should buy</w:t>
      </w:r>
      <w:r w:rsidRPr="00E002D6">
        <w:rPr>
          <w:rFonts w:ascii="Times New Roman" w:hAnsi="Times New Roman"/>
          <w:sz w:val="24"/>
        </w:rPr>
        <w:tab/>
        <w:t xml:space="preserve">  what</w:t>
      </w:r>
      <w:r w:rsidRPr="00E002D6">
        <w:rPr>
          <w:rFonts w:ascii="Times New Roman" w:hAnsi="Times New Roman"/>
          <w:sz w:val="24"/>
        </w:rPr>
        <w:t>是代词，作</w:t>
      </w:r>
      <w:r w:rsidRPr="00E002D6">
        <w:rPr>
          <w:rFonts w:ascii="Times New Roman" w:hAnsi="Times New Roman"/>
          <w:sz w:val="24"/>
        </w:rPr>
        <w:t>buy</w:t>
      </w:r>
      <w:r w:rsidRPr="00E002D6">
        <w:rPr>
          <w:rFonts w:ascii="Times New Roman" w:hAnsi="Times New Roman"/>
          <w:sz w:val="24"/>
        </w:rPr>
        <w:t>的宾语</w:t>
      </w:r>
    </w:p>
    <w:p w14:paraId="741D437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which to choose</w:t>
      </w:r>
      <w:r w:rsidRPr="00E002D6">
        <w:rPr>
          <w:rFonts w:ascii="Times New Roman" w:hAnsi="Times New Roman"/>
          <w:sz w:val="24"/>
        </w:rPr>
        <w:tab/>
        <w:t xml:space="preserve">  which we can choose</w:t>
      </w:r>
      <w:r w:rsidRPr="00E002D6">
        <w:rPr>
          <w:rFonts w:ascii="Times New Roman" w:hAnsi="Times New Roman"/>
          <w:sz w:val="24"/>
        </w:rPr>
        <w:tab/>
        <w:t xml:space="preserve">  which</w:t>
      </w:r>
      <w:r w:rsidRPr="00E002D6">
        <w:rPr>
          <w:rFonts w:ascii="Times New Roman" w:hAnsi="Times New Roman"/>
          <w:sz w:val="24"/>
        </w:rPr>
        <w:t>是代词，作</w:t>
      </w:r>
      <w:r w:rsidRPr="00E002D6">
        <w:rPr>
          <w:rFonts w:ascii="Times New Roman" w:hAnsi="Times New Roman"/>
          <w:sz w:val="24"/>
        </w:rPr>
        <w:t>choose</w:t>
      </w:r>
      <w:r w:rsidRPr="00E002D6">
        <w:rPr>
          <w:rFonts w:ascii="Times New Roman" w:hAnsi="Times New Roman"/>
          <w:sz w:val="24"/>
        </w:rPr>
        <w:t>的宾语</w:t>
      </w:r>
    </w:p>
    <w:p w14:paraId="21B1FA5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whom to laugh at</w:t>
      </w:r>
      <w:r w:rsidRPr="00E002D6">
        <w:rPr>
          <w:rFonts w:ascii="Times New Roman" w:hAnsi="Times New Roman"/>
          <w:sz w:val="24"/>
        </w:rPr>
        <w:tab/>
        <w:t xml:space="preserve">  whom we can laugh at </w:t>
      </w:r>
      <w:r w:rsidRPr="00E002D6">
        <w:rPr>
          <w:rFonts w:ascii="Times New Roman" w:hAnsi="Times New Roman"/>
          <w:sz w:val="24"/>
        </w:rPr>
        <w:tab/>
        <w:t xml:space="preserve">  whom</w:t>
      </w:r>
      <w:r w:rsidRPr="00E002D6">
        <w:rPr>
          <w:rFonts w:ascii="Times New Roman" w:hAnsi="Times New Roman"/>
          <w:sz w:val="24"/>
        </w:rPr>
        <w:t>是代词宾格，作</w:t>
      </w:r>
      <w:r w:rsidRPr="00E002D6">
        <w:rPr>
          <w:rFonts w:ascii="Times New Roman" w:hAnsi="Times New Roman"/>
          <w:sz w:val="24"/>
        </w:rPr>
        <w:t>at</w:t>
      </w:r>
      <w:r w:rsidRPr="00E002D6">
        <w:rPr>
          <w:rFonts w:ascii="Times New Roman" w:hAnsi="Times New Roman"/>
          <w:sz w:val="24"/>
        </w:rPr>
        <w:t>的宾语</w:t>
      </w:r>
    </w:p>
    <w:p w14:paraId="43DDBF7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需要注意的是，疑问副词虽在名词性短语里作状语，不</w:t>
      </w:r>
      <w:proofErr w:type="gramStart"/>
      <w:r w:rsidRPr="00E002D6">
        <w:rPr>
          <w:rFonts w:ascii="Times New Roman" w:hAnsi="Times New Roman"/>
          <w:sz w:val="24"/>
        </w:rPr>
        <w:t>作主</w:t>
      </w:r>
      <w:proofErr w:type="gramEnd"/>
      <w:r w:rsidRPr="00E002D6">
        <w:rPr>
          <w:rFonts w:ascii="Times New Roman" w:hAnsi="Times New Roman"/>
          <w:sz w:val="24"/>
        </w:rPr>
        <w:t>干，但不定式短语需保持意思完整，比如：</w:t>
      </w:r>
    </w:p>
    <w:p w14:paraId="2D07D6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how to kill</w:t>
      </w:r>
      <w:r w:rsidRPr="00E002D6">
        <w:rPr>
          <w:rFonts w:ascii="Times New Roman" w:hAnsi="Times New Roman"/>
          <w:sz w:val="24"/>
        </w:rPr>
        <w:t>，这里就缺宾语，应该是</w:t>
      </w:r>
      <w:r w:rsidRPr="00E002D6">
        <w:rPr>
          <w:rFonts w:ascii="Times New Roman" w:hAnsi="Times New Roman"/>
          <w:sz w:val="24"/>
        </w:rPr>
        <w:t>how to kill an ant</w:t>
      </w:r>
      <w:r w:rsidRPr="00E002D6">
        <w:rPr>
          <w:rFonts w:ascii="Times New Roman" w:hAnsi="Times New Roman"/>
          <w:sz w:val="24"/>
        </w:rPr>
        <w:t>，加上宾语才对，因为</w:t>
      </w:r>
      <w:r w:rsidRPr="00E002D6">
        <w:rPr>
          <w:rFonts w:ascii="Times New Roman" w:hAnsi="Times New Roman"/>
          <w:sz w:val="24"/>
        </w:rPr>
        <w:t>kill</w:t>
      </w:r>
      <w:r w:rsidRPr="00E002D6">
        <w:rPr>
          <w:rFonts w:ascii="Times New Roman" w:hAnsi="Times New Roman"/>
          <w:sz w:val="24"/>
        </w:rPr>
        <w:t>是及物动词。</w:t>
      </w:r>
    </w:p>
    <w:p w14:paraId="20C69AB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when to buy</w:t>
      </w:r>
      <w:r w:rsidRPr="00E002D6">
        <w:rPr>
          <w:rFonts w:ascii="Times New Roman" w:hAnsi="Times New Roman"/>
          <w:sz w:val="24"/>
        </w:rPr>
        <w:t>，也是缺宾语，应改为：</w:t>
      </w:r>
      <w:r w:rsidRPr="00E002D6">
        <w:rPr>
          <w:rFonts w:ascii="Times New Roman" w:hAnsi="Times New Roman"/>
          <w:sz w:val="24"/>
        </w:rPr>
        <w:t>when to buy something</w:t>
      </w:r>
      <w:r w:rsidRPr="00E002D6">
        <w:rPr>
          <w:rFonts w:ascii="Times New Roman" w:hAnsi="Times New Roman"/>
          <w:sz w:val="24"/>
        </w:rPr>
        <w:t>。</w:t>
      </w:r>
    </w:p>
    <w:p w14:paraId="7E2AD1F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who to work with</w:t>
      </w:r>
      <w:r w:rsidRPr="00E002D6">
        <w:rPr>
          <w:rFonts w:ascii="Times New Roman" w:hAnsi="Times New Roman"/>
          <w:sz w:val="24"/>
        </w:rPr>
        <w:t>，这里面的</w:t>
      </w:r>
      <w:r w:rsidRPr="00E002D6">
        <w:rPr>
          <w:rFonts w:ascii="Times New Roman" w:hAnsi="Times New Roman"/>
          <w:sz w:val="24"/>
        </w:rPr>
        <w:t>with</w:t>
      </w:r>
      <w:r w:rsidRPr="00E002D6">
        <w:rPr>
          <w:rFonts w:ascii="Times New Roman" w:hAnsi="Times New Roman"/>
          <w:sz w:val="24"/>
        </w:rPr>
        <w:t>也不可以省略。</w:t>
      </w:r>
    </w:p>
    <w:p w14:paraId="4BC70A3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where</w:t>
      </w:r>
      <w:r w:rsidRPr="00E002D6">
        <w:rPr>
          <w:rFonts w:ascii="Times New Roman" w:hAnsi="Times New Roman"/>
          <w:sz w:val="24"/>
        </w:rPr>
        <w:t>、</w:t>
      </w:r>
      <w:r w:rsidRPr="00E002D6">
        <w:rPr>
          <w:rFonts w:ascii="Times New Roman" w:hAnsi="Times New Roman"/>
          <w:sz w:val="24"/>
        </w:rPr>
        <w:t>when</w:t>
      </w:r>
      <w:r w:rsidRPr="00E002D6">
        <w:rPr>
          <w:rFonts w:ascii="Times New Roman" w:hAnsi="Times New Roman"/>
          <w:sz w:val="24"/>
        </w:rPr>
        <w:t>、</w:t>
      </w:r>
      <w:r w:rsidRPr="00E002D6">
        <w:rPr>
          <w:rFonts w:ascii="Times New Roman" w:hAnsi="Times New Roman"/>
          <w:sz w:val="24"/>
        </w:rPr>
        <w:t>how</w:t>
      </w:r>
      <w:r w:rsidRPr="00E002D6">
        <w:rPr>
          <w:rFonts w:ascii="Times New Roman" w:hAnsi="Times New Roman"/>
          <w:sz w:val="24"/>
        </w:rPr>
        <w:t>是疑问副词，不能作不定式短语里面动词的主语或宾语；</w:t>
      </w:r>
      <w:r w:rsidRPr="00E002D6">
        <w:rPr>
          <w:rFonts w:ascii="Times New Roman" w:hAnsi="Times New Roman"/>
          <w:sz w:val="24"/>
        </w:rPr>
        <w:t>what</w:t>
      </w:r>
      <w:r w:rsidRPr="00E002D6">
        <w:rPr>
          <w:rFonts w:ascii="Times New Roman" w:hAnsi="Times New Roman"/>
          <w:sz w:val="24"/>
        </w:rPr>
        <w:t>、</w:t>
      </w:r>
      <w:r w:rsidRPr="00E002D6">
        <w:rPr>
          <w:rFonts w:ascii="Times New Roman" w:hAnsi="Times New Roman"/>
          <w:sz w:val="24"/>
        </w:rPr>
        <w:t>which</w:t>
      </w:r>
      <w:r w:rsidRPr="00E002D6">
        <w:rPr>
          <w:rFonts w:ascii="Times New Roman" w:hAnsi="Times New Roman"/>
          <w:sz w:val="24"/>
        </w:rPr>
        <w:t>、</w:t>
      </w:r>
      <w:r w:rsidRPr="00E002D6">
        <w:rPr>
          <w:rFonts w:ascii="Times New Roman" w:hAnsi="Times New Roman"/>
          <w:sz w:val="24"/>
        </w:rPr>
        <w:t>who</w:t>
      </w:r>
      <w:r w:rsidRPr="00E002D6">
        <w:rPr>
          <w:rFonts w:ascii="Times New Roman" w:hAnsi="Times New Roman"/>
          <w:sz w:val="24"/>
        </w:rPr>
        <w:t>是疑问代词，必须作不定式短语里面动词或介词的宾语。</w:t>
      </w:r>
    </w:p>
    <w:p w14:paraId="2DDFAD1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名词性短语作名词用，在句中可以</w:t>
      </w:r>
      <w:proofErr w:type="gramStart"/>
      <w:r w:rsidRPr="00E002D6">
        <w:rPr>
          <w:rFonts w:ascii="Times New Roman" w:hAnsi="Times New Roman"/>
          <w:sz w:val="24"/>
        </w:rPr>
        <w:t>作主</w:t>
      </w:r>
      <w:proofErr w:type="gramEnd"/>
      <w:r w:rsidRPr="00E002D6">
        <w:rPr>
          <w:rFonts w:ascii="Times New Roman" w:hAnsi="Times New Roman"/>
          <w:sz w:val="24"/>
        </w:rPr>
        <w:t>语、宾语和表语，例：</w:t>
      </w:r>
    </w:p>
    <w:p w14:paraId="78FFD4F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Where to go is not important.</w:t>
      </w:r>
      <w:r w:rsidRPr="00E002D6">
        <w:rPr>
          <w:rFonts w:ascii="Times New Roman" w:hAnsi="Times New Roman"/>
          <w:sz w:val="24"/>
        </w:rPr>
        <w:tab/>
      </w:r>
      <w:proofErr w:type="gramStart"/>
      <w:r w:rsidRPr="00E002D6">
        <w:rPr>
          <w:rFonts w:ascii="Times New Roman" w:hAnsi="Times New Roman"/>
          <w:sz w:val="24"/>
        </w:rPr>
        <w:t>作主</w:t>
      </w:r>
      <w:proofErr w:type="gramEnd"/>
      <w:r w:rsidRPr="00E002D6">
        <w:rPr>
          <w:rFonts w:ascii="Times New Roman" w:hAnsi="Times New Roman"/>
          <w:sz w:val="24"/>
        </w:rPr>
        <w:t>语</w:t>
      </w:r>
    </w:p>
    <w:p w14:paraId="09992B5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 don’t know what to buy.</w:t>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作宾语</w:t>
      </w:r>
    </w:p>
    <w:p w14:paraId="5420AA4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The problem is how to do it.</w:t>
      </w:r>
      <w:r w:rsidRPr="00E002D6">
        <w:rPr>
          <w:rFonts w:ascii="Times New Roman" w:hAnsi="Times New Roman"/>
          <w:sz w:val="24"/>
        </w:rPr>
        <w:tab/>
        <w:t xml:space="preserve">   </w:t>
      </w:r>
      <w:r w:rsidRPr="00E002D6">
        <w:rPr>
          <w:rFonts w:ascii="Times New Roman" w:hAnsi="Times New Roman"/>
          <w:sz w:val="24"/>
        </w:rPr>
        <w:t>作表语</w:t>
      </w:r>
    </w:p>
    <w:p w14:paraId="04325C4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2. if</w:t>
      </w:r>
      <w:r w:rsidRPr="00E002D6">
        <w:rPr>
          <w:rFonts w:ascii="Times New Roman" w:hAnsi="Times New Roman" w:hint="eastAsia"/>
          <w:sz w:val="24"/>
        </w:rPr>
        <w:t>引导条件状语从句中，主句用祈使句的用法</w:t>
      </w:r>
    </w:p>
    <w:p w14:paraId="1B0B3038" w14:textId="77777777" w:rsidR="00792C08" w:rsidRPr="00E002D6" w:rsidRDefault="00000000">
      <w:pPr>
        <w:spacing w:line="400" w:lineRule="exact"/>
        <w:ind w:firstLineChars="100" w:firstLine="240"/>
        <w:rPr>
          <w:rFonts w:ascii="Times New Roman" w:hAnsi="Times New Roman"/>
          <w:sz w:val="24"/>
        </w:rPr>
      </w:pPr>
      <w:r w:rsidRPr="00E002D6">
        <w:rPr>
          <w:rFonts w:ascii="Times New Roman" w:hAnsi="Times New Roman"/>
          <w:sz w:val="24"/>
        </w:rPr>
        <w:t xml:space="preserve">If + </w:t>
      </w:r>
      <w:r w:rsidRPr="00E002D6">
        <w:rPr>
          <w:rFonts w:ascii="Times New Roman" w:hAnsi="Times New Roman"/>
          <w:sz w:val="24"/>
        </w:rPr>
        <w:t>条件从句（一般现在时），</w:t>
      </w:r>
      <w:r w:rsidRPr="00E002D6">
        <w:rPr>
          <w:rFonts w:ascii="Times New Roman" w:hAnsi="Times New Roman"/>
          <w:sz w:val="24"/>
        </w:rPr>
        <w:t xml:space="preserve"> + </w:t>
      </w:r>
      <w:r w:rsidRPr="00E002D6">
        <w:rPr>
          <w:rFonts w:ascii="Times New Roman" w:hAnsi="Times New Roman"/>
          <w:sz w:val="24"/>
        </w:rPr>
        <w:t>祈使句（动词原形开头）</w:t>
      </w:r>
    </w:p>
    <w:p w14:paraId="174583B4" w14:textId="77777777" w:rsidR="00792C08" w:rsidRPr="00E002D6" w:rsidRDefault="00000000">
      <w:pPr>
        <w:spacing w:line="400" w:lineRule="exact"/>
        <w:rPr>
          <w:rFonts w:ascii="Times New Roman" w:hAnsi="Times New Roman"/>
          <w:sz w:val="24"/>
          <w:lang w:eastAsia="zh"/>
        </w:rPr>
      </w:pPr>
      <w:r w:rsidRPr="00E002D6">
        <w:rPr>
          <w:rFonts w:ascii="Times New Roman" w:hAnsi="Times New Roman"/>
          <w:sz w:val="24"/>
        </w:rPr>
        <w:t>如果</w:t>
      </w:r>
      <w:r w:rsidRPr="00E002D6">
        <w:rPr>
          <w:rFonts w:ascii="Times New Roman" w:hAnsi="Times New Roman" w:hint="eastAsia"/>
          <w:sz w:val="24"/>
          <w:lang w:eastAsia="zh"/>
        </w:rPr>
        <w:t>……</w:t>
      </w:r>
      <w:r w:rsidRPr="00E002D6">
        <w:rPr>
          <w:rFonts w:ascii="Times New Roman" w:hAnsi="Times New Roman"/>
          <w:sz w:val="24"/>
        </w:rPr>
        <w:t>，就请</w:t>
      </w:r>
      <w:r w:rsidRPr="00E002D6">
        <w:rPr>
          <w:rFonts w:ascii="Times New Roman" w:hAnsi="Times New Roman"/>
          <w:sz w:val="24"/>
        </w:rPr>
        <w:t xml:space="preserve"> / </w:t>
      </w:r>
      <w:r w:rsidRPr="00E002D6">
        <w:rPr>
          <w:rFonts w:ascii="Times New Roman" w:hAnsi="Times New Roman"/>
          <w:sz w:val="24"/>
        </w:rPr>
        <w:t>就</w:t>
      </w:r>
      <w:r w:rsidRPr="00E002D6">
        <w:rPr>
          <w:rFonts w:ascii="Times New Roman" w:hAnsi="Times New Roman" w:hint="eastAsia"/>
          <w:sz w:val="24"/>
          <w:lang w:eastAsia="zh"/>
        </w:rPr>
        <w:t>……</w:t>
      </w:r>
    </w:p>
    <w:p w14:paraId="60DA3C1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lastRenderedPageBreak/>
        <w:t xml:space="preserve">if </w:t>
      </w:r>
      <w:r w:rsidRPr="00E002D6">
        <w:rPr>
          <w:rFonts w:ascii="Times New Roman" w:hAnsi="Times New Roman"/>
          <w:sz w:val="24"/>
        </w:rPr>
        <w:t>从句永远用一般现在时，不能用将来时</w:t>
      </w:r>
      <w:r w:rsidRPr="00E002D6">
        <w:rPr>
          <w:rFonts w:ascii="Times New Roman" w:hAnsi="Times New Roman"/>
          <w:sz w:val="24"/>
        </w:rPr>
        <w:t xml:space="preserve"> wil</w:t>
      </w:r>
      <w:r w:rsidRPr="00E002D6">
        <w:rPr>
          <w:rFonts w:ascii="Times New Roman" w:hAnsi="Times New Roman" w:hint="eastAsia"/>
          <w:sz w:val="24"/>
        </w:rPr>
        <w:t>l</w:t>
      </w:r>
      <w:r w:rsidRPr="00E002D6">
        <w:rPr>
          <w:rFonts w:ascii="Times New Roman" w:hAnsi="Times New Roman" w:hint="eastAsia"/>
          <w:sz w:val="24"/>
        </w:rPr>
        <w:t>；</w:t>
      </w:r>
      <w:r w:rsidRPr="00E002D6">
        <w:rPr>
          <w:rFonts w:ascii="Times New Roman" w:hAnsi="Times New Roman"/>
          <w:sz w:val="24"/>
        </w:rPr>
        <w:t>主句直接用祈使句：动词原形开头，表命令、建议、请求、叮嘱</w:t>
      </w:r>
      <w:r w:rsidRPr="00E002D6">
        <w:rPr>
          <w:rFonts w:ascii="Times New Roman" w:hAnsi="Times New Roman" w:hint="eastAsia"/>
          <w:sz w:val="24"/>
        </w:rPr>
        <w:t>；</w:t>
      </w:r>
      <w:r w:rsidRPr="00E002D6">
        <w:rPr>
          <w:rFonts w:ascii="Times New Roman" w:hAnsi="Times New Roman"/>
          <w:sz w:val="24"/>
        </w:rPr>
        <w:t>逗号可加可省：从句在前加逗号</w:t>
      </w:r>
      <w:r w:rsidRPr="00E002D6">
        <w:rPr>
          <w:rFonts w:ascii="Times New Roman" w:hAnsi="Times New Roman" w:hint="eastAsia"/>
          <w:sz w:val="24"/>
        </w:rPr>
        <w:t>，</w:t>
      </w:r>
      <w:r w:rsidRPr="00E002D6">
        <w:rPr>
          <w:rFonts w:ascii="Times New Roman" w:hAnsi="Times New Roman"/>
          <w:sz w:val="24"/>
        </w:rPr>
        <w:t>从句在后不加</w:t>
      </w:r>
      <w:r w:rsidRPr="00E002D6">
        <w:rPr>
          <w:rFonts w:ascii="Times New Roman" w:hAnsi="Times New Roman" w:hint="eastAsia"/>
          <w:sz w:val="24"/>
        </w:rPr>
        <w:t>。</w:t>
      </w:r>
    </w:p>
    <w:p w14:paraId="2F3F7AC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例句</w:t>
      </w:r>
      <w:r w:rsidRPr="00E002D6">
        <w:rPr>
          <w:rFonts w:ascii="Times New Roman" w:hAnsi="Times New Roman" w:hint="eastAsia"/>
          <w:sz w:val="24"/>
        </w:rPr>
        <w:t>：</w:t>
      </w:r>
    </w:p>
    <w:p w14:paraId="3155B78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If you are tired, have a rest.</w:t>
      </w:r>
      <w:r w:rsidRPr="00E002D6">
        <w:rPr>
          <w:rFonts w:ascii="Times New Roman" w:hAnsi="Times New Roman" w:hint="eastAsia"/>
          <w:sz w:val="24"/>
        </w:rPr>
        <w:t xml:space="preserve"> </w:t>
      </w:r>
      <w:r w:rsidRPr="00E002D6">
        <w:rPr>
          <w:rFonts w:ascii="Times New Roman" w:hAnsi="Times New Roman"/>
          <w:sz w:val="24"/>
        </w:rPr>
        <w:t>如果你累了，就休息一下。</w:t>
      </w:r>
    </w:p>
    <w:p w14:paraId="406F69D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If it rains, stay at home.</w:t>
      </w:r>
      <w:r w:rsidRPr="00E002D6">
        <w:rPr>
          <w:rFonts w:ascii="Times New Roman" w:hAnsi="Times New Roman" w:hint="eastAsia"/>
          <w:sz w:val="24"/>
        </w:rPr>
        <w:t xml:space="preserve"> </w:t>
      </w:r>
      <w:r w:rsidRPr="00E002D6">
        <w:rPr>
          <w:rFonts w:ascii="Times New Roman" w:hAnsi="Times New Roman"/>
          <w:sz w:val="24"/>
        </w:rPr>
        <w:t>如果下雨，就待在家里。</w:t>
      </w:r>
    </w:p>
    <w:p w14:paraId="0D3C8A9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Please call me if you need help.</w:t>
      </w:r>
      <w:r w:rsidRPr="00E002D6">
        <w:rPr>
          <w:rFonts w:ascii="Times New Roman" w:hAnsi="Times New Roman" w:hint="eastAsia"/>
          <w:sz w:val="24"/>
        </w:rPr>
        <w:t xml:space="preserve"> </w:t>
      </w:r>
      <w:r w:rsidRPr="00E002D6">
        <w:rPr>
          <w:rFonts w:ascii="Times New Roman" w:hAnsi="Times New Roman"/>
          <w:sz w:val="24"/>
        </w:rPr>
        <w:t>需要帮忙就给我打电话。（从句放后面，不加逗号）</w:t>
      </w:r>
    </w:p>
    <w:p w14:paraId="669CA34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否定祈使句</w:t>
      </w:r>
      <w:r w:rsidRPr="00E002D6">
        <w:rPr>
          <w:rFonts w:ascii="Times New Roman" w:hAnsi="Times New Roman" w:hint="eastAsia"/>
          <w:sz w:val="24"/>
        </w:rPr>
        <w:t>：</w:t>
      </w:r>
      <w:r w:rsidRPr="00E002D6">
        <w:rPr>
          <w:rFonts w:ascii="Times New Roman" w:hAnsi="Times New Roman"/>
          <w:sz w:val="24"/>
        </w:rPr>
        <w:t>结构：</w:t>
      </w:r>
      <w:r w:rsidRPr="00E002D6">
        <w:rPr>
          <w:rFonts w:ascii="Times New Roman" w:hAnsi="Times New Roman"/>
          <w:sz w:val="24"/>
        </w:rPr>
        <w:t>If</w:t>
      </w:r>
      <w:proofErr w:type="gramStart"/>
      <w:r w:rsidRPr="00E002D6">
        <w:rPr>
          <w:rFonts w:ascii="Times New Roman" w:hAnsi="Times New Roman"/>
          <w:sz w:val="24"/>
        </w:rPr>
        <w:t>… ,</w:t>
      </w:r>
      <w:proofErr w:type="gramEnd"/>
      <w:r w:rsidRPr="00E002D6">
        <w:rPr>
          <w:rFonts w:ascii="Times New Roman" w:hAnsi="Times New Roman"/>
          <w:sz w:val="24"/>
        </w:rPr>
        <w:t xml:space="preserve"> don’t + </w:t>
      </w:r>
      <w:r w:rsidRPr="00E002D6">
        <w:rPr>
          <w:rFonts w:ascii="Times New Roman" w:hAnsi="Times New Roman"/>
          <w:sz w:val="24"/>
        </w:rPr>
        <w:t>动词原形</w:t>
      </w:r>
      <w:r w:rsidRPr="00E002D6">
        <w:rPr>
          <w:rFonts w:ascii="Times New Roman" w:hAnsi="Times New Roman"/>
          <w:sz w:val="24"/>
        </w:rPr>
        <w:t>…</w:t>
      </w:r>
    </w:p>
    <w:p w14:paraId="222FF8D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If you don’t know, don’t guess.</w:t>
      </w:r>
      <w:r w:rsidRPr="00E002D6">
        <w:rPr>
          <w:rFonts w:ascii="Times New Roman" w:hAnsi="Times New Roman" w:hint="eastAsia"/>
          <w:sz w:val="24"/>
        </w:rPr>
        <w:t xml:space="preserve"> </w:t>
      </w:r>
      <w:r w:rsidRPr="00E002D6">
        <w:rPr>
          <w:rFonts w:ascii="Times New Roman" w:hAnsi="Times New Roman"/>
          <w:sz w:val="24"/>
        </w:rPr>
        <w:t>如果你不知道，就不要瞎猜。</w:t>
      </w:r>
    </w:p>
    <w:p w14:paraId="256B009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3. but</w:t>
      </w:r>
      <w:r w:rsidRPr="00E002D6">
        <w:rPr>
          <w:rFonts w:ascii="Times New Roman" w:hAnsi="Times New Roman" w:hint="eastAsia"/>
          <w:sz w:val="24"/>
        </w:rPr>
        <w:t>作对等连词接不定式短语时</w:t>
      </w:r>
      <w:r w:rsidRPr="00E002D6">
        <w:rPr>
          <w:rFonts w:ascii="Times New Roman" w:hAnsi="Times New Roman" w:hint="eastAsia"/>
          <w:sz w:val="24"/>
        </w:rPr>
        <w:t>to</w:t>
      </w:r>
      <w:r w:rsidRPr="00E002D6">
        <w:rPr>
          <w:rFonts w:ascii="Times New Roman" w:hAnsi="Times New Roman" w:hint="eastAsia"/>
          <w:sz w:val="24"/>
        </w:rPr>
        <w:t>必须省略</w:t>
      </w:r>
    </w:p>
    <w:p w14:paraId="1503681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but </w:t>
      </w:r>
      <w:r w:rsidRPr="00E002D6">
        <w:rPr>
          <w:rFonts w:ascii="Times New Roman" w:hAnsi="Times New Roman"/>
          <w:sz w:val="24"/>
        </w:rPr>
        <w:t>在这里是并列连词，表</w:t>
      </w:r>
      <w:r w:rsidRPr="00E002D6">
        <w:rPr>
          <w:rFonts w:ascii="Times New Roman" w:hAnsi="Times New Roman"/>
          <w:sz w:val="24"/>
        </w:rPr>
        <w:t xml:space="preserve"> “</w:t>
      </w:r>
      <w:r w:rsidRPr="00E002D6">
        <w:rPr>
          <w:rFonts w:ascii="Times New Roman" w:hAnsi="Times New Roman"/>
          <w:sz w:val="24"/>
        </w:rPr>
        <w:t>除了</w:t>
      </w:r>
      <w:r w:rsidRPr="00E002D6">
        <w:rPr>
          <w:rFonts w:ascii="Times New Roman" w:hAnsi="Times New Roman"/>
          <w:sz w:val="24"/>
        </w:rPr>
        <w:t>”</w:t>
      </w:r>
      <w:r w:rsidRPr="00E002D6">
        <w:rPr>
          <w:rFonts w:ascii="Times New Roman" w:hAnsi="Times New Roman"/>
          <w:sz w:val="24"/>
        </w:rPr>
        <w:t>，连接两个不定式：</w:t>
      </w:r>
    </w:p>
    <w:p w14:paraId="3EBC36A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当句子前面出现</w:t>
      </w:r>
      <w:r w:rsidRPr="00E002D6">
        <w:rPr>
          <w:rFonts w:ascii="Times New Roman" w:hAnsi="Times New Roman"/>
          <w:sz w:val="24"/>
        </w:rPr>
        <w:t xml:space="preserve"> do / does / did / done / doing</w:t>
      </w:r>
      <w:r w:rsidRPr="00E002D6">
        <w:rPr>
          <w:rFonts w:ascii="Times New Roman" w:hAnsi="Times New Roman"/>
          <w:sz w:val="24"/>
        </w:rPr>
        <w:t>（</w:t>
      </w:r>
      <w:proofErr w:type="gramStart"/>
      <w:r w:rsidRPr="00E002D6">
        <w:rPr>
          <w:rFonts w:ascii="Times New Roman" w:hAnsi="Times New Roman"/>
          <w:sz w:val="24"/>
        </w:rPr>
        <w:t>实义动词</w:t>
      </w:r>
      <w:proofErr w:type="gramEnd"/>
      <w:r w:rsidRPr="00E002D6">
        <w:rPr>
          <w:rFonts w:ascii="Times New Roman" w:hAnsi="Times New Roman"/>
          <w:sz w:val="24"/>
        </w:rPr>
        <w:t xml:space="preserve"> </w:t>
      </w:r>
      <w:proofErr w:type="spellStart"/>
      <w:r w:rsidRPr="00E002D6">
        <w:rPr>
          <w:rFonts w:ascii="Times New Roman" w:hAnsi="Times New Roman"/>
          <w:sz w:val="24"/>
        </w:rPr>
        <w:t>do</w:t>
      </w:r>
      <w:proofErr w:type="spellEnd"/>
      <w:r w:rsidRPr="00E002D6">
        <w:rPr>
          <w:rFonts w:ascii="Times New Roman" w:hAnsi="Times New Roman"/>
          <w:sz w:val="24"/>
        </w:rPr>
        <w:t>）</w:t>
      </w:r>
      <w:r w:rsidRPr="00E002D6">
        <w:rPr>
          <w:rFonts w:ascii="Times New Roman" w:hAnsi="Times New Roman"/>
          <w:sz w:val="24"/>
        </w:rPr>
        <w:t xml:space="preserve">➜ but </w:t>
      </w:r>
      <w:r w:rsidRPr="00E002D6">
        <w:rPr>
          <w:rFonts w:ascii="Times New Roman" w:hAnsi="Times New Roman"/>
          <w:sz w:val="24"/>
        </w:rPr>
        <w:t>后的不定式必须省略</w:t>
      </w:r>
      <w:r w:rsidRPr="00E002D6">
        <w:rPr>
          <w:rFonts w:ascii="Times New Roman" w:hAnsi="Times New Roman"/>
          <w:sz w:val="24"/>
        </w:rPr>
        <w:t xml:space="preserve"> to</w:t>
      </w:r>
      <w:r w:rsidRPr="00E002D6">
        <w:rPr>
          <w:rFonts w:ascii="Times New Roman" w:hAnsi="Times New Roman" w:hint="eastAsia"/>
          <w:sz w:val="24"/>
        </w:rPr>
        <w:t>。</w:t>
      </w:r>
    </w:p>
    <w:p w14:paraId="5588B24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结构：</w:t>
      </w:r>
      <w:r w:rsidRPr="00E002D6">
        <w:rPr>
          <w:rFonts w:ascii="Times New Roman" w:hAnsi="Times New Roman"/>
          <w:sz w:val="24"/>
        </w:rPr>
        <w:t>do … but (do)</w:t>
      </w:r>
    </w:p>
    <w:p w14:paraId="782B337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p>
    <w:p w14:paraId="2C6148F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 did nothing but wait.</w:t>
      </w:r>
      <w:r w:rsidRPr="00E002D6">
        <w:rPr>
          <w:rFonts w:ascii="Times New Roman" w:hAnsi="Times New Roman" w:hint="eastAsia"/>
          <w:sz w:val="24"/>
        </w:rPr>
        <w:t xml:space="preserve"> </w:t>
      </w:r>
      <w:r w:rsidRPr="00E002D6">
        <w:rPr>
          <w:rFonts w:ascii="Times New Roman" w:hAnsi="Times New Roman"/>
          <w:sz w:val="24"/>
        </w:rPr>
        <w:t>我除了等待什么也没做。</w:t>
      </w:r>
    </w:p>
    <w:p w14:paraId="2B3A3B7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does nothing but complain.</w:t>
      </w:r>
      <w:r w:rsidRPr="00E002D6">
        <w:rPr>
          <w:rFonts w:ascii="Times New Roman" w:hAnsi="Times New Roman" w:hint="eastAsia"/>
          <w:sz w:val="24"/>
        </w:rPr>
        <w:t xml:space="preserve"> </w:t>
      </w:r>
      <w:r w:rsidRPr="00E002D6">
        <w:rPr>
          <w:rFonts w:ascii="Times New Roman" w:hAnsi="Times New Roman"/>
          <w:sz w:val="24"/>
        </w:rPr>
        <w:t>他只会抱怨。</w:t>
      </w:r>
    </w:p>
    <w:p w14:paraId="74086CD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sz w:val="24"/>
        </w:rPr>
        <w:t>前面</w:t>
      </w:r>
      <w:proofErr w:type="gramStart"/>
      <w:r w:rsidRPr="00E002D6">
        <w:rPr>
          <w:rFonts w:ascii="Times New Roman" w:hAnsi="Times New Roman"/>
          <w:sz w:val="24"/>
        </w:rPr>
        <w:t>没有实义动词</w:t>
      </w:r>
      <w:proofErr w:type="gramEnd"/>
      <w:r w:rsidRPr="00E002D6">
        <w:rPr>
          <w:rFonts w:ascii="Times New Roman" w:hAnsi="Times New Roman"/>
          <w:sz w:val="24"/>
        </w:rPr>
        <w:t xml:space="preserve"> </w:t>
      </w:r>
      <w:proofErr w:type="spellStart"/>
      <w:r w:rsidRPr="00E002D6">
        <w:rPr>
          <w:rFonts w:ascii="Times New Roman" w:hAnsi="Times New Roman"/>
          <w:sz w:val="24"/>
        </w:rPr>
        <w:t>do</w:t>
      </w:r>
      <w:proofErr w:type="spellEnd"/>
      <w:r w:rsidRPr="00E002D6">
        <w:rPr>
          <w:rFonts w:ascii="Times New Roman" w:hAnsi="Times New Roman" w:hint="eastAsia"/>
          <w:sz w:val="24"/>
        </w:rPr>
        <w:t xml:space="preserve"> </w:t>
      </w:r>
      <w:r w:rsidRPr="00E002D6">
        <w:rPr>
          <w:rFonts w:ascii="Times New Roman" w:hAnsi="Times New Roman"/>
          <w:sz w:val="24"/>
        </w:rPr>
        <w:t xml:space="preserve">➜ but </w:t>
      </w:r>
      <w:r w:rsidRPr="00E002D6">
        <w:rPr>
          <w:rFonts w:ascii="Times New Roman" w:hAnsi="Times New Roman"/>
          <w:sz w:val="24"/>
        </w:rPr>
        <w:t>后的不定式不能省</w:t>
      </w:r>
      <w:r w:rsidRPr="00E002D6">
        <w:rPr>
          <w:rFonts w:ascii="Times New Roman" w:hAnsi="Times New Roman"/>
          <w:sz w:val="24"/>
        </w:rPr>
        <w:t xml:space="preserve"> to</w:t>
      </w:r>
      <w:r w:rsidRPr="00E002D6">
        <w:rPr>
          <w:rFonts w:ascii="Times New Roman" w:hAnsi="Times New Roman" w:hint="eastAsia"/>
          <w:sz w:val="24"/>
        </w:rPr>
        <w:t>。</w:t>
      </w:r>
    </w:p>
    <w:p w14:paraId="0243824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结构：</w:t>
      </w:r>
      <w:r w:rsidRPr="00E002D6">
        <w:rPr>
          <w:rFonts w:ascii="Times New Roman" w:hAnsi="Times New Roman"/>
          <w:sz w:val="24"/>
        </w:rPr>
        <w:t>… but to do</w:t>
      </w:r>
    </w:p>
    <w:p w14:paraId="72EA2E2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p>
    <w:p w14:paraId="1CFA06E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We have no choice but to wait.</w:t>
      </w:r>
      <w:r w:rsidRPr="00E002D6">
        <w:rPr>
          <w:rFonts w:ascii="Times New Roman" w:hAnsi="Times New Roman" w:hint="eastAsia"/>
          <w:sz w:val="24"/>
        </w:rPr>
        <w:t xml:space="preserve"> </w:t>
      </w:r>
      <w:r w:rsidRPr="00E002D6">
        <w:rPr>
          <w:rFonts w:ascii="Times New Roman" w:hAnsi="Times New Roman"/>
          <w:sz w:val="24"/>
        </w:rPr>
        <w:t>我们别无选择，只能等待。</w:t>
      </w:r>
    </w:p>
    <w:p w14:paraId="3EE8CB2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 want nothing but to rest.</w:t>
      </w:r>
      <w:r w:rsidRPr="00E002D6">
        <w:rPr>
          <w:rFonts w:ascii="Times New Roman" w:hAnsi="Times New Roman" w:hint="eastAsia"/>
          <w:sz w:val="24"/>
        </w:rPr>
        <w:t xml:space="preserve"> </w:t>
      </w:r>
      <w:r w:rsidRPr="00E002D6">
        <w:rPr>
          <w:rFonts w:ascii="Times New Roman" w:hAnsi="Times New Roman"/>
          <w:sz w:val="24"/>
        </w:rPr>
        <w:t>我除了休息什么都不想要。</w:t>
      </w:r>
    </w:p>
    <w:p w14:paraId="03C75AB6" w14:textId="77777777" w:rsidR="00792C08" w:rsidRPr="00E002D6" w:rsidRDefault="00792C08">
      <w:pPr>
        <w:spacing w:line="400" w:lineRule="exact"/>
        <w:rPr>
          <w:rFonts w:ascii="Times New Roman" w:eastAsia="Times New Roman" w:hAnsi="Times New Roman" w:cs="Times New Roman"/>
          <w:i/>
          <w:spacing w:val="-2"/>
          <w:sz w:val="22"/>
          <w:szCs w:val="22"/>
        </w:rPr>
      </w:pPr>
    </w:p>
    <w:p w14:paraId="11EFB809"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3473E26C"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找出句中名词性短语并标注作什么句子成分。</w:t>
      </w:r>
    </w:p>
    <w:p w14:paraId="5CC22911"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face an earthquake, please decide where to stay at once.</w:t>
      </w:r>
    </w:p>
    <w:p w14:paraId="1FAE573B"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feel dizzy, please know what to do in such a situation.</w:t>
      </w:r>
    </w:p>
    <w:p w14:paraId="7E55350B"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How to keep safe during an earthquake is an important survival tip.</w:t>
      </w:r>
    </w:p>
    <w:p w14:paraId="25E0D332"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see the ground shake, please learn which place to hide.</w:t>
      </w:r>
    </w:p>
    <w:p w14:paraId="3D12E3BB"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meet a terrified person, please tell him when to scream.</w:t>
      </w:r>
    </w:p>
    <w:p w14:paraId="18B74A1D"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What to check after an earthquake needs every expert’s attention.</w:t>
      </w:r>
    </w:p>
    <w:p w14:paraId="4AA2F175"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If you are at work, please remember </w:t>
      </w:r>
      <w:r w:rsidRPr="00E002D6">
        <w:rPr>
          <w:rFonts w:ascii="Times New Roman" w:eastAsia="宋体" w:hAnsi="Times New Roman" w:cs="Times New Roman" w:hint="eastAsia"/>
          <w:spacing w:val="-1"/>
          <w:sz w:val="24"/>
        </w:rPr>
        <w:t>where</w:t>
      </w:r>
      <w:r w:rsidRPr="00E002D6">
        <w:rPr>
          <w:rFonts w:ascii="Times New Roman" w:eastAsia="宋体" w:hAnsi="Times New Roman" w:cs="Times New Roman"/>
          <w:spacing w:val="-1"/>
          <w:sz w:val="24"/>
        </w:rPr>
        <w:t xml:space="preserve"> to pull </w:t>
      </w:r>
      <w:proofErr w:type="gramStart"/>
      <w:r w:rsidRPr="00E002D6">
        <w:rPr>
          <w:rFonts w:ascii="Times New Roman" w:eastAsia="宋体" w:hAnsi="Times New Roman" w:cs="Times New Roman"/>
          <w:spacing w:val="-1"/>
          <w:sz w:val="24"/>
        </w:rPr>
        <w:t>over your car</w:t>
      </w:r>
      <w:proofErr w:type="gramEnd"/>
      <w:r w:rsidRPr="00E002D6">
        <w:rPr>
          <w:rFonts w:ascii="Times New Roman" w:eastAsia="宋体" w:hAnsi="Times New Roman" w:cs="Times New Roman"/>
          <w:spacing w:val="-1"/>
          <w:sz w:val="24"/>
        </w:rPr>
        <w:t>.</w:t>
      </w:r>
    </w:p>
    <w:p w14:paraId="6815F4D0"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problem is who to ask for help when a gas pipe breaks.</w:t>
      </w:r>
    </w:p>
    <w:p w14:paraId="2D5DAB34"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want to study safety, please think about which tip to keep in mind.</w:t>
      </w:r>
    </w:p>
    <w:p w14:paraId="7D7DA2FC" w14:textId="77777777" w:rsidR="00792C08" w:rsidRPr="00E002D6" w:rsidRDefault="00000000">
      <w:pPr>
        <w:numPr>
          <w:ilvl w:val="0"/>
          <w:numId w:val="2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When to </w:t>
      </w:r>
      <w:proofErr w:type="gramStart"/>
      <w:r w:rsidRPr="00E002D6">
        <w:rPr>
          <w:rFonts w:ascii="Times New Roman" w:eastAsia="宋体" w:hAnsi="Times New Roman" w:cs="Times New Roman"/>
          <w:spacing w:val="-1"/>
          <w:sz w:val="24"/>
        </w:rPr>
        <w:t>look into</w:t>
      </w:r>
      <w:proofErr w:type="gramEnd"/>
      <w:r w:rsidRPr="00E002D6">
        <w:rPr>
          <w:rFonts w:ascii="Times New Roman" w:eastAsia="宋体" w:hAnsi="Times New Roman" w:cs="Times New Roman"/>
          <w:spacing w:val="-1"/>
          <w:sz w:val="24"/>
        </w:rPr>
        <w:t xml:space="preserve"> the cause of an earthquake proves to be worth doing.</w:t>
      </w:r>
    </w:p>
    <w:p w14:paraId="57E2871F" w14:textId="77777777" w:rsidR="00792C08" w:rsidRPr="00E002D6" w:rsidRDefault="00792C08">
      <w:pPr>
        <w:rPr>
          <w:rFonts w:ascii="Times New Roman" w:eastAsia="宋体" w:hAnsi="Times New Roman" w:cs="Times New Roman"/>
          <w:spacing w:val="-1"/>
          <w:sz w:val="24"/>
        </w:rPr>
      </w:pPr>
    </w:p>
    <w:p w14:paraId="2866878E"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006B1D85"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如果你感到眩晕，就待在门口不要乱动。（</w:t>
      </w:r>
      <w:r w:rsidRPr="00E002D6">
        <w:rPr>
          <w:rFonts w:ascii="Times New Roman" w:eastAsia="宋体" w:hAnsi="Times New Roman" w:cs="Times New Roman"/>
          <w:spacing w:val="-1"/>
          <w:sz w:val="24"/>
        </w:rPr>
        <w:t>dizzy; doorway</w:t>
      </w:r>
      <w:r w:rsidRPr="00E002D6">
        <w:rPr>
          <w:rFonts w:ascii="Times New Roman" w:eastAsia="宋体" w:hAnsi="Times New Roman" w:cs="Times New Roman"/>
          <w:spacing w:val="-1"/>
          <w:sz w:val="24"/>
        </w:rPr>
        <w:t>）</w:t>
      </w:r>
    </w:p>
    <w:p w14:paraId="28581D02"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何时检查煤气管道是专家要研究的问题。（</w:t>
      </w:r>
      <w:r w:rsidRPr="00E002D6">
        <w:rPr>
          <w:rFonts w:ascii="Times New Roman" w:eastAsia="宋体" w:hAnsi="Times New Roman" w:cs="Times New Roman"/>
          <w:spacing w:val="-1"/>
          <w:sz w:val="24"/>
        </w:rPr>
        <w:t>check; gas pipe; expert</w:t>
      </w:r>
      <w:r w:rsidRPr="00E002D6">
        <w:rPr>
          <w:rFonts w:ascii="Times New Roman" w:eastAsia="宋体" w:hAnsi="Times New Roman" w:cs="Times New Roman"/>
          <w:spacing w:val="-1"/>
          <w:sz w:val="24"/>
        </w:rPr>
        <w:t>）</w:t>
      </w:r>
    </w:p>
    <w:p w14:paraId="575D9737"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如果发生地震，就把车停靠在路边。（</w:t>
      </w:r>
      <w:r w:rsidRPr="00E002D6">
        <w:rPr>
          <w:rFonts w:ascii="Times New Roman" w:eastAsia="宋体" w:hAnsi="Times New Roman" w:cs="Times New Roman"/>
          <w:spacing w:val="-1"/>
          <w:sz w:val="24"/>
        </w:rPr>
        <w:t>earthquake; pull over</w:t>
      </w:r>
      <w:r w:rsidRPr="00E002D6">
        <w:rPr>
          <w:rFonts w:ascii="Times New Roman" w:eastAsia="宋体" w:hAnsi="Times New Roman" w:cs="Times New Roman"/>
          <w:spacing w:val="-1"/>
          <w:sz w:val="24"/>
        </w:rPr>
        <w:t>）</w:t>
      </w:r>
    </w:p>
    <w:p w14:paraId="3C7EF4E1"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我不知道地震后该留意哪些安全建议。（</w:t>
      </w:r>
      <w:r w:rsidRPr="00E002D6">
        <w:rPr>
          <w:rFonts w:ascii="Times New Roman" w:eastAsia="宋体" w:hAnsi="Times New Roman" w:cs="Times New Roman"/>
          <w:spacing w:val="-1"/>
          <w:sz w:val="24"/>
        </w:rPr>
        <w:t>tip; look over</w:t>
      </w:r>
      <w:r w:rsidRPr="00E002D6">
        <w:rPr>
          <w:rFonts w:ascii="Times New Roman" w:eastAsia="宋体" w:hAnsi="Times New Roman" w:cs="Times New Roman"/>
          <w:spacing w:val="-1"/>
          <w:sz w:val="24"/>
        </w:rPr>
        <w:t>）</w:t>
      </w:r>
    </w:p>
    <w:p w14:paraId="6D854070"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如果你感到恐惧，就不要大声尖叫。（</w:t>
      </w:r>
      <w:r w:rsidRPr="00E002D6">
        <w:rPr>
          <w:rFonts w:ascii="Times New Roman" w:eastAsia="宋体" w:hAnsi="Times New Roman" w:cs="Times New Roman"/>
          <w:spacing w:val="-1"/>
          <w:sz w:val="24"/>
        </w:rPr>
        <w:t>terrified; scream</w:t>
      </w:r>
      <w:r w:rsidRPr="00E002D6">
        <w:rPr>
          <w:rFonts w:ascii="Times New Roman" w:eastAsia="宋体" w:hAnsi="Times New Roman" w:cs="Times New Roman"/>
          <w:spacing w:val="-1"/>
          <w:sz w:val="24"/>
        </w:rPr>
        <w:t>）</w:t>
      </w:r>
    </w:p>
    <w:p w14:paraId="2C060DB0"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如何在地震中求生值得我们牢记在心。（</w:t>
      </w:r>
      <w:r w:rsidRPr="00E002D6">
        <w:rPr>
          <w:rFonts w:ascii="Times New Roman" w:eastAsia="宋体" w:hAnsi="Times New Roman" w:cs="Times New Roman"/>
          <w:spacing w:val="-1"/>
          <w:sz w:val="24"/>
        </w:rPr>
        <w:t>surviv</w:t>
      </w:r>
      <w:r w:rsidRPr="00E002D6">
        <w:rPr>
          <w:rFonts w:ascii="Times New Roman" w:eastAsia="宋体" w:hAnsi="Times New Roman" w:cs="Times New Roman" w:hint="eastAsia"/>
          <w:spacing w:val="-1"/>
          <w:sz w:val="24"/>
        </w:rPr>
        <w:t>e</w:t>
      </w:r>
      <w:r w:rsidRPr="00E002D6">
        <w:rPr>
          <w:rFonts w:ascii="Times New Roman" w:eastAsia="宋体" w:hAnsi="Times New Roman" w:cs="Times New Roman"/>
          <w:spacing w:val="-1"/>
          <w:sz w:val="24"/>
        </w:rPr>
        <w:t>; keep…in mind; worth</w:t>
      </w:r>
      <w:r w:rsidRPr="00E002D6">
        <w:rPr>
          <w:rFonts w:ascii="Times New Roman" w:eastAsia="宋体" w:hAnsi="Times New Roman" w:cs="Times New Roman"/>
          <w:spacing w:val="-1"/>
          <w:sz w:val="24"/>
        </w:rPr>
        <w:t>）</w:t>
      </w:r>
    </w:p>
    <w:p w14:paraId="7F47DC4B"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如果你在上班途中遇到震动，就立刻躲到角落。（</w:t>
      </w:r>
      <w:r w:rsidRPr="00E002D6">
        <w:rPr>
          <w:rFonts w:ascii="Times New Roman" w:eastAsia="宋体" w:hAnsi="Times New Roman" w:cs="Times New Roman"/>
          <w:spacing w:val="-1"/>
          <w:sz w:val="24"/>
        </w:rPr>
        <w:t>at work; shake; corner</w:t>
      </w:r>
      <w:r w:rsidRPr="00E002D6">
        <w:rPr>
          <w:rFonts w:ascii="Times New Roman" w:eastAsia="宋体" w:hAnsi="Times New Roman" w:cs="Times New Roman"/>
          <w:spacing w:val="-1"/>
          <w:sz w:val="24"/>
        </w:rPr>
        <w:t>）</w:t>
      </w:r>
    </w:p>
    <w:p w14:paraId="02DB34C4"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他还没决定要调查哪起地震起因。（</w:t>
      </w:r>
      <w:r w:rsidRPr="00E002D6">
        <w:rPr>
          <w:rFonts w:ascii="Times New Roman" w:eastAsia="宋体" w:hAnsi="Times New Roman" w:cs="Times New Roman"/>
          <w:spacing w:val="-1"/>
          <w:sz w:val="24"/>
        </w:rPr>
        <w:t xml:space="preserve">look into; </w:t>
      </w:r>
      <w:r w:rsidRPr="00E002D6">
        <w:rPr>
          <w:rFonts w:ascii="Times New Roman" w:eastAsia="宋体" w:hAnsi="Times New Roman" w:cs="Times New Roman" w:hint="eastAsia"/>
          <w:spacing w:val="-1"/>
          <w:sz w:val="24"/>
        </w:rPr>
        <w:t>decide</w:t>
      </w:r>
      <w:r w:rsidRPr="00E002D6">
        <w:rPr>
          <w:rFonts w:ascii="Times New Roman" w:eastAsia="宋体" w:hAnsi="Times New Roman" w:cs="Times New Roman"/>
          <w:spacing w:val="-1"/>
          <w:sz w:val="24"/>
        </w:rPr>
        <w:t>）</w:t>
      </w:r>
    </w:p>
    <w:p w14:paraId="2E83FF12"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如果你想当个勇敢的人，就别拿地震开玩笑吓人。（</w:t>
      </w:r>
      <w:r w:rsidRPr="00E002D6">
        <w:rPr>
          <w:rFonts w:ascii="Times New Roman" w:eastAsia="宋体" w:hAnsi="Times New Roman" w:cs="Times New Roman"/>
          <w:spacing w:val="-1"/>
          <w:sz w:val="24"/>
        </w:rPr>
        <w:t>brave; joke; scare</w:t>
      </w:r>
      <w:r w:rsidRPr="00E002D6">
        <w:rPr>
          <w:rFonts w:ascii="Times New Roman" w:eastAsia="宋体" w:hAnsi="Times New Roman" w:cs="Times New Roman"/>
          <w:spacing w:val="-1"/>
          <w:sz w:val="24"/>
        </w:rPr>
        <w:t>）</w:t>
      </w:r>
    </w:p>
    <w:p w14:paraId="18DD3467" w14:textId="77777777" w:rsidR="00792C08" w:rsidRPr="00E002D6" w:rsidRDefault="00000000">
      <w:pPr>
        <w:numPr>
          <w:ilvl w:val="0"/>
          <w:numId w:val="2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问题是该向谁请教求生技巧。（</w:t>
      </w:r>
      <w:r w:rsidRPr="00E002D6">
        <w:rPr>
          <w:rFonts w:ascii="Times New Roman" w:eastAsia="宋体" w:hAnsi="Times New Roman" w:cs="Times New Roman"/>
          <w:spacing w:val="-1"/>
          <w:sz w:val="24"/>
        </w:rPr>
        <w:t>matter; survival</w:t>
      </w:r>
      <w:r w:rsidRPr="00E002D6">
        <w:rPr>
          <w:rFonts w:ascii="Times New Roman" w:eastAsia="宋体" w:hAnsi="Times New Roman" w:cs="Times New Roman"/>
          <w:spacing w:val="-1"/>
          <w:sz w:val="24"/>
        </w:rPr>
        <w:t>）</w:t>
      </w:r>
    </w:p>
    <w:p w14:paraId="79301C3F" w14:textId="77777777" w:rsidR="00792C08" w:rsidRPr="00E002D6" w:rsidRDefault="00792C08">
      <w:pPr>
        <w:rPr>
          <w:rFonts w:ascii="Times New Roman" w:eastAsia="宋体" w:hAnsi="Times New Roman" w:cs="Times New Roman"/>
          <w:spacing w:val="-1"/>
          <w:sz w:val="24"/>
        </w:rPr>
      </w:pPr>
    </w:p>
    <w:p w14:paraId="45B88C01" w14:textId="77777777" w:rsidR="00792C08" w:rsidRPr="00E002D6" w:rsidRDefault="00000000">
      <w:pPr>
        <w:spacing w:line="400" w:lineRule="exact"/>
        <w:ind w:firstLineChars="200" w:firstLine="440"/>
        <w:rPr>
          <w:rFonts w:ascii="Times New Roman" w:hAnsi="Times New Roman" w:cs="Times New Roman"/>
          <w:sz w:val="22"/>
          <w:szCs w:val="22"/>
        </w:rPr>
      </w:pPr>
      <w:r w:rsidRPr="00E002D6">
        <w:rPr>
          <w:rFonts w:ascii="Times New Roman" w:hAnsi="Times New Roman" w:cs="Times New Roman" w:hint="eastAsia"/>
          <w:sz w:val="22"/>
          <w:szCs w:val="22"/>
        </w:rPr>
        <w:t>作业：找出所有的不定式，指出其在句中的成分。</w:t>
      </w:r>
    </w:p>
    <w:p w14:paraId="53DFEA96"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50376FBB"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25-26</w:t>
      </w:r>
    </w:p>
    <w:p w14:paraId="79C640B5"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Restaurant Dos and Don</w:t>
      </w:r>
      <w:r w:rsidRPr="00E002D6">
        <w:rPr>
          <w:rFonts w:ascii="Times New Roman" w:hAnsi="Times New Roman" w:cs="Times New Roman"/>
          <w:b/>
          <w:bCs/>
          <w:sz w:val="36"/>
          <w:szCs w:val="44"/>
        </w:rPr>
        <w:t>’</w:t>
      </w:r>
      <w:r w:rsidRPr="00E002D6">
        <w:rPr>
          <w:rFonts w:ascii="Times New Roman" w:hAnsi="Times New Roman" w:cs="Times New Roman" w:hint="eastAsia"/>
          <w:b/>
          <w:bCs/>
          <w:sz w:val="36"/>
          <w:szCs w:val="44"/>
        </w:rPr>
        <w:t>ts</w:t>
      </w:r>
    </w:p>
    <w:p w14:paraId="45AD4F8C" w14:textId="77777777" w:rsidR="00792C08" w:rsidRPr="00E002D6" w:rsidRDefault="00792C08">
      <w:pPr>
        <w:spacing w:line="400" w:lineRule="exact"/>
        <w:jc w:val="center"/>
        <w:rPr>
          <w:rFonts w:ascii="Times New Roman" w:hAnsi="Times New Roman" w:cs="Times New Roman"/>
          <w:b/>
          <w:bCs/>
          <w:sz w:val="36"/>
          <w:szCs w:val="44"/>
        </w:rPr>
      </w:pPr>
    </w:p>
    <w:p w14:paraId="24D18800"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55B2F2F" w14:textId="77777777" w:rsidR="00792C08" w:rsidRPr="00E002D6" w:rsidRDefault="00000000">
      <w:pPr>
        <w:spacing w:line="400" w:lineRule="exact"/>
        <w:rPr>
          <w:rFonts w:ascii="Times New Roman" w:hAnsi="Times New Roman" w:cs="Times New Roman"/>
          <w:sz w:val="32"/>
          <w:szCs w:val="40"/>
        </w:rPr>
      </w:pPr>
      <w:r w:rsidRPr="00E002D6">
        <w:rPr>
          <w:rFonts w:ascii="Times New Roman" w:hAnsi="Times New Roman" w:cs="Times New Roman" w:hint="eastAsia"/>
          <w:b/>
          <w:bCs/>
          <w:i/>
          <w:iCs/>
          <w:sz w:val="32"/>
          <w:szCs w:val="40"/>
        </w:rPr>
        <w:t xml:space="preserve">                      </w:t>
      </w:r>
      <w:r w:rsidRPr="00E002D6">
        <w:rPr>
          <w:rFonts w:ascii="Cambria" w:hAnsi="Cambria" w:cs="Cambria"/>
          <w:sz w:val="22"/>
          <w:szCs w:val="22"/>
        </w:rPr>
        <w:t>/</w:t>
      </w:r>
      <w:r w:rsidRPr="00E002D6">
        <w:rPr>
          <w:rFonts w:ascii="Cambria" w:hAnsi="Cambria" w:cs="Cambria"/>
          <w:i/>
          <w:iCs/>
          <w:sz w:val="22"/>
          <w:szCs w:val="22"/>
        </w:rPr>
        <w:t>'</w:t>
      </w:r>
      <w:proofErr w:type="spellStart"/>
      <w:r w:rsidRPr="00E002D6">
        <w:rPr>
          <w:rFonts w:ascii="Cambria" w:hAnsi="Cambria" w:cs="Cambria"/>
          <w:i/>
          <w:iCs/>
          <w:sz w:val="22"/>
          <w:szCs w:val="22"/>
        </w:rPr>
        <w:t>westɚn</w:t>
      </w:r>
      <w:proofErr w:type="spellEnd"/>
      <w:r w:rsidRPr="00E002D6">
        <w:rPr>
          <w:rFonts w:ascii="Cambria" w:hAnsi="Cambria" w:cs="Cambria" w:hint="eastAsia"/>
          <w:sz w:val="22"/>
          <w:szCs w:val="22"/>
        </w:rPr>
        <w:t>/</w:t>
      </w:r>
      <w:r w:rsidRPr="00E002D6">
        <w:rPr>
          <w:rFonts w:ascii="Times New Roman" w:hAnsi="Times New Roman" w:cs="Times New Roman" w:hint="eastAsia"/>
          <w:b/>
          <w:bCs/>
          <w:i/>
          <w:iCs/>
          <w:sz w:val="32"/>
          <w:szCs w:val="40"/>
        </w:rPr>
        <w:t xml:space="preserve">       </w:t>
      </w:r>
    </w:p>
    <w:p w14:paraId="662DE6FA"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When you want to eat at a Western restaurant, you should first  </w:t>
      </w:r>
    </w:p>
    <w:p w14:paraId="0A02FAE9"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w:t>
      </w:r>
      <w:proofErr w:type="spellStart"/>
      <w:r w:rsidRPr="00E002D6">
        <w:rPr>
          <w:rFonts w:ascii="Cambria" w:hAnsi="Cambria" w:cs="Cambria"/>
          <w:i/>
          <w:iCs/>
          <w:sz w:val="22"/>
          <w:szCs w:val="22"/>
        </w:rPr>
        <w:t>rɛˈzɝveʃən</w:t>
      </w:r>
      <w:proofErr w:type="spellEnd"/>
      <w:r w:rsidRPr="00E002D6">
        <w:rPr>
          <w:rFonts w:ascii="Cambria" w:hAnsi="Cambria" w:cs="Cambria"/>
          <w:sz w:val="22"/>
          <w:szCs w:val="22"/>
        </w:rPr>
        <w:t>/</w:t>
      </w:r>
    </w:p>
    <w:p w14:paraId="2F607A50"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consider making a reservation. If not, you risk having to wait for a long time for a table.</w:t>
      </w:r>
    </w:p>
    <w:p w14:paraId="23411559"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                                                </w:t>
      </w:r>
      <w:r w:rsidRPr="00E002D6">
        <w:rPr>
          <w:rFonts w:ascii="Cambria" w:hAnsi="Cambria" w:cs="Cambria"/>
          <w:sz w:val="22"/>
          <w:szCs w:val="22"/>
        </w:rPr>
        <w:t>/</w:t>
      </w:r>
      <w:r w:rsidRPr="00E002D6">
        <w:rPr>
          <w:rFonts w:ascii="Cambria" w:hAnsi="Cambria" w:cs="Cambria"/>
          <w:i/>
          <w:iCs/>
          <w:sz w:val="22"/>
          <w:szCs w:val="22"/>
        </w:rPr>
        <w:t>'</w:t>
      </w:r>
      <w:proofErr w:type="spellStart"/>
      <w:r w:rsidRPr="00E002D6">
        <w:rPr>
          <w:rFonts w:ascii="Cambria" w:hAnsi="Cambria" w:cs="Cambria"/>
          <w:i/>
          <w:iCs/>
          <w:sz w:val="22"/>
          <w:szCs w:val="22"/>
        </w:rPr>
        <w:t>hæbɪt</w:t>
      </w:r>
      <w:proofErr w:type="spellEnd"/>
      <w:r w:rsidRPr="00E002D6">
        <w:rPr>
          <w:rFonts w:ascii="Cambria" w:hAnsi="Cambria" w:cs="Cambria" w:hint="eastAsia"/>
          <w:sz w:val="22"/>
          <w:szCs w:val="22"/>
        </w:rPr>
        <w:t>/</w:t>
      </w:r>
      <w:r w:rsidRPr="00E002D6">
        <w:rPr>
          <w:rFonts w:ascii="Times New Roman" w:hAnsi="Times New Roman" w:cs="Times New Roman" w:hint="eastAsia"/>
          <w:sz w:val="28"/>
          <w:szCs w:val="28"/>
        </w:rPr>
        <w:t xml:space="preserve"> </w:t>
      </w:r>
    </w:p>
    <w:p w14:paraId="12DCB959"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When eating, the Japanese and some Chinese are in the habit of  </w:t>
      </w:r>
    </w:p>
    <w:p w14:paraId="38BF3FC8" w14:textId="77777777" w:rsidR="00792C08" w:rsidRPr="00E002D6" w:rsidRDefault="00000000">
      <w:pPr>
        <w:spacing w:line="400" w:lineRule="exact"/>
        <w:rPr>
          <w:rFonts w:ascii="Times New Roman" w:hAnsi="Times New Roman" w:cs="Times New Roman"/>
          <w:sz w:val="28"/>
          <w:szCs w:val="28"/>
        </w:rPr>
      </w:pPr>
      <w:r w:rsidRPr="00E002D6">
        <w:rPr>
          <w:rFonts w:ascii="Cambria" w:hAnsi="Cambria" w:cs="Cambria"/>
          <w:sz w:val="22"/>
          <w:szCs w:val="22"/>
        </w:rPr>
        <w:t>/</w:t>
      </w:r>
      <w:proofErr w:type="spellStart"/>
      <w:r w:rsidRPr="00E002D6">
        <w:rPr>
          <w:rFonts w:ascii="Cambria" w:hAnsi="Cambria" w:cs="Cambria"/>
          <w:i/>
          <w:iCs/>
          <w:sz w:val="22"/>
          <w:szCs w:val="22"/>
        </w:rPr>
        <w:t>slɝpɪŋ</w:t>
      </w:r>
      <w:proofErr w:type="spellEnd"/>
      <w:r w:rsidRPr="00E002D6">
        <w:rPr>
          <w:rFonts w:ascii="Cambria" w:hAnsi="Cambria" w:cs="Cambria"/>
          <w:sz w:val="22"/>
          <w:szCs w:val="22"/>
        </w:rPr>
        <w:t xml:space="preserve">/  </w:t>
      </w:r>
      <w:r w:rsidRPr="00E002D6">
        <w:rPr>
          <w:rFonts w:ascii="Times New Roman" w:hAnsi="Times New Roman" w:cs="Times New Roman" w:hint="eastAsia"/>
          <w:sz w:val="28"/>
          <w:szCs w:val="28"/>
        </w:rPr>
        <w:t xml:space="preserve">                               </w:t>
      </w:r>
      <w:r w:rsidRPr="00E002D6">
        <w:rPr>
          <w:rFonts w:ascii="Cambria" w:hAnsi="Cambria" w:cs="Cambria"/>
          <w:sz w:val="22"/>
          <w:szCs w:val="22"/>
        </w:rPr>
        <w:t xml:space="preserve"> /</w:t>
      </w:r>
      <w:r w:rsidRPr="00E002D6">
        <w:rPr>
          <w:rFonts w:ascii="Cambria" w:hAnsi="Cambria" w:cs="Cambria"/>
          <w:i/>
          <w:iCs/>
          <w:sz w:val="22"/>
          <w:szCs w:val="22"/>
        </w:rPr>
        <w:t>host</w:t>
      </w:r>
      <w:r w:rsidRPr="00E002D6">
        <w:rPr>
          <w:rFonts w:ascii="Cambria" w:hAnsi="Cambria" w:cs="Cambria"/>
          <w:sz w:val="22"/>
          <w:szCs w:val="22"/>
        </w:rPr>
        <w:t xml:space="preserve">/     </w:t>
      </w:r>
    </w:p>
    <w:p w14:paraId="1BFEBB31"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slurping their food. By doing so, they show their host how much they like </w:t>
      </w:r>
    </w:p>
    <w:p w14:paraId="166010FC"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wɛstɚnɚz</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sup</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ʌnˈplɛz</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n</w:t>
      </w:r>
      <w:r w:rsidRPr="00E002D6">
        <w:rPr>
          <w:rFonts w:ascii="Cambria" w:hAnsi="Cambria" w:cs="Cambria"/>
          <w:i/>
          <w:iCs/>
          <w:sz w:val="22"/>
          <w:szCs w:val="22"/>
        </w:rPr>
        <w:t>t</w:t>
      </w:r>
      <w:proofErr w:type="spellEnd"/>
      <w:r w:rsidRPr="00E002D6">
        <w:rPr>
          <w:rFonts w:ascii="Cambria" w:hAnsi="Cambria" w:cs="Cambria"/>
          <w:sz w:val="22"/>
          <w:szCs w:val="22"/>
        </w:rPr>
        <w:t>/</w:t>
      </w:r>
    </w:p>
    <w:p w14:paraId="7E784047"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the food. Westerners find eating soup this way most unpleasant. They also </w:t>
      </w:r>
    </w:p>
    <w:p w14:paraId="6646CE7D"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mekˌʌp</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nonoz</w:t>
      </w:r>
      <w:proofErr w:type="spellEnd"/>
      <w:r w:rsidRPr="00E002D6">
        <w:rPr>
          <w:rFonts w:ascii="Cambria" w:hAnsi="Cambria" w:cs="Cambria"/>
          <w:sz w:val="22"/>
          <w:szCs w:val="22"/>
        </w:rPr>
        <w:t>/</w:t>
      </w:r>
    </w:p>
    <w:p w14:paraId="456C846D"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consider picking one</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s teeth and putting on make-up at the table no-nos. </w:t>
      </w:r>
    </w:p>
    <w:p w14:paraId="6F211C77"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                   </w:t>
      </w:r>
      <w:r w:rsidRPr="00E002D6">
        <w:rPr>
          <w:rFonts w:ascii="Cambria" w:hAnsi="Cambria" w:cs="Cambria"/>
          <w:sz w:val="22"/>
          <w:szCs w:val="22"/>
        </w:rPr>
        <w:t>/</w:t>
      </w:r>
      <w:proofErr w:type="spellStart"/>
      <w:r w:rsidRPr="00E002D6">
        <w:rPr>
          <w:rFonts w:ascii="Cambria" w:hAnsi="Cambria" w:cs="Cambria"/>
          <w:i/>
          <w:iCs/>
          <w:sz w:val="22"/>
          <w:szCs w:val="22"/>
        </w:rPr>
        <w:t>tɪpɪŋ</w:t>
      </w:r>
      <w:proofErr w:type="spellEnd"/>
      <w:r w:rsidRPr="00E002D6">
        <w:rPr>
          <w:rFonts w:ascii="Cambria" w:hAnsi="Cambria" w:cs="Cambria"/>
          <w:sz w:val="22"/>
          <w:szCs w:val="22"/>
        </w:rPr>
        <w:t>/</w:t>
      </w:r>
    </w:p>
    <w:p w14:paraId="644DFD62"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And when it comes to tipping, they just leave some money on the table. </w:t>
      </w:r>
    </w:p>
    <w:p w14:paraId="1EFE980F"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pɚˈsɛnt</w:t>
      </w:r>
      <w:proofErr w:type="spellEnd"/>
      <w:r w:rsidRPr="00E002D6">
        <w:rPr>
          <w:rFonts w:ascii="Cambria" w:hAnsi="Cambria" w:cs="Cambria"/>
          <w:sz w:val="22"/>
          <w:szCs w:val="22"/>
        </w:rPr>
        <w:t>/</w:t>
      </w:r>
    </w:p>
    <w:p w14:paraId="281C29CE"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The amount is up to you, but it</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usually 15 to 20 percent of the check.</w:t>
      </w:r>
    </w:p>
    <w:p w14:paraId="5B7C79B5" w14:textId="77777777" w:rsidR="00792C08" w:rsidRPr="00E002D6" w:rsidRDefault="00792C08">
      <w:pPr>
        <w:spacing w:line="400" w:lineRule="exact"/>
        <w:rPr>
          <w:rFonts w:ascii="Times New Roman" w:hAnsi="Times New Roman" w:cs="Times New Roman"/>
          <w:sz w:val="28"/>
          <w:szCs w:val="28"/>
        </w:rPr>
      </w:pPr>
    </w:p>
    <w:p w14:paraId="5156059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Chen is in America.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His American 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Daisy,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suggested having lunch with him at a restaurant.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Chen;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Daisy)</w:t>
      </w:r>
    </w:p>
    <w:p w14:paraId="6C21872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Why’s that waiter so angry?</w:t>
      </w:r>
    </w:p>
    <w:p w14:paraId="5D4C16A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Those people who just left didn’t seem to give him any </w:t>
      </w:r>
      <w:proofErr w:type="gramStart"/>
      <w:r w:rsidRPr="00E002D6">
        <w:rPr>
          <w:rFonts w:ascii="Times New Roman" w:hAnsi="Times New Roman" w:cs="Times New Roman"/>
          <w:sz w:val="28"/>
          <w:szCs w:val="28"/>
          <w:lang w:eastAsia="zh-CN"/>
        </w:rPr>
        <w:t>tip</w:t>
      </w:r>
      <w:proofErr w:type="gramEnd"/>
      <w:r w:rsidRPr="00E002D6">
        <w:rPr>
          <w:rFonts w:ascii="Times New Roman" w:hAnsi="Times New Roman" w:cs="Times New Roman"/>
          <w:sz w:val="28"/>
          <w:szCs w:val="28"/>
          <w:lang w:eastAsia="zh-CN"/>
        </w:rPr>
        <w:t>, which made him angry.</w:t>
      </w:r>
    </w:p>
    <w:p w14:paraId="4B0DD2D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ˌ</w:t>
      </w:r>
      <w:proofErr w:type="spellStart"/>
      <w:r w:rsidRPr="00E002D6">
        <w:rPr>
          <w:rFonts w:ascii="Cambria" w:hAnsi="Cambria" w:cs="Cambria"/>
          <w:i/>
          <w:iCs/>
          <w:sz w:val="22"/>
          <w:szCs w:val="22"/>
          <w:lang w:eastAsia="zh-CN"/>
        </w:rPr>
        <w:t>æbsəˈlutlɪ</w:t>
      </w:r>
      <w:proofErr w:type="spellEnd"/>
      <w:proofErr w:type="gramStart"/>
      <w:r w:rsidRPr="00E002D6">
        <w:rPr>
          <w:rFonts w:ascii="Cambria" w:hAnsi="Cambria" w:cs="Cambria"/>
          <w:sz w:val="22"/>
          <w:szCs w:val="22"/>
          <w:lang w:eastAsia="zh-CN"/>
        </w:rPr>
        <w:t>/</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gramEnd"/>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nɛsəˌsɛrɪ</w:t>
      </w:r>
      <w:proofErr w:type="spellEnd"/>
      <w:r w:rsidRPr="00E002D6">
        <w:rPr>
          <w:rFonts w:ascii="Cambria" w:hAnsi="Cambria" w:cs="Cambria"/>
          <w:sz w:val="22"/>
          <w:szCs w:val="22"/>
          <w:lang w:eastAsia="zh-CN"/>
        </w:rPr>
        <w:t>/</w:t>
      </w:r>
    </w:p>
    <w:p w14:paraId="6C5D87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Is that </w:t>
      </w:r>
      <w:proofErr w:type="gramStart"/>
      <w:r w:rsidRPr="00E002D6">
        <w:rPr>
          <w:rFonts w:ascii="Times New Roman" w:hAnsi="Times New Roman" w:cs="Times New Roman"/>
          <w:sz w:val="28"/>
          <w:szCs w:val="28"/>
          <w:lang w:eastAsia="zh-CN"/>
        </w:rPr>
        <w:t>absolutely necessary</w:t>
      </w:r>
      <w:proofErr w:type="gramEnd"/>
      <w:r w:rsidRPr="00E002D6">
        <w:rPr>
          <w:rFonts w:ascii="Times New Roman" w:hAnsi="Times New Roman" w:cs="Times New Roman"/>
          <w:sz w:val="28"/>
          <w:szCs w:val="28"/>
          <w:lang w:eastAsia="zh-CN"/>
        </w:rPr>
        <w:t xml:space="preserve"> here?</w:t>
      </w:r>
    </w:p>
    <w:p w14:paraId="5B13B400"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kʌstəm</w:t>
      </w:r>
      <w:proofErr w:type="spellEnd"/>
      <w:r w:rsidRPr="00E002D6">
        <w:rPr>
          <w:rFonts w:ascii="Cambria" w:hAnsi="Cambria" w:cs="Cambria"/>
          <w:sz w:val="22"/>
          <w:szCs w:val="22"/>
          <w:lang w:eastAsia="zh-CN"/>
        </w:rPr>
        <w:t>/</w:t>
      </w:r>
    </w:p>
    <w:p w14:paraId="1DED449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Kind of.</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the custom.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can’t really avoid leaving at least a small tip.</w:t>
      </w:r>
    </w:p>
    <w:p w14:paraId="326CE72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sɝvɪs</w:t>
      </w:r>
      <w:proofErr w:type="spellEnd"/>
      <w:r w:rsidRPr="00E002D6">
        <w:rPr>
          <w:rFonts w:ascii="Cambria" w:hAnsi="Cambria" w:cs="Cambria"/>
          <w:sz w:val="22"/>
          <w:szCs w:val="22"/>
          <w:lang w:eastAsia="zh-CN"/>
        </w:rPr>
        <w:t xml:space="preserve">/ </w:t>
      </w:r>
    </w:p>
    <w:p w14:paraId="16EC0FD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suppose the service is bad?</w:t>
      </w:r>
    </w:p>
    <w:p w14:paraId="79289B0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In that case,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of course,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 don’t leave one.</w:t>
      </w:r>
    </w:p>
    <w:p w14:paraId="25D1037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does the waiter know that’s why you didn’t give him a tip?</w:t>
      </w:r>
    </w:p>
    <w:p w14:paraId="5E7D9EB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ɪɡˈzæktlɪ</w:t>
      </w:r>
      <w:proofErr w:type="spellEnd"/>
      <w:r w:rsidRPr="00E002D6">
        <w:rPr>
          <w:rFonts w:ascii="Cambria" w:hAnsi="Cambria" w:cs="Cambria"/>
          <w:sz w:val="22"/>
          <w:szCs w:val="22"/>
          <w:lang w:eastAsia="zh-CN"/>
        </w:rPr>
        <w:t>/</w:t>
      </w:r>
    </w:p>
    <w:p w14:paraId="143E300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Exactly.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just like telling him off.</w:t>
      </w:r>
    </w:p>
    <w:p w14:paraId="30C4CE0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 wonder he’s so angry.</w:t>
      </w:r>
    </w:p>
    <w:p w14:paraId="09202AA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in fact,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 people did leave him a tip,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that kid over there took it.</w:t>
      </w:r>
    </w:p>
    <w:p w14:paraId="3210E8D0" w14:textId="77777777" w:rsidR="00792C08" w:rsidRPr="00E002D6" w:rsidRDefault="00792C08">
      <w:pPr>
        <w:spacing w:line="400" w:lineRule="exact"/>
        <w:rPr>
          <w:rFonts w:ascii="Times New Roman" w:hAnsi="Times New Roman" w:cs="Times New Roman"/>
          <w:sz w:val="28"/>
          <w:szCs w:val="28"/>
        </w:rPr>
      </w:pPr>
    </w:p>
    <w:p w14:paraId="4DC04A7B" w14:textId="77777777" w:rsidR="00792C08" w:rsidRPr="00E002D6" w:rsidRDefault="00000000">
      <w:pPr>
        <w:spacing w:line="400" w:lineRule="exact"/>
        <w:rPr>
          <w:rFonts w:ascii="Times New Roman" w:hAnsi="Times New Roman" w:cs="Times New Roman"/>
          <w:b/>
          <w:bCs/>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64F61F22"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Western</w:t>
      </w:r>
      <w:r w:rsidRPr="00E002D6">
        <w:rPr>
          <w:rFonts w:ascii="Times New Roman" w:hAnsi="Times New Roman" w:cs="Times New Roman" w:hint="eastAsia"/>
          <w:b/>
          <w:bCs/>
          <w:sz w:val="22"/>
          <w:szCs w:val="22"/>
        </w:rPr>
        <w:t xml:space="preserve"> restaurant </w:t>
      </w:r>
      <w:r w:rsidRPr="00E002D6">
        <w:rPr>
          <w:rFonts w:ascii="Times New Roman" w:hAnsi="Times New Roman" w:cs="Times New Roman" w:hint="eastAsia"/>
          <w:sz w:val="22"/>
          <w:szCs w:val="22"/>
        </w:rPr>
        <w:t>西餐厅</w:t>
      </w:r>
    </w:p>
    <w:p w14:paraId="51153C02" w14:textId="77777777" w:rsidR="00792C08" w:rsidRPr="00E002D6" w:rsidRDefault="00000000">
      <w:pPr>
        <w:spacing w:line="400" w:lineRule="exact"/>
        <w:ind w:firstLineChars="200" w:firstLine="442"/>
        <w:rPr>
          <w:rFonts w:ascii="Times New Roman" w:hAnsi="Times New Roman" w:cs="Times New Roman"/>
          <w:sz w:val="22"/>
          <w:szCs w:val="22"/>
        </w:rPr>
      </w:pPr>
      <w:proofErr w:type="gramStart"/>
      <w:r w:rsidRPr="00E002D6">
        <w:rPr>
          <w:rFonts w:ascii="Times New Roman" w:hAnsi="Times New Roman" w:cs="Times New Roman"/>
          <w:b/>
          <w:bCs/>
          <w:sz w:val="22"/>
          <w:szCs w:val="22"/>
        </w:rPr>
        <w:t>western</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b/>
          <w:bCs/>
          <w:sz w:val="22"/>
          <w:szCs w:val="22"/>
        </w:rPr>
        <w:t>KK</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westɚn</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westərn</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西方的</w:t>
      </w:r>
    </w:p>
    <w:p w14:paraId="36ABFEB4" w14:textId="77777777" w:rsidR="00792C08" w:rsidRPr="00E002D6" w:rsidRDefault="00000000">
      <w:pPr>
        <w:numPr>
          <w:ilvl w:val="0"/>
          <w:numId w:val="30"/>
        </w:numPr>
        <w:spacing w:line="400" w:lineRule="exact"/>
        <w:rPr>
          <w:rFonts w:ascii="宋体" w:eastAsia="宋体" w:hAnsi="宋体" w:cs="宋体" w:hint="eastAsia"/>
          <w:sz w:val="22"/>
          <w:szCs w:val="22"/>
        </w:rPr>
      </w:pPr>
      <w:r w:rsidRPr="00E002D6">
        <w:rPr>
          <w:rFonts w:ascii="Times New Roman" w:hAnsi="Times New Roman" w:cs="Times New Roman"/>
          <w:b/>
          <w:bCs/>
          <w:sz w:val="22"/>
          <w:szCs w:val="22"/>
        </w:rPr>
        <w:t>make a reservation (for</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预约</w:t>
      </w:r>
      <w:r w:rsidRPr="00E002D6">
        <w:rPr>
          <w:rFonts w:ascii="Times New Roman" w:hAnsi="Times New Roman" w:cs="Times New Roman"/>
          <w:sz w:val="22"/>
          <w:szCs w:val="22"/>
        </w:rPr>
        <w:t>/</w:t>
      </w:r>
      <w:r w:rsidRPr="00E002D6">
        <w:rPr>
          <w:rFonts w:ascii="Times New Roman" w:hAnsi="Times New Roman" w:cs="Times New Roman"/>
          <w:sz w:val="22"/>
          <w:szCs w:val="22"/>
        </w:rPr>
        <w:t>订座位、房间等</w:t>
      </w:r>
    </w:p>
    <w:p w14:paraId="7F572165" w14:textId="77777777" w:rsidR="00792C08" w:rsidRPr="00E002D6" w:rsidRDefault="00000000">
      <w:pPr>
        <w:ind w:firstLineChars="200" w:firstLine="442"/>
        <w:rPr>
          <w:rFonts w:ascii="Times New Roman" w:hAnsi="Times New Roman" w:cs="Times New Roman"/>
          <w:sz w:val="22"/>
          <w:szCs w:val="22"/>
        </w:rPr>
      </w:pPr>
      <w:proofErr w:type="gramStart"/>
      <w:r w:rsidRPr="00E002D6">
        <w:rPr>
          <w:rFonts w:ascii="Times New Roman" w:hAnsi="Times New Roman" w:cs="Times New Roman"/>
          <w:b/>
          <w:bCs/>
          <w:sz w:val="22"/>
          <w:szCs w:val="22"/>
        </w:rPr>
        <w:t>reservation</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rɛzɚˈveʃən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rezərˈveɪʃən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i/>
          <w:iCs/>
          <w:sz w:val="22"/>
          <w:szCs w:val="22"/>
        </w:rPr>
        <w:t>.</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保留；预约</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预订</w:t>
      </w:r>
    </w:p>
    <w:p w14:paraId="4CA91002" w14:textId="77777777" w:rsidR="00792C08" w:rsidRPr="00E002D6" w:rsidRDefault="00000000">
      <w:pPr>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reserve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rɪˈzɝv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rɪˈzɜːrv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hint="eastAsia"/>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保留；预约</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预订</w:t>
      </w:r>
    </w:p>
    <w:p w14:paraId="0CD8015C"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be in the habit of</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有</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的习惯</w:t>
      </w:r>
    </w:p>
    <w:p w14:paraId="55B8D7B9" w14:textId="77777777" w:rsidR="00792C08" w:rsidRPr="00E002D6" w:rsidRDefault="00000000">
      <w:pPr>
        <w:spacing w:line="400" w:lineRule="exact"/>
        <w:ind w:firstLineChars="200" w:firstLine="442"/>
        <w:rPr>
          <w:rFonts w:ascii="Times New Roman" w:hAnsi="Times New Roman" w:cs="Times New Roman"/>
          <w:sz w:val="22"/>
          <w:szCs w:val="22"/>
        </w:rPr>
      </w:pPr>
      <w:proofErr w:type="gramStart"/>
      <w:r w:rsidRPr="00E002D6">
        <w:rPr>
          <w:rFonts w:ascii="Times New Roman" w:hAnsi="Times New Roman" w:cs="Times New Roman"/>
          <w:b/>
          <w:bCs/>
          <w:sz w:val="22"/>
          <w:szCs w:val="22"/>
        </w:rPr>
        <w:t xml:space="preserve">habit </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KK</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hæbɪt</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hæbɪt</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i/>
          <w:iCs/>
          <w:sz w:val="22"/>
          <w:szCs w:val="22"/>
        </w:rPr>
        <w:t xml:space="preserve"> </w:t>
      </w:r>
      <w:r w:rsidRPr="00E002D6">
        <w:rPr>
          <w:rFonts w:ascii="Times New Roman" w:hAnsi="Times New Roman" w:cs="Times New Roman"/>
          <w:sz w:val="22"/>
          <w:szCs w:val="22"/>
        </w:rPr>
        <w:t>习惯</w:t>
      </w:r>
    </w:p>
    <w:p w14:paraId="2F38C1FA"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hAnsi="Times New Roman" w:cs="Times New Roman"/>
          <w:b/>
          <w:bCs/>
          <w:sz w:val="22"/>
          <w:szCs w:val="22"/>
        </w:rPr>
        <w:t>slurp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slɝp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slɜːrp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饮食出声</w:t>
      </w:r>
      <w:r w:rsidRPr="00E002D6">
        <w:rPr>
          <w:rFonts w:ascii="Times New Roman" w:hAnsi="Times New Roman" w:cs="Times New Roman"/>
          <w:sz w:val="22"/>
          <w:szCs w:val="22"/>
        </w:rPr>
        <w:t xml:space="preserve"> </w:t>
      </w:r>
    </w:p>
    <w:p w14:paraId="2F7671A2"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hAnsi="Times New Roman" w:cs="Times New Roman"/>
          <w:b/>
          <w:bCs/>
          <w:sz w:val="22"/>
          <w:szCs w:val="22"/>
        </w:rPr>
        <w:t>host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host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həʊst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（男）主人</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主办</w:t>
      </w:r>
      <w:r w:rsidRPr="00E002D6">
        <w:rPr>
          <w:rFonts w:ascii="Times New Roman" w:hAnsi="Times New Roman" w:cs="Times New Roman"/>
          <w:sz w:val="22"/>
          <w:szCs w:val="22"/>
        </w:rPr>
        <w:t xml:space="preserve"> </w:t>
      </w:r>
    </w:p>
    <w:p w14:paraId="6DF21736"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Westerner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wɛstɚnɚ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westərnər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西方人士</w:t>
      </w:r>
    </w:p>
    <w:p w14:paraId="7B7157C4"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hAnsi="Times New Roman" w:cs="Times New Roman"/>
          <w:b/>
          <w:bCs/>
          <w:sz w:val="22"/>
          <w:szCs w:val="22"/>
        </w:rPr>
        <w:t>soup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sup</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suːp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汤（不可数）</w:t>
      </w:r>
    </w:p>
    <w:p w14:paraId="464102CC"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unpleasant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ʌnˈplɛz</w:t>
      </w:r>
      <w:proofErr w:type="spellEnd"/>
      <w:r w:rsidRPr="00E002D6">
        <w:rPr>
          <w:rFonts w:ascii="Cambria" w:eastAsia="宋体" w:hAnsi="Cambria" w:cs="Cambria" w:hint="eastAsia"/>
          <w:spacing w:val="-1"/>
          <w:sz w:val="22"/>
          <w:szCs w:val="22"/>
          <w:lang w:eastAsia="zh"/>
        </w:rPr>
        <w:t>ə</w:t>
      </w:r>
      <w:proofErr w:type="spellStart"/>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ʌnˈplezənt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hAnsi="Times New Roman" w:cs="Times New Roman"/>
          <w:sz w:val="22"/>
          <w:szCs w:val="22"/>
        </w:rPr>
        <w:t>令人不愉快的</w:t>
      </w:r>
    </w:p>
    <w:p w14:paraId="47152B0B"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pick one</w:t>
      </w:r>
      <w:proofErr w:type="gramStart"/>
      <w:r w:rsidRPr="00E002D6">
        <w:rPr>
          <w:rFonts w:ascii="Times New Roman" w:hAnsi="Times New Roman" w:cs="Times New Roman"/>
          <w:b/>
          <w:bCs/>
          <w:sz w:val="22"/>
          <w:szCs w:val="22"/>
        </w:rPr>
        <w:t>’</w:t>
      </w:r>
      <w:proofErr w:type="gramEnd"/>
      <w:r w:rsidRPr="00E002D6">
        <w:rPr>
          <w:rFonts w:ascii="Times New Roman" w:hAnsi="Times New Roman" w:cs="Times New Roman"/>
          <w:b/>
          <w:bCs/>
          <w:sz w:val="22"/>
          <w:szCs w:val="22"/>
        </w:rPr>
        <w:t>s teeth</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剔牙</w:t>
      </w:r>
    </w:p>
    <w:p w14:paraId="12212428"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put on</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涂抹</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p>
    <w:p w14:paraId="1C74E03C"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make-</w:t>
      </w:r>
      <w:proofErr w:type="gramStart"/>
      <w:r w:rsidRPr="00E002D6">
        <w:rPr>
          <w:rFonts w:ascii="Times New Roman" w:hAnsi="Times New Roman" w:cs="Times New Roman"/>
          <w:b/>
          <w:bCs/>
          <w:sz w:val="22"/>
          <w:szCs w:val="22"/>
        </w:rPr>
        <w:t>up</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mekʌp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meɪkʌp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化妆</w:t>
      </w:r>
    </w:p>
    <w:p w14:paraId="4ACB1F22"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no-</w:t>
      </w:r>
      <w:proofErr w:type="gramStart"/>
      <w:r w:rsidRPr="00E002D6">
        <w:rPr>
          <w:rFonts w:ascii="Times New Roman" w:hAnsi="Times New Roman" w:cs="Times New Roman"/>
          <w:b/>
          <w:bCs/>
          <w:sz w:val="22"/>
          <w:szCs w:val="22"/>
        </w:rPr>
        <w:t>no</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noˌno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nəʊ</w:t>
      </w:r>
      <w:proofErr w:type="spellEnd"/>
      <w:r w:rsidRPr="00E002D6">
        <w:rPr>
          <w:rFonts w:ascii="Cambria" w:eastAsia="宋体" w:hAnsi="Cambria" w:cs="Cambria" w:hint="eastAsia"/>
          <w:spacing w:val="-1"/>
          <w:sz w:val="22"/>
          <w:szCs w:val="22"/>
          <w:lang w:eastAsia="zh"/>
        </w:rPr>
        <w:t xml:space="preserve"> </w:t>
      </w:r>
      <w:proofErr w:type="spellStart"/>
      <w:proofErr w:type="gramStart"/>
      <w:r w:rsidRPr="00E002D6">
        <w:rPr>
          <w:rFonts w:ascii="Cambria" w:eastAsia="宋体" w:hAnsi="Cambria" w:cs="Cambria"/>
          <w:spacing w:val="-1"/>
          <w:sz w:val="22"/>
          <w:szCs w:val="22"/>
        </w:rPr>
        <w:t>nəʊ</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禁止的事物</w:t>
      </w:r>
    </w:p>
    <w:p w14:paraId="6D76442C"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hAnsi="Times New Roman" w:cs="Times New Roman"/>
          <w:b/>
          <w:bCs/>
          <w:sz w:val="22"/>
          <w:szCs w:val="22"/>
        </w:rPr>
        <w:t>tip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给（某人）小费</w:t>
      </w:r>
    </w:p>
    <w:p w14:paraId="6D22509B" w14:textId="77777777" w:rsidR="00792C08" w:rsidRPr="00E002D6" w:rsidRDefault="00000000">
      <w:pPr>
        <w:numPr>
          <w:ilvl w:val="0"/>
          <w:numId w:val="30"/>
        </w:numPr>
        <w:spacing w:line="400" w:lineRule="exact"/>
        <w:rPr>
          <w:rFonts w:ascii="Times New Roman" w:hAnsi="Times New Roman" w:cs="Times New Roman"/>
          <w:sz w:val="22"/>
          <w:szCs w:val="22"/>
        </w:rPr>
      </w:pPr>
      <w:r w:rsidRPr="00E002D6">
        <w:rPr>
          <w:rFonts w:ascii="Times New Roman" w:hAnsi="Times New Roman" w:cs="Times New Roman"/>
          <w:b/>
          <w:bCs/>
          <w:sz w:val="22"/>
          <w:szCs w:val="22"/>
        </w:rPr>
        <w:t>be up to</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人</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由某人决定</w:t>
      </w:r>
    </w:p>
    <w:p w14:paraId="587B37A1"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hAnsi="Times New Roman" w:cs="Times New Roman"/>
          <w:b/>
          <w:bCs/>
          <w:sz w:val="22"/>
          <w:szCs w:val="22"/>
        </w:rPr>
        <w:t>percent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pɚˈsɛnt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pərˈsent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百分比</w:t>
      </w:r>
    </w:p>
    <w:p w14:paraId="0A11F5EE" w14:textId="77777777" w:rsidR="00792C08" w:rsidRPr="00E002D6" w:rsidRDefault="00000000">
      <w:pPr>
        <w:numPr>
          <w:ilvl w:val="0"/>
          <w:numId w:val="30"/>
        </w:numPr>
        <w:spacing w:line="400" w:lineRule="exact"/>
        <w:rPr>
          <w:rFonts w:ascii="Times New Roman" w:hAnsi="Times New Roman" w:cs="Times New Roman"/>
          <w:sz w:val="22"/>
          <w:szCs w:val="22"/>
        </w:rPr>
      </w:pPr>
      <w:proofErr w:type="gramStart"/>
      <w:r w:rsidRPr="00E002D6">
        <w:rPr>
          <w:rFonts w:ascii="Times New Roman" w:eastAsia="宋体" w:hAnsi="Times New Roman" w:cs="Times New Roman"/>
          <w:b/>
          <w:bCs/>
          <w:spacing w:val="-1"/>
          <w:sz w:val="22"/>
          <w:szCs w:val="22"/>
        </w:rPr>
        <w:t>missing</w:t>
      </w:r>
      <w:r w:rsidRPr="00E002D6">
        <w:rPr>
          <w:rFonts w:ascii="Times New Roman" w:eastAsia="宋体" w:hAnsi="Times New Roman" w:cs="Times New Roman" w:hint="eastAsia"/>
          <w:b/>
          <w:bCs/>
          <w:spacing w:val="-1"/>
          <w:sz w:val="22"/>
          <w:szCs w:val="22"/>
        </w:rPr>
        <w:t xml:space="preserve">  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mɪsɪŋ</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mɪsɪŋ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iCs/>
          <w:spacing w:val="-1"/>
          <w:sz w:val="22"/>
          <w:szCs w:val="22"/>
        </w:rPr>
        <w:t>adj.</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失踪的；行踪不明的</w:t>
      </w:r>
    </w:p>
    <w:p w14:paraId="6E146826" w14:textId="77777777" w:rsidR="00792C08" w:rsidRPr="00E002D6" w:rsidRDefault="00000000">
      <w:pPr>
        <w:numPr>
          <w:ilvl w:val="0"/>
          <w:numId w:val="30"/>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b/>
          <w:bCs/>
          <w:spacing w:val="-1"/>
          <w:sz w:val="22"/>
          <w:szCs w:val="22"/>
        </w:rPr>
        <w:t>absolutely</w:t>
      </w:r>
      <w:r w:rsidRPr="00E002D6">
        <w:rPr>
          <w:rFonts w:ascii="Cambria" w:eastAsia="宋体" w:hAnsi="Cambria" w:cs="Cambria"/>
          <w:b/>
          <w:bCs/>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Cambria" w:eastAsia="宋体" w:hAnsi="Cambria" w:cs="Cambria"/>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hAnsi="Cambria" w:cs="Cambria"/>
          <w:sz w:val="22"/>
          <w:szCs w:val="22"/>
        </w:rPr>
        <w:t>æbsəˈlutlɪ</w:t>
      </w:r>
      <w:proofErr w:type="spellEnd"/>
      <w:r w:rsidRPr="00E002D6">
        <w:rPr>
          <w:rFonts w:ascii="Cambria" w:eastAsia="宋体" w:hAnsi="Cambria" w:cs="Cambria" w:hint="eastAsia"/>
          <w:sz w:val="22"/>
          <w:szCs w:val="22"/>
          <w:lang w:eastAsia="zh"/>
        </w:rPr>
        <w:t>]</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eastAsia="宋体" w:hAnsi="Cambria" w:cs="Cambria"/>
          <w:spacing w:val="-1"/>
          <w:sz w:val="22"/>
          <w:szCs w:val="22"/>
        </w:rPr>
        <w:t>æbsə</w:t>
      </w:r>
      <w:r w:rsidRPr="00E002D6">
        <w:rPr>
          <w:rFonts w:ascii="Cambria" w:hAnsi="Cambria" w:cs="Cambria"/>
          <w:sz w:val="22"/>
          <w:szCs w:val="22"/>
        </w:rPr>
        <w:t>ˈ</w:t>
      </w:r>
      <w:r w:rsidRPr="00E002D6">
        <w:rPr>
          <w:rFonts w:ascii="Cambria" w:eastAsia="宋体" w:hAnsi="Cambria" w:cs="Cambria"/>
          <w:spacing w:val="-1"/>
          <w:sz w:val="22"/>
          <w:szCs w:val="22"/>
        </w:rPr>
        <w:t>luːtli</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adv.</w:t>
      </w:r>
      <w:proofErr w:type="gramEnd"/>
      <w:r w:rsidRPr="00E002D6">
        <w:rPr>
          <w:rFonts w:ascii="Cambria" w:eastAsia="宋体" w:hAnsi="Cambria" w:cs="Cambria"/>
          <w:i/>
          <w:iCs/>
          <w:spacing w:val="-1"/>
          <w:sz w:val="22"/>
          <w:szCs w:val="22"/>
        </w:rPr>
        <w:t xml:space="preserve"> </w:t>
      </w:r>
      <w:r w:rsidRPr="00E002D6">
        <w:rPr>
          <w:rFonts w:ascii="Cambria" w:eastAsia="宋体" w:hAnsi="Cambria" w:cs="Cambria"/>
          <w:spacing w:val="-1"/>
          <w:sz w:val="22"/>
          <w:szCs w:val="22"/>
        </w:rPr>
        <w:t>绝对地；非常地</w:t>
      </w:r>
    </w:p>
    <w:p w14:paraId="1FEC7EF4" w14:textId="77777777" w:rsidR="00792C08" w:rsidRPr="00E002D6" w:rsidRDefault="00000000">
      <w:pPr>
        <w:numPr>
          <w:ilvl w:val="0"/>
          <w:numId w:val="30"/>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b/>
          <w:bCs/>
          <w:spacing w:val="-1"/>
          <w:sz w:val="22"/>
          <w:szCs w:val="22"/>
        </w:rPr>
        <w:t>necessary</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w:t>
      </w:r>
      <w:r w:rsidRPr="00E002D6">
        <w:rPr>
          <w:rFonts w:ascii="Cambria" w:eastAsia="宋体" w:hAnsi="Cambria" w:cs="Cambria"/>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nɛsəˌsɛrɪ</w:t>
      </w:r>
      <w:proofErr w:type="spellEnd"/>
      <w:r w:rsidRPr="00E002D6">
        <w:rPr>
          <w:rFonts w:ascii="Cambria" w:eastAsia="宋体" w:hAnsi="Cambria" w:cs="Cambria" w:hint="eastAsia"/>
          <w:sz w:val="22"/>
          <w:szCs w:val="22"/>
          <w:lang w:eastAsia="zh"/>
        </w:rPr>
        <w:t>]</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nesəseri</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spacing w:val="-1"/>
          <w:sz w:val="22"/>
          <w:szCs w:val="22"/>
        </w:rPr>
        <w:t xml:space="preserve"> </w:t>
      </w:r>
      <w:r w:rsidRPr="00E002D6">
        <w:rPr>
          <w:rFonts w:ascii="Cambria" w:eastAsia="宋体" w:hAnsi="Cambria" w:cs="Cambria" w:hint="eastAsia"/>
          <w:i/>
          <w:spacing w:val="-1"/>
          <w:sz w:val="22"/>
          <w:szCs w:val="22"/>
        </w:rPr>
        <w:t xml:space="preserve"> adj.</w:t>
      </w:r>
      <w:proofErr w:type="gramEnd"/>
      <w:r w:rsidRPr="00E002D6">
        <w:rPr>
          <w:rFonts w:ascii="Cambria" w:eastAsia="宋体" w:hAnsi="Cambria" w:cs="Cambria"/>
          <w:spacing w:val="-1"/>
          <w:sz w:val="22"/>
          <w:szCs w:val="22"/>
        </w:rPr>
        <w:t xml:space="preserve"> </w:t>
      </w:r>
      <w:r w:rsidRPr="00E002D6">
        <w:rPr>
          <w:rFonts w:ascii="Cambria" w:eastAsia="宋体" w:hAnsi="Cambria" w:cs="Cambria"/>
          <w:spacing w:val="-1"/>
          <w:sz w:val="22"/>
          <w:szCs w:val="22"/>
        </w:rPr>
        <w:t>必要的</w:t>
      </w:r>
    </w:p>
    <w:p w14:paraId="4ECF27F0" w14:textId="77777777" w:rsidR="00792C08" w:rsidRPr="00E002D6" w:rsidRDefault="00000000">
      <w:pPr>
        <w:numPr>
          <w:ilvl w:val="0"/>
          <w:numId w:val="30"/>
        </w:numPr>
        <w:spacing w:line="400" w:lineRule="exact"/>
        <w:rPr>
          <w:rFonts w:ascii="Cambria" w:eastAsia="宋体" w:hAnsi="Cambria" w:cs="Cambria"/>
          <w:spacing w:val="-1"/>
          <w:sz w:val="22"/>
          <w:szCs w:val="22"/>
        </w:rPr>
      </w:pPr>
      <w:r w:rsidRPr="00E002D6">
        <w:rPr>
          <w:rFonts w:ascii="Times New Roman" w:eastAsia="宋体" w:hAnsi="Times New Roman" w:cs="Times New Roman"/>
          <w:b/>
          <w:bCs/>
          <w:spacing w:val="-1"/>
          <w:sz w:val="22"/>
          <w:szCs w:val="22"/>
        </w:rPr>
        <w:t>kind of</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多多少少；有点</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sort of</w:t>
      </w:r>
    </w:p>
    <w:p w14:paraId="7C3BFF18" w14:textId="77777777" w:rsidR="00792C08" w:rsidRPr="00E002D6" w:rsidRDefault="00000000">
      <w:pPr>
        <w:numPr>
          <w:ilvl w:val="0"/>
          <w:numId w:val="30"/>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b/>
          <w:bCs/>
          <w:spacing w:val="-1"/>
          <w:sz w:val="22"/>
          <w:szCs w:val="22"/>
        </w:rPr>
        <w:t>custom</w:t>
      </w:r>
      <w:r w:rsidRPr="00E002D6">
        <w:rPr>
          <w:rFonts w:ascii="Cambria" w:eastAsia="宋体" w:hAnsi="Cambria" w:cs="Cambria"/>
          <w:b/>
          <w:bCs/>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w:t>
      </w:r>
      <w:r w:rsidRPr="00E002D6">
        <w:rPr>
          <w:rFonts w:ascii="Cambria" w:eastAsia="宋体" w:hAnsi="Cambria" w:cs="Cambria"/>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kʌstəm</w:t>
      </w:r>
      <w:proofErr w:type="spellEnd"/>
      <w:r w:rsidRPr="00E002D6">
        <w:rPr>
          <w:rFonts w:ascii="Cambria" w:eastAsia="宋体" w:hAnsi="Cambria" w:cs="Cambria" w:hint="eastAsia"/>
          <w:sz w:val="22"/>
          <w:szCs w:val="22"/>
          <w:lang w:eastAsia="zh"/>
        </w:rPr>
        <w:t>]</w:t>
      </w:r>
      <w:r w:rsidRPr="00E002D6">
        <w:rPr>
          <w:rFonts w:ascii="Cambria" w:eastAsia="宋体" w:hAnsi="Cambria" w:cs="Cambria"/>
          <w:spacing w:val="-1"/>
          <w:sz w:val="22"/>
          <w:szCs w:val="22"/>
        </w:rPr>
        <w:t xml:space="preserve"> </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kʌstəm</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n.</w:t>
      </w:r>
      <w:proofErr w:type="gramEnd"/>
      <w:r w:rsidRPr="00E002D6">
        <w:rPr>
          <w:rFonts w:ascii="Cambria" w:eastAsia="宋体" w:hAnsi="Cambria" w:cs="Cambria"/>
          <w:spacing w:val="-1"/>
          <w:sz w:val="22"/>
          <w:szCs w:val="22"/>
        </w:rPr>
        <w:t xml:space="preserve"> </w:t>
      </w:r>
      <w:r w:rsidRPr="00E002D6">
        <w:rPr>
          <w:rFonts w:ascii="Cambria" w:eastAsia="宋体" w:hAnsi="Cambria" w:cs="Cambria"/>
          <w:spacing w:val="-1"/>
          <w:sz w:val="22"/>
          <w:szCs w:val="22"/>
        </w:rPr>
        <w:t>习俗</w:t>
      </w:r>
    </w:p>
    <w:p w14:paraId="24B644EA" w14:textId="77777777" w:rsidR="00792C08" w:rsidRPr="00E002D6" w:rsidRDefault="00000000">
      <w:pPr>
        <w:numPr>
          <w:ilvl w:val="0"/>
          <w:numId w:val="30"/>
        </w:numPr>
        <w:spacing w:line="400" w:lineRule="exact"/>
        <w:rPr>
          <w:rFonts w:ascii="Cambria" w:eastAsia="宋体" w:hAnsi="Cambria" w:cs="Cambria"/>
          <w:spacing w:val="-1"/>
          <w:sz w:val="22"/>
          <w:szCs w:val="22"/>
        </w:rPr>
      </w:pPr>
      <w:r w:rsidRPr="00E002D6">
        <w:rPr>
          <w:rFonts w:ascii="Cambria" w:eastAsia="宋体" w:hAnsi="Cambria" w:cs="Cambria" w:hint="eastAsia"/>
          <w:b/>
          <w:bCs/>
          <w:spacing w:val="-1"/>
          <w:sz w:val="22"/>
          <w:szCs w:val="22"/>
        </w:rPr>
        <w:t>at least</w:t>
      </w:r>
      <w:r w:rsidRPr="00E002D6">
        <w:rPr>
          <w:rFonts w:ascii="Cambria" w:eastAsia="宋体" w:hAnsi="Cambria" w:cs="Cambria" w:hint="eastAsia"/>
          <w:spacing w:val="-1"/>
          <w:sz w:val="22"/>
          <w:szCs w:val="22"/>
        </w:rPr>
        <w:t xml:space="preserve"> </w:t>
      </w:r>
      <w:r w:rsidRPr="00E002D6">
        <w:rPr>
          <w:rFonts w:ascii="Cambria" w:eastAsia="宋体" w:hAnsi="Cambria" w:cs="Cambria" w:hint="eastAsia"/>
          <w:spacing w:val="-1"/>
          <w:sz w:val="22"/>
          <w:szCs w:val="22"/>
        </w:rPr>
        <w:t>至少</w:t>
      </w:r>
    </w:p>
    <w:p w14:paraId="7F7E8EF5" w14:textId="77777777" w:rsidR="00792C08" w:rsidRPr="00E002D6" w:rsidRDefault="00000000">
      <w:pPr>
        <w:numPr>
          <w:ilvl w:val="0"/>
          <w:numId w:val="30"/>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b/>
          <w:bCs/>
          <w:spacing w:val="-1"/>
          <w:sz w:val="22"/>
          <w:szCs w:val="22"/>
        </w:rPr>
        <w:t>service</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w:t>
      </w:r>
      <w:r w:rsidRPr="00E002D6">
        <w:rPr>
          <w:rFonts w:ascii="Cambria" w:eastAsia="宋体" w:hAnsi="Cambria" w:cs="Cambria"/>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sɝvɪs</w:t>
      </w:r>
      <w:proofErr w:type="spellEnd"/>
      <w:r w:rsidRPr="00E002D6">
        <w:rPr>
          <w:rFonts w:ascii="Cambria" w:eastAsia="宋体" w:hAnsi="Cambria" w:cs="Cambria" w:hint="eastAsia"/>
          <w:sz w:val="22"/>
          <w:szCs w:val="22"/>
          <w:lang w:eastAsia="zh"/>
        </w:rPr>
        <w:t>]</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Cambria" w:eastAsia="宋体" w:hAnsi="Cambria" w:cs="Cambria"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sɜːrvɪs</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n.</w:t>
      </w:r>
      <w:proofErr w:type="gramEnd"/>
      <w:r w:rsidRPr="00E002D6">
        <w:rPr>
          <w:rFonts w:ascii="Cambria" w:eastAsia="宋体" w:hAnsi="Cambria" w:cs="Cambria"/>
          <w:spacing w:val="-1"/>
          <w:sz w:val="22"/>
          <w:szCs w:val="22"/>
        </w:rPr>
        <w:t xml:space="preserve"> </w:t>
      </w:r>
      <w:r w:rsidRPr="00E002D6">
        <w:rPr>
          <w:rFonts w:ascii="Cambria" w:eastAsia="宋体" w:hAnsi="Cambria" w:cs="Cambria"/>
          <w:spacing w:val="-1"/>
          <w:sz w:val="22"/>
          <w:szCs w:val="22"/>
        </w:rPr>
        <w:t>服务</w:t>
      </w:r>
    </w:p>
    <w:p w14:paraId="353F57EC" w14:textId="77777777" w:rsidR="00792C08" w:rsidRPr="00E002D6" w:rsidRDefault="00000000">
      <w:pPr>
        <w:numPr>
          <w:ilvl w:val="0"/>
          <w:numId w:val="30"/>
        </w:numPr>
        <w:spacing w:line="400" w:lineRule="exact"/>
        <w:rPr>
          <w:rFonts w:ascii="Cambria" w:eastAsia="宋体" w:hAnsi="Cambria" w:cs="Cambria"/>
          <w:spacing w:val="-1"/>
          <w:sz w:val="22"/>
          <w:szCs w:val="22"/>
        </w:rPr>
      </w:pPr>
      <w:r w:rsidRPr="00E002D6">
        <w:rPr>
          <w:rFonts w:ascii="Times New Roman" w:eastAsia="宋体" w:hAnsi="Times New Roman" w:cs="Times New Roman"/>
          <w:b/>
          <w:bCs/>
          <w:spacing w:val="-1"/>
          <w:sz w:val="22"/>
          <w:szCs w:val="22"/>
        </w:rPr>
        <w:lastRenderedPageBreak/>
        <w:t>In that case,</w:t>
      </w:r>
      <w:r w:rsidRPr="00E002D6">
        <w:rPr>
          <w:rFonts w:ascii="Times New Roman" w:eastAsia="宋体" w:hAnsi="Times New Roman" w:cs="Times New Roman" w:hint="eastAsia"/>
          <w:b/>
          <w:bCs/>
          <w:spacing w:val="-1"/>
          <w:sz w:val="22"/>
          <w:szCs w:val="22"/>
        </w:rPr>
        <w:t xml:space="preserve"> ...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如此</w:t>
      </w:r>
      <w:proofErr w:type="gramStart"/>
      <w:r w:rsidRPr="00E002D6">
        <w:rPr>
          <w:rFonts w:ascii="Times New Roman" w:eastAsia="宋体" w:hAnsi="Times New Roman" w:cs="Times New Roman"/>
          <w:spacing w:val="-1"/>
          <w:sz w:val="22"/>
          <w:szCs w:val="22"/>
        </w:rPr>
        <w:t>一来</w:t>
      </w:r>
      <w:r w:rsidRPr="00E002D6">
        <w:rPr>
          <w:rFonts w:ascii="Times New Roman" w:eastAsia="宋体" w:hAnsi="Times New Roman" w:cs="Times New Roman"/>
          <w:spacing w:val="-1"/>
          <w:sz w:val="22"/>
          <w:szCs w:val="22"/>
        </w:rPr>
        <w:t>/</w:t>
      </w:r>
      <w:proofErr w:type="gramEnd"/>
      <w:r w:rsidRPr="00E002D6">
        <w:rPr>
          <w:rFonts w:ascii="Times New Roman" w:eastAsia="宋体" w:hAnsi="Times New Roman" w:cs="Times New Roman"/>
          <w:spacing w:val="-1"/>
          <w:sz w:val="22"/>
          <w:szCs w:val="22"/>
        </w:rPr>
        <w:t>那样（的话）</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lang w:eastAsia="zh"/>
        </w:rPr>
        <w:t>……</w:t>
      </w:r>
    </w:p>
    <w:p w14:paraId="5A1CC995" w14:textId="77777777" w:rsidR="00792C08" w:rsidRPr="00E002D6" w:rsidRDefault="00000000">
      <w:pPr>
        <w:numPr>
          <w:ilvl w:val="0"/>
          <w:numId w:val="30"/>
        </w:numPr>
        <w:spacing w:line="400" w:lineRule="exact"/>
        <w:rPr>
          <w:rFonts w:ascii="Cambria" w:eastAsia="宋体" w:hAnsi="Cambria" w:cs="Cambria"/>
          <w:spacing w:val="-1"/>
          <w:sz w:val="22"/>
          <w:szCs w:val="22"/>
        </w:rPr>
      </w:pPr>
      <w:proofErr w:type="gramStart"/>
      <w:r w:rsidRPr="00E002D6">
        <w:rPr>
          <w:rFonts w:ascii="Times New Roman" w:eastAsia="宋体" w:hAnsi="Times New Roman" w:cs="Times New Roman"/>
          <w:b/>
          <w:bCs/>
          <w:spacing w:val="-1"/>
          <w:sz w:val="22"/>
          <w:szCs w:val="22"/>
        </w:rPr>
        <w:t>exactly</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KK</w:t>
      </w:r>
      <w:proofErr w:type="gramEnd"/>
      <w:r w:rsidRPr="00E002D6">
        <w:rPr>
          <w:rFonts w:ascii="Times New Roman" w:eastAsia="宋体" w:hAnsi="Times New Roman" w:cs="Times New Roman"/>
          <w:b/>
          <w:bCs/>
          <w:spacing w:val="-1"/>
          <w:sz w:val="22"/>
          <w:szCs w:val="22"/>
        </w:rPr>
        <w:t>:</w:t>
      </w:r>
      <w:r w:rsidRPr="00E002D6">
        <w:rPr>
          <w:rFonts w:ascii="Cambria" w:eastAsia="宋体" w:hAnsi="Cambria" w:cs="Cambria"/>
          <w:b/>
          <w:bCs/>
          <w:spacing w:val="-1"/>
          <w:sz w:val="22"/>
          <w:szCs w:val="22"/>
        </w:rPr>
        <w:t xml:space="preserve"> </w:t>
      </w:r>
      <w:r w:rsidRPr="00E002D6">
        <w:rPr>
          <w:rFonts w:ascii="Cambria" w:eastAsia="宋体" w:hAnsi="Cambria" w:cs="Cambria" w:hint="eastAsia"/>
          <w:spacing w:val="-1"/>
          <w:sz w:val="22"/>
          <w:szCs w:val="22"/>
          <w:lang w:eastAsia="zh"/>
        </w:rPr>
        <w:t>[</w:t>
      </w:r>
      <w:proofErr w:type="spellStart"/>
      <w:proofErr w:type="gramStart"/>
      <w:r w:rsidRPr="00E002D6">
        <w:rPr>
          <w:rFonts w:ascii="Cambria" w:hAnsi="Cambria" w:cs="Cambria"/>
          <w:sz w:val="22"/>
          <w:szCs w:val="22"/>
        </w:rPr>
        <w:t>ɪ</w:t>
      </w:r>
      <w:r w:rsidRPr="00E002D6">
        <w:rPr>
          <w:rFonts w:ascii="Cambria" w:eastAsia="宋体" w:hAnsi="Cambria" w:cs="Cambria"/>
          <w:spacing w:val="-1"/>
          <w:sz w:val="22"/>
          <w:szCs w:val="22"/>
        </w:rPr>
        <w:t>ɡ</w:t>
      </w:r>
      <w:r w:rsidRPr="00E002D6">
        <w:rPr>
          <w:rFonts w:ascii="Cambria" w:hAnsi="Cambria" w:cs="Cambria"/>
          <w:sz w:val="22"/>
          <w:szCs w:val="22"/>
        </w:rPr>
        <w:t>ˈzæktlɪ</w:t>
      </w:r>
      <w:proofErr w:type="spellEnd"/>
      <w:r w:rsidRPr="00E002D6">
        <w:rPr>
          <w:rFonts w:ascii="Cambria" w:eastAsia="宋体" w:hAnsi="Cambria" w:cs="Cambria" w:hint="eastAsia"/>
          <w:sz w:val="22"/>
          <w:szCs w:val="22"/>
          <w:lang w:eastAsia="zh"/>
        </w:rPr>
        <w:t>]</w:t>
      </w:r>
      <w:r w:rsidRPr="00E002D6">
        <w:rPr>
          <w:rFonts w:ascii="Cambria" w:eastAsia="宋体" w:hAnsi="Cambria" w:cs="Cambria"/>
          <w:spacing w:val="-1"/>
          <w:sz w:val="22"/>
          <w:szCs w:val="22"/>
        </w:rPr>
        <w:t xml:space="preserve">  </w:t>
      </w:r>
      <w:r w:rsidRPr="00E002D6">
        <w:rPr>
          <w:rFonts w:ascii="Times New Roman" w:eastAsia="宋体" w:hAnsi="Times New Roman" w:cs="Times New Roman"/>
          <w:b/>
          <w:bCs/>
          <w:spacing w:val="-1"/>
          <w:sz w:val="22"/>
          <w:szCs w:val="22"/>
        </w:rPr>
        <w:t>IPA</w:t>
      </w:r>
      <w:proofErr w:type="gramEnd"/>
      <w:r w:rsidRPr="00E002D6">
        <w:rPr>
          <w:rFonts w:ascii="Times New Roman" w:eastAsia="宋体" w:hAnsi="Times New Roman" w:cs="Times New Roman"/>
          <w:b/>
          <w:bCs/>
          <w:spacing w:val="-1"/>
          <w:sz w:val="22"/>
          <w:szCs w:val="22"/>
        </w:rPr>
        <w:t xml:space="preserve">: </w:t>
      </w:r>
      <w:r w:rsidRPr="00E002D6">
        <w:rPr>
          <w:rFonts w:ascii="Cambria" w:eastAsia="宋体" w:hAnsi="Cambria" w:cs="Cambria" w:hint="eastAsia"/>
          <w:spacing w:val="-1"/>
          <w:sz w:val="22"/>
          <w:szCs w:val="22"/>
          <w:lang w:eastAsia="zh"/>
        </w:rPr>
        <w:t>[</w:t>
      </w:r>
      <w:proofErr w:type="spellStart"/>
      <w:proofErr w:type="gramStart"/>
      <w:r w:rsidRPr="00E002D6">
        <w:rPr>
          <w:rFonts w:ascii="Cambria" w:eastAsia="宋体" w:hAnsi="Cambria" w:cs="Cambria"/>
          <w:spacing w:val="-1"/>
          <w:sz w:val="22"/>
          <w:szCs w:val="22"/>
        </w:rPr>
        <w:t>ɪɡˈzæktli</w:t>
      </w:r>
      <w:proofErr w:type="spellEnd"/>
      <w:r w:rsidRPr="00E002D6">
        <w:rPr>
          <w:rFonts w:ascii="Cambria" w:eastAsia="宋体" w:hAnsi="Cambria" w:cs="Cambria" w:hint="eastAsia"/>
          <w:spacing w:val="-1"/>
          <w:sz w:val="22"/>
          <w:szCs w:val="22"/>
          <w:lang w:eastAsia="zh"/>
        </w:rPr>
        <w:t>]</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adv.</w:t>
      </w:r>
      <w:proofErr w:type="gramEnd"/>
      <w:r w:rsidRPr="00E002D6">
        <w:rPr>
          <w:rFonts w:ascii="Cambria" w:eastAsia="宋体" w:hAnsi="Cambria" w:cs="Cambria"/>
          <w:spacing w:val="-1"/>
          <w:sz w:val="22"/>
          <w:szCs w:val="22"/>
        </w:rPr>
        <w:t xml:space="preserve"> </w:t>
      </w:r>
      <w:r w:rsidRPr="00E002D6">
        <w:rPr>
          <w:rFonts w:ascii="Cambria" w:eastAsia="宋体" w:hAnsi="Cambria" w:cs="Cambria"/>
          <w:spacing w:val="-1"/>
          <w:sz w:val="22"/>
          <w:szCs w:val="22"/>
        </w:rPr>
        <w:t>正是</w:t>
      </w:r>
      <w:r w:rsidRPr="00E002D6">
        <w:rPr>
          <w:rFonts w:ascii="Cambria" w:eastAsia="宋体" w:hAnsi="Cambria" w:cs="Cambria" w:hint="eastAsia"/>
          <w:spacing w:val="-1"/>
          <w:sz w:val="22"/>
          <w:szCs w:val="22"/>
        </w:rPr>
        <w:t>；</w:t>
      </w:r>
      <w:r w:rsidRPr="00E002D6">
        <w:rPr>
          <w:rFonts w:ascii="Cambria" w:eastAsia="宋体" w:hAnsi="Cambria" w:cs="Cambria"/>
          <w:spacing w:val="-1"/>
          <w:sz w:val="22"/>
          <w:szCs w:val="22"/>
        </w:rPr>
        <w:t>确实地</w:t>
      </w:r>
    </w:p>
    <w:p w14:paraId="1D6E3299" w14:textId="77777777" w:rsidR="00792C08" w:rsidRPr="00E002D6" w:rsidRDefault="00000000">
      <w:pPr>
        <w:numPr>
          <w:ilvl w:val="0"/>
          <w:numId w:val="30"/>
        </w:numPr>
        <w:spacing w:line="400" w:lineRule="exact"/>
        <w:rPr>
          <w:rFonts w:ascii="Cambria" w:eastAsia="宋体" w:hAnsi="Cambria" w:cs="Cambria"/>
          <w:spacing w:val="-1"/>
          <w:sz w:val="22"/>
          <w:szCs w:val="22"/>
        </w:rPr>
      </w:pPr>
      <w:r w:rsidRPr="00E002D6">
        <w:rPr>
          <w:rFonts w:ascii="Times New Roman" w:eastAsia="宋体" w:hAnsi="Times New Roman" w:cs="Times New Roman"/>
          <w:b/>
          <w:bCs/>
          <w:spacing w:val="-1"/>
          <w:sz w:val="22"/>
          <w:szCs w:val="22"/>
        </w:rPr>
        <w:t>tell</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b/>
          <w:bCs/>
          <w:spacing w:val="-1"/>
          <w:sz w:val="22"/>
          <w:szCs w:val="22"/>
        </w:rPr>
        <w:t>人</w:t>
      </w:r>
      <w:r w:rsidRPr="00E002D6">
        <w:rPr>
          <w:rFonts w:ascii="Times New Roman" w:eastAsia="宋体" w:hAnsi="Times New Roman" w:cs="Times New Roman"/>
          <w:b/>
          <w:bCs/>
          <w:spacing w:val="-1"/>
          <w:sz w:val="22"/>
          <w:szCs w:val="22"/>
        </w:rPr>
        <w:t>+ off</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责备某人</w:t>
      </w:r>
    </w:p>
    <w:p w14:paraId="2797C66A" w14:textId="77777777" w:rsidR="00792C08" w:rsidRPr="00E002D6" w:rsidRDefault="00000000">
      <w:pPr>
        <w:numPr>
          <w:ilvl w:val="0"/>
          <w:numId w:val="30"/>
        </w:numPr>
        <w:spacing w:line="400" w:lineRule="exact"/>
        <w:rPr>
          <w:rFonts w:ascii="Cambria" w:eastAsia="宋体" w:hAnsi="Cambria" w:cs="Cambria"/>
          <w:spacing w:val="-1"/>
          <w:sz w:val="22"/>
          <w:szCs w:val="22"/>
        </w:rPr>
      </w:pPr>
      <w:r w:rsidRPr="00E002D6">
        <w:rPr>
          <w:rFonts w:ascii="Times New Roman" w:eastAsia="宋体" w:hAnsi="Times New Roman" w:cs="Times New Roman"/>
          <w:b/>
          <w:bCs/>
          <w:spacing w:val="-1"/>
          <w:sz w:val="22"/>
          <w:szCs w:val="22"/>
        </w:rPr>
        <w:t>no wonder</w:t>
      </w:r>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b/>
          <w:bCs/>
          <w:spacing w:val="-1"/>
          <w:sz w:val="22"/>
          <w:szCs w:val="22"/>
        </w:rPr>
        <w:t>主语</w:t>
      </w:r>
      <w:r w:rsidRPr="00E002D6">
        <w:rPr>
          <w:rFonts w:ascii="Times New Roman" w:eastAsia="宋体" w:hAnsi="Times New Roman" w:cs="Times New Roman"/>
          <w:b/>
          <w:bCs/>
          <w:spacing w:val="-1"/>
          <w:sz w:val="22"/>
          <w:szCs w:val="22"/>
        </w:rPr>
        <w:t>+</w:t>
      </w:r>
      <w:r w:rsidRPr="00E002D6">
        <w:rPr>
          <w:rFonts w:ascii="Times New Roman" w:eastAsia="宋体" w:hAnsi="Times New Roman" w:cs="Times New Roman"/>
          <w:b/>
          <w:bCs/>
          <w:spacing w:val="-1"/>
          <w:sz w:val="22"/>
          <w:szCs w:val="22"/>
        </w:rPr>
        <w:t>动词</w:t>
      </w:r>
      <w:r w:rsidRPr="00E002D6">
        <w:rPr>
          <w:rFonts w:ascii="Times New Roman" w:eastAsia="宋体" w:hAnsi="Times New Roman" w:cs="Times New Roman" w:hint="eastAsia"/>
          <w:b/>
          <w:bCs/>
          <w:spacing w:val="-1"/>
          <w:sz w:val="22"/>
          <w:szCs w:val="22"/>
        </w:rPr>
        <w:t xml:space="preserve"> ...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难怪</w:t>
      </w:r>
      <w:r w:rsidRPr="00E002D6">
        <w:rPr>
          <w:rFonts w:ascii="Times New Roman" w:eastAsia="宋体" w:hAnsi="Times New Roman" w:cs="Times New Roman" w:hint="eastAsia"/>
          <w:spacing w:val="-1"/>
          <w:sz w:val="22"/>
          <w:szCs w:val="22"/>
          <w:lang w:eastAsia="zh"/>
        </w:rPr>
        <w:t>……</w:t>
      </w:r>
    </w:p>
    <w:p w14:paraId="04A39825" w14:textId="77777777" w:rsidR="00792C08" w:rsidRPr="00E002D6" w:rsidRDefault="00792C08">
      <w:pPr>
        <w:spacing w:line="400" w:lineRule="exact"/>
        <w:rPr>
          <w:rFonts w:ascii="Cambria" w:eastAsia="宋体" w:hAnsi="Cambria" w:cs="Cambria"/>
          <w:spacing w:val="-1"/>
          <w:sz w:val="22"/>
          <w:szCs w:val="22"/>
        </w:rPr>
      </w:pPr>
    </w:p>
    <w:p w14:paraId="1310696F"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77A97E52"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本课主要学习部分及物动词后必须接动名词作宾语的用法；</w:t>
      </w:r>
      <w:r w:rsidRPr="00E002D6">
        <w:rPr>
          <w:rFonts w:ascii="Times New Roman" w:hAnsi="Times New Roman" w:hint="eastAsia"/>
          <w:color w:val="FDD860" w:themeColor="accent3" w:themeTint="99"/>
          <w:sz w:val="24"/>
        </w:rPr>
        <w:t>find</w:t>
      </w:r>
      <w:r w:rsidRPr="00E002D6">
        <w:rPr>
          <w:rFonts w:ascii="Times New Roman" w:hAnsi="Times New Roman" w:hint="eastAsia"/>
          <w:color w:val="FDD860" w:themeColor="accent3" w:themeTint="99"/>
          <w:sz w:val="24"/>
        </w:rPr>
        <w:t>作不完全及物动词时，宾语为动名词短语或形式宾语的用法；</w:t>
      </w:r>
      <w:r w:rsidRPr="00E002D6">
        <w:rPr>
          <w:rFonts w:ascii="Times New Roman" w:hAnsi="Times New Roman" w:hint="eastAsia"/>
          <w:color w:val="FDD860" w:themeColor="accent3" w:themeTint="99"/>
          <w:sz w:val="24"/>
        </w:rPr>
        <w:t>think/consider/believe</w:t>
      </w:r>
      <w:r w:rsidRPr="00E002D6">
        <w:rPr>
          <w:rFonts w:ascii="Times New Roman" w:hAnsi="Times New Roman" w:hint="eastAsia"/>
          <w:color w:val="FDD860" w:themeColor="accent3" w:themeTint="99"/>
          <w:sz w:val="24"/>
        </w:rPr>
        <w:t>这些词也不得直接加不定式短语作宾语，</w:t>
      </w:r>
      <w:proofErr w:type="gramStart"/>
      <w:r w:rsidRPr="00E002D6">
        <w:rPr>
          <w:rFonts w:ascii="Times New Roman" w:hAnsi="Times New Roman" w:hint="eastAsia"/>
          <w:color w:val="FDD860" w:themeColor="accent3" w:themeTint="99"/>
          <w:sz w:val="24"/>
        </w:rPr>
        <w:t>且宾补可以</w:t>
      </w:r>
      <w:proofErr w:type="gramEnd"/>
      <w:r w:rsidRPr="00E002D6">
        <w:rPr>
          <w:rFonts w:ascii="Times New Roman" w:hAnsi="Times New Roman" w:hint="eastAsia"/>
          <w:color w:val="FDD860" w:themeColor="accent3" w:themeTint="99"/>
          <w:sz w:val="24"/>
        </w:rPr>
        <w:t>为形容词或名词；并复习条件状语从句。</w:t>
      </w:r>
    </w:p>
    <w:p w14:paraId="3C5FF61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1. </w:t>
      </w:r>
      <w:r w:rsidRPr="00E002D6">
        <w:rPr>
          <w:rFonts w:ascii="Times New Roman" w:hAnsi="Times New Roman" w:hint="eastAsia"/>
          <w:sz w:val="24"/>
        </w:rPr>
        <w:t>部分及物动词后必须接动名词作宾语</w:t>
      </w:r>
    </w:p>
    <w:p w14:paraId="486FC1C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很多及物动词后面只能接动名词作宾语，不能接不定式，常见的有</w:t>
      </w:r>
      <w:r w:rsidRPr="00E002D6">
        <w:rPr>
          <w:rFonts w:ascii="Times New Roman" w:hAnsi="Times New Roman"/>
          <w:sz w:val="24"/>
        </w:rPr>
        <w:t>enjoy</w:t>
      </w:r>
      <w:r w:rsidRPr="00E002D6">
        <w:rPr>
          <w:rFonts w:ascii="Times New Roman" w:hAnsi="Times New Roman"/>
          <w:sz w:val="24"/>
        </w:rPr>
        <w:t>、</w:t>
      </w:r>
      <w:r w:rsidRPr="00E002D6">
        <w:rPr>
          <w:rFonts w:ascii="Times New Roman" w:hAnsi="Times New Roman"/>
          <w:sz w:val="24"/>
        </w:rPr>
        <w:t>finish</w:t>
      </w:r>
      <w:r w:rsidRPr="00E002D6">
        <w:rPr>
          <w:rFonts w:ascii="Times New Roman" w:hAnsi="Times New Roman"/>
          <w:sz w:val="24"/>
        </w:rPr>
        <w:t>、</w:t>
      </w:r>
      <w:r w:rsidRPr="00E002D6">
        <w:rPr>
          <w:rFonts w:ascii="Times New Roman" w:hAnsi="Times New Roman"/>
          <w:sz w:val="24"/>
        </w:rPr>
        <w:t>practice</w:t>
      </w:r>
      <w:r w:rsidRPr="00E002D6">
        <w:rPr>
          <w:rFonts w:ascii="Times New Roman" w:hAnsi="Times New Roman"/>
          <w:sz w:val="24"/>
        </w:rPr>
        <w:t>、</w:t>
      </w:r>
      <w:r w:rsidRPr="00E002D6">
        <w:rPr>
          <w:rFonts w:ascii="Times New Roman" w:hAnsi="Times New Roman"/>
          <w:sz w:val="24"/>
        </w:rPr>
        <w:t>mind</w:t>
      </w:r>
      <w:r w:rsidRPr="00E002D6">
        <w:rPr>
          <w:rFonts w:ascii="Times New Roman" w:hAnsi="Times New Roman"/>
          <w:sz w:val="24"/>
        </w:rPr>
        <w:t>、</w:t>
      </w:r>
      <w:r w:rsidRPr="00E002D6">
        <w:rPr>
          <w:rFonts w:ascii="Times New Roman" w:hAnsi="Times New Roman"/>
          <w:sz w:val="24"/>
        </w:rPr>
        <w:t>avoid</w:t>
      </w:r>
      <w:r w:rsidRPr="00E002D6">
        <w:rPr>
          <w:rFonts w:ascii="Times New Roman" w:hAnsi="Times New Roman"/>
          <w:sz w:val="24"/>
        </w:rPr>
        <w:t>、</w:t>
      </w:r>
      <w:r w:rsidRPr="00E002D6">
        <w:rPr>
          <w:rFonts w:ascii="Times New Roman" w:hAnsi="Times New Roman"/>
          <w:sz w:val="24"/>
        </w:rPr>
        <w:t>miss</w:t>
      </w:r>
      <w:r w:rsidRPr="00E002D6">
        <w:rPr>
          <w:rFonts w:ascii="Times New Roman" w:hAnsi="Times New Roman"/>
          <w:sz w:val="24"/>
        </w:rPr>
        <w:t>、</w:t>
      </w:r>
      <w:r w:rsidRPr="00E002D6">
        <w:rPr>
          <w:rFonts w:ascii="Times New Roman" w:hAnsi="Times New Roman"/>
          <w:sz w:val="24"/>
        </w:rPr>
        <w:t>keep</w:t>
      </w:r>
      <w:r w:rsidRPr="00E002D6">
        <w:rPr>
          <w:rFonts w:ascii="Times New Roman" w:hAnsi="Times New Roman"/>
          <w:sz w:val="24"/>
        </w:rPr>
        <w:t>、</w:t>
      </w:r>
      <w:r w:rsidRPr="00E002D6">
        <w:rPr>
          <w:rFonts w:ascii="Times New Roman" w:hAnsi="Times New Roman"/>
          <w:sz w:val="24"/>
        </w:rPr>
        <w:t>suggest</w:t>
      </w:r>
      <w:r w:rsidRPr="00E002D6">
        <w:rPr>
          <w:rFonts w:ascii="Times New Roman" w:hAnsi="Times New Roman"/>
          <w:sz w:val="24"/>
        </w:rPr>
        <w:t>、</w:t>
      </w:r>
      <w:r w:rsidRPr="00E002D6">
        <w:rPr>
          <w:rFonts w:ascii="Times New Roman" w:hAnsi="Times New Roman"/>
          <w:sz w:val="24"/>
        </w:rPr>
        <w:t xml:space="preserve">consider </w:t>
      </w:r>
      <w:r w:rsidRPr="00E002D6">
        <w:rPr>
          <w:rFonts w:ascii="Times New Roman" w:hAnsi="Times New Roman"/>
          <w:sz w:val="24"/>
        </w:rPr>
        <w:t>等，这是固定用法，需要积累记忆：</w:t>
      </w:r>
    </w:p>
    <w:p w14:paraId="0269630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enjoy listening to music.</w:t>
      </w:r>
    </w:p>
    <w:p w14:paraId="2007FF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Belinda finished doing her homework.</w:t>
      </w:r>
    </w:p>
    <w:p w14:paraId="6DD9C99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We practice speaking English every day.</w:t>
      </w:r>
    </w:p>
    <w:p w14:paraId="5717CBE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部分及物动词后面既可接动名词，也可接不定式作宾语，意义基本相同，如</w:t>
      </w:r>
      <w:r w:rsidRPr="00E002D6">
        <w:rPr>
          <w:rFonts w:ascii="Times New Roman" w:hAnsi="Times New Roman"/>
          <w:sz w:val="24"/>
        </w:rPr>
        <w:t>like</w:t>
      </w:r>
      <w:r w:rsidRPr="00E002D6">
        <w:rPr>
          <w:rFonts w:ascii="Times New Roman" w:hAnsi="Times New Roman"/>
          <w:sz w:val="24"/>
        </w:rPr>
        <w:t>、</w:t>
      </w:r>
      <w:r w:rsidRPr="00E002D6">
        <w:rPr>
          <w:rFonts w:ascii="Times New Roman" w:hAnsi="Times New Roman"/>
          <w:sz w:val="24"/>
        </w:rPr>
        <w:t>love</w:t>
      </w:r>
      <w:r w:rsidRPr="00E002D6">
        <w:rPr>
          <w:rFonts w:ascii="Times New Roman" w:hAnsi="Times New Roman"/>
          <w:sz w:val="24"/>
        </w:rPr>
        <w:t>、</w:t>
      </w:r>
      <w:r w:rsidRPr="00E002D6">
        <w:rPr>
          <w:rFonts w:ascii="Times New Roman" w:hAnsi="Times New Roman"/>
          <w:sz w:val="24"/>
        </w:rPr>
        <w:t>hate</w:t>
      </w:r>
      <w:r w:rsidRPr="00E002D6">
        <w:rPr>
          <w:rFonts w:ascii="Times New Roman" w:hAnsi="Times New Roman"/>
          <w:sz w:val="24"/>
        </w:rPr>
        <w:t>、</w:t>
      </w:r>
      <w:r w:rsidRPr="00E002D6">
        <w:rPr>
          <w:rFonts w:ascii="Times New Roman" w:hAnsi="Times New Roman"/>
          <w:sz w:val="24"/>
        </w:rPr>
        <w:t>begin</w:t>
      </w:r>
      <w:r w:rsidRPr="00E002D6">
        <w:rPr>
          <w:rFonts w:ascii="Times New Roman" w:hAnsi="Times New Roman"/>
          <w:sz w:val="24"/>
        </w:rPr>
        <w:t>、</w:t>
      </w:r>
      <w:r w:rsidRPr="00E002D6">
        <w:rPr>
          <w:rFonts w:ascii="Times New Roman" w:hAnsi="Times New Roman"/>
          <w:sz w:val="24"/>
        </w:rPr>
        <w:t>start</w:t>
      </w:r>
      <w:r w:rsidRPr="00E002D6">
        <w:rPr>
          <w:rFonts w:ascii="Times New Roman" w:hAnsi="Times New Roman"/>
          <w:sz w:val="24"/>
        </w:rPr>
        <w:t>等：</w:t>
      </w:r>
    </w:p>
    <w:p w14:paraId="46F5FDD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like reading books. = I like to read books.</w:t>
      </w:r>
    </w:p>
    <w:p w14:paraId="6616E46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还有部分及物动词后面接动名词和不定式作宾语，意义相差较大，需要重点区分，如</w:t>
      </w:r>
      <w:r w:rsidRPr="00E002D6">
        <w:rPr>
          <w:rFonts w:ascii="Times New Roman" w:hAnsi="Times New Roman"/>
          <w:sz w:val="24"/>
        </w:rPr>
        <w:t>forget</w:t>
      </w:r>
      <w:r w:rsidRPr="00E002D6">
        <w:rPr>
          <w:rFonts w:ascii="Times New Roman" w:hAnsi="Times New Roman"/>
          <w:sz w:val="24"/>
        </w:rPr>
        <w:t>、</w:t>
      </w:r>
      <w:r w:rsidRPr="00E002D6">
        <w:rPr>
          <w:rFonts w:ascii="Times New Roman" w:hAnsi="Times New Roman"/>
          <w:sz w:val="24"/>
        </w:rPr>
        <w:t>remember</w:t>
      </w:r>
      <w:r w:rsidRPr="00E002D6">
        <w:rPr>
          <w:rFonts w:ascii="Times New Roman" w:hAnsi="Times New Roman"/>
          <w:sz w:val="24"/>
        </w:rPr>
        <w:t>、</w:t>
      </w:r>
      <w:r w:rsidRPr="00E002D6">
        <w:rPr>
          <w:rFonts w:ascii="Times New Roman" w:hAnsi="Times New Roman"/>
          <w:sz w:val="24"/>
        </w:rPr>
        <w:t>stop</w:t>
      </w:r>
      <w:r w:rsidRPr="00E002D6">
        <w:rPr>
          <w:rFonts w:ascii="Times New Roman" w:hAnsi="Times New Roman"/>
          <w:sz w:val="24"/>
        </w:rPr>
        <w:t>、</w:t>
      </w:r>
      <w:r w:rsidRPr="00E002D6">
        <w:rPr>
          <w:rFonts w:ascii="Times New Roman" w:hAnsi="Times New Roman"/>
          <w:sz w:val="24"/>
        </w:rPr>
        <w:t>try</w:t>
      </w:r>
      <w:r w:rsidRPr="00E002D6">
        <w:rPr>
          <w:rFonts w:ascii="Times New Roman" w:hAnsi="Times New Roman"/>
          <w:sz w:val="24"/>
        </w:rPr>
        <w:t>、</w:t>
      </w:r>
      <w:r w:rsidRPr="00E002D6">
        <w:rPr>
          <w:rFonts w:ascii="Times New Roman" w:hAnsi="Times New Roman"/>
          <w:sz w:val="24"/>
        </w:rPr>
        <w:t>mean</w:t>
      </w:r>
      <w:r w:rsidRPr="00E002D6">
        <w:rPr>
          <w:rFonts w:ascii="Times New Roman" w:hAnsi="Times New Roman"/>
          <w:sz w:val="24"/>
        </w:rPr>
        <w:t>等：</w:t>
      </w:r>
    </w:p>
    <w:p w14:paraId="1746684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remember locking the door.   </w:t>
      </w:r>
      <w:r w:rsidRPr="00E002D6">
        <w:rPr>
          <w:rFonts w:ascii="Times New Roman" w:hAnsi="Times New Roman"/>
          <w:sz w:val="24"/>
        </w:rPr>
        <w:t>我记得锁了门，门已经锁了</w:t>
      </w:r>
    </w:p>
    <w:p w14:paraId="031BC34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remember to lock the door.   </w:t>
      </w:r>
      <w:r w:rsidRPr="00E002D6">
        <w:rPr>
          <w:rFonts w:ascii="Times New Roman" w:hAnsi="Times New Roman"/>
          <w:sz w:val="24"/>
        </w:rPr>
        <w:t>我记得要锁门，门还没锁</w:t>
      </w:r>
    </w:p>
    <w:p w14:paraId="5B1FB0A5"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条件状语从句</w:t>
      </w:r>
      <w:r w:rsidRPr="00E002D6">
        <w:rPr>
          <w:rFonts w:ascii="Times New Roman" w:hAnsi="Times New Roman"/>
          <w:sz w:val="24"/>
        </w:rPr>
        <w:t>由</w:t>
      </w:r>
      <w:r w:rsidRPr="00E002D6">
        <w:rPr>
          <w:rFonts w:ascii="Times New Roman" w:hAnsi="Times New Roman"/>
          <w:sz w:val="24"/>
        </w:rPr>
        <w:t>if</w:t>
      </w:r>
      <w:r w:rsidRPr="00E002D6">
        <w:rPr>
          <w:rFonts w:ascii="Times New Roman" w:hAnsi="Times New Roman"/>
          <w:sz w:val="24"/>
        </w:rPr>
        <w:t>连接</w:t>
      </w:r>
    </w:p>
    <w:p w14:paraId="69C87DB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w:t>
      </w:r>
      <w:r w:rsidRPr="00E002D6">
        <w:rPr>
          <w:rFonts w:ascii="Times New Roman" w:hAnsi="Times New Roman"/>
          <w:sz w:val="24"/>
        </w:rPr>
        <w:t>If Belinda is here, she will explain it to you.</w:t>
      </w:r>
      <w:r w:rsidRPr="00E002D6">
        <w:rPr>
          <w:rFonts w:ascii="Times New Roman" w:hAnsi="Times New Roman" w:hint="eastAsia"/>
          <w:sz w:val="24"/>
        </w:rPr>
        <w:t xml:space="preserve"> </w:t>
      </w:r>
      <w:r w:rsidRPr="00E002D6">
        <w:rPr>
          <w:rFonts w:ascii="Times New Roman" w:hAnsi="Times New Roman" w:hint="eastAsia"/>
          <w:sz w:val="24"/>
        </w:rPr>
        <w:t>如果</w:t>
      </w:r>
      <w:r w:rsidRPr="00E002D6">
        <w:rPr>
          <w:rFonts w:ascii="Times New Roman" w:hAnsi="Times New Roman" w:hint="eastAsia"/>
          <w:sz w:val="24"/>
        </w:rPr>
        <w:t>Belinda</w:t>
      </w:r>
      <w:r w:rsidRPr="00E002D6">
        <w:rPr>
          <w:rFonts w:ascii="Times New Roman" w:hAnsi="Times New Roman" w:hint="eastAsia"/>
          <w:sz w:val="24"/>
        </w:rPr>
        <w:t>在这，她会向你解释。</w:t>
      </w:r>
      <w:r w:rsidRPr="00E002D6">
        <w:rPr>
          <w:rFonts w:ascii="Times New Roman" w:hAnsi="Times New Roman"/>
          <w:sz w:val="24"/>
        </w:rPr>
        <w:tab/>
      </w:r>
      <w:r w:rsidRPr="00E002D6">
        <w:rPr>
          <w:rFonts w:ascii="Times New Roman" w:hAnsi="Times New Roman"/>
          <w:sz w:val="24"/>
        </w:rPr>
        <w:t>表示未发生的事的时候，主句用将来时，从句用现在时，简称主将从现，这里跟时间状语从句用法相同。</w:t>
      </w:r>
    </w:p>
    <w:p w14:paraId="4B8BA2CE" w14:textId="77777777" w:rsidR="00792C08" w:rsidRPr="00E002D6" w:rsidRDefault="00792C08">
      <w:pPr>
        <w:spacing w:line="400" w:lineRule="exact"/>
        <w:rPr>
          <w:rFonts w:ascii="Times New Roman" w:eastAsia="Times New Roman" w:hAnsi="Times New Roman" w:cs="Times New Roman"/>
          <w:i/>
          <w:spacing w:val="-2"/>
          <w:sz w:val="22"/>
          <w:szCs w:val="22"/>
        </w:rPr>
      </w:pPr>
    </w:p>
    <w:p w14:paraId="46F1A40F"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3F2FAA84"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找出含有条件状语从句的句子。</w:t>
      </w:r>
    </w:p>
    <w:p w14:paraId="22AD6658"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go to a Western restaurant, you should make a reservation first.</w:t>
      </w:r>
    </w:p>
    <w:p w14:paraId="713BF005"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When you finish your soup, don’t slurp loudly at the table.</w:t>
      </w:r>
    </w:p>
    <w:p w14:paraId="2373D68C"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you are a host, you need to respect Westerners’ customs.</w:t>
      </w:r>
    </w:p>
    <w:p w14:paraId="2DFA6D89"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After he puts on make-up, he never picks his teeth in public.</w:t>
      </w:r>
    </w:p>
    <w:p w14:paraId="7B48EED7"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it is a Western custom, we should follow it at least.</w:t>
      </w:r>
    </w:p>
    <w:p w14:paraId="37FFB8A6"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When you leave the restaurant, you can tip the waiter properly.</w:t>
      </w:r>
    </w:p>
    <w:p w14:paraId="685B8C99"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If the service is good, it is kind of necessary to leave a tip.</w:t>
      </w:r>
    </w:p>
    <w:p w14:paraId="1B2DB0B0"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Before you tell others off, think about your own manners first.</w:t>
      </w:r>
    </w:p>
    <w:p w14:paraId="42E00104"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In that case, if you have a habit of slurping, please change it.</w:t>
      </w:r>
    </w:p>
    <w:p w14:paraId="2693CF52" w14:textId="77777777" w:rsidR="00792C08" w:rsidRPr="00E002D6" w:rsidRDefault="00000000">
      <w:pPr>
        <w:numPr>
          <w:ilvl w:val="0"/>
          <w:numId w:val="3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When you know the no-</w:t>
      </w:r>
      <w:proofErr w:type="spellStart"/>
      <w:r w:rsidRPr="00E002D6">
        <w:rPr>
          <w:rFonts w:ascii="Times New Roman" w:eastAsia="宋体" w:hAnsi="Times New Roman" w:cs="Times New Roman"/>
          <w:spacing w:val="-1"/>
          <w:sz w:val="24"/>
        </w:rPr>
        <w:t>nos</w:t>
      </w:r>
      <w:proofErr w:type="spellEnd"/>
      <w:r w:rsidRPr="00E002D6">
        <w:rPr>
          <w:rFonts w:ascii="Times New Roman" w:eastAsia="宋体" w:hAnsi="Times New Roman" w:cs="Times New Roman"/>
          <w:spacing w:val="-1"/>
          <w:sz w:val="24"/>
        </w:rPr>
        <w:t>, you will feel more comfortable in Western restaurants.</w:t>
      </w:r>
    </w:p>
    <w:p w14:paraId="0F85409A" w14:textId="77777777" w:rsidR="00792C08" w:rsidRPr="00E002D6" w:rsidRDefault="00792C08">
      <w:pPr>
        <w:rPr>
          <w:rFonts w:ascii="Times New Roman" w:eastAsia="宋体" w:hAnsi="Times New Roman" w:cs="Times New Roman"/>
          <w:spacing w:val="-1"/>
          <w:sz w:val="24"/>
        </w:rPr>
      </w:pPr>
    </w:p>
    <w:p w14:paraId="060C163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18BBD26F"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我习惯在西餐厅吃饭前先预订座位。（</w:t>
      </w:r>
      <w:r w:rsidRPr="00E002D6">
        <w:rPr>
          <w:rFonts w:ascii="Times New Roman" w:eastAsia="宋体" w:hAnsi="Times New Roman" w:cs="Times New Roman"/>
          <w:spacing w:val="-1"/>
          <w:sz w:val="24"/>
        </w:rPr>
        <w:t>be in the habit of; make a reservation</w:t>
      </w:r>
      <w:r w:rsidRPr="00E002D6">
        <w:rPr>
          <w:rFonts w:ascii="Times New Roman" w:eastAsia="宋体" w:hAnsi="Times New Roman" w:cs="Times New Roman"/>
          <w:spacing w:val="-1"/>
          <w:sz w:val="24"/>
        </w:rPr>
        <w:t>）</w:t>
      </w:r>
    </w:p>
    <w:p w14:paraId="78849921"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我发现当众剔牙是一件令人不悦的事。（</w:t>
      </w:r>
      <w:r w:rsidRPr="00E002D6">
        <w:rPr>
          <w:rFonts w:ascii="Times New Roman" w:eastAsia="宋体" w:hAnsi="Times New Roman" w:cs="Times New Roman"/>
          <w:spacing w:val="-1"/>
          <w:sz w:val="24"/>
        </w:rPr>
        <w:t>find; pick one</w:t>
      </w:r>
      <w:proofErr w:type="gramStart"/>
      <w:r w:rsidRPr="00E002D6">
        <w:rPr>
          <w:rFonts w:ascii="Times New Roman" w:eastAsia="宋体" w:hAnsi="Times New Roman" w:cs="Times New Roman"/>
          <w:spacing w:val="-1"/>
          <w:sz w:val="24"/>
        </w:rPr>
        <w:t>’</w:t>
      </w:r>
      <w:proofErr w:type="gramEnd"/>
      <w:r w:rsidRPr="00E002D6">
        <w:rPr>
          <w:rFonts w:ascii="Times New Roman" w:eastAsia="宋体" w:hAnsi="Times New Roman" w:cs="Times New Roman"/>
          <w:spacing w:val="-1"/>
          <w:sz w:val="24"/>
        </w:rPr>
        <w:t>s teeth; unpleasant</w:t>
      </w:r>
      <w:r w:rsidRPr="00E002D6">
        <w:rPr>
          <w:rFonts w:ascii="Times New Roman" w:eastAsia="宋体" w:hAnsi="Times New Roman" w:cs="Times New Roman"/>
          <w:spacing w:val="-1"/>
          <w:sz w:val="24"/>
        </w:rPr>
        <w:t>）</w:t>
      </w:r>
    </w:p>
    <w:p w14:paraId="11F378A8"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西方人认为用餐出声是餐桌禁忌。（</w:t>
      </w:r>
      <w:r w:rsidRPr="00E002D6">
        <w:rPr>
          <w:rFonts w:ascii="Times New Roman" w:eastAsia="宋体" w:hAnsi="Times New Roman" w:cs="Times New Roman"/>
          <w:spacing w:val="-1"/>
          <w:sz w:val="24"/>
        </w:rPr>
        <w:t>consider; slurp; no-no</w:t>
      </w:r>
      <w:r w:rsidRPr="00E002D6">
        <w:rPr>
          <w:rFonts w:ascii="Times New Roman" w:eastAsia="宋体" w:hAnsi="Times New Roman" w:cs="Times New Roman"/>
          <w:spacing w:val="-1"/>
          <w:sz w:val="24"/>
        </w:rPr>
        <w:t>）</w:t>
      </w:r>
    </w:p>
    <w:p w14:paraId="44688DA3"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他建议我们至少要尊重当地习俗。（</w:t>
      </w:r>
      <w:r w:rsidRPr="00E002D6">
        <w:rPr>
          <w:rFonts w:ascii="Times New Roman" w:eastAsia="宋体" w:hAnsi="Times New Roman" w:cs="Times New Roman"/>
          <w:spacing w:val="-1"/>
          <w:sz w:val="24"/>
        </w:rPr>
        <w:t>suggest; at least; custom</w:t>
      </w:r>
      <w:r w:rsidRPr="00E002D6">
        <w:rPr>
          <w:rFonts w:ascii="Times New Roman" w:eastAsia="宋体" w:hAnsi="Times New Roman" w:cs="Times New Roman"/>
          <w:spacing w:val="-1"/>
          <w:sz w:val="24"/>
        </w:rPr>
        <w:t>）</w:t>
      </w:r>
    </w:p>
    <w:p w14:paraId="7A0E806D"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我觉得</w:t>
      </w:r>
      <w:proofErr w:type="gramStart"/>
      <w:r w:rsidRPr="00E002D6">
        <w:rPr>
          <w:rFonts w:ascii="Times New Roman" w:eastAsia="宋体" w:hAnsi="Times New Roman" w:cs="Times New Roman"/>
          <w:spacing w:val="-1"/>
          <w:sz w:val="24"/>
        </w:rPr>
        <w:t>化浓</w:t>
      </w:r>
      <w:proofErr w:type="gramEnd"/>
      <w:r w:rsidRPr="00E002D6">
        <w:rPr>
          <w:rFonts w:ascii="Times New Roman" w:eastAsia="宋体" w:hAnsi="Times New Roman" w:cs="Times New Roman"/>
          <w:spacing w:val="-1"/>
          <w:sz w:val="24"/>
        </w:rPr>
        <w:t>妆在正式场合有点不合适。（</w:t>
      </w:r>
      <w:r w:rsidRPr="00E002D6">
        <w:rPr>
          <w:rFonts w:ascii="Times New Roman" w:eastAsia="宋体" w:hAnsi="Times New Roman" w:cs="Times New Roman"/>
          <w:spacing w:val="-1"/>
          <w:sz w:val="24"/>
        </w:rPr>
        <w:t>think; put on make-up; kind of</w:t>
      </w:r>
      <w:r w:rsidRPr="00E002D6">
        <w:rPr>
          <w:rFonts w:ascii="Times New Roman" w:eastAsia="宋体" w:hAnsi="Times New Roman" w:cs="Times New Roman"/>
          <w:spacing w:val="-1"/>
          <w:sz w:val="24"/>
        </w:rPr>
        <w:t>）</w:t>
      </w:r>
    </w:p>
    <w:p w14:paraId="1961CA1D"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她发现给服务员小费很有必要。（</w:t>
      </w:r>
      <w:r w:rsidRPr="00E002D6">
        <w:rPr>
          <w:rFonts w:ascii="Times New Roman" w:eastAsia="宋体" w:hAnsi="Times New Roman" w:cs="Times New Roman"/>
          <w:spacing w:val="-1"/>
          <w:sz w:val="24"/>
        </w:rPr>
        <w:t>find; tip; necessary</w:t>
      </w:r>
      <w:r w:rsidRPr="00E002D6">
        <w:rPr>
          <w:rFonts w:ascii="Times New Roman" w:eastAsia="宋体" w:hAnsi="Times New Roman" w:cs="Times New Roman"/>
          <w:spacing w:val="-1"/>
          <w:sz w:val="24"/>
        </w:rPr>
        <w:t>）</w:t>
      </w:r>
    </w:p>
    <w:p w14:paraId="57937F65"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我们避免在公共场合责备他人。（</w:t>
      </w:r>
      <w:r w:rsidRPr="00E002D6">
        <w:rPr>
          <w:rFonts w:ascii="Times New Roman" w:eastAsia="宋体" w:hAnsi="Times New Roman" w:cs="Times New Roman"/>
          <w:spacing w:val="-1"/>
          <w:sz w:val="24"/>
        </w:rPr>
        <w:t>avoid; tell off</w:t>
      </w:r>
      <w:r w:rsidRPr="00E002D6">
        <w:rPr>
          <w:rFonts w:ascii="Times New Roman" w:eastAsia="宋体" w:hAnsi="Times New Roman" w:cs="Times New Roman"/>
          <w:spacing w:val="-1"/>
          <w:sz w:val="24"/>
        </w:rPr>
        <w:t>）</w:t>
      </w:r>
    </w:p>
    <w:p w14:paraId="508B1CC2"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大家认为良好的服务是</w:t>
      </w:r>
      <w:r w:rsidRPr="00E002D6">
        <w:rPr>
          <w:rFonts w:ascii="Times New Roman" w:eastAsia="宋体" w:hAnsi="Times New Roman" w:cs="Times New Roman" w:hint="eastAsia"/>
          <w:spacing w:val="-1"/>
          <w:sz w:val="24"/>
          <w:lang w:eastAsia="zh"/>
        </w:rPr>
        <w:t>西</w:t>
      </w:r>
      <w:r w:rsidRPr="00E002D6">
        <w:rPr>
          <w:rFonts w:ascii="Times New Roman" w:eastAsia="宋体" w:hAnsi="Times New Roman" w:cs="Times New Roman"/>
          <w:spacing w:val="-1"/>
          <w:sz w:val="24"/>
        </w:rPr>
        <w:t>餐厅的一大优势。（</w:t>
      </w:r>
      <w:r w:rsidRPr="00E002D6">
        <w:rPr>
          <w:rFonts w:ascii="Times New Roman" w:eastAsia="宋体" w:hAnsi="Times New Roman" w:cs="Times New Roman"/>
          <w:spacing w:val="-1"/>
          <w:sz w:val="24"/>
        </w:rPr>
        <w:t>believe</w:t>
      </w:r>
      <w:r w:rsidRPr="00E002D6">
        <w:rPr>
          <w:rFonts w:ascii="Times New Roman" w:eastAsia="宋体" w:hAnsi="Times New Roman" w:cs="Times New Roman"/>
          <w:spacing w:val="-1"/>
          <w:sz w:val="24"/>
        </w:rPr>
        <w:t>）</w:t>
      </w:r>
    </w:p>
    <w:p w14:paraId="03DB1ADE"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他坚持了解西方的餐桌礼仪。（</w:t>
      </w:r>
      <w:r w:rsidRPr="00E002D6">
        <w:rPr>
          <w:rFonts w:ascii="Times New Roman" w:eastAsia="宋体" w:hAnsi="Times New Roman" w:cs="Times New Roman"/>
          <w:spacing w:val="-1"/>
          <w:sz w:val="24"/>
        </w:rPr>
        <w:t>keep</w:t>
      </w:r>
      <w:r w:rsidRPr="00E002D6">
        <w:rPr>
          <w:rFonts w:ascii="Times New Roman" w:eastAsia="宋体" w:hAnsi="Times New Roman" w:cs="Times New Roman"/>
          <w:spacing w:val="-1"/>
          <w:sz w:val="24"/>
        </w:rPr>
        <w:t>）</w:t>
      </w:r>
    </w:p>
    <w:p w14:paraId="07A268B4" w14:textId="77777777" w:rsidR="00792C08" w:rsidRPr="00E002D6" w:rsidRDefault="00000000">
      <w:pPr>
        <w:numPr>
          <w:ilvl w:val="0"/>
          <w:numId w:val="32"/>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我认为由客人决定给多少小费很合理。（</w:t>
      </w:r>
      <w:r w:rsidRPr="00E002D6">
        <w:rPr>
          <w:rFonts w:ascii="Times New Roman" w:eastAsia="宋体" w:hAnsi="Times New Roman" w:cs="Times New Roman"/>
          <w:spacing w:val="-1"/>
          <w:sz w:val="24"/>
        </w:rPr>
        <w:t>consider; be up to; tip; percent</w:t>
      </w:r>
      <w:r w:rsidRPr="00E002D6">
        <w:rPr>
          <w:rFonts w:ascii="Times New Roman" w:eastAsia="宋体" w:hAnsi="Times New Roman" w:cs="Times New Roman" w:hint="eastAsia"/>
          <w:spacing w:val="-1"/>
          <w:sz w:val="24"/>
        </w:rPr>
        <w:t>age</w:t>
      </w:r>
      <w:r w:rsidRPr="00E002D6">
        <w:rPr>
          <w:rFonts w:ascii="Times New Roman" w:eastAsia="宋体" w:hAnsi="Times New Roman" w:cs="Times New Roman"/>
          <w:spacing w:val="-1"/>
          <w:sz w:val="24"/>
        </w:rPr>
        <w:t>）</w:t>
      </w:r>
    </w:p>
    <w:p w14:paraId="7C9781C0" w14:textId="77777777" w:rsidR="00792C08" w:rsidRPr="00E002D6" w:rsidRDefault="00792C08">
      <w:pPr>
        <w:rPr>
          <w:rFonts w:ascii="Times New Roman" w:eastAsia="宋体" w:hAnsi="Times New Roman" w:cs="Times New Roman"/>
          <w:spacing w:val="-1"/>
          <w:sz w:val="24"/>
        </w:rPr>
      </w:pPr>
    </w:p>
    <w:p w14:paraId="5B59A413" w14:textId="77777777" w:rsidR="00792C08" w:rsidRPr="00E002D6" w:rsidRDefault="00000000">
      <w:pPr>
        <w:numPr>
          <w:ilvl w:val="0"/>
          <w:numId w:val="30"/>
        </w:num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18F85A86"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27-28</w:t>
      </w:r>
    </w:p>
    <w:p w14:paraId="0AB5968F"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hint="eastAsia"/>
          <w:b/>
          <w:bCs/>
          <w:sz w:val="44"/>
          <w:szCs w:val="52"/>
        </w:rPr>
        <w:t xml:space="preserve">   </w:t>
      </w:r>
    </w:p>
    <w:p w14:paraId="735D9130"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Thank Your Lucky Stars</w:t>
      </w:r>
    </w:p>
    <w:p w14:paraId="6797C2D7" w14:textId="77777777" w:rsidR="00792C08" w:rsidRPr="00E002D6" w:rsidRDefault="00792C08">
      <w:pPr>
        <w:spacing w:line="400" w:lineRule="exact"/>
        <w:jc w:val="center"/>
        <w:rPr>
          <w:rFonts w:ascii="Times New Roman" w:hAnsi="Times New Roman" w:cs="Times New Roman"/>
          <w:b/>
          <w:bCs/>
          <w:sz w:val="36"/>
          <w:szCs w:val="44"/>
        </w:rPr>
      </w:pPr>
    </w:p>
    <w:p w14:paraId="441A9B3B"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BC1FA34" w14:textId="77777777" w:rsidR="00792C08" w:rsidRPr="00E002D6" w:rsidRDefault="00000000">
      <w:pPr>
        <w:spacing w:line="400" w:lineRule="exact"/>
        <w:rPr>
          <w:rFonts w:ascii="Cambria" w:hAnsi="Cambria" w:cs="Cambria"/>
          <w:b/>
          <w:bCs/>
          <w:i/>
          <w:iCs/>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sz w:val="22"/>
          <w:szCs w:val="22"/>
        </w:rPr>
        <w:t>/</w:t>
      </w:r>
      <w:proofErr w:type="spellStart"/>
      <w:r w:rsidRPr="00E002D6">
        <w:rPr>
          <w:rFonts w:ascii="Cambria" w:hAnsi="Cambria" w:cs="Cambria"/>
          <w:i/>
          <w:iCs/>
          <w:sz w:val="22"/>
          <w:szCs w:val="22"/>
        </w:rPr>
        <w:t>tʌf</w:t>
      </w:r>
      <w:proofErr w:type="spellEnd"/>
      <w:r w:rsidRPr="00E002D6">
        <w:rPr>
          <w:rFonts w:ascii="Cambria" w:hAnsi="Cambria" w:cs="Cambria"/>
          <w:sz w:val="22"/>
          <w:szCs w:val="22"/>
        </w:rPr>
        <w:t>/</w:t>
      </w:r>
    </w:p>
    <w:p w14:paraId="6BA87993"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 remember when I was a young boy,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life was tough.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My parents </w:t>
      </w:r>
    </w:p>
    <w:p w14:paraId="394CF0B1"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ɪɡˈzæmp</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lang w:eastAsia="zh-CN"/>
        </w:rPr>
        <w:t>/</w:t>
      </w:r>
    </w:p>
    <w:p w14:paraId="57BA8C8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made me do many things for them. For example,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they had me do the </w:t>
      </w:r>
    </w:p>
    <w:p w14:paraId="2AAE8CF6"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lɔndrɪ</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dɪʃɪ</w:t>
      </w:r>
      <w:r w:rsidRPr="00E002D6">
        <w:rPr>
          <w:rFonts w:ascii="Cambria" w:eastAsia="宋体" w:hAnsi="Cambria" w:cs="Cambria"/>
          <w:spacing w:val="-1"/>
          <w:sz w:val="22"/>
          <w:szCs w:val="22"/>
          <w:lang w:eastAsia="zh-CN"/>
        </w:rPr>
        <w:t>z</w:t>
      </w:r>
      <w:proofErr w:type="spellEnd"/>
      <w:r w:rsidRPr="00E002D6">
        <w:rPr>
          <w:rFonts w:ascii="Cambria" w:eastAsia="宋体" w:hAnsi="Cambria" w:cs="Cambria"/>
          <w:spacing w:val="-1"/>
          <w:sz w:val="22"/>
          <w:szCs w:val="22"/>
          <w:lang w:eastAsia="zh-CN"/>
        </w:rPr>
        <w:t>/</w:t>
      </w:r>
    </w:p>
    <w:p w14:paraId="0562726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laundry,</w:t>
      </w:r>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the dishes</w:t>
      </w:r>
      <w:proofErr w:type="gramEnd"/>
      <w:r w:rsidRPr="00E002D6">
        <w:rPr>
          <w:rFonts w:ascii="Times New Roman" w:eastAsia="宋体" w:hAnsi="Times New Roman" w:cs="Times New Roman"/>
          <w:spacing w:val="-1"/>
          <w:sz w:val="28"/>
          <w:szCs w:val="28"/>
          <w:lang w:eastAsia="zh-CN"/>
        </w:rPr>
        <w:t xml:space="preserve"> and </w:t>
      </w:r>
      <w:proofErr w:type="gramStart"/>
      <w:r w:rsidRPr="00E002D6">
        <w:rPr>
          <w:rFonts w:ascii="Times New Roman" w:eastAsia="宋体" w:hAnsi="Times New Roman" w:cs="Times New Roman"/>
          <w:spacing w:val="-1"/>
          <w:sz w:val="28"/>
          <w:szCs w:val="28"/>
          <w:lang w:eastAsia="zh-CN"/>
        </w:rPr>
        <w:t>the house</w:t>
      </w:r>
      <w:proofErr w:type="gramEnd"/>
      <w:r w:rsidRPr="00E002D6">
        <w:rPr>
          <w:rFonts w:ascii="Times New Roman" w:eastAsia="宋体" w:hAnsi="Times New Roman" w:cs="Times New Roman"/>
          <w:spacing w:val="-1"/>
          <w:sz w:val="28"/>
          <w:szCs w:val="28"/>
          <w:lang w:eastAsia="zh-CN"/>
        </w:rPr>
        <w:t xml:space="preserve"> cleaning.</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They even got me to work </w:t>
      </w:r>
    </w:p>
    <w:p w14:paraId="2CCB2292"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pɑrtˈtaɪm</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ɪkˈspɛnsɪz</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nɔtɪ</w:t>
      </w:r>
      <w:proofErr w:type="spellEnd"/>
      <w:r w:rsidRPr="00E002D6">
        <w:rPr>
          <w:rFonts w:ascii="Cambria" w:eastAsia="宋体" w:hAnsi="Cambria" w:cs="Cambria"/>
          <w:spacing w:val="-1"/>
          <w:sz w:val="22"/>
          <w:szCs w:val="22"/>
          <w:lang w:eastAsia="zh-CN"/>
        </w:rPr>
        <w:t>/</w:t>
      </w:r>
    </w:p>
    <w:p w14:paraId="07FA166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part-time to help with the family expenses.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If I was naughty,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they would </w:t>
      </w:r>
    </w:p>
    <w:p w14:paraId="20394AD3"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spæŋk</w:t>
      </w:r>
      <w:proofErr w:type="spellEnd"/>
      <w:r w:rsidRPr="00E002D6">
        <w:rPr>
          <w:rFonts w:ascii="Cambria" w:eastAsia="宋体" w:hAnsi="Cambria" w:cs="Cambria"/>
          <w:spacing w:val="-1"/>
          <w:sz w:val="22"/>
          <w:szCs w:val="22"/>
          <w:lang w:eastAsia="zh-CN"/>
        </w:rPr>
        <w:t>/</w:t>
      </w:r>
    </w:p>
    <w:p w14:paraId="50F8545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spank me.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 would not let me go outside the house for days.</w:t>
      </w:r>
    </w:p>
    <w:p w14:paraId="61C8B00C"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fɔrs</w:t>
      </w:r>
      <w:proofErr w:type="spellEnd"/>
      <w:r w:rsidRPr="00E002D6">
        <w:rPr>
          <w:rFonts w:ascii="Cambria" w:eastAsia="宋体" w:hAnsi="Cambria" w:cs="Cambria"/>
          <w:spacing w:val="-1"/>
          <w:sz w:val="22"/>
          <w:szCs w:val="22"/>
          <w:lang w:eastAsia="zh-CN"/>
        </w:rPr>
        <w:t>/</w:t>
      </w:r>
    </w:p>
    <w:p w14:paraId="6B16B4C4"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Nowadays,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life is quite different for kids.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Parents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can’t force them  </w:t>
      </w:r>
    </w:p>
    <w:p w14:paraId="6121BF6F"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kɑntrɛrɪ</w:t>
      </w:r>
      <w:proofErr w:type="spellEnd"/>
      <w:r w:rsidRPr="00E002D6">
        <w:rPr>
          <w:rFonts w:ascii="Cambria" w:eastAsia="宋体" w:hAnsi="Cambria" w:cs="Cambria"/>
          <w:spacing w:val="-1"/>
          <w:sz w:val="22"/>
          <w:szCs w:val="22"/>
          <w:lang w:eastAsia="zh-CN"/>
        </w:rPr>
        <w:t>/</w:t>
      </w:r>
    </w:p>
    <w:p w14:paraId="66B9E57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to do anything.</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On the contrary, it seems as if children can get their parents to do anything for them.</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Parents and teachers are even afraid to  </w:t>
      </w:r>
    </w:p>
    <w:p w14:paraId="04A49512"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sˈjud</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əˈmezɪz</w:t>
      </w:r>
      <w:proofErr w:type="spellEnd"/>
      <w:r w:rsidRPr="00E002D6">
        <w:rPr>
          <w:rFonts w:ascii="Cambria" w:eastAsia="宋体" w:hAnsi="Cambria" w:cs="Cambria"/>
          <w:spacing w:val="-1"/>
          <w:sz w:val="22"/>
          <w:szCs w:val="22"/>
          <w:lang w:eastAsia="zh-CN"/>
        </w:rPr>
        <w:t>/</w:t>
      </w:r>
    </w:p>
    <w:p w14:paraId="38F785A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spank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children for fear of</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being sued.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 amazes me,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therefore,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whenever </w:t>
      </w:r>
    </w:p>
    <w:p w14:paraId="0ACFB875" w14:textId="77777777" w:rsidR="00792C08" w:rsidRPr="00E002D6" w:rsidRDefault="00000000">
      <w:pPr>
        <w:ind w:right="181"/>
        <w:jc w:val="center"/>
        <w:rPr>
          <w:rFonts w:ascii="Cambria" w:eastAsia="宋体" w:hAnsi="Cambria" w:cs="Cambria"/>
          <w:spacing w:val="-1"/>
          <w:sz w:val="22"/>
          <w:szCs w:val="22"/>
          <w:lang w:eastAsia="zh"/>
        </w:rPr>
      </w:pPr>
      <w:r w:rsidRPr="00E002D6">
        <w:rPr>
          <w:rFonts w:ascii="Times New Roman" w:eastAsia="宋体" w:hAnsi="Times New Roman" w:cs="Times New Roman" w:hint="eastAsia"/>
          <w:spacing w:val="-1"/>
          <w:sz w:val="28"/>
          <w:szCs w:val="28"/>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jʌŋstɚ</w:t>
      </w:r>
      <w:r w:rsidRPr="00E002D6">
        <w:rPr>
          <w:rFonts w:ascii="Cambria" w:eastAsia="宋体" w:hAnsi="Cambria" w:cs="Cambria" w:hint="eastAsia"/>
          <w:i/>
          <w:iCs/>
          <w:spacing w:val="-1"/>
          <w:sz w:val="22"/>
          <w:szCs w:val="22"/>
        </w:rPr>
        <w:t>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kəmˈplen</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lang w:eastAsia="zh"/>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lʌkɪ</w:t>
      </w:r>
      <w:proofErr w:type="spellEnd"/>
      <w:r w:rsidRPr="00E002D6">
        <w:rPr>
          <w:rFonts w:ascii="Cambria" w:hAnsi="Cambria" w:cs="Cambria"/>
          <w:sz w:val="22"/>
          <w:szCs w:val="22"/>
        </w:rPr>
        <w:t>/</w:t>
      </w:r>
    </w:p>
    <w:p w14:paraId="5DE410F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 hear youngsters complain.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Instead,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 should be thanking their lucky stars.</w:t>
      </w:r>
    </w:p>
    <w:p w14:paraId="116C5B0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4ED005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Little Johnny is talking to his mother.</w:t>
      </w:r>
    </w:p>
    <w:p w14:paraId="13322F6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Little Johnny;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Mother)</w:t>
      </w:r>
    </w:p>
    <w:p w14:paraId="0750F4D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J: How come you always make me do things I don’t want to? </w:t>
      </w:r>
    </w:p>
    <w:p w14:paraId="47CE541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do you mean?</w:t>
      </w:r>
    </w:p>
    <w:p w14:paraId="517DE59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steks</w:t>
      </w:r>
      <w:proofErr w:type="spellEnd"/>
      <w:proofErr w:type="gramStart"/>
      <w:r w:rsidRPr="00E002D6">
        <w:rPr>
          <w:rFonts w:ascii="Cambria" w:hAnsi="Cambria" w:cs="Cambria"/>
          <w:sz w:val="22"/>
          <w:szCs w:val="22"/>
          <w:lang w:eastAsia="zh-CN"/>
        </w:rPr>
        <w:t>/  /</w:t>
      </w:r>
      <w:proofErr w:type="gramEnd"/>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pɔrk</w:t>
      </w:r>
      <w:proofErr w:type="spellEnd"/>
      <w:r w:rsidRPr="00E002D6">
        <w:rPr>
          <w:rFonts w:ascii="Cambria" w:hAnsi="Cambria" w:cs="Cambria"/>
          <w:i/>
          <w:iCs/>
          <w:sz w:val="22"/>
          <w:szCs w:val="22"/>
          <w:lang w:eastAsia="zh-CN"/>
        </w:rPr>
        <w:t xml:space="preserve"> ˌ</w:t>
      </w:r>
      <w:proofErr w:type="spellStart"/>
      <w:r w:rsidRPr="00E002D6">
        <w:rPr>
          <w:rFonts w:ascii="Cambria" w:hAnsi="Cambria" w:cs="Cambria"/>
          <w:i/>
          <w:iCs/>
          <w:sz w:val="22"/>
          <w:szCs w:val="22"/>
          <w:lang w:eastAsia="zh-CN"/>
        </w:rPr>
        <w:t>tʃɑp</w:t>
      </w:r>
      <w:r w:rsidRPr="00E002D6">
        <w:rPr>
          <w:rFonts w:ascii="Cambria" w:hAnsi="Cambria" w:cs="Cambria" w:hint="eastAsia"/>
          <w:i/>
          <w:iCs/>
          <w:sz w:val="22"/>
          <w:szCs w:val="22"/>
          <w:lang w:eastAsia="zh-CN"/>
        </w:rPr>
        <w:t>s</w:t>
      </w:r>
      <w:proofErr w:type="spellEnd"/>
      <w:r w:rsidRPr="00E002D6">
        <w:rPr>
          <w:rFonts w:ascii="Cambria" w:hAnsi="Cambria" w:cs="Cambria"/>
          <w:sz w:val="22"/>
          <w:szCs w:val="22"/>
          <w:lang w:eastAsia="zh-CN"/>
        </w:rPr>
        <w:t>/</w:t>
      </w:r>
    </w:p>
    <w:p w14:paraId="65DD41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for instance,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always force me to eat steaks,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pork chops and chicken,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day in and day out.</w:t>
      </w:r>
    </w:p>
    <w:p w14:paraId="7416355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do you want?</w:t>
      </w:r>
    </w:p>
    <w:p w14:paraId="130A2B39"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vɛdʒtəb</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i/>
          <w:iCs/>
          <w:sz w:val="22"/>
          <w:szCs w:val="22"/>
          <w:lang w:eastAsia="zh-CN"/>
        </w:rPr>
        <w:t>z</w:t>
      </w:r>
      <w:proofErr w:type="spellEnd"/>
      <w:r w:rsidRPr="00E002D6">
        <w:rPr>
          <w:rFonts w:ascii="Cambria" w:hAnsi="Cambria" w:cs="Cambria"/>
          <w:sz w:val="22"/>
          <w:szCs w:val="22"/>
          <w:lang w:eastAsia="zh-CN"/>
        </w:rPr>
        <w:t>/</w:t>
      </w:r>
    </w:p>
    <w:p w14:paraId="0828D5B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 xml:space="preserve">J: All I want is vegetables and fruit from now on. </w:t>
      </w:r>
    </w:p>
    <w:p w14:paraId="219AB2A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wrong with you?</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sick?</w:t>
      </w:r>
    </w:p>
    <w:p w14:paraId="46C58CB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I want to go on a diet.</w:t>
      </w:r>
    </w:p>
    <w:p w14:paraId="23B3F13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w:t>
      </w:r>
    </w:p>
    <w:p w14:paraId="493AAA2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Everyone’s calling me Fatty at school.</w:t>
      </w:r>
    </w:p>
    <w:p w14:paraId="6A9F1AD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ɡɛt</w:t>
      </w:r>
      <w:proofErr w:type="spellEnd"/>
      <w:r w:rsidRPr="00E002D6">
        <w:rPr>
          <w:rFonts w:ascii="Cambria" w:hAnsi="Cambria" w:cs="Cambria"/>
          <w:sz w:val="22"/>
          <w:szCs w:val="22"/>
          <w:lang w:eastAsia="zh-CN"/>
        </w:rPr>
        <w:t>/</w:t>
      </w:r>
    </w:p>
    <w:p w14:paraId="74D6C26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I</w:t>
      </w:r>
      <w:r w:rsidRPr="00E002D6">
        <w:rPr>
          <w:rFonts w:ascii="Times New Roman" w:hAnsi="Times New Roman" w:cs="Times New Roman"/>
          <w:sz w:val="28"/>
          <w:szCs w:val="28"/>
          <w:lang w:eastAsia="zh-CN"/>
        </w:rPr>
        <w:t xml:space="preserve"> </w:t>
      </w:r>
      <w:proofErr w:type="gramStart"/>
      <w:r w:rsidRPr="00E002D6">
        <w:rPr>
          <w:rFonts w:ascii="Times New Roman" w:hAnsi="Times New Roman" w:cs="Times New Roman"/>
          <w:sz w:val="28"/>
          <w:szCs w:val="28"/>
          <w:lang w:eastAsia="zh-CN"/>
        </w:rPr>
        <w:t>get</w:t>
      </w:r>
      <w:proofErr w:type="gramEnd"/>
      <w:r w:rsidRPr="00E002D6">
        <w:rPr>
          <w:rFonts w:ascii="Times New Roman" w:hAnsi="Times New Roman" w:cs="Times New Roman"/>
          <w:sz w:val="28"/>
          <w:szCs w:val="28"/>
          <w:lang w:eastAsia="zh-CN"/>
        </w:rPr>
        <w:t xml:space="preserve"> it now.</w:t>
      </w:r>
    </w:p>
    <w:p w14:paraId="6DEC46F3"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1C6AC334" w14:textId="77777777" w:rsidR="00792C08" w:rsidRPr="00E002D6" w:rsidRDefault="00000000">
      <w:pPr>
        <w:spacing w:line="400" w:lineRule="exact"/>
        <w:rPr>
          <w:rFonts w:ascii="Times New Roman" w:eastAsia="宋体" w:hAnsi="Times New Roman" w:cs="Times New Roman"/>
          <w:spacing w:val="-1"/>
          <w:sz w:val="22"/>
          <w:szCs w:val="22"/>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6CF5D29"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spacing w:val="-1"/>
          <w:sz w:val="22"/>
          <w:szCs w:val="22"/>
        </w:rPr>
        <w:t xml:space="preserve"> </w:t>
      </w:r>
      <w:proofErr w:type="gramStart"/>
      <w:r w:rsidRPr="00E002D6">
        <w:rPr>
          <w:rFonts w:ascii="Times New Roman" w:eastAsia="宋体" w:hAnsi="Times New Roman" w:cs="Times New Roman"/>
          <w:b/>
          <w:bCs/>
          <w:spacing w:val="-1"/>
          <w:sz w:val="22"/>
          <w:szCs w:val="22"/>
        </w:rPr>
        <w:t>lucky</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lʌkɪ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lʌki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eastAsia="宋体" w:hAnsi="Times New Roman" w:cs="Times New Roman"/>
          <w:spacing w:val="-1"/>
          <w:sz w:val="22"/>
          <w:szCs w:val="22"/>
        </w:rPr>
        <w:t>幸运的</w:t>
      </w:r>
    </w:p>
    <w:p w14:paraId="1C35BB5F"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b/>
          <w:bCs/>
          <w:spacing w:val="-1"/>
          <w:sz w:val="22"/>
          <w:szCs w:val="22"/>
        </w:rPr>
        <w:t>tough</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tʌf</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tʌf</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i/>
          <w:spacing w:val="-1"/>
          <w:sz w:val="22"/>
          <w:szCs w:val="22"/>
        </w:rPr>
        <w:t xml:space="preserve"> </w:t>
      </w:r>
      <w:proofErr w:type="gramEnd"/>
      <w:r w:rsidRPr="00E002D6">
        <w:rPr>
          <w:rFonts w:ascii="Times New Roman" w:eastAsia="宋体" w:hAnsi="Times New Roman" w:cs="Times New Roman" w:hint="eastAsia"/>
          <w:i/>
          <w:spacing w:val="-1"/>
          <w:sz w:val="22"/>
          <w:szCs w:val="22"/>
        </w:rPr>
        <w:t xml:space="preserve">adj. </w:t>
      </w:r>
      <w:r w:rsidRPr="00E002D6">
        <w:rPr>
          <w:rFonts w:ascii="Times New Roman" w:eastAsia="宋体" w:hAnsi="Times New Roman" w:cs="Times New Roman"/>
          <w:spacing w:val="-1"/>
          <w:sz w:val="22"/>
          <w:szCs w:val="22"/>
        </w:rPr>
        <w:t>艰苦的；困难的</w:t>
      </w:r>
    </w:p>
    <w:p w14:paraId="5461FE4E"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b/>
          <w:bCs/>
          <w:spacing w:val="-1"/>
          <w:sz w:val="22"/>
          <w:szCs w:val="22"/>
        </w:rPr>
        <w:t>for example</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举例来说，例如</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for instance</w:t>
      </w:r>
    </w:p>
    <w:p w14:paraId="4E65EB86" w14:textId="77777777" w:rsidR="00792C08" w:rsidRPr="00E002D6" w:rsidRDefault="00000000">
      <w:pPr>
        <w:spacing w:line="400" w:lineRule="exact"/>
        <w:ind w:firstLineChars="300" w:firstLine="657"/>
        <w:rPr>
          <w:rFonts w:ascii="Times New Roman" w:eastAsia="宋体" w:hAnsi="Times New Roman" w:cs="Times New Roman"/>
          <w:spacing w:val="-1"/>
          <w:sz w:val="22"/>
          <w:szCs w:val="22"/>
        </w:rPr>
      </w:pPr>
      <w:r w:rsidRPr="00E002D6">
        <w:rPr>
          <w:rFonts w:ascii="Times New Roman" w:eastAsia="宋体" w:hAnsi="Times New Roman" w:cs="Times New Roman"/>
          <w:b/>
          <w:bCs/>
          <w:spacing w:val="-1"/>
          <w:sz w:val="22"/>
          <w:szCs w:val="22"/>
        </w:rPr>
        <w:t>example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hAnsi="Cambria" w:cs="Cambria"/>
          <w:sz w:val="22"/>
          <w:szCs w:val="22"/>
        </w:rPr>
        <w:t>ɪɡˈzæmp</w:t>
      </w:r>
      <w:proofErr w:type="spellEnd"/>
      <w:r w:rsidRPr="00E002D6">
        <w:rPr>
          <w:rFonts w:ascii="Cambria" w:hAnsi="Cambria" w:cs="Cambria" w:hint="eastAsia"/>
          <w:sz w:val="22"/>
          <w:szCs w:val="22"/>
          <w:lang w:eastAsia="zh"/>
        </w:rPr>
        <w:t>ə</w:t>
      </w:r>
      <w:r w:rsidRPr="00E002D6">
        <w:rPr>
          <w:rFonts w:ascii="Cambria" w:hAnsi="Cambria" w:cs="Cambria" w:hint="eastAsia"/>
          <w:sz w:val="22"/>
          <w:szCs w:val="22"/>
          <w:lang w:eastAsia="zh"/>
        </w:rPr>
        <w:t>l</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w:t>
      </w:r>
      <w:r w:rsidRPr="00E002D6">
        <w:rPr>
          <w:rFonts w:ascii="Cambria" w:hAnsi="Cambria" w:cs="Cambria"/>
          <w:sz w:val="22"/>
          <w:szCs w:val="22"/>
        </w:rPr>
        <w:t>ɡ</w:t>
      </w:r>
      <w:r w:rsidRPr="00E002D6">
        <w:rPr>
          <w:rFonts w:ascii="Cambria" w:eastAsia="宋体" w:hAnsi="Cambria" w:cs="Cambria"/>
          <w:spacing w:val="-1"/>
          <w:sz w:val="22"/>
          <w:szCs w:val="22"/>
        </w:rPr>
        <w:t>ˈzæmpəl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例子</w:t>
      </w:r>
    </w:p>
    <w:p w14:paraId="370950D1" w14:textId="77777777" w:rsidR="00792C08" w:rsidRPr="00E002D6" w:rsidRDefault="00000000">
      <w:pPr>
        <w:spacing w:line="400" w:lineRule="exact"/>
        <w:ind w:firstLineChars="300" w:firstLine="657"/>
        <w:rPr>
          <w:rFonts w:ascii="Times New Roman" w:eastAsia="宋体" w:hAnsi="Times New Roman" w:cs="Times New Roman"/>
          <w:spacing w:val="-1"/>
          <w:sz w:val="22"/>
          <w:szCs w:val="22"/>
        </w:rPr>
      </w:pPr>
      <w:proofErr w:type="gramStart"/>
      <w:r w:rsidRPr="00E002D6">
        <w:rPr>
          <w:rFonts w:ascii="Times New Roman" w:eastAsia="宋体" w:hAnsi="Times New Roman" w:cs="Times New Roman"/>
          <w:b/>
          <w:bCs/>
          <w:spacing w:val="-1"/>
          <w:sz w:val="22"/>
          <w:szCs w:val="22"/>
        </w:rPr>
        <w:t>instance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ɪnstəns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ɪnstəns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r w:rsidRPr="00E002D6">
        <w:rPr>
          <w:rFonts w:ascii="Times New Roman" w:eastAsia="宋体" w:hAnsi="Times New Roman" w:cs="Times New Roman" w:hint="eastAsia"/>
          <w:i/>
          <w:iCs/>
          <w:spacing w:val="-1"/>
          <w:sz w:val="22"/>
          <w:szCs w:val="22"/>
        </w:rPr>
        <w:t>.</w:t>
      </w:r>
      <w:proofErr w:type="gramEnd"/>
      <w:r w:rsidRPr="00E002D6">
        <w:rPr>
          <w:rFonts w:ascii="Times New Roman" w:eastAsia="宋体" w:hAnsi="Times New Roman" w:cs="Times New Roman" w:hint="eastAsia"/>
          <w:i/>
          <w:iCs/>
          <w:spacing w:val="-1"/>
          <w:sz w:val="22"/>
          <w:szCs w:val="22"/>
        </w:rPr>
        <w:t xml:space="preserve"> </w:t>
      </w:r>
      <w:r w:rsidRPr="00E002D6">
        <w:rPr>
          <w:rFonts w:ascii="Times New Roman" w:eastAsia="宋体" w:hAnsi="Times New Roman" w:cs="Times New Roman"/>
          <w:spacing w:val="-1"/>
          <w:sz w:val="22"/>
          <w:szCs w:val="22"/>
        </w:rPr>
        <w:t>例子</w:t>
      </w:r>
    </w:p>
    <w:p w14:paraId="7B6E334B"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spacing w:val="-1"/>
          <w:sz w:val="22"/>
          <w:szCs w:val="22"/>
        </w:rPr>
        <w:t xml:space="preserve"> </w:t>
      </w:r>
      <w:proofErr w:type="gramStart"/>
      <w:r w:rsidRPr="00E002D6">
        <w:rPr>
          <w:rFonts w:ascii="Times New Roman" w:eastAsia="宋体" w:hAnsi="Times New Roman" w:cs="Times New Roman"/>
          <w:b/>
          <w:bCs/>
          <w:spacing w:val="-1"/>
          <w:sz w:val="22"/>
          <w:szCs w:val="22"/>
        </w:rPr>
        <w:t>laundry</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lɔndrɪ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lɔːndri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spacing w:val="-1"/>
          <w:sz w:val="22"/>
          <w:szCs w:val="22"/>
        </w:rPr>
        <w:t>待洗的衣服（不可数）</w:t>
      </w:r>
      <w:r w:rsidRPr="00E002D6">
        <w:rPr>
          <w:rFonts w:ascii="Times New Roman" w:eastAsia="宋体" w:hAnsi="Times New Roman" w:cs="Times New Roman"/>
          <w:spacing w:val="-1"/>
          <w:sz w:val="22"/>
          <w:szCs w:val="22"/>
        </w:rPr>
        <w:t xml:space="preserve"> </w:t>
      </w:r>
    </w:p>
    <w:p w14:paraId="4DB2CE7D"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b/>
          <w:bCs/>
          <w:spacing w:val="-1"/>
          <w:sz w:val="22"/>
          <w:szCs w:val="22"/>
        </w:rPr>
        <w:t>dishes</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dɪʃɪz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dɪʃɪz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i/>
          <w:iCs/>
          <w:spacing w:val="-1"/>
          <w:sz w:val="22"/>
          <w:szCs w:val="22"/>
        </w:rPr>
        <w:t>n.</w:t>
      </w:r>
      <w:proofErr w:type="gramEnd"/>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碗盘；餐具</w:t>
      </w:r>
      <w:r w:rsidRPr="00E002D6">
        <w:rPr>
          <w:rFonts w:ascii="Times New Roman" w:eastAsia="宋体" w:hAnsi="Times New Roman" w:cs="Times New Roman"/>
          <w:spacing w:val="-1"/>
          <w:sz w:val="22"/>
          <w:szCs w:val="22"/>
        </w:rPr>
        <w:t xml:space="preserve"> </w:t>
      </w:r>
    </w:p>
    <w:p w14:paraId="5FA87031" w14:textId="77777777" w:rsidR="00792C08" w:rsidRPr="00E002D6" w:rsidRDefault="00000000">
      <w:pPr>
        <w:numPr>
          <w:ilvl w:val="0"/>
          <w:numId w:val="33"/>
        </w:numPr>
        <w:spacing w:line="400" w:lineRule="exact"/>
        <w:rPr>
          <w:rFonts w:ascii="Times New Roman" w:eastAsia="宋体" w:hAnsi="Times New Roman" w:cs="Times New Roman"/>
          <w:spacing w:val="-1"/>
          <w:sz w:val="22"/>
          <w:szCs w:val="22"/>
        </w:rPr>
      </w:pP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b/>
          <w:bCs/>
          <w:spacing w:val="-1"/>
          <w:sz w:val="22"/>
          <w:szCs w:val="22"/>
        </w:rPr>
        <w:t>part-time</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hAnsi="Cambria" w:cs="Cambria"/>
          <w:sz w:val="22"/>
          <w:szCs w:val="22"/>
        </w:rPr>
        <w:t>pɑrtˈtaɪm</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eastAsia="宋体" w:hAnsi="Cambria" w:cs="Cambria"/>
          <w:spacing w:val="-1"/>
          <w:sz w:val="22"/>
          <w:szCs w:val="22"/>
        </w:rPr>
        <w:t>pɑːrt</w:t>
      </w:r>
      <w:r w:rsidRPr="00E002D6">
        <w:rPr>
          <w:rFonts w:ascii="Cambria" w:hAnsi="Cambria" w:cs="Cambria"/>
          <w:sz w:val="22"/>
          <w:szCs w:val="22"/>
        </w:rPr>
        <w:t>ˈ</w:t>
      </w:r>
      <w:r w:rsidRPr="00E002D6">
        <w:rPr>
          <w:rFonts w:ascii="Cambria" w:eastAsia="宋体" w:hAnsi="Cambria" w:cs="Cambria"/>
          <w:spacing w:val="-1"/>
          <w:sz w:val="22"/>
          <w:szCs w:val="22"/>
        </w:rPr>
        <w:t>taɪm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spacing w:val="-1"/>
          <w:sz w:val="22"/>
          <w:szCs w:val="22"/>
        </w:rPr>
        <w:t xml:space="preserve">  </w:t>
      </w:r>
      <w:r w:rsidRPr="00E002D6">
        <w:rPr>
          <w:rFonts w:ascii="Times New Roman" w:eastAsia="宋体" w:hAnsi="Times New Roman" w:cs="Times New Roman" w:hint="eastAsia"/>
          <w:spacing w:val="-1"/>
          <w:sz w:val="22"/>
          <w:szCs w:val="22"/>
        </w:rPr>
        <w:t xml:space="preserve"> </w:t>
      </w:r>
      <w:proofErr w:type="gramEnd"/>
      <w:r w:rsidRPr="00E002D6">
        <w:rPr>
          <w:rFonts w:ascii="Times New Roman" w:eastAsia="宋体" w:hAnsi="Times New Roman" w:cs="Times New Roman"/>
          <w:i/>
          <w:iCs/>
          <w:spacing w:val="-1"/>
          <w:sz w:val="22"/>
          <w:szCs w:val="22"/>
        </w:rPr>
        <w:t>adv.</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&amp;</w:t>
      </w:r>
      <w:r w:rsidRPr="00E002D6">
        <w:rPr>
          <w:rFonts w:ascii="Times New Roman" w:eastAsia="宋体" w:hAnsi="Times New Roman" w:cs="Times New Roman" w:hint="eastAsia"/>
          <w:i/>
          <w:spacing w:val="-1"/>
          <w:sz w:val="22"/>
          <w:szCs w:val="22"/>
        </w:rPr>
        <w:t xml:space="preserve"> adj.</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spacing w:val="-1"/>
          <w:sz w:val="22"/>
          <w:szCs w:val="22"/>
        </w:rPr>
        <w:t>兼职</w:t>
      </w:r>
      <w:r w:rsidRPr="00E002D6">
        <w:rPr>
          <w:rFonts w:ascii="Times New Roman" w:eastAsia="宋体" w:hAnsi="Times New Roman" w:cs="Times New Roman"/>
          <w:spacing w:val="-1"/>
          <w:sz w:val="22"/>
          <w:szCs w:val="22"/>
        </w:rPr>
        <w:t>/</w:t>
      </w:r>
      <w:r w:rsidRPr="00E002D6">
        <w:rPr>
          <w:rFonts w:ascii="Times New Roman" w:eastAsia="宋体" w:hAnsi="Times New Roman" w:cs="Times New Roman"/>
          <w:spacing w:val="-1"/>
          <w:sz w:val="22"/>
          <w:szCs w:val="22"/>
        </w:rPr>
        <w:t>地（的）</w:t>
      </w:r>
      <w:r w:rsidRPr="00E002D6">
        <w:rPr>
          <w:rFonts w:ascii="Times New Roman" w:eastAsia="宋体" w:hAnsi="Times New Roman" w:cs="Times New Roman"/>
          <w:spacing w:val="-1"/>
          <w:sz w:val="22"/>
          <w:szCs w:val="22"/>
        </w:rPr>
        <w:t xml:space="preserve"> </w:t>
      </w:r>
    </w:p>
    <w:p w14:paraId="5BE4FF63"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expense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ɪkˈspɛns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ɪkˈspens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支出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花费；牺牲</w:t>
      </w:r>
    </w:p>
    <w:p w14:paraId="7B264EE8"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naughty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nɔtɪ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nɔːti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调皮捣蛋的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顽皮的</w:t>
      </w:r>
    </w:p>
    <w:p w14:paraId="07AE013D"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spank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spæŋk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拍击（尤指打在屁股上）</w:t>
      </w:r>
      <w:r w:rsidRPr="00E002D6">
        <w:rPr>
          <w:rFonts w:ascii="Times New Roman" w:hAnsi="Times New Roman" w:cs="Times New Roman"/>
          <w:sz w:val="22"/>
          <w:szCs w:val="22"/>
        </w:rPr>
        <w:t xml:space="preserve"> </w:t>
      </w:r>
    </w:p>
    <w:p w14:paraId="39722474"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force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fɔrs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fɔːrs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强迫</w:t>
      </w:r>
    </w:p>
    <w:p w14:paraId="6AED3ED2"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On the contrary,</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主语</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动词</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相反地，</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Instead,</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主语</w:t>
      </w:r>
      <w:r w:rsidRPr="00E002D6">
        <w:rPr>
          <w:rFonts w:ascii="Times New Roman" w:hAnsi="Times New Roman" w:cs="Times New Roman"/>
          <w:sz w:val="22"/>
          <w:szCs w:val="22"/>
        </w:rPr>
        <w:t>+</w:t>
      </w:r>
      <w:r w:rsidRPr="00E002D6">
        <w:rPr>
          <w:rFonts w:ascii="Times New Roman" w:hAnsi="Times New Roman" w:cs="Times New Roman"/>
          <w:sz w:val="22"/>
          <w:szCs w:val="22"/>
        </w:rPr>
        <w:t>动词</w:t>
      </w:r>
    </w:p>
    <w:p w14:paraId="2A8FDF79" w14:textId="77777777" w:rsidR="00792C08" w:rsidRPr="00E002D6" w:rsidRDefault="00000000">
      <w:pPr>
        <w:spacing w:line="400" w:lineRule="exact"/>
        <w:ind w:firstLineChars="300" w:firstLine="663"/>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contrary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kɑntrɛrɪ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kɑːntreri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反面</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相反</w:t>
      </w:r>
    </w:p>
    <w:p w14:paraId="6C7CEF0F" w14:textId="77777777" w:rsidR="00792C08" w:rsidRPr="00E002D6" w:rsidRDefault="00000000">
      <w:pPr>
        <w:spacing w:line="400" w:lineRule="exact"/>
        <w:ind w:firstLineChars="300" w:firstLine="663"/>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instead</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ɪnˈstɛd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ɪnˈsted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r w:rsidRPr="00E002D6">
        <w:rPr>
          <w:rFonts w:ascii="Times New Roman" w:hAnsi="Times New Roman" w:cs="Times New Roman" w:hint="eastAsia"/>
          <w:i/>
          <w:iCs/>
          <w:sz w:val="22"/>
          <w:szCs w:val="22"/>
        </w:rPr>
        <w:t>.</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反而</w:t>
      </w:r>
    </w:p>
    <w:p w14:paraId="0FEC04F1"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for fear of</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动名词</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以免</w:t>
      </w:r>
      <w:r w:rsidRPr="00E002D6">
        <w:rPr>
          <w:rFonts w:ascii="Times New Roman" w:hAnsi="Times New Roman" w:cs="Times New Roman"/>
          <w:sz w:val="22"/>
          <w:szCs w:val="22"/>
        </w:rPr>
        <w:t>/</w:t>
      </w:r>
      <w:r w:rsidRPr="00E002D6">
        <w:rPr>
          <w:rFonts w:ascii="Times New Roman" w:hAnsi="Times New Roman" w:cs="Times New Roman"/>
          <w:sz w:val="22"/>
          <w:szCs w:val="22"/>
        </w:rPr>
        <w:t>唯恐</w:t>
      </w:r>
      <w:r w:rsidRPr="00E002D6">
        <w:rPr>
          <w:rFonts w:ascii="Times New Roman" w:hAnsi="Times New Roman" w:cs="Times New Roman" w:hint="eastAsia"/>
          <w:sz w:val="22"/>
          <w:szCs w:val="22"/>
          <w:lang w:eastAsia="zh"/>
        </w:rPr>
        <w:t>……</w:t>
      </w:r>
    </w:p>
    <w:p w14:paraId="6C865A01" w14:textId="77777777" w:rsidR="00792C08" w:rsidRPr="00E002D6" w:rsidRDefault="00000000">
      <w:pPr>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for fear</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that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主语</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may/might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动词</w:t>
      </w:r>
      <w:r w:rsidRPr="00E002D6">
        <w:rPr>
          <w:rFonts w:ascii="Times New Roman" w:hAnsi="Times New Roman" w:cs="Times New Roman"/>
          <w:sz w:val="22"/>
          <w:szCs w:val="22"/>
        </w:rPr>
        <w:t xml:space="preserve"> </w:t>
      </w:r>
    </w:p>
    <w:p w14:paraId="7937CB0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lest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主语</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(should)</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动词</w:t>
      </w:r>
    </w:p>
    <w:p w14:paraId="6C73BBE7"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sue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su</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控告</w:t>
      </w:r>
    </w:p>
    <w:p w14:paraId="2EFC8554"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amaze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əˈmez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əˈmeɪz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使惊讶</w:t>
      </w:r>
    </w:p>
    <w:p w14:paraId="2893BD76"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youngster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jʌŋstɚ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jʌŋstər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青少年；年轻人</w:t>
      </w:r>
    </w:p>
    <w:p w14:paraId="46D81875"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complain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kəmˈplen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kəmˈpleɪn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抱怨</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不满；控诉</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抱</w:t>
      </w:r>
    </w:p>
    <w:p w14:paraId="6B2F0A02" w14:textId="77777777" w:rsidR="00792C08" w:rsidRPr="00E002D6" w:rsidRDefault="00000000">
      <w:pPr>
        <w:numPr>
          <w:ilvl w:val="0"/>
          <w:numId w:val="33"/>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steak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steɪk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牛排</w:t>
      </w:r>
    </w:p>
    <w:p w14:paraId="069FCFD6"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pork </w:t>
      </w:r>
      <w:proofErr w:type="gramStart"/>
      <w:r w:rsidRPr="00E002D6">
        <w:rPr>
          <w:rFonts w:ascii="Times New Roman" w:hAnsi="Times New Roman" w:cs="Times New Roman"/>
          <w:b/>
          <w:bCs/>
          <w:sz w:val="22"/>
          <w:szCs w:val="22"/>
        </w:rPr>
        <w:t>chop</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pɔrk</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tʃɑp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pɔːrk</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tʃɑːp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猪排</w:t>
      </w:r>
    </w:p>
    <w:p w14:paraId="3BF507CE"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day in (and)</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day out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日复一日；天天</w:t>
      </w:r>
    </w:p>
    <w:p w14:paraId="4239331E"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vegetable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vɛdʒtəb</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vedʒtəbəl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蔬菜（可数）</w:t>
      </w:r>
    </w:p>
    <w:p w14:paraId="276AD21A" w14:textId="77777777" w:rsidR="00792C08" w:rsidRPr="00E002D6" w:rsidRDefault="00000000">
      <w:pPr>
        <w:numPr>
          <w:ilvl w:val="0"/>
          <w:numId w:val="33"/>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fruit</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 xml:space="preserve"> KK</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frut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 xml:space="preserve"> 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proofErr w:type="spellStart"/>
      <w:r w:rsidRPr="00E002D6">
        <w:rPr>
          <w:rFonts w:ascii="Cambria" w:hAnsi="Cambria" w:cs="Cambria"/>
          <w:sz w:val="22"/>
          <w:szCs w:val="22"/>
        </w:rPr>
        <w:t>fru:</w:t>
      </w:r>
      <w:proofErr w:type="gramStart"/>
      <w:r w:rsidRPr="00E002D6">
        <w:rPr>
          <w:rFonts w:ascii="Cambria" w:hAnsi="Cambria" w:cs="Cambria"/>
          <w:sz w:val="22"/>
          <w:szCs w:val="22"/>
        </w:rPr>
        <w:t>t</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i/>
          <w:iCs/>
          <w:sz w:val="22"/>
          <w:szCs w:val="22"/>
        </w:rPr>
        <w:t xml:space="preserve"> </w:t>
      </w:r>
      <w:r w:rsidRPr="00E002D6">
        <w:rPr>
          <w:rFonts w:ascii="Times New Roman" w:hAnsi="Times New Roman" w:cs="Times New Roman"/>
          <w:sz w:val="22"/>
          <w:szCs w:val="22"/>
        </w:rPr>
        <w:t>水果</w:t>
      </w:r>
    </w:p>
    <w:p w14:paraId="480AFEDE" w14:textId="77777777" w:rsidR="00792C08" w:rsidRPr="00E002D6" w:rsidRDefault="00000000">
      <w:pPr>
        <w:numPr>
          <w:ilvl w:val="0"/>
          <w:numId w:val="33"/>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from now on</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从现在起</w:t>
      </w:r>
    </w:p>
    <w:p w14:paraId="68E0792A" w14:textId="77777777" w:rsidR="00792C08" w:rsidRPr="00E002D6" w:rsidRDefault="00000000">
      <w:pPr>
        <w:numPr>
          <w:ilvl w:val="0"/>
          <w:numId w:val="33"/>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Helvetica" w:hAnsi="Cambria" w:cs="Cambria"/>
          <w:color w:val="373737"/>
          <w:sz w:val="22"/>
          <w:szCs w:val="22"/>
          <w:shd w:val="clear" w:color="auto" w:fill="FFFFFF"/>
        </w:rPr>
        <w:t>ɡ</w:t>
      </w:r>
      <w:r w:rsidRPr="00E002D6">
        <w:rPr>
          <w:rFonts w:ascii="Cambria" w:eastAsia="宋体" w:hAnsi="Cambria" w:cs="Cambria"/>
          <w:spacing w:val="-1"/>
          <w:sz w:val="22"/>
          <w:szCs w:val="22"/>
        </w:rPr>
        <w:t>ɛt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Helvetica" w:hAnsi="Cambria" w:cs="Cambria"/>
          <w:color w:val="373737"/>
          <w:sz w:val="22"/>
          <w:szCs w:val="22"/>
          <w:shd w:val="clear" w:color="auto" w:fill="FFFFFF"/>
        </w:rPr>
        <w:t>ɡ</w:t>
      </w:r>
      <w:r w:rsidRPr="00E002D6">
        <w:rPr>
          <w:rFonts w:ascii="Cambria" w:eastAsia="宋体" w:hAnsi="Cambria" w:cs="Cambria"/>
          <w:spacing w:val="-1"/>
          <w:sz w:val="22"/>
          <w:szCs w:val="22"/>
        </w:rPr>
        <w:t>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了解，听懂</w:t>
      </w:r>
    </w:p>
    <w:p w14:paraId="06953D64" w14:textId="77777777" w:rsidR="00792C08" w:rsidRPr="00E002D6" w:rsidRDefault="00792C08">
      <w:pPr>
        <w:spacing w:line="400" w:lineRule="exact"/>
        <w:jc w:val="left"/>
        <w:rPr>
          <w:rFonts w:ascii="Times New Roman" w:hAnsi="Times New Roman" w:cs="Times New Roman"/>
          <w:sz w:val="22"/>
          <w:szCs w:val="22"/>
        </w:rPr>
      </w:pPr>
    </w:p>
    <w:p w14:paraId="2660E5D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6E5E5201"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本课主要复习使役动词的用法。</w:t>
      </w:r>
    </w:p>
    <w:p w14:paraId="337CD59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sz w:val="24"/>
        </w:rPr>
        <w:t>普通使役动词</w:t>
      </w:r>
    </w:p>
    <w:p w14:paraId="571AEA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按照主语意愿程度从低到高，可以排列为</w:t>
      </w:r>
      <w:r w:rsidRPr="00E002D6">
        <w:rPr>
          <w:rFonts w:ascii="Times New Roman" w:hAnsi="Times New Roman"/>
          <w:sz w:val="24"/>
        </w:rPr>
        <w:t>want</w:t>
      </w:r>
      <w:r w:rsidRPr="00E002D6">
        <w:rPr>
          <w:rFonts w:ascii="Times New Roman" w:hAnsi="Times New Roman"/>
          <w:sz w:val="24"/>
        </w:rPr>
        <w:t>，</w:t>
      </w:r>
      <w:r w:rsidRPr="00E002D6">
        <w:rPr>
          <w:rFonts w:ascii="Times New Roman" w:hAnsi="Times New Roman"/>
          <w:sz w:val="24"/>
        </w:rPr>
        <w:t>ask</w:t>
      </w:r>
      <w:r w:rsidRPr="00E002D6">
        <w:rPr>
          <w:rFonts w:ascii="Times New Roman" w:hAnsi="Times New Roman"/>
          <w:sz w:val="24"/>
        </w:rPr>
        <w:t>，</w:t>
      </w:r>
      <w:r w:rsidRPr="00E002D6">
        <w:rPr>
          <w:rFonts w:ascii="Times New Roman" w:hAnsi="Times New Roman"/>
          <w:sz w:val="24"/>
        </w:rPr>
        <w:t>tell</w:t>
      </w:r>
      <w:r w:rsidRPr="00E002D6">
        <w:rPr>
          <w:rFonts w:ascii="Times New Roman" w:hAnsi="Times New Roman"/>
          <w:sz w:val="24"/>
        </w:rPr>
        <w:t>，</w:t>
      </w:r>
      <w:r w:rsidRPr="00E002D6">
        <w:rPr>
          <w:rFonts w:ascii="Times New Roman" w:hAnsi="Times New Roman"/>
          <w:sz w:val="24"/>
        </w:rPr>
        <w:t>allow</w:t>
      </w:r>
      <w:r w:rsidRPr="00E002D6">
        <w:rPr>
          <w:rFonts w:ascii="Times New Roman" w:hAnsi="Times New Roman"/>
          <w:sz w:val="24"/>
        </w:rPr>
        <w:t>，</w:t>
      </w:r>
      <w:r w:rsidRPr="00E002D6">
        <w:rPr>
          <w:rFonts w:ascii="Times New Roman" w:hAnsi="Times New Roman"/>
          <w:sz w:val="24"/>
        </w:rPr>
        <w:t>help</w:t>
      </w:r>
      <w:r w:rsidRPr="00E002D6">
        <w:rPr>
          <w:rFonts w:ascii="Times New Roman" w:hAnsi="Times New Roman"/>
          <w:sz w:val="24"/>
        </w:rPr>
        <w:t>，</w:t>
      </w:r>
      <w:r w:rsidRPr="00E002D6">
        <w:rPr>
          <w:rFonts w:ascii="Times New Roman" w:hAnsi="Times New Roman"/>
          <w:sz w:val="24"/>
        </w:rPr>
        <w:t>force</w:t>
      </w:r>
      <w:r w:rsidRPr="00E002D6">
        <w:rPr>
          <w:rFonts w:ascii="Times New Roman" w:hAnsi="Times New Roman"/>
          <w:sz w:val="24"/>
        </w:rPr>
        <w:t>等，这些词后面主要加不定式短语作宾补。比如：</w:t>
      </w:r>
    </w:p>
    <w:p w14:paraId="3EB572F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①Bela wants him to learn English.  →</w:t>
      </w:r>
      <w:r w:rsidRPr="00E002D6">
        <w:rPr>
          <w:rFonts w:ascii="Times New Roman" w:hAnsi="Times New Roman"/>
          <w:sz w:val="24"/>
        </w:rPr>
        <w:t>后面加动词不定式短语作宾补</w:t>
      </w:r>
    </w:p>
    <w:p w14:paraId="5207D75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②Bela asks him to learn English.  →</w:t>
      </w:r>
      <w:r w:rsidRPr="00E002D6">
        <w:rPr>
          <w:rFonts w:ascii="Times New Roman" w:hAnsi="Times New Roman"/>
          <w:sz w:val="24"/>
        </w:rPr>
        <w:t>后面加动词不定式短语作宾补</w:t>
      </w:r>
    </w:p>
    <w:p w14:paraId="11DC7F7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③Lily tells him to go away.  →</w:t>
      </w:r>
      <w:r w:rsidRPr="00E002D6">
        <w:rPr>
          <w:rFonts w:ascii="Times New Roman" w:hAnsi="Times New Roman"/>
          <w:sz w:val="24"/>
        </w:rPr>
        <w:t>后面加动词不定式短语作宾补</w:t>
      </w:r>
    </w:p>
    <w:p w14:paraId="5311E84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④Lily allows him to go away.  →</w:t>
      </w:r>
      <w:r w:rsidRPr="00E002D6">
        <w:rPr>
          <w:rFonts w:ascii="Times New Roman" w:hAnsi="Times New Roman"/>
          <w:sz w:val="24"/>
        </w:rPr>
        <w:t>后面加动词不定式短语作宾补</w:t>
      </w:r>
    </w:p>
    <w:p w14:paraId="710961B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⑤Leila helps him (to) clean the room.  →</w:t>
      </w:r>
      <w:r w:rsidRPr="00E002D6">
        <w:rPr>
          <w:rFonts w:ascii="Times New Roman" w:hAnsi="Times New Roman"/>
          <w:sz w:val="24"/>
        </w:rPr>
        <w:t>后面加动词不定式短语作宾补，</w:t>
      </w:r>
      <w:r w:rsidRPr="00E002D6">
        <w:rPr>
          <w:rFonts w:ascii="Times New Roman" w:hAnsi="Times New Roman"/>
          <w:sz w:val="24"/>
        </w:rPr>
        <w:t>to</w:t>
      </w:r>
      <w:r w:rsidRPr="00E002D6">
        <w:rPr>
          <w:rFonts w:ascii="Times New Roman" w:hAnsi="Times New Roman"/>
          <w:sz w:val="24"/>
        </w:rPr>
        <w:t>可省略</w:t>
      </w:r>
      <w:r w:rsidRPr="00E002D6">
        <w:rPr>
          <w:rFonts w:ascii="Times New Roman" w:hAnsi="Times New Roman"/>
          <w:sz w:val="24"/>
        </w:rPr>
        <w:t> </w:t>
      </w:r>
    </w:p>
    <w:p w14:paraId="0FF63C24" w14:textId="77777777" w:rsidR="00792C08" w:rsidRPr="00E002D6" w:rsidRDefault="00792C08">
      <w:pPr>
        <w:spacing w:line="400" w:lineRule="exact"/>
        <w:ind w:firstLineChars="200" w:firstLine="480"/>
        <w:rPr>
          <w:rFonts w:ascii="Times New Roman" w:hAnsi="Times New Roman"/>
          <w:sz w:val="24"/>
        </w:rPr>
      </w:pPr>
    </w:p>
    <w:p w14:paraId="746DED6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前三个句子变被动：</w:t>
      </w:r>
    </w:p>
    <w:p w14:paraId="38391E0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is wanted to learn English by Bela.</w:t>
      </w:r>
    </w:p>
    <w:p w14:paraId="0240A57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is asked to learn English by Bela.</w:t>
      </w:r>
    </w:p>
    <w:p w14:paraId="05189A4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He is told to go away by Lily.</w:t>
      </w:r>
    </w:p>
    <w:p w14:paraId="1BE44E2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这一类词还有很多，只要在汉语里面有</w:t>
      </w:r>
      <w:r w:rsidRPr="00E002D6">
        <w:rPr>
          <w:rFonts w:ascii="Times New Roman" w:hAnsi="Times New Roman"/>
          <w:sz w:val="24"/>
        </w:rPr>
        <w:t>“</w:t>
      </w:r>
      <w:r w:rsidRPr="00E002D6">
        <w:rPr>
          <w:rFonts w:ascii="Times New Roman" w:hAnsi="Times New Roman"/>
          <w:sz w:val="24"/>
        </w:rPr>
        <w:t>使</w:t>
      </w:r>
      <w:r w:rsidRPr="00E002D6">
        <w:rPr>
          <w:rFonts w:ascii="Times New Roman" w:hAnsi="Times New Roman"/>
          <w:sz w:val="24"/>
        </w:rPr>
        <w:t>”</w:t>
      </w:r>
      <w:r w:rsidRPr="00E002D6">
        <w:rPr>
          <w:rFonts w:ascii="Times New Roman" w:hAnsi="Times New Roman"/>
          <w:sz w:val="24"/>
        </w:rPr>
        <w:t>、</w:t>
      </w:r>
      <w:r w:rsidRPr="00E002D6">
        <w:rPr>
          <w:rFonts w:ascii="Times New Roman" w:hAnsi="Times New Roman"/>
          <w:sz w:val="24"/>
        </w:rPr>
        <w:t>“</w:t>
      </w:r>
      <w:r w:rsidRPr="00E002D6">
        <w:rPr>
          <w:rFonts w:ascii="Times New Roman" w:hAnsi="Times New Roman"/>
          <w:sz w:val="24"/>
        </w:rPr>
        <w:t>让</w:t>
      </w:r>
      <w:r w:rsidRPr="00E002D6">
        <w:rPr>
          <w:rFonts w:ascii="Times New Roman" w:hAnsi="Times New Roman"/>
          <w:sz w:val="24"/>
        </w:rPr>
        <w:t>”</w:t>
      </w:r>
      <w:r w:rsidRPr="00E002D6">
        <w:rPr>
          <w:rFonts w:ascii="Times New Roman" w:hAnsi="Times New Roman"/>
          <w:sz w:val="24"/>
        </w:rPr>
        <w:t>的意思的动词，几乎都可以</w:t>
      </w:r>
      <w:proofErr w:type="gramStart"/>
      <w:r w:rsidRPr="00E002D6">
        <w:rPr>
          <w:rFonts w:ascii="Times New Roman" w:hAnsi="Times New Roman"/>
          <w:sz w:val="24"/>
        </w:rPr>
        <w:t>接宾补</w:t>
      </w:r>
      <w:proofErr w:type="gramEnd"/>
      <w:r w:rsidRPr="00E002D6">
        <w:rPr>
          <w:rFonts w:ascii="Times New Roman" w:hAnsi="Times New Roman"/>
          <w:sz w:val="24"/>
        </w:rPr>
        <w:t>，但是要以在阅读中见过为准。我们学语法主要是为了阅读，读懂了长难句，见过了足够多的原版句子、文章，自然就会记住这类词的用法。在</w:t>
      </w:r>
      <w:proofErr w:type="gramStart"/>
      <w:r w:rsidRPr="00E002D6">
        <w:rPr>
          <w:rFonts w:ascii="Times New Roman" w:hAnsi="Times New Roman"/>
          <w:sz w:val="24"/>
        </w:rPr>
        <w:t>绘本阅读</w:t>
      </w:r>
      <w:proofErr w:type="gramEnd"/>
      <w:r w:rsidRPr="00E002D6">
        <w:rPr>
          <w:rFonts w:ascii="Times New Roman" w:hAnsi="Times New Roman"/>
          <w:sz w:val="24"/>
        </w:rPr>
        <w:t>里面，我们会把所有常见动词的用法见上无数遍，只要读的时候注意根据动词分析句型，就能轻松掌握这些语法。语法学习和大量阅读不能分开，属于相辅相成的关系。</w:t>
      </w:r>
    </w:p>
    <w:p w14:paraId="2097C26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make</w:t>
      </w:r>
      <w:r w:rsidRPr="00E002D6">
        <w:rPr>
          <w:rFonts w:ascii="Times New Roman" w:hAnsi="Times New Roman"/>
          <w:sz w:val="24"/>
        </w:rPr>
        <w:t>，</w:t>
      </w:r>
      <w:r w:rsidRPr="00E002D6">
        <w:rPr>
          <w:rFonts w:ascii="Times New Roman" w:hAnsi="Times New Roman"/>
          <w:sz w:val="24"/>
        </w:rPr>
        <w:t>get</w:t>
      </w:r>
      <w:r w:rsidRPr="00E002D6">
        <w:rPr>
          <w:rFonts w:ascii="Times New Roman" w:hAnsi="Times New Roman"/>
          <w:sz w:val="24"/>
        </w:rPr>
        <w:t>，</w:t>
      </w:r>
      <w:r w:rsidRPr="00E002D6">
        <w:rPr>
          <w:rFonts w:ascii="Times New Roman" w:hAnsi="Times New Roman"/>
          <w:sz w:val="24"/>
        </w:rPr>
        <w:t>have</w:t>
      </w:r>
    </w:p>
    <w:p w14:paraId="790A68A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a</w:t>
      </w:r>
      <w:r w:rsidRPr="00E002D6">
        <w:rPr>
          <w:rFonts w:ascii="Times New Roman" w:hAnsi="Times New Roman" w:hint="eastAsia"/>
          <w:sz w:val="24"/>
          <w:lang w:eastAsia="zh"/>
        </w:rPr>
        <w:t>.</w:t>
      </w:r>
      <w:r w:rsidRPr="00E002D6">
        <w:rPr>
          <w:rFonts w:ascii="Times New Roman" w:hAnsi="Times New Roman"/>
          <w:sz w:val="24"/>
        </w:rPr>
        <w:t xml:space="preserve"> </w:t>
      </w:r>
      <w:proofErr w:type="gramStart"/>
      <w:r w:rsidRPr="00E002D6">
        <w:rPr>
          <w:rFonts w:ascii="Times New Roman" w:hAnsi="Times New Roman"/>
          <w:sz w:val="24"/>
        </w:rPr>
        <w:t>把这三个词放一起讲是因为这三个词在当作不完全及物动词后面加宾语和宾补的时候，意思一模一样，可以互换，但是这三个词用起来的语法形式又不完全一样，所以放在一起对比讲，让记忆更深刻。</w:t>
      </w:r>
      <w:proofErr w:type="gramEnd"/>
    </w:p>
    <w:p w14:paraId="1F5DFF2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⑥I made Taylor clean the room.  →</w:t>
      </w:r>
      <w:r w:rsidRPr="00E002D6">
        <w:rPr>
          <w:rFonts w:ascii="Times New Roman" w:hAnsi="Times New Roman"/>
          <w:sz w:val="24"/>
        </w:rPr>
        <w:t>后面加动词原形短语作宾补</w:t>
      </w:r>
    </w:p>
    <w:p w14:paraId="7412AF5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w:t>
      </w:r>
      <w:r w:rsidRPr="00E002D6">
        <w:rPr>
          <w:rFonts w:ascii="Times New Roman" w:hAnsi="Times New Roman"/>
          <w:sz w:val="24"/>
        </w:rPr>
        <w:t xml:space="preserve"> </w:t>
      </w:r>
      <w:r w:rsidRPr="00E002D6">
        <w:rPr>
          <w:rFonts w:ascii="Times New Roman" w:hAnsi="Times New Roman"/>
          <w:sz w:val="24"/>
        </w:rPr>
        <w:t>谓</w:t>
      </w:r>
      <w:r w:rsidRPr="00E002D6">
        <w:rPr>
          <w:rFonts w:ascii="Times New Roman" w:hAnsi="Times New Roman"/>
          <w:sz w:val="24"/>
        </w:rPr>
        <w:t xml:space="preserve">   </w:t>
      </w:r>
      <w:proofErr w:type="gramStart"/>
      <w:r w:rsidRPr="00E002D6">
        <w:rPr>
          <w:rFonts w:ascii="Times New Roman" w:hAnsi="Times New Roman"/>
          <w:sz w:val="24"/>
        </w:rPr>
        <w:t>宾</w:t>
      </w:r>
      <w:proofErr w:type="gramEnd"/>
      <w:r w:rsidRPr="00E002D6">
        <w:rPr>
          <w:rFonts w:ascii="Times New Roman" w:hAnsi="Times New Roman"/>
          <w:sz w:val="24"/>
        </w:rPr>
        <w:t xml:space="preserve">     </w:t>
      </w:r>
      <w:r w:rsidRPr="00E002D6">
        <w:rPr>
          <w:rFonts w:ascii="Times New Roman" w:hAnsi="Times New Roman"/>
          <w:sz w:val="24"/>
        </w:rPr>
        <w:t>宾补</w:t>
      </w:r>
    </w:p>
    <w:p w14:paraId="0BDEA36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⑦I had Taylor clean the room.  →</w:t>
      </w:r>
      <w:r w:rsidRPr="00E002D6">
        <w:rPr>
          <w:rFonts w:ascii="Times New Roman" w:hAnsi="Times New Roman"/>
          <w:sz w:val="24"/>
        </w:rPr>
        <w:t>后面加动词原形短语作宾补</w:t>
      </w:r>
    </w:p>
    <w:p w14:paraId="77309D9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主谓</w:t>
      </w:r>
      <w:r w:rsidRPr="00E002D6">
        <w:rPr>
          <w:rFonts w:ascii="Times New Roman" w:hAnsi="Times New Roman"/>
          <w:sz w:val="24"/>
        </w:rPr>
        <w:t xml:space="preserve">   </w:t>
      </w:r>
      <w:proofErr w:type="gramStart"/>
      <w:r w:rsidRPr="00E002D6">
        <w:rPr>
          <w:rFonts w:ascii="Times New Roman" w:hAnsi="Times New Roman"/>
          <w:sz w:val="24"/>
        </w:rPr>
        <w:t>宾</w:t>
      </w:r>
      <w:proofErr w:type="gramEnd"/>
      <w:r w:rsidRPr="00E002D6">
        <w:rPr>
          <w:rFonts w:ascii="Times New Roman" w:hAnsi="Times New Roman"/>
          <w:sz w:val="24"/>
        </w:rPr>
        <w:t xml:space="preserve">     </w:t>
      </w:r>
      <w:r w:rsidRPr="00E002D6">
        <w:rPr>
          <w:rFonts w:ascii="Times New Roman" w:hAnsi="Times New Roman"/>
          <w:sz w:val="24"/>
        </w:rPr>
        <w:t>宾补</w:t>
      </w:r>
      <w:r w:rsidRPr="00E002D6">
        <w:rPr>
          <w:rFonts w:ascii="Times New Roman" w:hAnsi="Times New Roman"/>
          <w:sz w:val="24"/>
        </w:rPr>
        <w:t> </w:t>
      </w:r>
    </w:p>
    <w:p w14:paraId="1F1A492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lastRenderedPageBreak/>
        <w:t>⑧I get Taylor to clean the room.  →</w:t>
      </w:r>
      <w:r w:rsidRPr="00E002D6">
        <w:rPr>
          <w:rFonts w:ascii="Times New Roman" w:hAnsi="Times New Roman"/>
          <w:sz w:val="24"/>
        </w:rPr>
        <w:t>后面加动词不定式短语作宾补</w:t>
      </w:r>
    </w:p>
    <w:p w14:paraId="4E761A7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主谓</w:t>
      </w:r>
      <w:r w:rsidRPr="00E002D6">
        <w:rPr>
          <w:rFonts w:ascii="Times New Roman" w:hAnsi="Times New Roman"/>
          <w:sz w:val="24"/>
        </w:rPr>
        <w:t xml:space="preserve">  </w:t>
      </w:r>
      <w:proofErr w:type="gramStart"/>
      <w:r w:rsidRPr="00E002D6">
        <w:rPr>
          <w:rFonts w:ascii="Times New Roman" w:hAnsi="Times New Roman"/>
          <w:sz w:val="24"/>
        </w:rPr>
        <w:t>宾</w:t>
      </w:r>
      <w:proofErr w:type="gramEnd"/>
      <w:r w:rsidRPr="00E002D6">
        <w:rPr>
          <w:rFonts w:ascii="Times New Roman" w:hAnsi="Times New Roman"/>
          <w:sz w:val="24"/>
        </w:rPr>
        <w:t xml:space="preserve">      </w:t>
      </w:r>
      <w:r w:rsidRPr="00E002D6">
        <w:rPr>
          <w:rFonts w:ascii="Times New Roman" w:hAnsi="Times New Roman"/>
          <w:sz w:val="24"/>
        </w:rPr>
        <w:t>宾补</w:t>
      </w:r>
      <w:r w:rsidRPr="00E002D6">
        <w:rPr>
          <w:rFonts w:ascii="Times New Roman" w:hAnsi="Times New Roman"/>
          <w:sz w:val="24"/>
        </w:rPr>
        <w:t xml:space="preserve">   </w:t>
      </w:r>
    </w:p>
    <w:p w14:paraId="23E310C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proofErr w:type="gramStart"/>
      <w:r w:rsidRPr="00E002D6">
        <w:rPr>
          <w:rFonts w:ascii="Times New Roman" w:hAnsi="Times New Roman"/>
          <w:sz w:val="24"/>
        </w:rPr>
        <w:t>宾补是</w:t>
      </w:r>
      <w:proofErr w:type="gramEnd"/>
      <w:r w:rsidRPr="00E002D6">
        <w:rPr>
          <w:rFonts w:ascii="Times New Roman" w:hAnsi="Times New Roman"/>
          <w:sz w:val="24"/>
        </w:rPr>
        <w:t>对宾语的补充，所以宾语会和</w:t>
      </w:r>
      <w:proofErr w:type="gramStart"/>
      <w:r w:rsidRPr="00E002D6">
        <w:rPr>
          <w:rFonts w:ascii="Times New Roman" w:hAnsi="Times New Roman"/>
          <w:sz w:val="24"/>
        </w:rPr>
        <w:t>宾补</w:t>
      </w:r>
      <w:proofErr w:type="gramEnd"/>
      <w:r w:rsidRPr="00E002D6">
        <w:rPr>
          <w:rFonts w:ascii="Times New Roman" w:hAnsi="Times New Roman"/>
          <w:sz w:val="24"/>
        </w:rPr>
        <w:t>里的动词形成主谓关系，相当于这个动作是宾语去做的，主语只是要求宾语去做这个事，具体还得宾语去实施。</w:t>
      </w:r>
    </w:p>
    <w:p w14:paraId="5907037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以上三个词，只有</w:t>
      </w:r>
      <w:r w:rsidRPr="00E002D6">
        <w:rPr>
          <w:rFonts w:ascii="Times New Roman" w:hAnsi="Times New Roman"/>
          <w:sz w:val="24"/>
        </w:rPr>
        <w:t>make</w:t>
      </w:r>
      <w:r w:rsidRPr="00E002D6">
        <w:rPr>
          <w:rFonts w:ascii="Times New Roman" w:hAnsi="Times New Roman"/>
          <w:sz w:val="24"/>
        </w:rPr>
        <w:t>有被动语态，其他两个理论上可以有，但实际没有人用。比如：</w:t>
      </w:r>
    </w:p>
    <w:p w14:paraId="7D1E063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Taylor was made to clean the room by me.  →</w:t>
      </w:r>
      <w:r w:rsidRPr="00E002D6">
        <w:rPr>
          <w:rFonts w:ascii="Times New Roman" w:hAnsi="Times New Roman"/>
          <w:sz w:val="24"/>
        </w:rPr>
        <w:t>变被动时，</w:t>
      </w:r>
      <w:proofErr w:type="gramStart"/>
      <w:r w:rsidRPr="00E002D6">
        <w:rPr>
          <w:rFonts w:ascii="Times New Roman" w:hAnsi="Times New Roman"/>
          <w:sz w:val="24"/>
        </w:rPr>
        <w:t>宾补的</w:t>
      </w:r>
      <w:proofErr w:type="gramEnd"/>
      <w:r w:rsidRPr="00E002D6">
        <w:rPr>
          <w:rFonts w:ascii="Times New Roman" w:hAnsi="Times New Roman"/>
          <w:sz w:val="24"/>
        </w:rPr>
        <w:t>动词原形</w:t>
      </w:r>
      <w:proofErr w:type="gramStart"/>
      <w:r w:rsidRPr="00E002D6">
        <w:rPr>
          <w:rFonts w:ascii="Times New Roman" w:hAnsi="Times New Roman"/>
          <w:sz w:val="24"/>
        </w:rPr>
        <w:t>须变成</w:t>
      </w:r>
      <w:proofErr w:type="gramEnd"/>
      <w:r w:rsidRPr="00E002D6">
        <w:rPr>
          <w:rFonts w:ascii="Times New Roman" w:hAnsi="Times New Roman"/>
          <w:sz w:val="24"/>
        </w:rPr>
        <w:t>不定式。</w:t>
      </w:r>
    </w:p>
    <w:p w14:paraId="03E2299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b</w:t>
      </w:r>
      <w:r w:rsidRPr="00E002D6">
        <w:rPr>
          <w:rFonts w:ascii="Times New Roman" w:hAnsi="Times New Roman" w:hint="eastAsia"/>
          <w:sz w:val="24"/>
          <w:lang w:eastAsia="zh"/>
        </w:rPr>
        <w:t>.</w:t>
      </w:r>
      <w:r w:rsidRPr="00E002D6">
        <w:rPr>
          <w:rFonts w:ascii="Times New Roman" w:hAnsi="Times New Roman"/>
          <w:sz w:val="24"/>
        </w:rPr>
        <w:t xml:space="preserve"> </w:t>
      </w:r>
      <w:r w:rsidRPr="00E002D6">
        <w:rPr>
          <w:rFonts w:ascii="Times New Roman" w:hAnsi="Times New Roman"/>
          <w:sz w:val="24"/>
        </w:rPr>
        <w:t>这几个词后面还可以加形容词、名词、过去分词等形成宾补，现举例说明：</w:t>
      </w:r>
    </w:p>
    <w:p w14:paraId="1662D1E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⑨I make Kelly happy.</w:t>
      </w:r>
    </w:p>
    <w:p w14:paraId="681ABC3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⑩I make Kelly a good teacher.</w:t>
      </w:r>
    </w:p>
    <w:p w14:paraId="64B47B0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⑪I had my hair cut this morning.</w:t>
      </w:r>
    </w:p>
    <w:p w14:paraId="7ADF9F1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⑫I get my hair cut this morning.</w:t>
      </w:r>
    </w:p>
    <w:p w14:paraId="6FE72B5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在</w:t>
      </w:r>
      <w:proofErr w:type="gramStart"/>
      <w:r w:rsidRPr="00E002D6">
        <w:rPr>
          <w:rFonts w:ascii="Times New Roman" w:hAnsi="Times New Roman"/>
          <w:sz w:val="24"/>
        </w:rPr>
        <w:t>主系表句型</w:t>
      </w:r>
      <w:proofErr w:type="gramEnd"/>
      <w:r w:rsidRPr="00E002D6">
        <w:rPr>
          <w:rFonts w:ascii="Times New Roman" w:hAnsi="Times New Roman"/>
          <w:sz w:val="24"/>
        </w:rPr>
        <w:t>里，表语就是主语的补足语；在这些句子里，宾语后面接的是宾语补足语，也可以认为是宾语的表语，逻辑关系相当于是主表的关系。</w:t>
      </w:r>
    </w:p>
    <w:p w14:paraId="1277924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sz w:val="24"/>
        </w:rPr>
        <w:t>let</w:t>
      </w:r>
    </w:p>
    <w:p w14:paraId="1033CBF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a</w:t>
      </w:r>
      <w:r w:rsidRPr="00E002D6">
        <w:rPr>
          <w:rFonts w:ascii="Times New Roman" w:hAnsi="Times New Roman" w:hint="eastAsia"/>
          <w:sz w:val="24"/>
          <w:lang w:eastAsia="zh"/>
        </w:rPr>
        <w:t>.</w:t>
      </w:r>
      <w:r w:rsidRPr="00E002D6">
        <w:rPr>
          <w:rFonts w:ascii="Times New Roman" w:hAnsi="Times New Roman"/>
          <w:sz w:val="24"/>
        </w:rPr>
        <w:t xml:space="preserve"> He let Taylor wash the car.  →</w:t>
      </w:r>
      <w:r w:rsidRPr="00E002D6">
        <w:rPr>
          <w:rFonts w:ascii="Times New Roman" w:hAnsi="Times New Roman"/>
          <w:sz w:val="24"/>
        </w:rPr>
        <w:t>后面加动词原形短语作宾补</w:t>
      </w:r>
    </w:p>
    <w:p w14:paraId="2E24AD9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let</w:t>
      </w:r>
      <w:r w:rsidRPr="00E002D6">
        <w:rPr>
          <w:rFonts w:ascii="Times New Roman" w:hAnsi="Times New Roman"/>
          <w:sz w:val="24"/>
        </w:rPr>
        <w:t>没有第三人称单数的变形。</w:t>
      </w:r>
    </w:p>
    <w:p w14:paraId="5023E15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被动：</w:t>
      </w:r>
      <w:r w:rsidRPr="00E002D6">
        <w:rPr>
          <w:rFonts w:ascii="Times New Roman" w:hAnsi="Times New Roman"/>
          <w:sz w:val="24"/>
        </w:rPr>
        <w:t>Taylor was let to wash the car by him.  →</w:t>
      </w:r>
      <w:r w:rsidRPr="00E002D6">
        <w:rPr>
          <w:rFonts w:ascii="Times New Roman" w:hAnsi="Times New Roman"/>
          <w:sz w:val="24"/>
        </w:rPr>
        <w:t>变被动时，</w:t>
      </w:r>
      <w:proofErr w:type="gramStart"/>
      <w:r w:rsidRPr="00E002D6">
        <w:rPr>
          <w:rFonts w:ascii="Times New Roman" w:hAnsi="Times New Roman"/>
          <w:sz w:val="24"/>
        </w:rPr>
        <w:t>宾补的</w:t>
      </w:r>
      <w:proofErr w:type="gramEnd"/>
      <w:r w:rsidRPr="00E002D6">
        <w:rPr>
          <w:rFonts w:ascii="Times New Roman" w:hAnsi="Times New Roman"/>
          <w:sz w:val="24"/>
        </w:rPr>
        <w:t>动词原形</w:t>
      </w:r>
      <w:proofErr w:type="gramStart"/>
      <w:r w:rsidRPr="00E002D6">
        <w:rPr>
          <w:rFonts w:ascii="Times New Roman" w:hAnsi="Times New Roman"/>
          <w:sz w:val="24"/>
        </w:rPr>
        <w:t>须变成</w:t>
      </w:r>
      <w:proofErr w:type="gramEnd"/>
      <w:r w:rsidRPr="00E002D6">
        <w:rPr>
          <w:rFonts w:ascii="Times New Roman" w:hAnsi="Times New Roman"/>
          <w:sz w:val="24"/>
        </w:rPr>
        <w:t>不定式。</w:t>
      </w:r>
    </w:p>
    <w:p w14:paraId="0B892AB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b</w:t>
      </w:r>
      <w:r w:rsidRPr="00E002D6">
        <w:rPr>
          <w:rFonts w:ascii="Times New Roman" w:hAnsi="Times New Roman" w:hint="eastAsia"/>
          <w:sz w:val="24"/>
          <w:lang w:eastAsia="zh"/>
        </w:rPr>
        <w:t>.</w:t>
      </w:r>
      <w:r w:rsidRPr="00E002D6">
        <w:rPr>
          <w:rFonts w:ascii="Times New Roman" w:hAnsi="Times New Roman"/>
          <w:sz w:val="24"/>
        </w:rPr>
        <w:t xml:space="preserve"> let</w:t>
      </w:r>
      <w:r w:rsidRPr="00E002D6">
        <w:rPr>
          <w:rFonts w:ascii="Times New Roman" w:hAnsi="Times New Roman"/>
          <w:sz w:val="24"/>
        </w:rPr>
        <w:t>后面可以加介副词作宾补。介副词指既是介词又是副词的词，介词后面不接宾语单独使用的话是当作副词使用。</w:t>
      </w:r>
    </w:p>
    <w:p w14:paraId="2837787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⑬He let me in.</w:t>
      </w:r>
    </w:p>
    <w:p w14:paraId="7315D8A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⑭His attitude let me down.  </w:t>
      </w:r>
    </w:p>
    <w:p w14:paraId="282573EF" w14:textId="77777777" w:rsidR="00792C08" w:rsidRPr="00E002D6" w:rsidRDefault="00792C08">
      <w:pPr>
        <w:spacing w:line="400" w:lineRule="exact"/>
        <w:ind w:firstLineChars="200" w:firstLine="480"/>
        <w:rPr>
          <w:rFonts w:ascii="Times New Roman" w:hAnsi="Times New Roman"/>
          <w:sz w:val="24"/>
        </w:rPr>
      </w:pPr>
    </w:p>
    <w:p w14:paraId="3FDD55A4" w14:textId="77777777" w:rsidR="00792C08" w:rsidRPr="00E002D6" w:rsidRDefault="00792C08">
      <w:pPr>
        <w:spacing w:line="400" w:lineRule="exact"/>
        <w:rPr>
          <w:rFonts w:ascii="Times New Roman" w:eastAsia="Times New Roman" w:hAnsi="Times New Roman" w:cs="Times New Roman"/>
          <w:i/>
          <w:spacing w:val="-2"/>
          <w:sz w:val="22"/>
          <w:szCs w:val="22"/>
        </w:rPr>
      </w:pPr>
    </w:p>
    <w:p w14:paraId="292B48CD"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7C949A3D"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找出句中的宾语补足语。</w:t>
      </w:r>
    </w:p>
    <w:p w14:paraId="6BEE1815"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His parents force the naughty youngster to do the dishes every day.</w:t>
      </w:r>
    </w:p>
    <w:p w14:paraId="281EDCA2"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hard work makes life tough for part-time students.</w:t>
      </w:r>
    </w:p>
    <w:p w14:paraId="43030832"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want him to wash the laundry after dinner.</w:t>
      </w:r>
    </w:p>
    <w:p w14:paraId="665E3BBB"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teacher let the naughty boy go at last.</w:t>
      </w:r>
    </w:p>
    <w:p w14:paraId="48265F68"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finds the job lucky and full of fun.</w:t>
      </w:r>
    </w:p>
    <w:p w14:paraId="0326F6E5"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They made the </w:t>
      </w:r>
      <w:proofErr w:type="gramStart"/>
      <w:r w:rsidRPr="00E002D6">
        <w:rPr>
          <w:rFonts w:ascii="Times New Roman" w:eastAsia="宋体" w:hAnsi="Times New Roman" w:cs="Times New Roman"/>
          <w:spacing w:val="-1"/>
          <w:sz w:val="24"/>
        </w:rPr>
        <w:t>youngster</w:t>
      </w:r>
      <w:proofErr w:type="gramEnd"/>
      <w:r w:rsidRPr="00E002D6">
        <w:rPr>
          <w:rFonts w:ascii="Times New Roman" w:eastAsia="宋体" w:hAnsi="Times New Roman" w:cs="Times New Roman"/>
          <w:spacing w:val="-1"/>
          <w:sz w:val="24"/>
        </w:rPr>
        <w:t xml:space="preserve"> learn to cook steak and pork chops.</w:t>
      </w:r>
    </w:p>
    <w:p w14:paraId="08DA6811"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get my brother to eat more vegetables and fruit.</w:t>
      </w:r>
    </w:p>
    <w:p w14:paraId="3DD7027C"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 xml:space="preserve">On the contrary, his attitude </w:t>
      </w:r>
      <w:proofErr w:type="gramStart"/>
      <w:r w:rsidRPr="00E002D6">
        <w:rPr>
          <w:rFonts w:ascii="Times New Roman" w:eastAsia="宋体" w:hAnsi="Times New Roman" w:cs="Times New Roman"/>
          <w:spacing w:val="-1"/>
          <w:sz w:val="24"/>
        </w:rPr>
        <w:t>makes me amazed</w:t>
      </w:r>
      <w:proofErr w:type="gramEnd"/>
      <w:r w:rsidRPr="00E002D6">
        <w:rPr>
          <w:rFonts w:ascii="Times New Roman" w:eastAsia="宋体" w:hAnsi="Times New Roman" w:cs="Times New Roman"/>
          <w:spacing w:val="-1"/>
          <w:sz w:val="24"/>
        </w:rPr>
        <w:t>.</w:t>
      </w:r>
    </w:p>
    <w:p w14:paraId="7C872341" w14:textId="77777777" w:rsidR="00792C08" w:rsidRPr="00E002D6" w:rsidRDefault="00000000">
      <w:pPr>
        <w:numPr>
          <w:ilvl w:val="0"/>
          <w:numId w:val="3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boss allows him to work part-time on weekends.</w:t>
      </w:r>
    </w:p>
    <w:p w14:paraId="67606BD2" w14:textId="77777777" w:rsidR="00792C08" w:rsidRPr="00E002D6" w:rsidRDefault="00792C08">
      <w:pPr>
        <w:rPr>
          <w:rFonts w:ascii="Times New Roman" w:eastAsia="宋体" w:hAnsi="Times New Roman" w:cs="Times New Roman"/>
          <w:spacing w:val="-1"/>
          <w:sz w:val="24"/>
        </w:rPr>
      </w:pPr>
    </w:p>
    <w:p w14:paraId="7915573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完形填空。</w:t>
      </w:r>
    </w:p>
    <w:p w14:paraId="42BECEF6"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tough life makes him ______ (become) more independent.</w:t>
      </w:r>
    </w:p>
    <w:p w14:paraId="2D169D64"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His parents get him ______ (do) part-time jobs to cover expenses.</w:t>
      </w:r>
    </w:p>
    <w:p w14:paraId="57A0DFFE"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Don’t let the naughty boy ______ (spank) others casually.</w:t>
      </w:r>
    </w:p>
    <w:p w14:paraId="51BDE4DF"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teacher has the youngster ______ (wash) the dishes every evening.</w:t>
      </w:r>
    </w:p>
    <w:p w14:paraId="7D02116E"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They force us ______ (eat) more vegetables and fruit every day.</w:t>
      </w:r>
    </w:p>
    <w:p w14:paraId="5363A1AB"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want my brother ______ (help) me deal with the laundry.</w:t>
      </w:r>
    </w:p>
    <w:p w14:paraId="303E0EF0"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boss won’t allow workers ______ (complain) day in and day out.</w:t>
      </w:r>
    </w:p>
    <w:p w14:paraId="57CFE3A7"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can’t make anyone ______ (sue) others without good reason.</w:t>
      </w:r>
    </w:p>
    <w:p w14:paraId="5D5D6F08"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asks her friend ______ (cook) steak and pork chops for dinner.</w:t>
      </w:r>
    </w:p>
    <w:p w14:paraId="64797F4A" w14:textId="77777777" w:rsidR="00792C08" w:rsidRPr="00E002D6" w:rsidRDefault="00000000">
      <w:pPr>
        <w:numPr>
          <w:ilvl w:val="0"/>
          <w:numId w:val="35"/>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Let nobody ______ (amaze) you with empty words.</w:t>
      </w:r>
    </w:p>
    <w:p w14:paraId="24151D9D" w14:textId="77777777" w:rsidR="00792C08" w:rsidRPr="00E002D6" w:rsidRDefault="00792C08">
      <w:pPr>
        <w:rPr>
          <w:rFonts w:ascii="Times New Roman" w:eastAsia="宋体" w:hAnsi="Times New Roman" w:cs="Times New Roman"/>
          <w:spacing w:val="-1"/>
          <w:sz w:val="24"/>
        </w:rPr>
      </w:pPr>
    </w:p>
    <w:p w14:paraId="591DE0CF" w14:textId="77777777" w:rsidR="00792C08" w:rsidRPr="00E002D6" w:rsidRDefault="00792C08">
      <w:pPr>
        <w:spacing w:line="400" w:lineRule="exact"/>
        <w:rPr>
          <w:rFonts w:ascii="Times New Roman" w:eastAsia="宋体" w:hAnsi="Times New Roman" w:cs="Times New Roman"/>
          <w:spacing w:val="-1"/>
          <w:sz w:val="24"/>
        </w:rPr>
      </w:pPr>
    </w:p>
    <w:p w14:paraId="6A4637B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作业：找出所有主谓宾</w:t>
      </w:r>
      <w:r w:rsidRPr="00E002D6">
        <w:rPr>
          <w:rFonts w:ascii="Times New Roman" w:hAnsi="Times New Roman" w:cs="Times New Roman" w:hint="eastAsia"/>
          <w:sz w:val="22"/>
          <w:szCs w:val="22"/>
        </w:rPr>
        <w:t>+</w:t>
      </w:r>
      <w:proofErr w:type="gramStart"/>
      <w:r w:rsidRPr="00E002D6">
        <w:rPr>
          <w:rFonts w:ascii="Times New Roman" w:hAnsi="Times New Roman" w:cs="Times New Roman" w:hint="eastAsia"/>
          <w:sz w:val="22"/>
          <w:szCs w:val="22"/>
        </w:rPr>
        <w:t>宾补的</w:t>
      </w:r>
      <w:proofErr w:type="gramEnd"/>
      <w:r w:rsidRPr="00E002D6">
        <w:rPr>
          <w:rFonts w:ascii="Times New Roman" w:hAnsi="Times New Roman" w:cs="Times New Roman" w:hint="eastAsia"/>
          <w:sz w:val="22"/>
          <w:szCs w:val="22"/>
        </w:rPr>
        <w:t>句型，并指出动词和宾语补足语。</w:t>
      </w:r>
    </w:p>
    <w:p w14:paraId="22D380FB" w14:textId="77777777" w:rsidR="00792C08" w:rsidRPr="00E002D6" w:rsidRDefault="00792C08">
      <w:pPr>
        <w:spacing w:line="400" w:lineRule="exact"/>
        <w:jc w:val="left"/>
        <w:rPr>
          <w:rFonts w:ascii="Times New Roman" w:hAnsi="Times New Roman" w:cs="Times New Roman"/>
          <w:sz w:val="22"/>
          <w:szCs w:val="22"/>
        </w:rPr>
      </w:pPr>
    </w:p>
    <w:p w14:paraId="2707E471"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74D392EC" w14:textId="77777777" w:rsidR="00792C08" w:rsidRPr="00E002D6" w:rsidRDefault="00000000">
      <w:pPr>
        <w:spacing w:line="400" w:lineRule="exact"/>
        <w:jc w:val="center"/>
        <w:rPr>
          <w:rFonts w:ascii="Cambria" w:hAnsi="Cambria" w:cs="Cambria"/>
          <w:sz w:val="22"/>
          <w:szCs w:val="28"/>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29-30</w:t>
      </w:r>
    </w:p>
    <w:p w14:paraId="73B859B3"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Just a Dream</w:t>
      </w:r>
    </w:p>
    <w:p w14:paraId="02560C83" w14:textId="77777777" w:rsidR="00792C08" w:rsidRPr="00E002D6" w:rsidRDefault="00792C08">
      <w:pPr>
        <w:spacing w:line="400" w:lineRule="exact"/>
        <w:jc w:val="center"/>
        <w:rPr>
          <w:rFonts w:ascii="Times New Roman" w:hAnsi="Times New Roman" w:cs="Times New Roman"/>
          <w:b/>
          <w:bCs/>
          <w:sz w:val="36"/>
          <w:szCs w:val="44"/>
        </w:rPr>
      </w:pPr>
    </w:p>
    <w:p w14:paraId="3A2AA10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r w:rsidRPr="00E002D6">
        <w:rPr>
          <w:rFonts w:ascii="Times New Roman" w:hAnsi="Times New Roman" w:cs="Times New Roman" w:hint="eastAsia"/>
          <w:b/>
          <w:bCs/>
          <w:i/>
          <w:iCs/>
          <w:sz w:val="32"/>
          <w:szCs w:val="40"/>
        </w:rPr>
        <w:t xml:space="preserve">              </w:t>
      </w:r>
    </w:p>
    <w:p w14:paraId="10708687"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sʌd</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n</w:t>
      </w:r>
      <w:r w:rsidRPr="00E002D6">
        <w:rPr>
          <w:rFonts w:ascii="Cambria" w:hAnsi="Cambria" w:cs="Cambria"/>
          <w:i/>
          <w:iCs/>
          <w:sz w:val="22"/>
          <w:szCs w:val="22"/>
        </w:rPr>
        <w:t>lɪ</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pen</w:t>
      </w:r>
      <w:r w:rsidRPr="00E002D6">
        <w:rPr>
          <w:rFonts w:ascii="Cambria" w:hAnsi="Cambria" w:cs="Cambria"/>
          <w:sz w:val="22"/>
          <w:szCs w:val="22"/>
        </w:rPr>
        <w:t>/</w:t>
      </w:r>
    </w:p>
    <w:p w14:paraId="47E5B29F"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One day I was at home listening to music when suddenly I felt a pain </w:t>
      </w:r>
    </w:p>
    <w:p w14:paraId="520265D6" w14:textId="77777777" w:rsidR="00792C08" w:rsidRPr="00E002D6" w:rsidRDefault="00000000">
      <w:pPr>
        <w:spacing w:line="400" w:lineRule="exact"/>
        <w:ind w:firstLineChars="200" w:firstLine="560"/>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kræk</w:t>
      </w:r>
      <w:proofErr w:type="spellEnd"/>
      <w:r w:rsidRPr="00E002D6">
        <w:rPr>
          <w:rFonts w:ascii="Cambria" w:hAnsi="Cambria" w:cs="Cambria"/>
          <w:sz w:val="22"/>
          <w:szCs w:val="22"/>
        </w:rPr>
        <w:t>/</w:t>
      </w:r>
    </w:p>
    <w:p w14:paraId="4109A80C"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in my neck. As I tried to turn my head, I heard my neck crack. I got the </w:t>
      </w:r>
    </w:p>
    <w:p w14:paraId="2A809E04"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proofErr w:type="spellStart"/>
      <w:r w:rsidRPr="00E002D6">
        <w:rPr>
          <w:rFonts w:ascii="Cambria" w:hAnsi="Cambria" w:cs="Cambria"/>
          <w:i/>
          <w:iCs/>
          <w:sz w:val="22"/>
          <w:szCs w:val="22"/>
        </w:rPr>
        <w:t>fraɪt</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skɛrd</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/ˈ</w:t>
      </w:r>
      <w:proofErr w:type="spellStart"/>
      <w:r w:rsidRPr="00E002D6">
        <w:rPr>
          <w:rFonts w:ascii="Cambria" w:hAnsi="Cambria" w:cs="Cambria"/>
          <w:i/>
          <w:iCs/>
          <w:sz w:val="22"/>
          <w:szCs w:val="22"/>
        </w:rPr>
        <w:t>trɛmb</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i/>
          <w:iCs/>
          <w:sz w:val="22"/>
          <w:szCs w:val="22"/>
        </w:rPr>
        <w:t>ɪŋ</w:t>
      </w:r>
      <w:proofErr w:type="spellEnd"/>
      <w:r w:rsidRPr="00E002D6">
        <w:rPr>
          <w:rFonts w:ascii="Cambria" w:hAnsi="Cambria" w:cs="Cambria"/>
          <w:sz w:val="22"/>
          <w:szCs w:val="22"/>
        </w:rPr>
        <w:t>/</w:t>
      </w:r>
    </w:p>
    <w:p w14:paraId="233AC823"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fright of my life. I was so scared that I could feel my legs trembling. </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What</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the matter with me?</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 I thought to myself.</w:t>
      </w:r>
    </w:p>
    <w:p w14:paraId="211CA189"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sz w:val="28"/>
          <w:szCs w:val="28"/>
        </w:rPr>
        <w:t xml:space="preserve">                        </w:t>
      </w:r>
      <w:r w:rsidRPr="00E002D6">
        <w:rPr>
          <w:rFonts w:ascii="Cambria" w:hAnsi="Cambria" w:cs="Cambria"/>
          <w:sz w:val="22"/>
          <w:szCs w:val="22"/>
        </w:rPr>
        <w:t>/</w:t>
      </w:r>
      <w:proofErr w:type="spellStart"/>
      <w:r w:rsidRPr="00E002D6">
        <w:rPr>
          <w:rFonts w:ascii="Cambria" w:hAnsi="Cambria" w:cs="Cambria"/>
          <w:i/>
          <w:iCs/>
          <w:sz w:val="22"/>
          <w:szCs w:val="22"/>
        </w:rPr>
        <w:t>slæpt</w:t>
      </w:r>
      <w:proofErr w:type="spellEnd"/>
      <w:r w:rsidRPr="00E002D6">
        <w:rPr>
          <w:rFonts w:ascii="Cambria" w:hAnsi="Cambria" w:cs="Cambria"/>
          <w:sz w:val="22"/>
          <w:szCs w:val="22"/>
        </w:rPr>
        <w:t>/</w:t>
      </w:r>
    </w:p>
    <w:p w14:paraId="626DCECC"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Just then, I felt myself slapped by someone. I opened my eyes </w:t>
      </w:r>
      <w:proofErr w:type="gramStart"/>
      <w:r w:rsidRPr="00E002D6">
        <w:rPr>
          <w:rFonts w:ascii="Times New Roman" w:hAnsi="Times New Roman" w:cs="Times New Roman" w:hint="eastAsia"/>
          <w:sz w:val="28"/>
          <w:szCs w:val="28"/>
        </w:rPr>
        <w:t>and  saw</w:t>
      </w:r>
      <w:proofErr w:type="gramEnd"/>
      <w:r w:rsidRPr="00E002D6">
        <w:rPr>
          <w:rFonts w:ascii="Times New Roman" w:hAnsi="Times New Roman" w:cs="Times New Roman" w:hint="eastAsia"/>
          <w:sz w:val="28"/>
          <w:szCs w:val="28"/>
        </w:rPr>
        <w:t xml:space="preserve"> my teacher standing over me with an angry look in his face. I </w:t>
      </w:r>
    </w:p>
    <w:p w14:paraId="29A353A2"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riəˌlaɪzd</w:t>
      </w:r>
      <w:proofErr w:type="spellEnd"/>
      <w:r w:rsidRPr="00E002D6">
        <w:rPr>
          <w:rFonts w:ascii="Cambria" w:hAnsi="Cambria" w:cs="Cambria"/>
          <w:sz w:val="22"/>
          <w:szCs w:val="22"/>
        </w:rPr>
        <w:t xml:space="preserve">/                                 </w:t>
      </w:r>
    </w:p>
    <w:p w14:paraId="79CC3A6D"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realized then that I had been dreaming. I didn</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t mind getting caught </w:t>
      </w:r>
    </w:p>
    <w:p w14:paraId="2AEA59DD"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proofErr w:type="spellStart"/>
      <w:r w:rsidRPr="00E002D6">
        <w:rPr>
          <w:rFonts w:ascii="Cambria" w:hAnsi="Cambria" w:cs="Cambria"/>
          <w:i/>
          <w:iCs/>
          <w:sz w:val="22"/>
          <w:szCs w:val="22"/>
        </w:rPr>
        <w:t>dozɪŋ</w:t>
      </w:r>
      <w:proofErr w:type="spellEnd"/>
      <w:r w:rsidRPr="00E002D6">
        <w:rPr>
          <w:rFonts w:ascii="Cambria" w:hAnsi="Cambria" w:cs="Cambria"/>
          <w:sz w:val="22"/>
          <w:szCs w:val="22"/>
        </w:rPr>
        <w:t>/</w:t>
      </w:r>
    </w:p>
    <w:p w14:paraId="7B864D45"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dozing off in class. I was happy what happened was just a dream.</w:t>
      </w:r>
    </w:p>
    <w:p w14:paraId="6A4F5609" w14:textId="77777777" w:rsidR="00792C08" w:rsidRPr="00E002D6" w:rsidRDefault="00792C08">
      <w:pPr>
        <w:spacing w:line="400" w:lineRule="exact"/>
        <w:rPr>
          <w:rFonts w:ascii="Times New Roman" w:hAnsi="Times New Roman" w:cs="Times New Roman"/>
          <w:sz w:val="28"/>
          <w:szCs w:val="28"/>
        </w:rPr>
      </w:pPr>
    </w:p>
    <w:p w14:paraId="00A48EC9" w14:textId="77777777" w:rsidR="00792C08" w:rsidRPr="00E002D6" w:rsidRDefault="00000000">
      <w:pPr>
        <w:pStyle w:val="a3"/>
        <w:spacing w:before="78" w:line="400" w:lineRule="exact"/>
        <w:ind w:right="181"/>
        <w:jc w:val="left"/>
        <w:rPr>
          <w:rFonts w:ascii="Cambria" w:hAnsi="Cambria" w:cs="Cambria"/>
          <w:b/>
          <w:bCs/>
          <w:i/>
          <w:iCs/>
          <w:sz w:val="22"/>
          <w:szCs w:val="22"/>
          <w:lang w:eastAsia="zh-CN"/>
        </w:rPr>
      </w:pPr>
      <w:r w:rsidRPr="00E002D6">
        <w:rPr>
          <w:rFonts w:ascii="Times New Roman" w:hAnsi="Times New Roman" w:cs="Times New Roman" w:hint="eastAsia"/>
          <w:b/>
          <w:bCs/>
          <w:i/>
          <w:iCs/>
          <w:sz w:val="32"/>
          <w:szCs w:val="40"/>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wek</w:t>
      </w:r>
      <w:r w:rsidRPr="00E002D6">
        <w:rPr>
          <w:rFonts w:ascii="Cambria" w:hAnsi="Cambria" w:cs="Cambria" w:hint="eastAsia"/>
          <w:i/>
          <w:iCs/>
          <w:sz w:val="22"/>
          <w:szCs w:val="22"/>
          <w:lang w:eastAsia="zh-CN"/>
        </w:rPr>
        <w:t>s</w:t>
      </w:r>
      <w:proofErr w:type="spellEnd"/>
      <w:r w:rsidRPr="00E002D6">
        <w:rPr>
          <w:rFonts w:ascii="Cambria" w:hAnsi="Cambria" w:cs="Cambria"/>
          <w:sz w:val="22"/>
          <w:szCs w:val="22"/>
          <w:lang w:eastAsia="zh-CN"/>
        </w:rPr>
        <w:t>/</w:t>
      </w:r>
    </w:p>
    <w:p w14:paraId="44065DA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The teacher wakes me up from my dream.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Teacher;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me)</w:t>
      </w:r>
    </w:p>
    <w:p w14:paraId="4342D490" w14:textId="77777777" w:rsidR="00792C08" w:rsidRPr="00E002D6" w:rsidRDefault="00792C08">
      <w:pPr>
        <w:pStyle w:val="a3"/>
        <w:spacing w:line="400" w:lineRule="exact"/>
        <w:ind w:right="181"/>
        <w:rPr>
          <w:rFonts w:ascii="Times New Roman" w:hAnsi="Times New Roman" w:cs="Times New Roman"/>
          <w:sz w:val="28"/>
          <w:szCs w:val="28"/>
          <w:lang w:eastAsia="zh-CN"/>
        </w:rPr>
      </w:pPr>
    </w:p>
    <w:p w14:paraId="75E16CE7"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lezɪˌbonz</w:t>
      </w:r>
      <w:proofErr w:type="spellEnd"/>
      <w:r w:rsidRPr="00E002D6">
        <w:rPr>
          <w:rFonts w:ascii="Cambria" w:hAnsi="Cambria" w:cs="Cambria"/>
          <w:sz w:val="22"/>
          <w:szCs w:val="22"/>
          <w:lang w:eastAsia="zh-CN"/>
        </w:rPr>
        <w:t>/</w:t>
      </w:r>
    </w:p>
    <w:p w14:paraId="641BDCE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Get up,</w:t>
      </w:r>
      <w:r w:rsidRPr="00E002D6">
        <w:rPr>
          <w:rFonts w:ascii="Times New Roman" w:hAnsi="Times New Roman" w:cs="Times New Roman" w:hint="eastAsia"/>
          <w:sz w:val="28"/>
          <w:szCs w:val="28"/>
          <w:lang w:eastAsia="zh-CN"/>
        </w:rPr>
        <w:t xml:space="preserve"> </w:t>
      </w:r>
      <w:proofErr w:type="gramStart"/>
      <w:r w:rsidRPr="00E002D6">
        <w:rPr>
          <w:rFonts w:ascii="Times New Roman" w:hAnsi="Times New Roman" w:cs="Times New Roman"/>
          <w:sz w:val="28"/>
          <w:szCs w:val="28"/>
          <w:lang w:eastAsia="zh-CN"/>
        </w:rPr>
        <w:t>you</w:t>
      </w:r>
      <w:proofErr w:type="gramEnd"/>
      <w:r w:rsidRPr="00E002D6">
        <w:rPr>
          <w:rFonts w:ascii="Times New Roman" w:hAnsi="Times New Roman" w:cs="Times New Roman"/>
          <w:sz w:val="28"/>
          <w:szCs w:val="28"/>
          <w:lang w:eastAsia="zh-CN"/>
        </w:rPr>
        <w:t xml:space="preserve"> lazybones!</w:t>
      </w:r>
    </w:p>
    <w:p w14:paraId="1BF60427"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fɔlən</w:t>
      </w:r>
      <w:proofErr w:type="spellEnd"/>
      <w:r w:rsidRPr="00E002D6">
        <w:rPr>
          <w:rFonts w:ascii="Cambria" w:hAnsi="Cambria" w:cs="Cambria"/>
          <w:sz w:val="22"/>
          <w:szCs w:val="22"/>
          <w:lang w:eastAsia="zh-CN"/>
        </w:rPr>
        <w:t>/</w:t>
      </w:r>
    </w:p>
    <w:p w14:paraId="480A002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sorry,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must have fallen asleep.</w:t>
      </w:r>
    </w:p>
    <w:p w14:paraId="42B54DB5" w14:textId="77777777" w:rsidR="00792C08" w:rsidRPr="00E002D6" w:rsidRDefault="00792C08">
      <w:pPr>
        <w:pStyle w:val="a3"/>
        <w:spacing w:line="400" w:lineRule="exact"/>
        <w:ind w:right="181"/>
        <w:rPr>
          <w:rFonts w:ascii="Times New Roman" w:hAnsi="Times New Roman" w:cs="Times New Roman"/>
          <w:sz w:val="28"/>
          <w:szCs w:val="28"/>
          <w:lang w:eastAsia="zh-CN"/>
        </w:rPr>
      </w:pPr>
    </w:p>
    <w:p w14:paraId="4072FBA9"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ʃekɪŋ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lif</w:t>
      </w:r>
      <w:proofErr w:type="spellEnd"/>
      <w:r w:rsidRPr="00E002D6">
        <w:rPr>
          <w:rFonts w:ascii="Cambria" w:hAnsi="Cambria" w:cs="Cambria"/>
          <w:sz w:val="22"/>
          <w:szCs w:val="22"/>
          <w:lang w:eastAsia="zh-CN"/>
        </w:rPr>
        <w:t>/</w:t>
      </w:r>
    </w:p>
    <w:p w14:paraId="162D533F"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bet.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we could see you shaking like a leaf. </w:t>
      </w:r>
    </w:p>
    <w:p w14:paraId="63DF4AFC"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Really?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Wow!</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Thank goodness I was dreaming.</w:t>
      </w:r>
    </w:p>
    <w:p w14:paraId="084CA11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What?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You were dreaming in </w:t>
      </w:r>
      <w:proofErr w:type="gramStart"/>
      <w:r w:rsidRPr="00E002D6">
        <w:rPr>
          <w:rFonts w:ascii="Times New Roman" w:hAnsi="Times New Roman" w:cs="Times New Roman"/>
          <w:sz w:val="28"/>
          <w:szCs w:val="28"/>
          <w:lang w:eastAsia="zh-CN"/>
        </w:rPr>
        <w:t>class</w:t>
      </w:r>
      <w:proofErr w:type="gramEnd"/>
      <w:r w:rsidRPr="00E002D6">
        <w:rPr>
          <w:rFonts w:ascii="Times New Roman" w:hAnsi="Times New Roman" w:cs="Times New Roman"/>
          <w:sz w:val="28"/>
          <w:szCs w:val="28"/>
          <w:lang w:eastAsia="zh-CN"/>
        </w:rPr>
        <w:t xml:space="preserve"> and you are happy about it?</w:t>
      </w:r>
    </w:p>
    <w:p w14:paraId="7ECD507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2593CB6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ful</w:t>
      </w:r>
      <w:proofErr w:type="spellEnd"/>
      <w:r w:rsidRPr="00E002D6">
        <w:rPr>
          <w:rFonts w:ascii="Cambria" w:hAnsi="Cambria" w:cs="Cambria"/>
          <w:sz w:val="22"/>
          <w:szCs w:val="22"/>
          <w:lang w:eastAsia="zh-CN"/>
        </w:rPr>
        <w:t>/</w:t>
      </w:r>
      <w:r w:rsidRPr="00E002D6">
        <w:rPr>
          <w:rFonts w:ascii="Times New Roman" w:hAnsi="Times New Roman" w:cs="Times New Roman" w:hint="eastAsia"/>
          <w:sz w:val="28"/>
          <w:szCs w:val="28"/>
          <w:lang w:eastAsia="zh-CN"/>
        </w:rPr>
        <w:t xml:space="preserve"> </w:t>
      </w:r>
    </w:p>
    <w:p w14:paraId="31EF0BD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T: What?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Do you take me for a fool? </w:t>
      </w:r>
    </w:p>
    <w:p w14:paraId="3AA6977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r w:rsidRPr="00E002D6">
        <w:rPr>
          <w:rFonts w:ascii="Times New Roman" w:hAnsi="Times New Roman" w:cs="Times New Roman" w:hint="eastAsia"/>
          <w:sz w:val="28"/>
          <w:szCs w:val="28"/>
          <w:lang w:eastAsia="zh-CN"/>
        </w:rPr>
        <w:t xml:space="preserve"> ... </w:t>
      </w:r>
      <w:r w:rsidRPr="00E002D6">
        <w:rPr>
          <w:rFonts w:ascii="Times New Roman" w:hAnsi="Times New Roman" w:cs="Times New Roman"/>
          <w:sz w:val="28"/>
          <w:szCs w:val="28"/>
          <w:lang w:eastAsia="zh-CN"/>
        </w:rPr>
        <w:t>I mean 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240C9D7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pʌnɪʃmənt</w:t>
      </w:r>
      <w:proofErr w:type="spellEnd"/>
      <w:r w:rsidRPr="00E002D6">
        <w:rPr>
          <w:rFonts w:ascii="Cambria" w:hAnsi="Cambria" w:cs="Cambria"/>
          <w:i/>
          <w:iCs/>
          <w:sz w:val="22"/>
          <w:szCs w:val="22"/>
          <w:lang w:eastAsia="zh-CN"/>
        </w:rPr>
        <w:t xml:space="preserve"> </w:t>
      </w:r>
      <w:r w:rsidRPr="00E002D6">
        <w:rPr>
          <w:rFonts w:ascii="Cambria" w:hAnsi="Cambria" w:cs="Cambria"/>
          <w:sz w:val="22"/>
          <w:szCs w:val="22"/>
          <w:lang w:eastAsia="zh-CN"/>
        </w:rPr>
        <w:t>/</w:t>
      </w:r>
    </w:p>
    <w:p w14:paraId="1300FEA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As punishment you are to write “I must not sleep in class”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100 times.</w:t>
      </w:r>
    </w:p>
    <w:p w14:paraId="2834FC4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13BF9D9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Wrong.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should say,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390E7E1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Whatever,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7C08A52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give up.</w:t>
      </w:r>
    </w:p>
    <w:p w14:paraId="72B3BC3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Good,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7448E3CB" w14:textId="77777777" w:rsidR="00792C08" w:rsidRPr="00E002D6" w:rsidRDefault="00792C08">
      <w:pPr>
        <w:spacing w:line="400" w:lineRule="exact"/>
        <w:rPr>
          <w:rFonts w:ascii="Times New Roman" w:hAnsi="Times New Roman" w:cs="Times New Roman"/>
          <w:sz w:val="28"/>
          <w:szCs w:val="28"/>
        </w:rPr>
      </w:pPr>
    </w:p>
    <w:p w14:paraId="2B57E426"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65D853F4" w14:textId="77777777" w:rsidR="00792C08" w:rsidRPr="00E002D6" w:rsidRDefault="00000000">
      <w:pPr>
        <w:numPr>
          <w:ilvl w:val="0"/>
          <w:numId w:val="36"/>
        </w:numPr>
        <w:spacing w:line="400" w:lineRule="exact"/>
        <w:jc w:val="left"/>
        <w:rPr>
          <w:rFonts w:ascii="Times New Roman" w:hAnsi="Times New Roman" w:cs="Times New Roman"/>
          <w:sz w:val="22"/>
          <w:szCs w:val="22"/>
          <w:u w:val="single"/>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dream</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drim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driːm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梦</w:t>
      </w:r>
      <w:r w:rsidRPr="00E002D6">
        <w:rPr>
          <w:rFonts w:ascii="Times New Roman" w:hAnsi="Times New Roman" w:cs="Times New Roman"/>
          <w:sz w:val="22"/>
          <w:szCs w:val="22"/>
        </w:rPr>
        <w:t xml:space="preserve"> &amp;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做梦；想到</w:t>
      </w:r>
    </w:p>
    <w:p w14:paraId="3719A2CA"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suddenly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sʌd</w:t>
      </w:r>
      <w:proofErr w:type="spellEnd"/>
      <w:r w:rsidRPr="00E002D6">
        <w:rPr>
          <w:rFonts w:ascii="Cambria" w:eastAsia="宋体" w:hAnsi="Cambria" w:cs="Cambria" w:hint="eastAsia"/>
          <w:spacing w:val="-1"/>
          <w:sz w:val="22"/>
          <w:szCs w:val="22"/>
          <w:lang w:eastAsia="zh"/>
        </w:rPr>
        <w:t>ə</w:t>
      </w:r>
      <w:proofErr w:type="spellStart"/>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sʌdənli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adv.</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突然地</w:t>
      </w:r>
    </w:p>
    <w:p w14:paraId="6D86EF7B"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pain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pen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peɪn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疼痛；劳苦（表此意时恒用复数）</w:t>
      </w:r>
      <w:r w:rsidRPr="00E002D6">
        <w:rPr>
          <w:rFonts w:ascii="Times New Roman" w:hAnsi="Times New Roman" w:cs="Times New Roman"/>
          <w:sz w:val="22"/>
          <w:szCs w:val="22"/>
        </w:rPr>
        <w:t xml:space="preserve"> </w:t>
      </w:r>
    </w:p>
    <w:p w14:paraId="6C9E2230"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crack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kræk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kræk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发出</w:t>
      </w:r>
      <w:r w:rsidRPr="00E002D6">
        <w:rPr>
          <w:rFonts w:ascii="Times New Roman" w:hAnsi="Times New Roman" w:cs="Times New Roman" w:hint="eastAsia"/>
          <w:sz w:val="22"/>
          <w:szCs w:val="22"/>
        </w:rPr>
        <w:t>嘭</w:t>
      </w:r>
      <w:r w:rsidRPr="00E002D6">
        <w:rPr>
          <w:rFonts w:ascii="Times New Roman" w:hAnsi="Times New Roman" w:cs="Times New Roman"/>
          <w:sz w:val="22"/>
          <w:szCs w:val="22"/>
        </w:rPr>
        <w:t>的声音</w:t>
      </w:r>
      <w:proofErr w:type="gramEnd"/>
    </w:p>
    <w:p w14:paraId="099289D8"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get the fright of one</w:t>
      </w:r>
      <w:proofErr w:type="gramStart"/>
      <w:r w:rsidRPr="00E002D6">
        <w:rPr>
          <w:rFonts w:ascii="Times New Roman" w:hAnsi="Times New Roman" w:cs="Times New Roman"/>
          <w:b/>
          <w:bCs/>
          <w:sz w:val="22"/>
          <w:szCs w:val="22"/>
        </w:rPr>
        <w:t>’</w:t>
      </w:r>
      <w:proofErr w:type="gramEnd"/>
      <w:r w:rsidRPr="00E002D6">
        <w:rPr>
          <w:rFonts w:ascii="Times New Roman" w:hAnsi="Times New Roman" w:cs="Times New Roman"/>
          <w:b/>
          <w:bCs/>
          <w:sz w:val="22"/>
          <w:szCs w:val="22"/>
        </w:rPr>
        <w:t>s life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某人受到一生中最大的惊吓；吓破胆</w:t>
      </w:r>
      <w:r w:rsidRPr="00E002D6">
        <w:rPr>
          <w:rFonts w:ascii="Times New Roman" w:hAnsi="Times New Roman" w:cs="Times New Roman" w:hint="eastAsia"/>
          <w:sz w:val="22"/>
          <w:szCs w:val="22"/>
        </w:rPr>
        <w:t xml:space="preserve"> </w:t>
      </w:r>
    </w:p>
    <w:p w14:paraId="55BEE76D"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fright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惊骇，惊吓</w:t>
      </w:r>
    </w:p>
    <w:p w14:paraId="17C13723"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proofErr w:type="gramStart"/>
      <w:r w:rsidRPr="00E002D6">
        <w:rPr>
          <w:rFonts w:ascii="Times New Roman" w:hAnsi="Times New Roman" w:cs="Times New Roman"/>
          <w:b/>
          <w:bCs/>
          <w:sz w:val="22"/>
          <w:szCs w:val="22"/>
        </w:rPr>
        <w:t>scared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skɛrd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skerd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害怕的</w:t>
      </w:r>
    </w:p>
    <w:p w14:paraId="6A6CFAD3"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r w:rsidRPr="00E002D6">
        <w:rPr>
          <w:rFonts w:ascii="Times New Roman" w:hAnsi="Times New Roman" w:cs="Times New Roman"/>
          <w:b/>
          <w:bCs/>
          <w:sz w:val="22"/>
          <w:szCs w:val="22"/>
        </w:rPr>
        <w:t>tremble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trɛmb</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trembəl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颤抖</w:t>
      </w:r>
    </w:p>
    <w:p w14:paraId="71DF6AEF"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r w:rsidRPr="00E002D6">
        <w:rPr>
          <w:rFonts w:ascii="Times New Roman" w:hAnsi="Times New Roman" w:cs="Times New Roman"/>
          <w:b/>
          <w:bCs/>
          <w:sz w:val="22"/>
          <w:szCs w:val="22"/>
        </w:rPr>
        <w:t>slap</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拍击</w:t>
      </w:r>
    </w:p>
    <w:p w14:paraId="23163D73"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realize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əˌlaɪz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ːəlaɪz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了解；实现（梦想）</w:t>
      </w:r>
    </w:p>
    <w:p w14:paraId="27402A8A"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doze off</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打瞌睡</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打盹</w:t>
      </w:r>
    </w:p>
    <w:p w14:paraId="63ACA7BA"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doze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doz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dəʊz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打瞌睡</w:t>
      </w:r>
    </w:p>
    <w:p w14:paraId="71AB823A"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wake up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醒来</w:t>
      </w:r>
    </w:p>
    <w:p w14:paraId="5BAFEE58"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 xml:space="preserve">wake </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唤醒</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醒</w:t>
      </w:r>
      <w:proofErr w:type="gramEnd"/>
    </w:p>
    <w:p w14:paraId="075788CE" w14:textId="77777777" w:rsidR="00792C08" w:rsidRPr="00E002D6" w:rsidRDefault="00000000">
      <w:pPr>
        <w:numPr>
          <w:ilvl w:val="0"/>
          <w:numId w:val="3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lazybones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lezɪˌbonz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leɪzibəʊnz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懒骨头</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懒人（单复数同形</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即</w:t>
      </w:r>
      <w:r w:rsidRPr="00E002D6">
        <w:rPr>
          <w:rFonts w:ascii="Times New Roman" w:hAnsi="Times New Roman" w:cs="Times New Roman"/>
          <w:sz w:val="22"/>
          <w:szCs w:val="22"/>
        </w:rPr>
        <w:t>a lazybones</w:t>
      </w:r>
      <w:r w:rsidRPr="00E002D6">
        <w:rPr>
          <w:rFonts w:ascii="Times New Roman" w:hAnsi="Times New Roman" w:cs="Times New Roman"/>
          <w:sz w:val="22"/>
          <w:szCs w:val="22"/>
        </w:rPr>
        <w:t>、</w:t>
      </w:r>
      <w:r w:rsidRPr="00E002D6">
        <w:rPr>
          <w:rFonts w:ascii="Times New Roman" w:hAnsi="Times New Roman" w:cs="Times New Roman"/>
          <w:sz w:val="22"/>
          <w:szCs w:val="22"/>
        </w:rPr>
        <w:t>two</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lazybones</w:t>
      </w:r>
      <w:r w:rsidRPr="00E002D6">
        <w:rPr>
          <w:rFonts w:ascii="Times New Roman" w:hAnsi="Times New Roman" w:cs="Times New Roman"/>
          <w:sz w:val="22"/>
          <w:szCs w:val="22"/>
        </w:rPr>
        <w:t>）</w:t>
      </w:r>
    </w:p>
    <w:p w14:paraId="4427EA5A"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fall asleep</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入睡，睡着</w:t>
      </w:r>
    </w:p>
    <w:p w14:paraId="4A565C4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fall ill</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生病</w:t>
      </w:r>
    </w:p>
    <w:p w14:paraId="6E1F0AF9"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fall</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fɔːl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变为</w:t>
      </w:r>
    </w:p>
    <w:p w14:paraId="37F4E3F9"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shake like a</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leaf</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抖得很厉害</w:t>
      </w:r>
    </w:p>
    <w:p w14:paraId="48DAA87D"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shake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ʃeɪk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摇动；发抖</w:t>
      </w:r>
    </w:p>
    <w:p w14:paraId="077EA5DF"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leaf</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lif</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liːf</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树叶</w:t>
      </w:r>
    </w:p>
    <w:p w14:paraId="20AE030D" w14:textId="77777777" w:rsidR="00792C08" w:rsidRPr="00E002D6" w:rsidRDefault="00000000">
      <w:pPr>
        <w:numPr>
          <w:ilvl w:val="0"/>
          <w:numId w:val="36"/>
        </w:numPr>
        <w:spacing w:line="400" w:lineRule="exact"/>
        <w:jc w:val="left"/>
        <w:rPr>
          <w:rFonts w:ascii="Times New Roman" w:hAnsi="Times New Roman" w:cs="Times New Roman"/>
          <w:b/>
          <w:bCs/>
          <w:sz w:val="22"/>
          <w:szCs w:val="22"/>
        </w:rPr>
      </w:pPr>
      <w:r w:rsidRPr="00E002D6">
        <w:rPr>
          <w:rFonts w:ascii="Times New Roman" w:hAnsi="Times New Roman" w:cs="Times New Roman"/>
          <w:b/>
          <w:bCs/>
          <w:sz w:val="22"/>
          <w:szCs w:val="22"/>
        </w:rPr>
        <w:t>take A for B</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把</w:t>
      </w:r>
      <w:r w:rsidRPr="00E002D6">
        <w:rPr>
          <w:rFonts w:ascii="Times New Roman" w:hAnsi="Times New Roman" w:cs="Times New Roman"/>
          <w:sz w:val="22"/>
          <w:szCs w:val="22"/>
        </w:rPr>
        <w:t>A</w:t>
      </w:r>
      <w:r w:rsidRPr="00E002D6">
        <w:rPr>
          <w:rFonts w:ascii="Times New Roman" w:hAnsi="Times New Roman" w:cs="Times New Roman"/>
          <w:sz w:val="22"/>
          <w:szCs w:val="22"/>
        </w:rPr>
        <w:t>当作</w:t>
      </w:r>
      <w:r w:rsidRPr="00E002D6">
        <w:rPr>
          <w:rFonts w:ascii="Times New Roman" w:hAnsi="Times New Roman" w:cs="Times New Roman"/>
          <w:sz w:val="22"/>
          <w:szCs w:val="22"/>
        </w:rPr>
        <w:t>B</w:t>
      </w:r>
    </w:p>
    <w:p w14:paraId="4EB7D58D" w14:textId="77777777" w:rsidR="00792C08" w:rsidRPr="00E002D6" w:rsidRDefault="00000000">
      <w:pPr>
        <w:numPr>
          <w:ilvl w:val="0"/>
          <w:numId w:val="36"/>
        </w:numPr>
        <w:spacing w:line="400" w:lineRule="exact"/>
        <w:jc w:val="left"/>
        <w:rPr>
          <w:rFonts w:ascii="Times New Roman" w:hAnsi="Times New Roman" w:cs="Times New Roman"/>
          <w:b/>
          <w:bCs/>
          <w:sz w:val="22"/>
          <w:szCs w:val="22"/>
        </w:rPr>
      </w:pPr>
      <w:r w:rsidRPr="00E002D6">
        <w:rPr>
          <w:rFonts w:ascii="Times New Roman" w:hAnsi="Times New Roman" w:cs="Times New Roman"/>
          <w:b/>
          <w:bCs/>
          <w:sz w:val="22"/>
          <w:szCs w:val="22"/>
        </w:rPr>
        <w:lastRenderedPageBreak/>
        <w:t>fool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ful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 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fuːl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傻瓜</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proofErr w:type="gramEnd"/>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欺骗</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r w:rsidRPr="00E002D6">
        <w:rPr>
          <w:rFonts w:ascii="Times New Roman" w:hAnsi="Times New Roman" w:cs="Times New Roman"/>
          <w:i/>
          <w:iCs/>
          <w:sz w:val="22"/>
          <w:szCs w:val="22"/>
        </w:rPr>
        <w:t>vi.</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鬼混</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游手好闲</w:t>
      </w:r>
      <w:r w:rsidRPr="00E002D6">
        <w:rPr>
          <w:rFonts w:ascii="Times New Roman" w:hAnsi="Times New Roman" w:cs="Times New Roman"/>
          <w:sz w:val="22"/>
          <w:szCs w:val="22"/>
        </w:rPr>
        <w:t xml:space="preserve"> </w:t>
      </w:r>
    </w:p>
    <w:p w14:paraId="7D88552A"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punishment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pʌnɪʃmənt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IPA</w:t>
      </w:r>
      <w:proofErr w:type="gramEnd"/>
      <w:r w:rsidRPr="00E002D6">
        <w:rPr>
          <w:rFonts w:ascii="Times New Roman" w:eastAsia="宋体" w:hAnsi="Times New Roman" w:cs="Times New Roman" w:hint="eastAsia"/>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pʌnɪʃmənt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处罚</w:t>
      </w:r>
    </w:p>
    <w:p w14:paraId="72382F61" w14:textId="77777777" w:rsidR="00792C08" w:rsidRPr="00E002D6" w:rsidRDefault="00000000">
      <w:pPr>
        <w:numPr>
          <w:ilvl w:val="0"/>
          <w:numId w:val="3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give up</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放弃（不及物）</w:t>
      </w:r>
    </w:p>
    <w:p w14:paraId="707E97A4"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give up</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名词</w:t>
      </w:r>
      <w:r w:rsidRPr="00E002D6">
        <w:rPr>
          <w:rFonts w:ascii="Times New Roman" w:hAnsi="Times New Roman" w:cs="Times New Roman"/>
          <w:sz w:val="22"/>
          <w:szCs w:val="22"/>
        </w:rPr>
        <w:t>/</w:t>
      </w:r>
      <w:r w:rsidRPr="00E002D6">
        <w:rPr>
          <w:rFonts w:ascii="Times New Roman" w:hAnsi="Times New Roman" w:cs="Times New Roman"/>
          <w:sz w:val="22"/>
          <w:szCs w:val="22"/>
        </w:rPr>
        <w:t>动名词</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放弃</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（及物）</w:t>
      </w:r>
    </w:p>
    <w:p w14:paraId="438C7513" w14:textId="77777777" w:rsidR="00792C08" w:rsidRPr="00E002D6" w:rsidRDefault="00792C08">
      <w:pPr>
        <w:spacing w:line="400" w:lineRule="exact"/>
        <w:rPr>
          <w:rFonts w:ascii="Times New Roman" w:hAnsi="Times New Roman" w:cs="Times New Roman"/>
          <w:b/>
          <w:bCs/>
          <w:sz w:val="22"/>
          <w:szCs w:val="22"/>
        </w:rPr>
      </w:pPr>
    </w:p>
    <w:p w14:paraId="7E74358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4B36CE97"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本课主要复习感官动词作不完全及物动词的用法。</w:t>
      </w:r>
    </w:p>
    <w:p w14:paraId="10A06095"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感官动词是一类用法跟使役动词不一样且具有自身典型特征的不完全及物动词，感官动词对宾语不产生任何干扰，只是宾语做的事情被主语感知到了；而在使役动词形成的句子里，宾语是按照主语的要求去做的，这个结果跟主语紧密相关，相当于主语指使，宾语去做。感官动词可作完全及物动词形成主谓宾，也可以作不完全及物动词形成主谓宾</w:t>
      </w:r>
      <w:r w:rsidRPr="00E002D6">
        <w:rPr>
          <w:rFonts w:ascii="Times New Roman" w:hAnsi="Times New Roman" w:hint="eastAsia"/>
          <w:sz w:val="24"/>
        </w:rPr>
        <w:t>+</w:t>
      </w:r>
      <w:r w:rsidRPr="00E002D6">
        <w:rPr>
          <w:rFonts w:ascii="Times New Roman" w:hAnsi="Times New Roman" w:hint="eastAsia"/>
          <w:sz w:val="24"/>
        </w:rPr>
        <w:t>宾补，比如：</w:t>
      </w:r>
    </w:p>
    <w:p w14:paraId="73A5F2E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 saw Lily.  </w:t>
      </w:r>
      <w:r w:rsidRPr="00E002D6">
        <w:rPr>
          <w:rFonts w:ascii="Times New Roman" w:hAnsi="Times New Roman" w:hint="eastAsia"/>
          <w:sz w:val="24"/>
        </w:rPr>
        <w:t>→主谓宾，意思已完全。</w:t>
      </w:r>
    </w:p>
    <w:p w14:paraId="4065037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 saw Lily sing.  </w:t>
      </w:r>
      <w:r w:rsidRPr="00E002D6">
        <w:rPr>
          <w:rFonts w:ascii="Times New Roman" w:hAnsi="Times New Roman" w:hint="eastAsia"/>
          <w:sz w:val="24"/>
        </w:rPr>
        <w:t>→想表达看见宾语做某事，只加宾语，意思并不完整，需要再加上宾补，这里就是不完全及物动词。如果只是想表达看见宾语了，不管她干了什么事，就是完全及物动词，无需宾补。</w:t>
      </w:r>
    </w:p>
    <w:p w14:paraId="7E424A2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再看下列例句：</w:t>
      </w:r>
      <w:r w:rsidRPr="00E002D6">
        <w:rPr>
          <w:rFonts w:ascii="Times New Roman" w:hAnsi="Times New Roman" w:hint="eastAsia"/>
          <w:sz w:val="24"/>
        </w:rPr>
        <w:t> </w:t>
      </w:r>
    </w:p>
    <w:p w14:paraId="5023081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I saw Lily </w:t>
      </w:r>
      <w:proofErr w:type="gramStart"/>
      <w:r w:rsidRPr="00E002D6">
        <w:rPr>
          <w:rFonts w:ascii="Times New Roman" w:hAnsi="Times New Roman" w:hint="eastAsia"/>
          <w:sz w:val="24"/>
        </w:rPr>
        <w:t>dance</w:t>
      </w:r>
      <w:proofErr w:type="gramEnd"/>
      <w:r w:rsidRPr="00E002D6">
        <w:rPr>
          <w:rFonts w:ascii="Times New Roman" w:hAnsi="Times New Roman" w:hint="eastAsia"/>
          <w:sz w:val="24"/>
        </w:rPr>
        <w:t xml:space="preserve">. </w:t>
      </w:r>
      <w:r w:rsidRPr="00E002D6">
        <w:rPr>
          <w:rFonts w:ascii="Times New Roman" w:hAnsi="Times New Roman" w:hint="eastAsia"/>
          <w:sz w:val="24"/>
        </w:rPr>
        <w:t>→宾补用原形，强调宾语</w:t>
      </w:r>
      <w:r w:rsidRPr="00E002D6">
        <w:rPr>
          <w:rFonts w:ascii="Times New Roman" w:hAnsi="Times New Roman" w:hint="eastAsia"/>
          <w:sz w:val="24"/>
        </w:rPr>
        <w:t>dance</w:t>
      </w:r>
      <w:r w:rsidRPr="00E002D6">
        <w:rPr>
          <w:rFonts w:ascii="Times New Roman" w:hAnsi="Times New Roman" w:hint="eastAsia"/>
          <w:sz w:val="24"/>
        </w:rPr>
        <w:t>这个事确实发生了。</w:t>
      </w:r>
    </w:p>
    <w:p w14:paraId="6AFB33D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主谓</w:t>
      </w:r>
      <w:proofErr w:type="gramStart"/>
      <w:r w:rsidRPr="00E002D6">
        <w:rPr>
          <w:rFonts w:ascii="Times New Roman" w:hAnsi="Times New Roman" w:hint="eastAsia"/>
          <w:sz w:val="24"/>
        </w:rPr>
        <w:t xml:space="preserve">  </w:t>
      </w:r>
      <w:r w:rsidRPr="00E002D6">
        <w:rPr>
          <w:rFonts w:ascii="Times New Roman" w:hAnsi="Times New Roman" w:hint="eastAsia"/>
          <w:sz w:val="24"/>
        </w:rPr>
        <w:t>宾</w:t>
      </w:r>
      <w:r w:rsidRPr="00E002D6">
        <w:rPr>
          <w:rFonts w:ascii="Times New Roman" w:hAnsi="Times New Roman" w:hint="eastAsia"/>
          <w:sz w:val="24"/>
        </w:rPr>
        <w:t xml:space="preserve">  </w:t>
      </w:r>
      <w:r w:rsidRPr="00E002D6">
        <w:rPr>
          <w:rFonts w:ascii="Times New Roman" w:hAnsi="Times New Roman" w:hint="eastAsia"/>
          <w:sz w:val="24"/>
        </w:rPr>
        <w:t>宾</w:t>
      </w:r>
      <w:proofErr w:type="gramEnd"/>
      <w:r w:rsidRPr="00E002D6">
        <w:rPr>
          <w:rFonts w:ascii="Times New Roman" w:hAnsi="Times New Roman" w:hint="eastAsia"/>
          <w:sz w:val="24"/>
        </w:rPr>
        <w:t>补</w:t>
      </w:r>
      <w:r w:rsidRPr="00E002D6">
        <w:rPr>
          <w:rFonts w:ascii="Times New Roman" w:hAnsi="Times New Roman" w:hint="eastAsia"/>
          <w:sz w:val="24"/>
        </w:rPr>
        <w:t xml:space="preserve">  </w:t>
      </w:r>
    </w:p>
    <w:p w14:paraId="4200FA9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I saw Lily dancing. </w:t>
      </w:r>
      <w:r w:rsidRPr="00E002D6">
        <w:rPr>
          <w:rFonts w:ascii="Times New Roman" w:hAnsi="Times New Roman" w:hint="eastAsia"/>
          <w:sz w:val="24"/>
        </w:rPr>
        <w:t>→宾补用现在分词，强调看到宾语</w:t>
      </w:r>
      <w:r w:rsidRPr="00E002D6">
        <w:rPr>
          <w:rFonts w:ascii="Times New Roman" w:hAnsi="Times New Roman" w:hint="eastAsia"/>
          <w:sz w:val="24"/>
        </w:rPr>
        <w:t>Lily</w:t>
      </w:r>
      <w:r w:rsidRPr="00E002D6">
        <w:rPr>
          <w:rFonts w:ascii="Times New Roman" w:hAnsi="Times New Roman" w:hint="eastAsia"/>
          <w:sz w:val="24"/>
        </w:rPr>
        <w:t>正在跳舞。</w:t>
      </w:r>
    </w:p>
    <w:p w14:paraId="3A99C53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主谓</w:t>
      </w:r>
      <w:proofErr w:type="gramStart"/>
      <w:r w:rsidRPr="00E002D6">
        <w:rPr>
          <w:rFonts w:ascii="Times New Roman" w:hAnsi="Times New Roman" w:hint="eastAsia"/>
          <w:sz w:val="24"/>
        </w:rPr>
        <w:t xml:space="preserve">  </w:t>
      </w:r>
      <w:r w:rsidRPr="00E002D6">
        <w:rPr>
          <w:rFonts w:ascii="Times New Roman" w:hAnsi="Times New Roman" w:hint="eastAsia"/>
          <w:sz w:val="24"/>
        </w:rPr>
        <w:t>宾</w:t>
      </w:r>
      <w:r w:rsidRPr="00E002D6">
        <w:rPr>
          <w:rFonts w:ascii="Times New Roman" w:hAnsi="Times New Roman" w:hint="eastAsia"/>
          <w:sz w:val="24"/>
        </w:rPr>
        <w:t xml:space="preserve">  </w:t>
      </w:r>
      <w:r w:rsidRPr="00E002D6">
        <w:rPr>
          <w:rFonts w:ascii="Times New Roman" w:hAnsi="Times New Roman" w:hint="eastAsia"/>
          <w:sz w:val="24"/>
        </w:rPr>
        <w:t>宾</w:t>
      </w:r>
      <w:proofErr w:type="gramEnd"/>
      <w:r w:rsidRPr="00E002D6">
        <w:rPr>
          <w:rFonts w:ascii="Times New Roman" w:hAnsi="Times New Roman" w:hint="eastAsia"/>
          <w:sz w:val="24"/>
        </w:rPr>
        <w:t>补</w:t>
      </w:r>
      <w:r w:rsidRPr="00E002D6">
        <w:rPr>
          <w:rFonts w:ascii="Times New Roman" w:hAnsi="Times New Roman" w:hint="eastAsia"/>
          <w:sz w:val="24"/>
        </w:rPr>
        <w:t> </w:t>
      </w:r>
    </w:p>
    <w:p w14:paraId="3830042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I saw Lily slapped by her brother.  </w:t>
      </w:r>
      <w:r w:rsidRPr="00E002D6">
        <w:rPr>
          <w:rFonts w:ascii="Times New Roman" w:hAnsi="Times New Roman" w:hint="eastAsia"/>
          <w:sz w:val="24"/>
        </w:rPr>
        <w:t>→宾补用过去分词，强调宾语</w:t>
      </w:r>
      <w:r w:rsidRPr="00E002D6">
        <w:rPr>
          <w:rFonts w:ascii="Times New Roman" w:hAnsi="Times New Roman" w:hint="eastAsia"/>
          <w:sz w:val="24"/>
        </w:rPr>
        <w:t>Lily</w:t>
      </w:r>
    </w:p>
    <w:p w14:paraId="251C545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主谓</w:t>
      </w:r>
      <w:r w:rsidRPr="00E002D6">
        <w:rPr>
          <w:rFonts w:ascii="Times New Roman" w:hAnsi="Times New Roman" w:hint="eastAsia"/>
          <w:sz w:val="24"/>
        </w:rPr>
        <w:t xml:space="preserve">  </w:t>
      </w:r>
      <w:proofErr w:type="gramStart"/>
      <w:r w:rsidRPr="00E002D6">
        <w:rPr>
          <w:rFonts w:ascii="Times New Roman" w:hAnsi="Times New Roman" w:hint="eastAsia"/>
          <w:sz w:val="24"/>
        </w:rPr>
        <w:t>宾</w:t>
      </w:r>
      <w:proofErr w:type="gramEnd"/>
      <w:r w:rsidRPr="00E002D6">
        <w:rPr>
          <w:rFonts w:ascii="Times New Roman" w:hAnsi="Times New Roman" w:hint="eastAsia"/>
          <w:sz w:val="24"/>
        </w:rPr>
        <w:t xml:space="preserve">       </w:t>
      </w:r>
      <w:r w:rsidRPr="00E002D6">
        <w:rPr>
          <w:rFonts w:ascii="Times New Roman" w:hAnsi="Times New Roman" w:hint="eastAsia"/>
          <w:sz w:val="24"/>
        </w:rPr>
        <w:t>宾补</w:t>
      </w:r>
      <w:r w:rsidRPr="00E002D6">
        <w:rPr>
          <w:rFonts w:ascii="Times New Roman" w:hAnsi="Times New Roman" w:hint="eastAsia"/>
          <w:sz w:val="24"/>
        </w:rPr>
        <w:t xml:space="preserve"> </w:t>
      </w:r>
    </w:p>
    <w:p w14:paraId="4ADB5C7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被</w:t>
      </w:r>
      <w:r w:rsidRPr="00E002D6">
        <w:rPr>
          <w:rFonts w:ascii="Times New Roman" w:hAnsi="Times New Roman" w:hint="eastAsia"/>
          <w:sz w:val="24"/>
        </w:rPr>
        <w:t>slapped</w:t>
      </w:r>
      <w:r w:rsidRPr="00E002D6">
        <w:rPr>
          <w:rFonts w:ascii="Times New Roman" w:hAnsi="Times New Roman" w:hint="eastAsia"/>
          <w:sz w:val="24"/>
        </w:rPr>
        <w:t>了，表被动。</w:t>
      </w:r>
    </w:p>
    <w:p w14:paraId="5C777ED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以上三个句子变被动：</w:t>
      </w:r>
    </w:p>
    <w:p w14:paraId="6F4B26F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Lily was seen </w:t>
      </w:r>
      <w:proofErr w:type="gramStart"/>
      <w:r w:rsidRPr="00E002D6">
        <w:rPr>
          <w:rFonts w:ascii="Times New Roman" w:hAnsi="Times New Roman" w:hint="eastAsia"/>
          <w:sz w:val="24"/>
        </w:rPr>
        <w:t>to dance</w:t>
      </w:r>
      <w:proofErr w:type="gramEnd"/>
      <w:r w:rsidRPr="00E002D6">
        <w:rPr>
          <w:rFonts w:ascii="Times New Roman" w:hAnsi="Times New Roman" w:hint="eastAsia"/>
          <w:sz w:val="24"/>
        </w:rPr>
        <w:t xml:space="preserve"> by me.  </w:t>
      </w:r>
      <w:r w:rsidRPr="00E002D6">
        <w:rPr>
          <w:rFonts w:ascii="Times New Roman" w:hAnsi="Times New Roman" w:hint="eastAsia"/>
          <w:sz w:val="24"/>
        </w:rPr>
        <w:t>→</w:t>
      </w:r>
      <w:r w:rsidRPr="00E002D6">
        <w:rPr>
          <w:rFonts w:ascii="Times New Roman" w:hAnsi="Times New Roman" w:hint="eastAsia"/>
          <w:sz w:val="24"/>
        </w:rPr>
        <w:t xml:space="preserve"> dance</w:t>
      </w:r>
      <w:r w:rsidRPr="00E002D6">
        <w:rPr>
          <w:rFonts w:ascii="Times New Roman" w:hAnsi="Times New Roman" w:hint="eastAsia"/>
          <w:sz w:val="24"/>
        </w:rPr>
        <w:t>前面需加</w:t>
      </w:r>
      <w:r w:rsidRPr="00E002D6">
        <w:rPr>
          <w:rFonts w:ascii="Times New Roman" w:hAnsi="Times New Roman" w:hint="eastAsia"/>
          <w:sz w:val="24"/>
        </w:rPr>
        <w:t>to</w:t>
      </w:r>
    </w:p>
    <w:p w14:paraId="31220E5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Lily was seen dancing by me.</w:t>
      </w:r>
    </w:p>
    <w:p w14:paraId="028E211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Lily was seen slapped by her brother by me.  </w:t>
      </w:r>
      <w:r w:rsidRPr="00E002D6">
        <w:rPr>
          <w:rFonts w:ascii="Times New Roman" w:hAnsi="Times New Roman" w:hint="eastAsia"/>
          <w:sz w:val="24"/>
        </w:rPr>
        <w:t>→这里</w:t>
      </w:r>
      <w:r w:rsidRPr="00E002D6">
        <w:rPr>
          <w:rFonts w:ascii="Times New Roman" w:hAnsi="Times New Roman" w:hint="eastAsia"/>
          <w:sz w:val="24"/>
        </w:rPr>
        <w:t>by her brother</w:t>
      </w:r>
      <w:proofErr w:type="gramStart"/>
      <w:r w:rsidRPr="00E002D6">
        <w:rPr>
          <w:rFonts w:ascii="Times New Roman" w:hAnsi="Times New Roman" w:hint="eastAsia"/>
          <w:sz w:val="24"/>
        </w:rPr>
        <w:t>作宾补里面</w:t>
      </w:r>
      <w:proofErr w:type="gramEnd"/>
      <w:r w:rsidRPr="00E002D6">
        <w:rPr>
          <w:rFonts w:ascii="Times New Roman" w:hAnsi="Times New Roman" w:hint="eastAsia"/>
          <w:sz w:val="24"/>
        </w:rPr>
        <w:t>动词的状语，修饰</w:t>
      </w:r>
      <w:r w:rsidRPr="00E002D6">
        <w:rPr>
          <w:rFonts w:ascii="Times New Roman" w:hAnsi="Times New Roman" w:hint="eastAsia"/>
          <w:sz w:val="24"/>
        </w:rPr>
        <w:t>slapped</w:t>
      </w:r>
      <w:r w:rsidRPr="00E002D6">
        <w:rPr>
          <w:rFonts w:ascii="Times New Roman" w:hAnsi="Times New Roman" w:hint="eastAsia"/>
          <w:sz w:val="24"/>
        </w:rPr>
        <w:t>，</w:t>
      </w:r>
      <w:proofErr w:type="gramStart"/>
      <w:r w:rsidRPr="00E002D6">
        <w:rPr>
          <w:rFonts w:ascii="Times New Roman" w:hAnsi="Times New Roman" w:hint="eastAsia"/>
          <w:sz w:val="24"/>
        </w:rPr>
        <w:t>为宾补的</w:t>
      </w:r>
      <w:proofErr w:type="gramEnd"/>
      <w:r w:rsidRPr="00E002D6">
        <w:rPr>
          <w:rFonts w:ascii="Times New Roman" w:hAnsi="Times New Roman" w:hint="eastAsia"/>
          <w:sz w:val="24"/>
        </w:rPr>
        <w:t>一部分，</w:t>
      </w:r>
      <w:r w:rsidRPr="00E002D6">
        <w:rPr>
          <w:rFonts w:ascii="Times New Roman" w:hAnsi="Times New Roman" w:hint="eastAsia"/>
          <w:sz w:val="24"/>
        </w:rPr>
        <w:t>by me</w:t>
      </w:r>
      <w:r w:rsidRPr="00E002D6">
        <w:rPr>
          <w:rFonts w:ascii="Times New Roman" w:hAnsi="Times New Roman" w:hint="eastAsia"/>
          <w:sz w:val="24"/>
        </w:rPr>
        <w:t>是整句话的主语部分。</w:t>
      </w:r>
    </w:p>
    <w:p w14:paraId="21991DC5"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w:t>
      </w:r>
    </w:p>
    <w:p w14:paraId="0A17C5F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常见的可以作不完全及物动词的感官动词：</w:t>
      </w:r>
    </w:p>
    <w:p w14:paraId="4D1181F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看：</w:t>
      </w:r>
      <w:r w:rsidRPr="00E002D6">
        <w:rPr>
          <w:rFonts w:ascii="Times New Roman" w:hAnsi="Times New Roman" w:hint="eastAsia"/>
          <w:sz w:val="24"/>
        </w:rPr>
        <w:t>see</w:t>
      </w:r>
      <w:r w:rsidRPr="00E002D6">
        <w:rPr>
          <w:rFonts w:ascii="Times New Roman" w:hAnsi="Times New Roman" w:hint="eastAsia"/>
          <w:sz w:val="24"/>
        </w:rPr>
        <w:t>，</w:t>
      </w:r>
      <w:r w:rsidRPr="00E002D6">
        <w:rPr>
          <w:rFonts w:ascii="Times New Roman" w:hAnsi="Times New Roman" w:hint="eastAsia"/>
          <w:sz w:val="24"/>
        </w:rPr>
        <w:t>observe</w:t>
      </w:r>
      <w:r w:rsidRPr="00E002D6">
        <w:rPr>
          <w:rFonts w:ascii="Times New Roman" w:hAnsi="Times New Roman" w:hint="eastAsia"/>
          <w:sz w:val="24"/>
        </w:rPr>
        <w:t>，</w:t>
      </w:r>
      <w:r w:rsidRPr="00E002D6">
        <w:rPr>
          <w:rFonts w:ascii="Times New Roman" w:hAnsi="Times New Roman" w:hint="eastAsia"/>
          <w:sz w:val="24"/>
        </w:rPr>
        <w:t>watch</w:t>
      </w:r>
      <w:r w:rsidRPr="00E002D6">
        <w:rPr>
          <w:rFonts w:ascii="Times New Roman" w:hAnsi="Times New Roman" w:hint="eastAsia"/>
          <w:sz w:val="24"/>
        </w:rPr>
        <w:t>，</w:t>
      </w:r>
      <w:r w:rsidRPr="00E002D6">
        <w:rPr>
          <w:rFonts w:ascii="Times New Roman" w:hAnsi="Times New Roman" w:hint="eastAsia"/>
          <w:sz w:val="24"/>
        </w:rPr>
        <w:t>look at</w:t>
      </w:r>
      <w:r w:rsidRPr="00E002D6">
        <w:rPr>
          <w:rFonts w:ascii="Times New Roman" w:hAnsi="Times New Roman" w:hint="eastAsia"/>
          <w:sz w:val="24"/>
        </w:rPr>
        <w:t>，</w:t>
      </w:r>
      <w:r w:rsidRPr="00E002D6">
        <w:rPr>
          <w:rFonts w:ascii="Times New Roman" w:hAnsi="Times New Roman" w:hint="eastAsia"/>
          <w:sz w:val="24"/>
        </w:rPr>
        <w:t>notice</w:t>
      </w:r>
      <w:r w:rsidRPr="00E002D6">
        <w:rPr>
          <w:rFonts w:ascii="Times New Roman" w:hAnsi="Times New Roman" w:hint="eastAsia"/>
          <w:sz w:val="24"/>
        </w:rPr>
        <w:t>，</w:t>
      </w:r>
      <w:r w:rsidRPr="00E002D6">
        <w:rPr>
          <w:rFonts w:ascii="Times New Roman" w:hAnsi="Times New Roman" w:hint="eastAsia"/>
          <w:sz w:val="24"/>
        </w:rPr>
        <w:t>find</w:t>
      </w:r>
      <w:r w:rsidRPr="00E002D6">
        <w:rPr>
          <w:rFonts w:ascii="Times New Roman" w:hAnsi="Times New Roman" w:hint="eastAsia"/>
          <w:sz w:val="24"/>
        </w:rPr>
        <w:t>，</w:t>
      </w:r>
      <w:r w:rsidRPr="00E002D6">
        <w:rPr>
          <w:rFonts w:ascii="Times New Roman" w:hAnsi="Times New Roman" w:hint="eastAsia"/>
          <w:sz w:val="24"/>
        </w:rPr>
        <w:t>catch</w:t>
      </w:r>
      <w:r w:rsidRPr="00E002D6">
        <w:rPr>
          <w:rFonts w:ascii="Times New Roman" w:hAnsi="Times New Roman" w:hint="eastAsia"/>
          <w:sz w:val="24"/>
        </w:rPr>
        <w:t>，</w:t>
      </w:r>
      <w:r w:rsidRPr="00E002D6">
        <w:rPr>
          <w:rFonts w:ascii="Times New Roman" w:hAnsi="Times New Roman" w:hint="eastAsia"/>
          <w:sz w:val="24"/>
        </w:rPr>
        <w:t>leave</w:t>
      </w:r>
      <w:r w:rsidRPr="00E002D6">
        <w:rPr>
          <w:rFonts w:ascii="Times New Roman" w:hAnsi="Times New Roman" w:hint="eastAsia"/>
          <w:sz w:val="24"/>
        </w:rPr>
        <w:t>，</w:t>
      </w:r>
      <w:r w:rsidRPr="00E002D6">
        <w:rPr>
          <w:rFonts w:ascii="Times New Roman" w:hAnsi="Times New Roman" w:hint="eastAsia"/>
          <w:sz w:val="24"/>
        </w:rPr>
        <w:t>meet</w:t>
      </w:r>
    </w:p>
    <w:p w14:paraId="33B3012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听：</w:t>
      </w:r>
      <w:r w:rsidRPr="00E002D6">
        <w:rPr>
          <w:rFonts w:ascii="Times New Roman" w:hAnsi="Times New Roman" w:hint="eastAsia"/>
          <w:sz w:val="24"/>
        </w:rPr>
        <w:t>hear</w:t>
      </w:r>
      <w:r w:rsidRPr="00E002D6">
        <w:rPr>
          <w:rFonts w:ascii="Times New Roman" w:hAnsi="Times New Roman" w:hint="eastAsia"/>
          <w:sz w:val="24"/>
        </w:rPr>
        <w:t>，</w:t>
      </w:r>
      <w:r w:rsidRPr="00E002D6">
        <w:rPr>
          <w:rFonts w:ascii="Times New Roman" w:hAnsi="Times New Roman" w:hint="eastAsia"/>
          <w:sz w:val="24"/>
        </w:rPr>
        <w:t>listen to</w:t>
      </w:r>
    </w:p>
    <w:p w14:paraId="753EE4C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感觉：</w:t>
      </w:r>
      <w:r w:rsidRPr="00E002D6">
        <w:rPr>
          <w:rFonts w:ascii="Times New Roman" w:hAnsi="Times New Roman" w:hint="eastAsia"/>
          <w:sz w:val="24"/>
        </w:rPr>
        <w:t>feel</w:t>
      </w:r>
    </w:p>
    <w:p w14:paraId="08DC141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lastRenderedPageBreak/>
        <w:t xml:space="preserve"> </w:t>
      </w:r>
      <w:r w:rsidRPr="00E002D6">
        <w:rPr>
          <w:rFonts w:ascii="Times New Roman" w:hAnsi="Times New Roman" w:hint="eastAsia"/>
          <w:sz w:val="24"/>
        </w:rPr>
        <w:t>想象：</w:t>
      </w:r>
      <w:r w:rsidRPr="00E002D6">
        <w:rPr>
          <w:rFonts w:ascii="Times New Roman" w:hAnsi="Times New Roman" w:hint="eastAsia"/>
          <w:sz w:val="24"/>
        </w:rPr>
        <w:t>picture</w:t>
      </w:r>
      <w:r w:rsidRPr="00E002D6">
        <w:rPr>
          <w:rFonts w:ascii="Times New Roman" w:hAnsi="Times New Roman" w:hint="eastAsia"/>
          <w:sz w:val="24"/>
        </w:rPr>
        <w:t>，</w:t>
      </w:r>
      <w:r w:rsidRPr="00E002D6">
        <w:rPr>
          <w:rFonts w:ascii="Times New Roman" w:hAnsi="Times New Roman" w:hint="eastAsia"/>
          <w:sz w:val="24"/>
        </w:rPr>
        <w:t>imagine</w:t>
      </w:r>
    </w:p>
    <w:p w14:paraId="7DFC8AC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这些词的用法和例句中的</w:t>
      </w:r>
      <w:r w:rsidRPr="00E002D6">
        <w:rPr>
          <w:rFonts w:ascii="Times New Roman" w:hAnsi="Times New Roman" w:hint="eastAsia"/>
          <w:sz w:val="24"/>
        </w:rPr>
        <w:t>see</w:t>
      </w:r>
      <w:r w:rsidRPr="00E002D6">
        <w:rPr>
          <w:rFonts w:ascii="Times New Roman" w:hAnsi="Times New Roman" w:hint="eastAsia"/>
          <w:sz w:val="24"/>
        </w:rPr>
        <w:t>一模一样。</w:t>
      </w:r>
    </w:p>
    <w:p w14:paraId="5C63EF5E" w14:textId="77777777" w:rsidR="00792C08" w:rsidRPr="00E002D6" w:rsidRDefault="00792C08">
      <w:pPr>
        <w:spacing w:line="400" w:lineRule="exact"/>
        <w:rPr>
          <w:rFonts w:ascii="Times New Roman" w:hAnsi="Times New Roman"/>
          <w:sz w:val="24"/>
        </w:rPr>
      </w:pPr>
    </w:p>
    <w:p w14:paraId="00E2E0AA"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AD1825F"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找出句中主谓宾</w:t>
      </w:r>
      <w:proofErr w:type="gramStart"/>
      <w:r w:rsidRPr="00E002D6">
        <w:rPr>
          <w:rFonts w:ascii="Times New Roman" w:eastAsia="宋体" w:hAnsi="Times New Roman" w:cs="Times New Roman" w:hint="eastAsia"/>
          <w:spacing w:val="-1"/>
          <w:sz w:val="24"/>
          <w:szCs w:val="24"/>
          <w:lang w:eastAsia="zh-CN"/>
        </w:rPr>
        <w:t>宾补结构</w:t>
      </w:r>
      <w:proofErr w:type="gramEnd"/>
      <w:r w:rsidRPr="00E002D6">
        <w:rPr>
          <w:rFonts w:ascii="Times New Roman" w:eastAsia="宋体" w:hAnsi="Times New Roman" w:cs="Times New Roman" w:hint="eastAsia"/>
          <w:spacing w:val="-1"/>
          <w:sz w:val="24"/>
          <w:szCs w:val="24"/>
          <w:lang w:eastAsia="zh-CN"/>
        </w:rPr>
        <w:t>的句子。</w:t>
      </w:r>
    </w:p>
    <w:p w14:paraId="72833B38"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saw him tremble with fear suddenly.</w:t>
      </w:r>
    </w:p>
    <w:p w14:paraId="2F83CE57"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woke up and felt great pain in her body.</w:t>
      </w:r>
    </w:p>
    <w:p w14:paraId="6E8FAC8E"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heard the window crack loudly at night.</w:t>
      </w:r>
    </w:p>
    <w:p w14:paraId="18DBB255"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lazybones often doze off in the chair.</w:t>
      </w:r>
    </w:p>
    <w:p w14:paraId="3F552C56"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noticed her shake like a leaf in the dark.</w:t>
      </w:r>
    </w:p>
    <w:p w14:paraId="4192C7B1"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He took the stranger </w:t>
      </w:r>
      <w:proofErr w:type="gramStart"/>
      <w:r w:rsidRPr="00E002D6">
        <w:rPr>
          <w:rFonts w:ascii="Times New Roman" w:eastAsia="宋体" w:hAnsi="Times New Roman" w:cs="Times New Roman"/>
          <w:spacing w:val="-1"/>
          <w:sz w:val="24"/>
        </w:rPr>
        <w:t>for</w:t>
      </w:r>
      <w:proofErr w:type="gramEnd"/>
      <w:r w:rsidRPr="00E002D6">
        <w:rPr>
          <w:rFonts w:ascii="Times New Roman" w:eastAsia="宋体" w:hAnsi="Times New Roman" w:cs="Times New Roman"/>
          <w:spacing w:val="-1"/>
          <w:sz w:val="24"/>
        </w:rPr>
        <w:t xml:space="preserve"> his old friend.</w:t>
      </w:r>
    </w:p>
    <w:p w14:paraId="3703B315"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The girl felt her </w:t>
      </w:r>
      <w:proofErr w:type="gramStart"/>
      <w:r w:rsidRPr="00E002D6">
        <w:rPr>
          <w:rFonts w:ascii="Times New Roman" w:eastAsia="宋体" w:hAnsi="Times New Roman" w:cs="Times New Roman"/>
          <w:spacing w:val="-1"/>
          <w:sz w:val="24"/>
        </w:rPr>
        <w:t>heart beat</w:t>
      </w:r>
      <w:proofErr w:type="gramEnd"/>
      <w:r w:rsidRPr="00E002D6">
        <w:rPr>
          <w:rFonts w:ascii="Times New Roman" w:eastAsia="宋体" w:hAnsi="Times New Roman" w:cs="Times New Roman"/>
          <w:spacing w:val="-1"/>
          <w:sz w:val="24"/>
        </w:rPr>
        <w:t xml:space="preserve"> fast in scare.</w:t>
      </w:r>
    </w:p>
    <w:p w14:paraId="23FA080B"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They gave up their dream because of punishment.</w:t>
      </w:r>
    </w:p>
    <w:p w14:paraId="4A13588D"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watched him slap the table in anger.</w:t>
      </w:r>
    </w:p>
    <w:p w14:paraId="6338E8CB" w14:textId="77777777" w:rsidR="00792C08" w:rsidRPr="00E002D6" w:rsidRDefault="00000000">
      <w:pPr>
        <w:numPr>
          <w:ilvl w:val="0"/>
          <w:numId w:val="3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realized his dream after years of hard work.</w:t>
      </w:r>
    </w:p>
    <w:p w14:paraId="1947B034" w14:textId="77777777" w:rsidR="00792C08" w:rsidRPr="00E002D6" w:rsidRDefault="00792C08">
      <w:pPr>
        <w:rPr>
          <w:rFonts w:ascii="Times New Roman" w:eastAsia="宋体" w:hAnsi="Times New Roman" w:cs="Times New Roman"/>
          <w:spacing w:val="-1"/>
          <w:sz w:val="24"/>
        </w:rPr>
      </w:pPr>
    </w:p>
    <w:p w14:paraId="6E3F896A"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16878F23"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我看见那个懒人突然吓得浑身发抖。（</w:t>
      </w:r>
      <w:r w:rsidRPr="00E002D6">
        <w:rPr>
          <w:rFonts w:ascii="Times New Roman" w:eastAsia="宋体" w:hAnsi="Times New Roman" w:cs="Times New Roman"/>
          <w:spacing w:val="-1"/>
          <w:sz w:val="24"/>
        </w:rPr>
        <w:t>see; lazybones; suddenly; tremble</w:t>
      </w:r>
      <w:r w:rsidRPr="00E002D6">
        <w:rPr>
          <w:rFonts w:ascii="Times New Roman" w:eastAsia="宋体" w:hAnsi="Times New Roman" w:cs="Times New Roman"/>
          <w:spacing w:val="-1"/>
          <w:sz w:val="24"/>
        </w:rPr>
        <w:t>）</w:t>
      </w:r>
    </w:p>
    <w:p w14:paraId="698AED48"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我听到墙壁半夜发出噼啪的响声。（</w:t>
      </w:r>
      <w:r w:rsidRPr="00E002D6">
        <w:rPr>
          <w:rFonts w:ascii="Times New Roman" w:eastAsia="宋体" w:hAnsi="Times New Roman" w:cs="Times New Roman"/>
          <w:spacing w:val="-1"/>
          <w:sz w:val="24"/>
        </w:rPr>
        <w:t>hear; crack</w:t>
      </w:r>
      <w:r w:rsidRPr="00E002D6">
        <w:rPr>
          <w:rFonts w:ascii="Times New Roman" w:eastAsia="宋体" w:hAnsi="Times New Roman" w:cs="Times New Roman"/>
          <w:spacing w:val="-1"/>
          <w:sz w:val="24"/>
        </w:rPr>
        <w:t>）</w:t>
      </w:r>
    </w:p>
    <w:p w14:paraId="11BDCC82"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她感觉自己因疼痛心跳得很快。（</w:t>
      </w:r>
      <w:r w:rsidRPr="00E002D6">
        <w:rPr>
          <w:rFonts w:ascii="Times New Roman" w:eastAsia="宋体" w:hAnsi="Times New Roman" w:cs="Times New Roman"/>
          <w:spacing w:val="-1"/>
          <w:sz w:val="24"/>
        </w:rPr>
        <w:t>feel; pain; beat</w:t>
      </w:r>
      <w:r w:rsidRPr="00E002D6">
        <w:rPr>
          <w:rFonts w:ascii="Times New Roman" w:eastAsia="宋体" w:hAnsi="Times New Roman" w:cs="Times New Roman"/>
          <w:spacing w:val="-1"/>
          <w:sz w:val="24"/>
        </w:rPr>
        <w:t>）</w:t>
      </w:r>
    </w:p>
    <w:p w14:paraId="395B598A"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我们看着他因惊吓抖得像一片树叶。（</w:t>
      </w:r>
      <w:r w:rsidRPr="00E002D6">
        <w:rPr>
          <w:rFonts w:ascii="Times New Roman" w:eastAsia="宋体" w:hAnsi="Times New Roman" w:cs="Times New Roman"/>
          <w:spacing w:val="-1"/>
          <w:sz w:val="24"/>
        </w:rPr>
        <w:t>watch; scare; shake like a leaf</w:t>
      </w:r>
      <w:r w:rsidRPr="00E002D6">
        <w:rPr>
          <w:rFonts w:ascii="Times New Roman" w:eastAsia="宋体" w:hAnsi="Times New Roman" w:cs="Times New Roman"/>
          <w:spacing w:val="-1"/>
          <w:sz w:val="24"/>
        </w:rPr>
        <w:t>）</w:t>
      </w:r>
    </w:p>
    <w:p w14:paraId="0086D376"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我注意到他打瞌睡时做了个奇怪的梦。（</w:t>
      </w:r>
      <w:r w:rsidRPr="00E002D6">
        <w:rPr>
          <w:rFonts w:ascii="Times New Roman" w:eastAsia="宋体" w:hAnsi="Times New Roman" w:cs="Times New Roman"/>
          <w:spacing w:val="-1"/>
          <w:sz w:val="24"/>
        </w:rPr>
        <w:t>notice; doze off</w:t>
      </w:r>
      <w:r w:rsidRPr="00E002D6">
        <w:rPr>
          <w:rFonts w:ascii="Times New Roman" w:eastAsia="宋体" w:hAnsi="Times New Roman" w:cs="Times New Roman"/>
          <w:spacing w:val="-1"/>
          <w:sz w:val="24"/>
        </w:rPr>
        <w:t>）</w:t>
      </w:r>
    </w:p>
    <w:p w14:paraId="4F6AFE8D"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大家都看见他被老师严厉地责罚了。（</w:t>
      </w:r>
      <w:r w:rsidRPr="00E002D6">
        <w:rPr>
          <w:rFonts w:ascii="Times New Roman" w:eastAsia="宋体" w:hAnsi="Times New Roman" w:cs="Times New Roman"/>
          <w:spacing w:val="-1"/>
          <w:sz w:val="24"/>
        </w:rPr>
        <w:t>see; punishment; slap</w:t>
      </w:r>
      <w:r w:rsidRPr="00E002D6">
        <w:rPr>
          <w:rFonts w:ascii="Times New Roman" w:eastAsia="宋体" w:hAnsi="Times New Roman" w:cs="Times New Roman"/>
          <w:spacing w:val="-1"/>
          <w:sz w:val="24"/>
        </w:rPr>
        <w:t>）</w:t>
      </w:r>
    </w:p>
    <w:p w14:paraId="56B45943"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我能感觉到他害怕得不敢说话。（</w:t>
      </w:r>
      <w:r w:rsidRPr="00E002D6">
        <w:rPr>
          <w:rFonts w:ascii="Times New Roman" w:eastAsia="宋体" w:hAnsi="Times New Roman" w:cs="Times New Roman"/>
          <w:spacing w:val="-1"/>
          <w:sz w:val="24"/>
        </w:rPr>
        <w:t>feel; scared</w:t>
      </w:r>
      <w:r w:rsidRPr="00E002D6">
        <w:rPr>
          <w:rFonts w:ascii="Times New Roman" w:eastAsia="宋体" w:hAnsi="Times New Roman" w:cs="Times New Roman"/>
          <w:spacing w:val="-1"/>
          <w:sz w:val="24"/>
        </w:rPr>
        <w:t>）</w:t>
      </w:r>
    </w:p>
    <w:p w14:paraId="5FD1562D"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我听到他突然放弃了自己的梦想。（</w:t>
      </w:r>
      <w:r w:rsidRPr="00E002D6">
        <w:rPr>
          <w:rFonts w:ascii="Times New Roman" w:eastAsia="宋体" w:hAnsi="Times New Roman" w:cs="Times New Roman"/>
          <w:spacing w:val="-1"/>
          <w:sz w:val="24"/>
        </w:rPr>
        <w:t>hear; suddenly; give up</w:t>
      </w:r>
      <w:r w:rsidRPr="00E002D6">
        <w:rPr>
          <w:rFonts w:ascii="Times New Roman" w:eastAsia="宋体" w:hAnsi="Times New Roman" w:cs="Times New Roman"/>
          <w:spacing w:val="-1"/>
          <w:sz w:val="24"/>
        </w:rPr>
        <w:t>）</w:t>
      </w:r>
    </w:p>
    <w:p w14:paraId="7CE3D955"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我发现那个傻瓜把路人错当成老朋友。（</w:t>
      </w:r>
      <w:r w:rsidRPr="00E002D6">
        <w:rPr>
          <w:rFonts w:ascii="Times New Roman" w:eastAsia="宋体" w:hAnsi="Times New Roman" w:cs="Times New Roman"/>
          <w:spacing w:val="-1"/>
          <w:sz w:val="24"/>
        </w:rPr>
        <w:t>find; fool; take A for B</w:t>
      </w:r>
      <w:r w:rsidRPr="00E002D6">
        <w:rPr>
          <w:rFonts w:ascii="Times New Roman" w:eastAsia="宋体" w:hAnsi="Times New Roman" w:cs="Times New Roman"/>
          <w:spacing w:val="-1"/>
          <w:sz w:val="24"/>
        </w:rPr>
        <w:t>）</w:t>
      </w:r>
    </w:p>
    <w:p w14:paraId="4C157BAD" w14:textId="77777777" w:rsidR="00792C08" w:rsidRPr="00E002D6" w:rsidRDefault="00000000">
      <w:pPr>
        <w:numPr>
          <w:ilvl w:val="0"/>
          <w:numId w:val="38"/>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没人看见他夜里生病卧床休息。（</w:t>
      </w:r>
      <w:r w:rsidRPr="00E002D6">
        <w:rPr>
          <w:rFonts w:ascii="Times New Roman" w:eastAsia="宋体" w:hAnsi="Times New Roman" w:cs="Times New Roman"/>
          <w:spacing w:val="-1"/>
          <w:sz w:val="24"/>
        </w:rPr>
        <w:t>see; fall ill</w:t>
      </w:r>
      <w:r w:rsidRPr="00E002D6">
        <w:rPr>
          <w:rFonts w:ascii="Times New Roman" w:eastAsia="宋体" w:hAnsi="Times New Roman" w:cs="Times New Roman"/>
          <w:spacing w:val="-1"/>
          <w:sz w:val="24"/>
        </w:rPr>
        <w:t>）</w:t>
      </w:r>
    </w:p>
    <w:p w14:paraId="6F3687F7" w14:textId="77777777" w:rsidR="00792C08" w:rsidRPr="00E002D6" w:rsidRDefault="00792C08">
      <w:pPr>
        <w:rPr>
          <w:rFonts w:ascii="Times New Roman" w:eastAsia="宋体" w:hAnsi="Times New Roman" w:cs="Times New Roman"/>
          <w:spacing w:val="-1"/>
          <w:sz w:val="24"/>
        </w:rPr>
      </w:pPr>
    </w:p>
    <w:p w14:paraId="1A0B130E" w14:textId="77777777" w:rsidR="00792C08" w:rsidRPr="00E002D6" w:rsidRDefault="00000000">
      <w:pPr>
        <w:widowControl/>
        <w:numPr>
          <w:ilvl w:val="255"/>
          <w:numId w:val="0"/>
        </w:numPr>
        <w:jc w:val="lef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br w:type="page"/>
      </w:r>
    </w:p>
    <w:p w14:paraId="35E6D189" w14:textId="77777777" w:rsidR="00792C08" w:rsidRPr="00E002D6" w:rsidRDefault="00792C08">
      <w:pPr>
        <w:spacing w:line="400" w:lineRule="exact"/>
        <w:rPr>
          <w:rFonts w:ascii="Times New Roman" w:hAnsi="Times New Roman" w:cs="Times New Roman"/>
          <w:b/>
          <w:bCs/>
          <w:sz w:val="22"/>
          <w:szCs w:val="22"/>
        </w:rPr>
      </w:pPr>
    </w:p>
    <w:p w14:paraId="73013940"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31-32</w:t>
      </w:r>
    </w:p>
    <w:p w14:paraId="10FE4D34"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Good Feng Shui in New York</w:t>
      </w:r>
    </w:p>
    <w:p w14:paraId="06E48E99" w14:textId="77777777" w:rsidR="00792C08" w:rsidRPr="00E002D6" w:rsidRDefault="00792C08">
      <w:pPr>
        <w:spacing w:line="400" w:lineRule="exact"/>
        <w:jc w:val="center"/>
        <w:rPr>
          <w:rFonts w:ascii="Times New Roman" w:hAnsi="Times New Roman" w:cs="Times New Roman"/>
          <w:b/>
          <w:bCs/>
          <w:sz w:val="36"/>
          <w:szCs w:val="44"/>
        </w:rPr>
      </w:pPr>
    </w:p>
    <w:p w14:paraId="093F3ABC"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9BCE5C8" w14:textId="77777777" w:rsidR="00792C08" w:rsidRPr="00E002D6" w:rsidRDefault="00000000">
      <w:pPr>
        <w:spacing w:line="400" w:lineRule="exact"/>
        <w:rPr>
          <w:rFonts w:ascii="Cambria" w:hAnsi="Cambria" w:cs="Cambria"/>
          <w:b/>
          <w:bCs/>
          <w:i/>
          <w:iCs/>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dʒiəˌmænsɪ</w:t>
      </w:r>
      <w:proofErr w:type="spellEnd"/>
      <w:r w:rsidRPr="00E002D6">
        <w:rPr>
          <w:rFonts w:ascii="Cambria" w:hAnsi="Cambria" w:cs="Cambria"/>
          <w:sz w:val="22"/>
          <w:szCs w:val="22"/>
        </w:rPr>
        <w:t>/</w:t>
      </w:r>
    </w:p>
    <w:p w14:paraId="3EC81F4B"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Feng shui,</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or geomancy in English,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is becoming </w:t>
      </w:r>
      <w:proofErr w:type="gramStart"/>
      <w:r w:rsidRPr="00E002D6">
        <w:rPr>
          <w:rFonts w:ascii="Times New Roman" w:eastAsia="宋体" w:hAnsi="Times New Roman" w:cs="Times New Roman"/>
          <w:spacing w:val="-1"/>
          <w:sz w:val="28"/>
          <w:szCs w:val="28"/>
          <w:lang w:eastAsia="zh-CN"/>
        </w:rPr>
        <w:t>more and more</w:t>
      </w:r>
      <w:proofErr w:type="gramEnd"/>
      <w:r w:rsidRPr="00E002D6">
        <w:rPr>
          <w:rFonts w:ascii="Times New Roman" w:eastAsia="宋体" w:hAnsi="Times New Roman" w:cs="Times New Roman"/>
          <w:spacing w:val="-1"/>
          <w:sz w:val="28"/>
          <w:szCs w:val="28"/>
          <w:lang w:eastAsia="zh-CN"/>
        </w:rPr>
        <w:t xml:space="preserve">   popular in America.</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Chinese consider feng</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shui old news,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but to</w:t>
      </w:r>
    </w:p>
    <w:p w14:paraId="1E6560D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brændˈnu</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onɚ</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w:t>
      </w:r>
    </w:p>
    <w:p w14:paraId="3240840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Americans,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it’s something brand-new.</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Store and </w:t>
      </w:r>
      <w:proofErr w:type="gramStart"/>
      <w:r w:rsidRPr="00E002D6">
        <w:rPr>
          <w:rFonts w:ascii="Times New Roman" w:eastAsia="宋体" w:hAnsi="Times New Roman" w:cs="Times New Roman"/>
          <w:spacing w:val="-1"/>
          <w:sz w:val="28"/>
          <w:szCs w:val="28"/>
          <w:lang w:eastAsia="zh-CN"/>
        </w:rPr>
        <w:t>home owners</w:t>
      </w:r>
      <w:proofErr w:type="gramEnd"/>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are </w:t>
      </w:r>
    </w:p>
    <w:p w14:paraId="7015C04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kənˈsʌltɪŋ</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mæstɚz</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ədˈvaɪs</w:t>
      </w:r>
      <w:proofErr w:type="spellEnd"/>
      <w:r w:rsidRPr="00E002D6">
        <w:rPr>
          <w:rFonts w:ascii="Cambria" w:eastAsia="宋体" w:hAnsi="Cambria" w:cs="Cambria"/>
          <w:spacing w:val="-1"/>
          <w:sz w:val="22"/>
          <w:szCs w:val="22"/>
          <w:lang w:eastAsia="zh-CN"/>
        </w:rPr>
        <w:t>/</w:t>
      </w:r>
    </w:p>
    <w:p w14:paraId="0D7F604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consulting feng shui </w:t>
      </w:r>
      <w:proofErr w:type="gramStart"/>
      <w:r w:rsidRPr="00E002D6">
        <w:rPr>
          <w:rFonts w:ascii="Times New Roman" w:eastAsia="宋体" w:hAnsi="Times New Roman" w:cs="Times New Roman"/>
          <w:spacing w:val="-1"/>
          <w:sz w:val="28"/>
          <w:szCs w:val="28"/>
          <w:lang w:eastAsia="zh-CN"/>
        </w:rPr>
        <w:t>masters</w:t>
      </w:r>
      <w:proofErr w:type="gramEnd"/>
      <w:r w:rsidRPr="00E002D6">
        <w:rPr>
          <w:rFonts w:ascii="Times New Roman" w:eastAsia="宋体" w:hAnsi="Times New Roman" w:cs="Times New Roman"/>
          <w:spacing w:val="-1"/>
          <w:sz w:val="28"/>
          <w:szCs w:val="28"/>
          <w:lang w:eastAsia="zh-CN"/>
        </w:rPr>
        <w:t xml:space="preserve"> for advice.</w:t>
      </w:r>
    </w:p>
    <w:p w14:paraId="6A9D6C04"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enʃənt</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trəˈdɪʃən</w:t>
      </w:r>
      <w:proofErr w:type="spellEnd"/>
      <w:r w:rsidRPr="00E002D6">
        <w:rPr>
          <w:rFonts w:ascii="Cambria" w:eastAsia="宋体" w:hAnsi="Cambria" w:cs="Cambria"/>
          <w:spacing w:val="-1"/>
          <w:sz w:val="22"/>
          <w:szCs w:val="22"/>
          <w:lang w:eastAsia="zh-CN"/>
        </w:rPr>
        <w:t>/</w:t>
      </w:r>
    </w:p>
    <w:p w14:paraId="3445C8B2"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How did this ancient Chinese tradition make its way across the seas?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 answer is quite simple. Chinese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businessmen have been building</w:t>
      </w:r>
    </w:p>
    <w:p w14:paraId="74311613"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haɪ</w:t>
      </w:r>
      <w:proofErr w:type="spellEnd"/>
      <w:r w:rsidRPr="00E002D6">
        <w:rPr>
          <w:rFonts w:ascii="Cambria" w:eastAsia="宋体" w:hAnsi="Cambria" w:cs="Cambria" w:hint="eastAsia"/>
          <w:i/>
          <w:iCs/>
          <w:spacing w:val="-1"/>
          <w:sz w:val="22"/>
          <w:szCs w:val="22"/>
          <w:lang w:eastAsia="zh-CN"/>
        </w:rPr>
        <w:t xml:space="preserve"> </w:t>
      </w:r>
      <w:r w:rsidRPr="00E002D6">
        <w:rPr>
          <w:rFonts w:ascii="Cambria" w:eastAsia="宋体" w:hAnsi="Cambria" w:cs="Cambria" w:hint="eastAsia"/>
          <w:i/>
          <w:iCs/>
          <w:spacing w:val="-1"/>
          <w:sz w:val="22"/>
          <w:szCs w:val="22"/>
          <w:lang w:eastAsia="zh-CN"/>
        </w:rPr>
        <w:t>ˈ</w:t>
      </w:r>
      <w:proofErr w:type="spellStart"/>
      <w:r w:rsidRPr="00E002D6">
        <w:rPr>
          <w:rFonts w:ascii="Cambria" w:eastAsia="宋体" w:hAnsi="Cambria" w:cs="Cambria" w:hint="eastAsia"/>
          <w:i/>
          <w:iCs/>
          <w:spacing w:val="-1"/>
          <w:sz w:val="22"/>
          <w:szCs w:val="22"/>
          <w:lang w:eastAsia="zh-CN"/>
        </w:rPr>
        <w:t>ra</w:t>
      </w:r>
      <w:proofErr w:type="spellEnd"/>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z</w:t>
      </w:r>
      <w:r w:rsidRPr="00E002D6">
        <w:rPr>
          <w:rFonts w:ascii="Cambria" w:eastAsia="宋体" w:hAnsi="Cambria" w:cs="Cambria" w:hint="eastAsia"/>
          <w:i/>
          <w:iCs/>
          <w:spacing w:val="-1"/>
          <w:sz w:val="22"/>
          <w:szCs w:val="22"/>
          <w:lang w:eastAsia="zh-CN"/>
        </w:rPr>
        <w:t>ɪ</w:t>
      </w:r>
      <w:r w:rsidRPr="00E002D6">
        <w:rPr>
          <w:rFonts w:ascii="Cambria" w:eastAsia="宋体" w:hAnsi="Cambria" w:cs="Cambria" w:hint="eastAsia"/>
          <w:i/>
          <w:iCs/>
          <w:spacing w:val="-1"/>
          <w:sz w:val="22"/>
          <w:szCs w:val="22"/>
          <w:lang w:eastAsia="zh-CN"/>
        </w:rPr>
        <w:t>z</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dim</w:t>
      </w:r>
      <w:r w:rsidRPr="00E002D6">
        <w:rPr>
          <w:rFonts w:ascii="Cambria" w:eastAsia="宋体" w:hAnsi="Cambria" w:cs="Cambria"/>
          <w:spacing w:val="-1"/>
          <w:sz w:val="22"/>
          <w:szCs w:val="22"/>
          <w:lang w:eastAsia="zh-CN"/>
        </w:rPr>
        <w:t>/</w:t>
      </w:r>
    </w:p>
    <w:p w14:paraId="1A28C6B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high rises in America.</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They deem it necessary to rely on feng shui </w:t>
      </w:r>
    </w:p>
    <w:p w14:paraId="295B74C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wɛlθɪ</w:t>
      </w:r>
      <w:proofErr w:type="spellEnd"/>
      <w:r w:rsidRPr="00E002D6">
        <w:rPr>
          <w:rFonts w:ascii="Cambria" w:eastAsia="宋体" w:hAnsi="Cambria" w:cs="Cambria"/>
          <w:spacing w:val="-1"/>
          <w:sz w:val="22"/>
          <w:szCs w:val="22"/>
          <w:lang w:eastAsia="zh-CN"/>
        </w:rPr>
        <w:t>/</w:t>
      </w:r>
    </w:p>
    <w:p w14:paraId="349CCA0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experts,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just as they would at home.</w:t>
      </w:r>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More and more</w:t>
      </w:r>
      <w:proofErr w:type="gramEnd"/>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wealthy  Americans</w:t>
      </w:r>
      <w:proofErr w:type="gramEnd"/>
      <w:r w:rsidRPr="00E002D6">
        <w:rPr>
          <w:rFonts w:ascii="Times New Roman" w:eastAsia="宋体" w:hAnsi="Times New Roman" w:cs="Times New Roman"/>
          <w:spacing w:val="-1"/>
          <w:sz w:val="28"/>
          <w:szCs w:val="28"/>
          <w:lang w:eastAsia="zh-CN"/>
        </w:rPr>
        <w:t xml:space="preserve"> are beginning to believe in geomancy.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say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that</w:t>
      </w:r>
    </w:p>
    <w:p w14:paraId="7DFEEAB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dʒiəˌmænsɚz</w:t>
      </w:r>
      <w:proofErr w:type="spellEnd"/>
      <w:r w:rsidRPr="00E002D6">
        <w:rPr>
          <w:rFonts w:ascii="Cambria" w:eastAsia="宋体" w:hAnsi="Cambria" w:cs="Cambria"/>
          <w:spacing w:val="-1"/>
          <w:sz w:val="22"/>
          <w:szCs w:val="22"/>
          <w:lang w:eastAsia="zh-CN"/>
        </w:rPr>
        <w:t>/</w:t>
      </w:r>
    </w:p>
    <w:p w14:paraId="377F8AE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geomancers</w:t>
      </w:r>
      <w:proofErr w:type="gramEnd"/>
      <w:r w:rsidRPr="00E002D6">
        <w:rPr>
          <w:rFonts w:ascii="Times New Roman" w:eastAsia="宋体" w:hAnsi="Times New Roman" w:cs="Times New Roman"/>
          <w:spacing w:val="-1"/>
          <w:sz w:val="28"/>
          <w:szCs w:val="28"/>
          <w:lang w:eastAsia="zh-CN"/>
        </w:rPr>
        <w:t xml:space="preserve"> in New York make US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$250 an hour!</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In view of this,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we </w:t>
      </w:r>
    </w:p>
    <w:p w14:paraId="3301B07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fɔrˈsi</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braɪt</w:t>
      </w:r>
      <w:proofErr w:type="spellEnd"/>
      <w:r w:rsidRPr="00E002D6">
        <w:rPr>
          <w:rFonts w:ascii="Cambria" w:eastAsia="宋体" w:hAnsi="Cambria" w:cs="Cambria"/>
          <w:spacing w:val="-1"/>
          <w:sz w:val="22"/>
          <w:szCs w:val="22"/>
          <w:lang w:eastAsia="zh-CN"/>
        </w:rPr>
        <w:t>/</w:t>
      </w:r>
    </w:p>
    <w:p w14:paraId="62DC980E"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can foresee a bright future for geomancy in America.</w:t>
      </w:r>
    </w:p>
    <w:p w14:paraId="43C2397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D233EA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Smith,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 American,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talking to Mr.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Ting,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 expert on feng    shui.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Smith;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Ting)</w:t>
      </w:r>
    </w:p>
    <w:p w14:paraId="1C2878B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tʃeɪndʒɪz</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səˈdʒɛst</w:t>
      </w:r>
      <w:proofErr w:type="spellEnd"/>
      <w:r w:rsidRPr="00E002D6">
        <w:rPr>
          <w:rFonts w:ascii="Cambria" w:hAnsi="Cambria" w:cs="Cambria"/>
          <w:sz w:val="22"/>
          <w:szCs w:val="22"/>
          <w:lang w:eastAsia="zh-CN"/>
        </w:rPr>
        <w:t>/</w:t>
      </w:r>
    </w:p>
    <w:p w14:paraId="57AD019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What changes would you suggest for my house?</w:t>
      </w:r>
    </w:p>
    <w:p w14:paraId="2321EAC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əˈkwɛrɪəm</w:t>
      </w:r>
      <w:proofErr w:type="spellEnd"/>
      <w:r w:rsidRPr="00E002D6">
        <w:rPr>
          <w:rFonts w:ascii="Cambria" w:hAnsi="Cambria" w:cs="Cambria"/>
          <w:sz w:val="22"/>
          <w:szCs w:val="22"/>
          <w:lang w:eastAsia="zh-CN"/>
        </w:rPr>
        <w:t>/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ɡoldˌfɪʃ</w:t>
      </w:r>
      <w:proofErr w:type="spellEnd"/>
      <w:r w:rsidRPr="00E002D6">
        <w:rPr>
          <w:rFonts w:ascii="Cambria" w:hAnsi="Cambria" w:cs="Cambria"/>
          <w:sz w:val="22"/>
          <w:szCs w:val="22"/>
          <w:lang w:eastAsia="zh-CN"/>
        </w:rPr>
        <w:t>/</w:t>
      </w:r>
    </w:p>
    <w:p w14:paraId="6738724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I think that you should get an aquarium with goldfish.</w:t>
      </w:r>
    </w:p>
    <w:p w14:paraId="7B84675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Why?</w:t>
      </w:r>
    </w:p>
    <w:p w14:paraId="217DE0EE"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lʌk</w:t>
      </w:r>
      <w:proofErr w:type="spellEnd"/>
      <w:r w:rsidRPr="00E002D6">
        <w:rPr>
          <w:rFonts w:ascii="Cambria" w:hAnsi="Cambria" w:cs="Cambria"/>
          <w:sz w:val="22"/>
          <w:szCs w:val="22"/>
          <w:lang w:eastAsia="zh-CN"/>
        </w:rPr>
        <w:t>/</w:t>
      </w:r>
    </w:p>
    <w:p w14:paraId="752AE06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Goldfish bring good luck.</w:t>
      </w:r>
    </w:p>
    <w:p w14:paraId="08EFB66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S: OK.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Anything else?</w:t>
      </w:r>
    </w:p>
    <w:p w14:paraId="6F34242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mɪrɚ</w:t>
      </w:r>
      <w:proofErr w:type="spellEnd"/>
      <w:r w:rsidRPr="00E002D6">
        <w:rPr>
          <w:rFonts w:ascii="Cambria" w:hAnsi="Cambria" w:cs="Cambria"/>
          <w:sz w:val="22"/>
          <w:szCs w:val="22"/>
          <w:lang w:eastAsia="zh-CN"/>
        </w:rPr>
        <w:t>/</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frʌnt</w:t>
      </w:r>
      <w:proofErr w:type="spellEnd"/>
      <w:r w:rsidRPr="00E002D6">
        <w:rPr>
          <w:rFonts w:ascii="Cambria" w:hAnsi="Cambria" w:cs="Cambria"/>
          <w:sz w:val="22"/>
          <w:szCs w:val="22"/>
          <w:lang w:eastAsia="zh-CN"/>
        </w:rPr>
        <w:t>/</w:t>
      </w:r>
    </w:p>
    <w:p w14:paraId="3E5C4E4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You should also get rid of that mirror in front of your bed.</w:t>
      </w:r>
    </w:p>
    <w:p w14:paraId="7634C14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Why?</w:t>
      </w:r>
    </w:p>
    <w:p w14:paraId="60E8A54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sol</w:t>
      </w:r>
      <w:r w:rsidRPr="00E002D6">
        <w:rPr>
          <w:rFonts w:ascii="Cambria" w:hAnsi="Cambria" w:cs="Cambria"/>
          <w:sz w:val="22"/>
          <w:szCs w:val="22"/>
          <w:lang w:eastAsia="zh-CN"/>
        </w:rPr>
        <w:t>/</w:t>
      </w:r>
    </w:p>
    <w:p w14:paraId="581A5E6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 soul travels at night.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 must find its way back to the body.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The </w:t>
      </w:r>
    </w:p>
    <w:p w14:paraId="06A470A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kənˈfjuzd</w:t>
      </w:r>
      <w:proofErr w:type="spellEnd"/>
      <w:r w:rsidRPr="00E002D6">
        <w:rPr>
          <w:rFonts w:ascii="Cambria" w:hAnsi="Cambria" w:cs="Cambria"/>
          <w:sz w:val="22"/>
          <w:szCs w:val="22"/>
          <w:lang w:eastAsia="zh-CN"/>
        </w:rPr>
        <w:t>/</w:t>
      </w:r>
    </w:p>
    <w:p w14:paraId="6D83A63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soul might see your body in the mirror and get confused.</w:t>
      </w:r>
    </w:p>
    <w:p w14:paraId="6E8B7D9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Hmm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really?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else?</w:t>
      </w:r>
    </w:p>
    <w:p w14:paraId="785EEBB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Um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bumps into a coffee table.)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Ouch!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get rid of this table.</w:t>
      </w:r>
    </w:p>
    <w:p w14:paraId="6C86ADA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just a coffee table.</w:t>
      </w:r>
    </w:p>
    <w:p w14:paraId="05C1444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It’s dangerous.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 will bring you bad luck.</w:t>
      </w:r>
    </w:p>
    <w:p w14:paraId="6265127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sure?</w:t>
      </w:r>
    </w:p>
    <w:p w14:paraId="5A821B5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4C5F0C8E"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75716F69"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geomancy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dʒiəˌmænsɪ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dʒiːəmænsi</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占卜</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风水</w:t>
      </w:r>
    </w:p>
    <w:p w14:paraId="1BCC0875"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brand-</w:t>
      </w:r>
      <w:proofErr w:type="gramStart"/>
      <w:r w:rsidRPr="00E002D6">
        <w:rPr>
          <w:rFonts w:ascii="Times New Roman" w:hAnsi="Times New Roman" w:cs="Times New Roman"/>
          <w:b/>
          <w:bCs/>
          <w:sz w:val="22"/>
          <w:szCs w:val="22"/>
        </w:rPr>
        <w:t>new</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brændˈnu</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brændˈnu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崭新的</w:t>
      </w:r>
    </w:p>
    <w:p w14:paraId="7D6D26F9"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owner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onɚ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əʊnər</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主人</w:t>
      </w:r>
    </w:p>
    <w:p w14:paraId="5F7D20AE"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consult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kənˈsʌlt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kənˈsʌlt</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请教</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商量</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磋商</w:t>
      </w:r>
      <w:r w:rsidRPr="00E002D6">
        <w:rPr>
          <w:rFonts w:ascii="Times New Roman" w:hAnsi="Times New Roman" w:cs="Times New Roman"/>
          <w:sz w:val="22"/>
          <w:szCs w:val="22"/>
        </w:rPr>
        <w:t xml:space="preserve"> </w:t>
      </w:r>
    </w:p>
    <w:p w14:paraId="5E5BA7B9"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master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mæstɚ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mæstər</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大师</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proofErr w:type="gramEnd"/>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精通</w:t>
      </w:r>
    </w:p>
    <w:p w14:paraId="7D3E4F5A"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advice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忠告；建议（不可数</w:t>
      </w:r>
      <w:r w:rsidRPr="00E002D6">
        <w:rPr>
          <w:rFonts w:ascii="Times New Roman" w:hAnsi="Times New Roman" w:cs="Times New Roman" w:hint="eastAsia"/>
          <w:sz w:val="22"/>
          <w:szCs w:val="22"/>
          <w:lang w:eastAsia="zh"/>
        </w:rPr>
        <w:t>）</w:t>
      </w:r>
    </w:p>
    <w:p w14:paraId="5A772628"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advise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hint="eastAsia"/>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忠告；建议</w:t>
      </w:r>
      <w:r w:rsidRPr="00E002D6">
        <w:rPr>
          <w:rFonts w:ascii="Times New Roman" w:hAnsi="Times New Roman" w:cs="Times New Roman"/>
          <w:sz w:val="22"/>
          <w:szCs w:val="22"/>
        </w:rPr>
        <w:t xml:space="preserve"> </w:t>
      </w:r>
    </w:p>
    <w:p w14:paraId="27FFAD1E"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ancient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enʃənt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eɪnʃənt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古老的</w:t>
      </w:r>
    </w:p>
    <w:p w14:paraId="16A1108C"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tradition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trəˈdɪʃən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trəˈdɪʃən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传统</w:t>
      </w:r>
    </w:p>
    <w:p w14:paraId="3C048AA0"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high </w:t>
      </w:r>
      <w:proofErr w:type="gramStart"/>
      <w:r w:rsidRPr="00E002D6">
        <w:rPr>
          <w:rFonts w:ascii="Times New Roman" w:hAnsi="Times New Roman" w:cs="Times New Roman"/>
          <w:b/>
          <w:bCs/>
          <w:sz w:val="22"/>
          <w:szCs w:val="22"/>
        </w:rPr>
        <w:t>rise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haɪ</w:t>
      </w:r>
      <w:proofErr w:type="spellEnd"/>
      <w:r w:rsidRPr="00E002D6">
        <w:rPr>
          <w:rFonts w:ascii="Cambria" w:eastAsia="宋体" w:hAnsi="Cambria" w:cs="Cambria" w:hint="eastAs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haɪ</w:t>
      </w:r>
      <w:proofErr w:type="spellEnd"/>
      <w:r w:rsidRPr="00E002D6">
        <w:rPr>
          <w:rFonts w:ascii="Cambria" w:eastAsia="宋体" w:hAnsi="Cambria" w:cs="Cambria" w:hint="eastAs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高楼大厦</w:t>
      </w:r>
      <w:r w:rsidRPr="00E002D6">
        <w:rPr>
          <w:rFonts w:ascii="Times New Roman" w:hAnsi="Times New Roman" w:cs="Times New Roman" w:hint="eastAsia"/>
          <w:sz w:val="22"/>
          <w:szCs w:val="22"/>
        </w:rPr>
        <w:t xml:space="preserve"> </w:t>
      </w:r>
    </w:p>
    <w:p w14:paraId="1546E5B5"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deem</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dim</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diːm</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认为</w:t>
      </w:r>
    </w:p>
    <w:p w14:paraId="5BE71277"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rely on</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依赖</w:t>
      </w:r>
      <w:r w:rsidRPr="00E002D6">
        <w:rPr>
          <w:rFonts w:ascii="Times New Roman" w:hAnsi="Times New Roman" w:cs="Times New Roman"/>
          <w:sz w:val="22"/>
          <w:szCs w:val="22"/>
        </w:rPr>
        <w:t>/</w:t>
      </w:r>
      <w:r w:rsidRPr="00E002D6">
        <w:rPr>
          <w:rFonts w:ascii="Times New Roman" w:hAnsi="Times New Roman" w:cs="Times New Roman"/>
          <w:sz w:val="22"/>
          <w:szCs w:val="22"/>
        </w:rPr>
        <w:t>信赖</w:t>
      </w:r>
      <w:r w:rsidRPr="00E002D6">
        <w:rPr>
          <w:rFonts w:ascii="Times New Roman" w:hAnsi="Times New Roman" w:cs="Times New Roman" w:hint="eastAsia"/>
          <w:sz w:val="22"/>
          <w:szCs w:val="22"/>
          <w:lang w:eastAsia="zh"/>
        </w:rPr>
        <w:t>……</w:t>
      </w:r>
    </w:p>
    <w:p w14:paraId="4ABC4488"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wealthy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wɛlθ</w:t>
      </w:r>
      <w:proofErr w:type="gramStart"/>
      <w:r w:rsidRPr="00E002D6">
        <w:rPr>
          <w:rFonts w:ascii="Cambria" w:eastAsia="宋体" w:hAnsi="Cambria" w:cs="Cambria"/>
          <w:spacing w:val="-1"/>
          <w:sz w:val="22"/>
          <w:szCs w:val="22"/>
        </w:rPr>
        <w:t>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welθi</w:t>
      </w:r>
      <w:proofErr w:type="spellEnd"/>
      <w:proofErr w:type="gramStart"/>
      <w:r w:rsidRPr="00E002D6">
        <w:rPr>
          <w:rFonts w:ascii="Times New Roman" w:eastAsia="宋体"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富有的</w:t>
      </w:r>
    </w:p>
    <w:p w14:paraId="339E056D"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believe in</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相信</w:t>
      </w:r>
      <w:r w:rsidRPr="00E002D6">
        <w:rPr>
          <w:rFonts w:ascii="Times New Roman" w:hAnsi="Times New Roman" w:cs="Times New Roman"/>
          <w:sz w:val="22"/>
          <w:szCs w:val="22"/>
        </w:rPr>
        <w:t>/</w:t>
      </w:r>
      <w:r w:rsidRPr="00E002D6">
        <w:rPr>
          <w:rFonts w:ascii="Times New Roman" w:hAnsi="Times New Roman" w:cs="Times New Roman"/>
          <w:sz w:val="22"/>
          <w:szCs w:val="22"/>
        </w:rPr>
        <w:t>笃信</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为真</w:t>
      </w:r>
    </w:p>
    <w:p w14:paraId="5042EF47"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geomancer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dʒiəˌmænsɚ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dʒiːəmænsər</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风水地理师</w:t>
      </w:r>
    </w:p>
    <w:p w14:paraId="32E257FA"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in view of</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鉴于</w:t>
      </w:r>
      <w:r w:rsidRPr="00E002D6">
        <w:rPr>
          <w:rFonts w:ascii="Times New Roman" w:hAnsi="Times New Roman" w:cs="Times New Roman" w:hint="eastAsia"/>
          <w:sz w:val="22"/>
          <w:szCs w:val="22"/>
          <w:lang w:eastAsia="zh"/>
        </w:rPr>
        <w:t>……</w:t>
      </w:r>
    </w:p>
    <w:p w14:paraId="3055DBDA"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foresee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fɔrˈsi</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fɔːrˈsi</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预见</w:t>
      </w:r>
    </w:p>
    <w:p w14:paraId="68DFFF5A"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bright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braɪt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braɪt</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光明的</w:t>
      </w:r>
    </w:p>
    <w:p w14:paraId="745412A2"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goldfish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ɡoldˌfɪʃ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eastAsia="宋体" w:hAnsi="Cambria" w:cs="Cambria"/>
          <w:spacing w:val="-1"/>
          <w:sz w:val="22"/>
          <w:szCs w:val="22"/>
        </w:rPr>
        <w:t>ɡ</w:t>
      </w:r>
      <w:r w:rsidRPr="00E002D6">
        <w:rPr>
          <w:rFonts w:ascii="Cambria" w:hAnsi="Cambria" w:cs="Cambria"/>
          <w:sz w:val="22"/>
          <w:szCs w:val="22"/>
        </w:rPr>
        <w:t>əʊldfɪʃ</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金鱼</w:t>
      </w:r>
    </w:p>
    <w:p w14:paraId="585BC31E"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lastRenderedPageBreak/>
        <w:t>soul</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sol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səʊl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灵魂</w:t>
      </w:r>
    </w:p>
    <w:p w14:paraId="53592FE3"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change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tʃeɪndʒ</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改变</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变化</w:t>
      </w:r>
    </w:p>
    <w:p w14:paraId="1F8EF713"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suggest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səˈdʒɛst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səˈdʒest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建议</w:t>
      </w:r>
    </w:p>
    <w:p w14:paraId="4AA9650D"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aquarium</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əˈkwɛrɪəm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əˈkweriəm</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（四方形）鱼缸；水族馆</w:t>
      </w:r>
    </w:p>
    <w:p w14:paraId="5F9672B2"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bring good luck</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带来好运气</w:t>
      </w:r>
    </w:p>
    <w:p w14:paraId="29BB01BD"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luck</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lʌk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lʌk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运气</w:t>
      </w:r>
      <w:r w:rsidRPr="00E002D6">
        <w:rPr>
          <w:rFonts w:ascii="Times New Roman" w:hAnsi="Times New Roman" w:cs="Times New Roman" w:hint="eastAsia"/>
          <w:sz w:val="22"/>
          <w:szCs w:val="22"/>
        </w:rPr>
        <w:t xml:space="preserve"> </w:t>
      </w:r>
    </w:p>
    <w:p w14:paraId="063E78CB"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get rid of</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除去</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摆脱</w:t>
      </w:r>
      <w:r w:rsidRPr="00E002D6">
        <w:rPr>
          <w:rFonts w:ascii="Times New Roman" w:hAnsi="Times New Roman" w:cs="Times New Roman" w:hint="eastAsia"/>
          <w:sz w:val="22"/>
          <w:szCs w:val="22"/>
          <w:lang w:eastAsia="zh"/>
        </w:rPr>
        <w:t>……</w:t>
      </w:r>
    </w:p>
    <w:p w14:paraId="25ACC203"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mirror</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mɪrɚ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mɪrər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镜子</w:t>
      </w:r>
    </w:p>
    <w:p w14:paraId="6F9BC4C1"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in front</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of</w:t>
      </w:r>
      <w:r w:rsidRPr="00E002D6">
        <w:rPr>
          <w:rFonts w:ascii="Times New Roman" w:hAnsi="Times New Roman" w:cs="Times New Roman" w:hint="eastAsia"/>
          <w:b/>
          <w:bCs/>
          <w:sz w:val="22"/>
          <w:szCs w:val="22"/>
        </w:rPr>
        <w:t xml:space="preserve"> ...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之前</w:t>
      </w:r>
      <w:r w:rsidRPr="00E002D6">
        <w:rPr>
          <w:rFonts w:ascii="Times New Roman" w:hAnsi="Times New Roman" w:cs="Times New Roman"/>
          <w:sz w:val="22"/>
          <w:szCs w:val="22"/>
        </w:rPr>
        <w:t>/</w:t>
      </w:r>
      <w:r w:rsidRPr="00E002D6">
        <w:rPr>
          <w:rFonts w:ascii="Times New Roman" w:hAnsi="Times New Roman" w:cs="Times New Roman"/>
          <w:sz w:val="22"/>
          <w:szCs w:val="22"/>
        </w:rPr>
        <w:t>前面</w:t>
      </w:r>
    </w:p>
    <w:p w14:paraId="45D80DE2"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front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frʌnt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frʌnt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前面</w:t>
      </w:r>
    </w:p>
    <w:p w14:paraId="0C9974FD" w14:textId="77777777" w:rsidR="00792C08" w:rsidRPr="00E002D6" w:rsidRDefault="00000000">
      <w:pPr>
        <w:numPr>
          <w:ilvl w:val="0"/>
          <w:numId w:val="3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confused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kənˈfjuzd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kənˈfjuːzd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（感到）困惑</w:t>
      </w:r>
      <w:r w:rsidRPr="00E002D6">
        <w:rPr>
          <w:rFonts w:ascii="Times New Roman" w:hAnsi="Times New Roman" w:cs="Times New Roman" w:hint="eastAsia"/>
          <w:sz w:val="22"/>
          <w:szCs w:val="22"/>
        </w:rPr>
        <w:t>的</w:t>
      </w:r>
    </w:p>
    <w:p w14:paraId="7629D83C" w14:textId="77777777" w:rsidR="00792C08" w:rsidRPr="00E002D6" w:rsidRDefault="00000000">
      <w:pPr>
        <w:numPr>
          <w:ilvl w:val="0"/>
          <w:numId w:val="39"/>
        </w:numPr>
        <w:rPr>
          <w:rFonts w:ascii="Times New Roman" w:hAnsi="Times New Roman" w:cs="Times New Roman"/>
          <w:sz w:val="22"/>
          <w:szCs w:val="22"/>
        </w:rPr>
      </w:pPr>
      <w:proofErr w:type="gramStart"/>
      <w:r w:rsidRPr="00E002D6">
        <w:rPr>
          <w:rFonts w:ascii="Times New Roman" w:hAnsi="Times New Roman" w:cs="Times New Roman"/>
          <w:b/>
          <w:bCs/>
          <w:sz w:val="22"/>
          <w:szCs w:val="22"/>
        </w:rPr>
        <w:t>confusing</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kənˈfjuzɪŋ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kənˈfjuːzɪŋ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iCs/>
          <w:sz w:val="22"/>
          <w:szCs w:val="22"/>
        </w:rPr>
        <w:t>adj.</w:t>
      </w:r>
      <w:proofErr w:type="gramEnd"/>
      <w:r w:rsidRPr="00E002D6">
        <w:rPr>
          <w:rFonts w:ascii="Times New Roman" w:hAnsi="Times New Roman" w:cs="Times New Roman" w:hint="eastAsia"/>
          <w:i/>
          <w:iCs/>
          <w:sz w:val="22"/>
          <w:szCs w:val="22"/>
          <w:lang w:eastAsia="zh"/>
        </w:rPr>
        <w:t xml:space="preserve"> </w:t>
      </w:r>
      <w:r w:rsidRPr="00E002D6">
        <w:rPr>
          <w:rFonts w:ascii="Times New Roman" w:hAnsi="Times New Roman" w:cs="Times New Roman"/>
          <w:sz w:val="22"/>
          <w:szCs w:val="22"/>
        </w:rPr>
        <w:t>令人困惑的</w:t>
      </w:r>
    </w:p>
    <w:p w14:paraId="3E597D31" w14:textId="77777777" w:rsidR="00792C08" w:rsidRPr="00E002D6" w:rsidRDefault="00000000">
      <w:pPr>
        <w:numPr>
          <w:ilvl w:val="0"/>
          <w:numId w:val="39"/>
        </w:numPr>
        <w:rPr>
          <w:rFonts w:ascii="Times New Roman" w:hAnsi="Times New Roman" w:cs="Times New Roman"/>
          <w:sz w:val="22"/>
          <w:szCs w:val="22"/>
        </w:rPr>
      </w:pPr>
      <w:proofErr w:type="gramStart"/>
      <w:r w:rsidRPr="00E002D6">
        <w:rPr>
          <w:rFonts w:ascii="Times New Roman" w:hAnsi="Times New Roman" w:cs="Times New Roman"/>
          <w:b/>
          <w:bCs/>
          <w:sz w:val="22"/>
          <w:szCs w:val="22"/>
        </w:rPr>
        <w:t>confuse</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kənˈfjuz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kənˈfjuːz</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hint="eastAsia"/>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使混乱</w:t>
      </w:r>
      <w:r w:rsidRPr="00E002D6">
        <w:rPr>
          <w:rFonts w:ascii="Times New Roman" w:hAnsi="Times New Roman" w:cs="Times New Roman"/>
          <w:sz w:val="22"/>
          <w:szCs w:val="22"/>
        </w:rPr>
        <w:t>/</w:t>
      </w:r>
      <w:r w:rsidRPr="00E002D6">
        <w:rPr>
          <w:rFonts w:ascii="Times New Roman" w:hAnsi="Times New Roman" w:cs="Times New Roman"/>
          <w:sz w:val="22"/>
          <w:szCs w:val="22"/>
        </w:rPr>
        <w:t>困惑</w:t>
      </w:r>
    </w:p>
    <w:p w14:paraId="0A24A356" w14:textId="77777777" w:rsidR="00792C08" w:rsidRPr="00E002D6" w:rsidRDefault="00000000">
      <w:pPr>
        <w:numPr>
          <w:ilvl w:val="0"/>
          <w:numId w:val="3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bump into</w:t>
      </w:r>
      <w:r w:rsidRPr="00E002D6">
        <w:rPr>
          <w:rFonts w:ascii="Times New Roman" w:hAnsi="Times New Roman" w:cs="Times New Roman" w:hint="eastAsia"/>
          <w:b/>
          <w:bCs/>
          <w:sz w:val="22"/>
          <w:szCs w:val="22"/>
        </w:rPr>
        <w:t xml:space="preserve"> ...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撞到</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偶遇</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run into</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p>
    <w:p w14:paraId="3A9AC840" w14:textId="77777777" w:rsidR="00792C08" w:rsidRPr="00E002D6" w:rsidRDefault="00792C08">
      <w:pPr>
        <w:spacing w:line="400" w:lineRule="exact"/>
        <w:jc w:val="left"/>
        <w:rPr>
          <w:rFonts w:ascii="Times New Roman" w:hAnsi="Times New Roman" w:cs="Times New Roman"/>
          <w:sz w:val="22"/>
          <w:szCs w:val="22"/>
        </w:rPr>
      </w:pPr>
    </w:p>
    <w:p w14:paraId="5F0106F4"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4574B853"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本课主要复习不完全及物动词后接</w:t>
      </w:r>
      <w:r w:rsidRPr="00E002D6">
        <w:rPr>
          <w:rFonts w:ascii="Times New Roman" w:hAnsi="Times New Roman" w:hint="eastAsia"/>
          <w:color w:val="FDD860" w:themeColor="accent3" w:themeTint="99"/>
          <w:sz w:val="24"/>
        </w:rPr>
        <w:t>it</w:t>
      </w:r>
      <w:r w:rsidRPr="00E002D6">
        <w:rPr>
          <w:rFonts w:ascii="Times New Roman" w:hAnsi="Times New Roman" w:hint="eastAsia"/>
          <w:color w:val="FDD860" w:themeColor="accent3" w:themeTint="99"/>
          <w:sz w:val="24"/>
        </w:rPr>
        <w:t>形式宾语代替</w:t>
      </w:r>
      <w:r w:rsidRPr="00E002D6">
        <w:rPr>
          <w:rFonts w:ascii="Times New Roman" w:hAnsi="Times New Roman" w:hint="eastAsia"/>
          <w:color w:val="FDD860" w:themeColor="accent3" w:themeTint="99"/>
          <w:sz w:val="24"/>
        </w:rPr>
        <w:t>to do</w:t>
      </w:r>
      <w:r w:rsidRPr="00E002D6">
        <w:rPr>
          <w:rFonts w:ascii="Times New Roman" w:hAnsi="Times New Roman" w:hint="eastAsia"/>
          <w:color w:val="FDD860" w:themeColor="accent3" w:themeTint="99"/>
          <w:sz w:val="24"/>
        </w:rPr>
        <w:t>短语的用法。</w:t>
      </w:r>
    </w:p>
    <w:p w14:paraId="29D0216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有些不完全及物动词需要用不定式短语作宾语，但是不能直接用，需要转换成形式宾语</w:t>
      </w:r>
      <w:r w:rsidRPr="00E002D6">
        <w:rPr>
          <w:rFonts w:ascii="Times New Roman" w:hAnsi="Times New Roman"/>
          <w:sz w:val="24"/>
        </w:rPr>
        <w:t>it</w:t>
      </w:r>
      <w:r w:rsidRPr="00E002D6">
        <w:rPr>
          <w:rFonts w:ascii="Times New Roman" w:hAnsi="Times New Roman"/>
          <w:sz w:val="24"/>
        </w:rPr>
        <w:t>。例：</w:t>
      </w:r>
    </w:p>
    <w:p w14:paraId="309DDF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find it difficult to master English.</w:t>
      </w:r>
    </w:p>
    <w:p w14:paraId="33A6742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 think it necessary to master English.</w:t>
      </w:r>
    </w:p>
    <w:p w14:paraId="13C3D3F1" w14:textId="77777777" w:rsidR="00792C08" w:rsidRPr="00E002D6" w:rsidRDefault="00792C08">
      <w:pPr>
        <w:spacing w:line="400" w:lineRule="exact"/>
        <w:rPr>
          <w:rFonts w:ascii="Times New Roman" w:eastAsia="Times New Roman" w:hAnsi="Times New Roman" w:cs="Times New Roman"/>
          <w:i/>
          <w:spacing w:val="-2"/>
          <w:sz w:val="22"/>
          <w:szCs w:val="22"/>
        </w:rPr>
      </w:pPr>
    </w:p>
    <w:p w14:paraId="5AA6861D"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4173DDE7"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
        </w:rPr>
        <w:t>找出下列句子中</w:t>
      </w:r>
      <w:r w:rsidRPr="00E002D6">
        <w:rPr>
          <w:rFonts w:ascii="Times New Roman" w:eastAsia="宋体" w:hAnsi="Times New Roman" w:cs="Times New Roman" w:hint="eastAsia"/>
          <w:spacing w:val="-1"/>
          <w:sz w:val="24"/>
          <w:szCs w:val="24"/>
          <w:lang w:eastAsia="zh"/>
        </w:rPr>
        <w:t>it</w:t>
      </w:r>
      <w:r w:rsidRPr="00E002D6">
        <w:rPr>
          <w:rFonts w:ascii="Times New Roman" w:eastAsia="宋体" w:hAnsi="Times New Roman" w:cs="Times New Roman" w:hint="eastAsia"/>
          <w:spacing w:val="-1"/>
          <w:sz w:val="24"/>
          <w:szCs w:val="24"/>
          <w:lang w:eastAsia="zh"/>
        </w:rPr>
        <w:t>代指的真正宾语。</w:t>
      </w:r>
    </w:p>
    <w:p w14:paraId="1514B8D1"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deem it necessary to consult a geomancer about the new house.</w:t>
      </w:r>
    </w:p>
    <w:p w14:paraId="5702F1DB"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The owner thinks it </w:t>
      </w:r>
      <w:proofErr w:type="gramStart"/>
      <w:r w:rsidRPr="00E002D6">
        <w:rPr>
          <w:rFonts w:ascii="Times New Roman" w:eastAsia="宋体" w:hAnsi="Times New Roman" w:cs="Times New Roman"/>
          <w:spacing w:val="-1"/>
          <w:sz w:val="24"/>
        </w:rPr>
        <w:t>useful</w:t>
      </w:r>
      <w:proofErr w:type="gramEnd"/>
      <w:r w:rsidRPr="00E002D6">
        <w:rPr>
          <w:rFonts w:ascii="Times New Roman" w:eastAsia="宋体" w:hAnsi="Times New Roman" w:cs="Times New Roman"/>
          <w:spacing w:val="-1"/>
          <w:sz w:val="24"/>
        </w:rPr>
        <w:t xml:space="preserve"> to keep goldfish in an aquarium.</w:t>
      </w:r>
    </w:p>
    <w:p w14:paraId="270546C9"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find it confusing to learn ancient traditions of geomancy.</w:t>
      </w:r>
    </w:p>
    <w:p w14:paraId="107959E6"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considers it important to get rid of old broken mirrors.</w:t>
      </w:r>
    </w:p>
    <w:p w14:paraId="1A7A8DF8"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Many wealthy people believe it wise to rely on traditional advice.</w:t>
      </w:r>
    </w:p>
    <w:p w14:paraId="6AA52C85"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think it meaningful to master the knowledge of ancient customs.</w:t>
      </w:r>
    </w:p>
    <w:p w14:paraId="5DA9EAD1"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finds it strange to put a mirror in front of the high-rise building.</w:t>
      </w:r>
    </w:p>
    <w:p w14:paraId="5AA24178"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We deem it necessary to foresee future changes </w:t>
      </w:r>
      <w:proofErr w:type="gramStart"/>
      <w:r w:rsidRPr="00E002D6">
        <w:rPr>
          <w:rFonts w:ascii="Times New Roman" w:eastAsia="宋体" w:hAnsi="Times New Roman" w:cs="Times New Roman"/>
          <w:spacing w:val="-1"/>
          <w:sz w:val="24"/>
        </w:rPr>
        <w:t>of</w:t>
      </w:r>
      <w:proofErr w:type="gramEnd"/>
      <w:r w:rsidRPr="00E002D6">
        <w:rPr>
          <w:rFonts w:ascii="Times New Roman" w:eastAsia="宋体" w:hAnsi="Times New Roman" w:cs="Times New Roman"/>
          <w:spacing w:val="-1"/>
          <w:sz w:val="24"/>
        </w:rPr>
        <w:t xml:space="preserve"> old traditions.</w:t>
      </w:r>
    </w:p>
    <w:p w14:paraId="1DB687DD"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The expert thinks it </w:t>
      </w:r>
      <w:proofErr w:type="gramStart"/>
      <w:r w:rsidRPr="00E002D6">
        <w:rPr>
          <w:rFonts w:ascii="Times New Roman" w:eastAsia="宋体" w:hAnsi="Times New Roman" w:cs="Times New Roman"/>
          <w:spacing w:val="-1"/>
          <w:sz w:val="24"/>
        </w:rPr>
        <w:t>helpful</w:t>
      </w:r>
      <w:proofErr w:type="gramEnd"/>
      <w:r w:rsidRPr="00E002D6">
        <w:rPr>
          <w:rFonts w:ascii="Times New Roman" w:eastAsia="宋体" w:hAnsi="Times New Roman" w:cs="Times New Roman"/>
          <w:spacing w:val="-1"/>
          <w:sz w:val="24"/>
        </w:rPr>
        <w:t xml:space="preserve"> to believe in positive </w:t>
      </w:r>
      <w:proofErr w:type="gramStart"/>
      <w:r w:rsidRPr="00E002D6">
        <w:rPr>
          <w:rFonts w:ascii="Times New Roman" w:eastAsia="宋体" w:hAnsi="Times New Roman" w:cs="Times New Roman"/>
          <w:spacing w:val="-1"/>
          <w:sz w:val="24"/>
        </w:rPr>
        <w:t>soul</w:t>
      </w:r>
      <w:proofErr w:type="gramEnd"/>
      <w:r w:rsidRPr="00E002D6">
        <w:rPr>
          <w:rFonts w:ascii="Times New Roman" w:eastAsia="宋体" w:hAnsi="Times New Roman" w:cs="Times New Roman"/>
          <w:spacing w:val="-1"/>
          <w:sz w:val="24"/>
        </w:rPr>
        <w:t xml:space="preserve"> and good luck.</w:t>
      </w:r>
    </w:p>
    <w:p w14:paraId="7E86F901" w14:textId="77777777" w:rsidR="00792C08" w:rsidRPr="00E002D6" w:rsidRDefault="00000000">
      <w:pPr>
        <w:numPr>
          <w:ilvl w:val="0"/>
          <w:numId w:val="4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consider it hard to understand the confusing rules of geomancy.</w:t>
      </w:r>
    </w:p>
    <w:p w14:paraId="1B0BA5C2" w14:textId="77777777" w:rsidR="00792C08" w:rsidRPr="00E002D6" w:rsidRDefault="00792C08">
      <w:pPr>
        <w:rPr>
          <w:rFonts w:ascii="Times New Roman" w:eastAsia="宋体" w:hAnsi="Times New Roman" w:cs="Times New Roman"/>
          <w:spacing w:val="-1"/>
          <w:sz w:val="24"/>
        </w:rPr>
      </w:pPr>
    </w:p>
    <w:p w14:paraId="28E2C9D6"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1F65DFBA"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我认为请教风水大师很有必要。（</w:t>
      </w:r>
      <w:r w:rsidRPr="00E002D6">
        <w:rPr>
          <w:rFonts w:ascii="Times New Roman" w:eastAsia="宋体" w:hAnsi="Times New Roman" w:cs="Times New Roman"/>
          <w:spacing w:val="-1"/>
          <w:sz w:val="24"/>
        </w:rPr>
        <w:t>deem; consult; geomancer</w:t>
      </w:r>
      <w:r w:rsidRPr="00E002D6">
        <w:rPr>
          <w:rFonts w:ascii="Times New Roman" w:eastAsia="宋体" w:hAnsi="Times New Roman" w:cs="Times New Roman"/>
          <w:spacing w:val="-1"/>
          <w:sz w:val="24"/>
        </w:rPr>
        <w:t>）</w:t>
      </w:r>
    </w:p>
    <w:p w14:paraId="224492E7"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房主觉得饲养金鱼能带来好运</w:t>
      </w:r>
      <w:r w:rsidRPr="00E002D6">
        <w:rPr>
          <w:rFonts w:ascii="Times New Roman" w:eastAsia="宋体" w:hAnsi="Times New Roman" w:cs="Times New Roman" w:hint="eastAsia"/>
          <w:spacing w:val="-1"/>
          <w:sz w:val="24"/>
        </w:rPr>
        <w:t>是真实的</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owner; goldfish; bring good luck</w:t>
      </w:r>
      <w:r w:rsidRPr="00E002D6">
        <w:rPr>
          <w:rFonts w:ascii="Times New Roman" w:eastAsia="宋体" w:hAnsi="Times New Roman" w:cs="Times New Roman"/>
          <w:spacing w:val="-1"/>
          <w:sz w:val="24"/>
        </w:rPr>
        <w:t>）</w:t>
      </w:r>
    </w:p>
    <w:p w14:paraId="3BC46177"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我们觉得了解古老传统并不困难。（</w:t>
      </w:r>
      <w:r w:rsidRPr="00E002D6">
        <w:rPr>
          <w:rFonts w:ascii="Times New Roman" w:eastAsia="宋体" w:hAnsi="Times New Roman" w:cs="Times New Roman"/>
          <w:spacing w:val="-1"/>
          <w:sz w:val="24"/>
        </w:rPr>
        <w:t>find; ancient; tradition</w:t>
      </w:r>
      <w:r w:rsidRPr="00E002D6">
        <w:rPr>
          <w:rFonts w:ascii="Times New Roman" w:eastAsia="宋体" w:hAnsi="Times New Roman" w:cs="Times New Roman"/>
          <w:spacing w:val="-1"/>
          <w:sz w:val="24"/>
        </w:rPr>
        <w:t>）</w:t>
      </w:r>
    </w:p>
    <w:p w14:paraId="77DBD8E3"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他认为摆脱旧镜子的习俗很奇怪。（</w:t>
      </w:r>
      <w:r w:rsidRPr="00E002D6">
        <w:rPr>
          <w:rFonts w:ascii="Times New Roman" w:eastAsia="宋体" w:hAnsi="Times New Roman" w:cs="Times New Roman"/>
          <w:spacing w:val="-1"/>
          <w:sz w:val="24"/>
        </w:rPr>
        <w:t>consider; get rid of; mirror</w:t>
      </w:r>
      <w:r w:rsidRPr="00E002D6">
        <w:rPr>
          <w:rFonts w:ascii="Times New Roman" w:eastAsia="宋体" w:hAnsi="Times New Roman" w:cs="Times New Roman"/>
          <w:spacing w:val="-1"/>
          <w:sz w:val="24"/>
        </w:rPr>
        <w:t>）</w:t>
      </w:r>
    </w:p>
    <w:p w14:paraId="481C6151"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富人觉得信赖风水建议是明智的。（</w:t>
      </w:r>
      <w:r w:rsidRPr="00E002D6">
        <w:rPr>
          <w:rFonts w:ascii="Times New Roman" w:eastAsia="宋体" w:hAnsi="Times New Roman" w:cs="Times New Roman"/>
          <w:spacing w:val="-1"/>
          <w:sz w:val="24"/>
        </w:rPr>
        <w:t>wealthy; rely on; geomancy; advice</w:t>
      </w:r>
      <w:r w:rsidRPr="00E002D6">
        <w:rPr>
          <w:rFonts w:ascii="Times New Roman" w:eastAsia="宋体" w:hAnsi="Times New Roman" w:cs="Times New Roman"/>
          <w:spacing w:val="-1"/>
          <w:sz w:val="24"/>
        </w:rPr>
        <w:t>）</w:t>
      </w:r>
    </w:p>
    <w:p w14:paraId="03CE4D27"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我认为精通风水知识很有意义。（</w:t>
      </w:r>
      <w:r w:rsidRPr="00E002D6">
        <w:rPr>
          <w:rFonts w:ascii="Times New Roman" w:eastAsia="宋体" w:hAnsi="Times New Roman" w:cs="Times New Roman"/>
          <w:spacing w:val="-1"/>
          <w:sz w:val="24"/>
        </w:rPr>
        <w:t>think; master; geomancy</w:t>
      </w:r>
      <w:r w:rsidRPr="00E002D6">
        <w:rPr>
          <w:rFonts w:ascii="Times New Roman" w:eastAsia="宋体" w:hAnsi="Times New Roman" w:cs="Times New Roman"/>
          <w:spacing w:val="-1"/>
          <w:sz w:val="24"/>
        </w:rPr>
        <w:t>）</w:t>
      </w:r>
    </w:p>
    <w:p w14:paraId="1C7273CA"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她觉得把鱼缸放在楼前令人困惑。（</w:t>
      </w:r>
      <w:r w:rsidRPr="00E002D6">
        <w:rPr>
          <w:rFonts w:ascii="Times New Roman" w:eastAsia="宋体" w:hAnsi="Times New Roman" w:cs="Times New Roman"/>
          <w:spacing w:val="-1"/>
          <w:sz w:val="24"/>
        </w:rPr>
        <w:t>find; aquarium; in front of; confusing</w:t>
      </w:r>
      <w:r w:rsidRPr="00E002D6">
        <w:rPr>
          <w:rFonts w:ascii="Times New Roman" w:eastAsia="宋体" w:hAnsi="Times New Roman" w:cs="Times New Roman"/>
          <w:spacing w:val="-1"/>
          <w:sz w:val="24"/>
        </w:rPr>
        <w:t>）</w:t>
      </w:r>
    </w:p>
    <w:p w14:paraId="6DD0BCB6"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大家认为预见运</w:t>
      </w:r>
      <w:proofErr w:type="gramStart"/>
      <w:r w:rsidRPr="00E002D6">
        <w:rPr>
          <w:rFonts w:ascii="Times New Roman" w:eastAsia="宋体" w:hAnsi="Times New Roman" w:cs="Times New Roman"/>
          <w:spacing w:val="-1"/>
          <w:sz w:val="24"/>
        </w:rPr>
        <w:t>势变化</w:t>
      </w:r>
      <w:proofErr w:type="gramEnd"/>
      <w:r w:rsidRPr="00E002D6">
        <w:rPr>
          <w:rFonts w:ascii="Times New Roman" w:eastAsia="宋体" w:hAnsi="Times New Roman" w:cs="Times New Roman"/>
          <w:spacing w:val="-1"/>
          <w:sz w:val="24"/>
        </w:rPr>
        <w:t>十分重要。（</w:t>
      </w:r>
      <w:r w:rsidRPr="00E002D6">
        <w:rPr>
          <w:rFonts w:ascii="Times New Roman" w:eastAsia="宋体" w:hAnsi="Times New Roman" w:cs="Times New Roman"/>
          <w:spacing w:val="-1"/>
          <w:sz w:val="24"/>
        </w:rPr>
        <w:t>consider; foresee; luck; change</w:t>
      </w:r>
      <w:r w:rsidRPr="00E002D6">
        <w:rPr>
          <w:rFonts w:ascii="Times New Roman" w:eastAsia="宋体" w:hAnsi="Times New Roman" w:cs="Times New Roman"/>
          <w:spacing w:val="-1"/>
          <w:sz w:val="24"/>
        </w:rPr>
        <w:t>）</w:t>
      </w:r>
    </w:p>
    <w:p w14:paraId="7BE47206"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我觉得笃信灵魂与好运很有价值。（</w:t>
      </w:r>
      <w:r w:rsidRPr="00E002D6">
        <w:rPr>
          <w:rFonts w:ascii="Times New Roman" w:eastAsia="宋体" w:hAnsi="Times New Roman" w:cs="Times New Roman"/>
          <w:spacing w:val="-1"/>
          <w:sz w:val="24"/>
        </w:rPr>
        <w:t>find; believe in; soul; bright luck</w:t>
      </w:r>
      <w:r w:rsidRPr="00E002D6">
        <w:rPr>
          <w:rFonts w:ascii="Times New Roman" w:eastAsia="宋体" w:hAnsi="Times New Roman" w:cs="Times New Roman"/>
          <w:spacing w:val="-1"/>
          <w:sz w:val="24"/>
        </w:rPr>
        <w:t>）</w:t>
      </w:r>
    </w:p>
    <w:p w14:paraId="05F73D34" w14:textId="77777777" w:rsidR="00792C08" w:rsidRPr="00E002D6" w:rsidRDefault="00000000">
      <w:pPr>
        <w:numPr>
          <w:ilvl w:val="0"/>
          <w:numId w:val="41"/>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我认为弄懂令人费解的风水规矩不容易。（</w:t>
      </w:r>
      <w:r w:rsidRPr="00E002D6">
        <w:rPr>
          <w:rFonts w:ascii="Times New Roman" w:eastAsia="宋体" w:hAnsi="Times New Roman" w:cs="Times New Roman"/>
          <w:spacing w:val="-1"/>
          <w:sz w:val="24"/>
        </w:rPr>
        <w:t>deem; confusing; geomancy</w:t>
      </w:r>
      <w:r w:rsidRPr="00E002D6">
        <w:rPr>
          <w:rFonts w:ascii="Times New Roman" w:eastAsia="宋体" w:hAnsi="Times New Roman" w:cs="Times New Roman"/>
          <w:spacing w:val="-1"/>
          <w:sz w:val="24"/>
        </w:rPr>
        <w:t>）</w:t>
      </w:r>
    </w:p>
    <w:p w14:paraId="78F3B274" w14:textId="77777777" w:rsidR="00792C08" w:rsidRPr="00E002D6" w:rsidRDefault="00792C08">
      <w:pPr>
        <w:rPr>
          <w:rFonts w:ascii="Times New Roman" w:eastAsia="宋体" w:hAnsi="Times New Roman" w:cs="Times New Roman"/>
          <w:spacing w:val="-1"/>
          <w:sz w:val="24"/>
        </w:rPr>
      </w:pPr>
    </w:p>
    <w:p w14:paraId="3811FFAE" w14:textId="77777777" w:rsidR="00792C08" w:rsidRPr="00E002D6" w:rsidRDefault="00000000">
      <w:pPr>
        <w:spacing w:line="400" w:lineRule="exac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作业：找出所有主谓宾</w:t>
      </w:r>
      <w:r w:rsidRPr="00E002D6">
        <w:rPr>
          <w:rFonts w:ascii="Times New Roman" w:eastAsia="宋体" w:hAnsi="Times New Roman" w:cs="Times New Roman" w:hint="eastAsia"/>
          <w:spacing w:val="-1"/>
          <w:sz w:val="24"/>
        </w:rPr>
        <w:t>+</w:t>
      </w:r>
      <w:proofErr w:type="gramStart"/>
      <w:r w:rsidRPr="00E002D6">
        <w:rPr>
          <w:rFonts w:ascii="Times New Roman" w:eastAsia="宋体" w:hAnsi="Times New Roman" w:cs="Times New Roman" w:hint="eastAsia"/>
          <w:spacing w:val="-1"/>
          <w:sz w:val="24"/>
        </w:rPr>
        <w:t>宾补的</w:t>
      </w:r>
      <w:proofErr w:type="gramEnd"/>
      <w:r w:rsidRPr="00E002D6">
        <w:rPr>
          <w:rFonts w:ascii="Times New Roman" w:eastAsia="宋体" w:hAnsi="Times New Roman" w:cs="Times New Roman" w:hint="eastAsia"/>
          <w:spacing w:val="-1"/>
          <w:sz w:val="24"/>
        </w:rPr>
        <w:t>句型，并指出动词和宾语补足语。</w:t>
      </w:r>
    </w:p>
    <w:p w14:paraId="258A93A6" w14:textId="77777777" w:rsidR="00792C08" w:rsidRPr="00E002D6" w:rsidRDefault="00792C08">
      <w:pPr>
        <w:spacing w:line="400" w:lineRule="exact"/>
        <w:rPr>
          <w:rFonts w:ascii="Times New Roman" w:eastAsia="宋体" w:hAnsi="Times New Roman" w:cs="Times New Roman"/>
          <w:spacing w:val="-1"/>
          <w:sz w:val="24"/>
        </w:rPr>
      </w:pPr>
    </w:p>
    <w:p w14:paraId="504F0E30" w14:textId="77777777" w:rsidR="00792C08" w:rsidRPr="00E002D6" w:rsidRDefault="00792C08">
      <w:pPr>
        <w:spacing w:line="400" w:lineRule="exact"/>
        <w:jc w:val="left"/>
        <w:rPr>
          <w:rFonts w:ascii="Times New Roman" w:hAnsi="Times New Roman" w:cs="Times New Roman"/>
          <w:sz w:val="22"/>
          <w:szCs w:val="22"/>
        </w:rPr>
      </w:pPr>
    </w:p>
    <w:p w14:paraId="03E01AD6" w14:textId="77777777" w:rsidR="00792C08" w:rsidRPr="00E002D6" w:rsidRDefault="00000000">
      <w:pPr>
        <w:widowControl/>
        <w:jc w:val="lef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47723D96"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33-34</w:t>
      </w:r>
    </w:p>
    <w:p w14:paraId="04B18607"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 Deadly Current</w:t>
      </w:r>
    </w:p>
    <w:p w14:paraId="296F688D" w14:textId="77777777" w:rsidR="00792C08" w:rsidRPr="00E002D6" w:rsidRDefault="00792C08">
      <w:pPr>
        <w:spacing w:line="400" w:lineRule="exact"/>
        <w:jc w:val="center"/>
        <w:rPr>
          <w:rFonts w:ascii="Times New Roman" w:hAnsi="Times New Roman" w:cs="Times New Roman"/>
          <w:b/>
          <w:bCs/>
          <w:sz w:val="36"/>
          <w:szCs w:val="44"/>
        </w:rPr>
      </w:pPr>
    </w:p>
    <w:p w14:paraId="320AB0EE"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F326DC8" w14:textId="77777777" w:rsidR="00792C08" w:rsidRPr="00E002D6" w:rsidRDefault="00000000">
      <w:pPr>
        <w:spacing w:line="400" w:lineRule="exact"/>
        <w:rPr>
          <w:rFonts w:ascii="Cambria" w:hAnsi="Cambria" w:cs="Cambria"/>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pɪtɪ</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draᴜn</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bitʃ</w:t>
      </w:r>
      <w:proofErr w:type="spellEnd"/>
      <w:r w:rsidRPr="00E002D6">
        <w:rPr>
          <w:rFonts w:ascii="Cambria" w:hAnsi="Cambria" w:cs="Cambria"/>
          <w:sz w:val="22"/>
          <w:szCs w:val="22"/>
        </w:rPr>
        <w:t>/</w:t>
      </w:r>
    </w:p>
    <w:p w14:paraId="2CAA6AE6"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It is a pity that every summer a few people drown at the beach.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In </w:t>
      </w:r>
    </w:p>
    <w:p w14:paraId="20D3B9D8"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kesɪz</w:t>
      </w:r>
      <w:proofErr w:type="spellEnd"/>
      <w:r w:rsidRPr="00E002D6">
        <w:rPr>
          <w:rFonts w:ascii="Cambria" w:eastAsia="宋体" w:hAnsi="Cambria" w:cs="Cambria"/>
          <w:spacing w:val="-1"/>
          <w:sz w:val="22"/>
          <w:szCs w:val="22"/>
        </w:rPr>
        <w:t xml:space="preserve">/               </w:t>
      </w:r>
    </w:p>
    <w:p w14:paraId="758D6776"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some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cases,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these people were good swimmers.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So how did it happen?</w:t>
      </w:r>
      <w:r w:rsidRPr="00E002D6">
        <w:rPr>
          <w:rFonts w:ascii="Times New Roman" w:eastAsia="宋体" w:hAnsi="Times New Roman" w:cs="Times New Roman" w:hint="eastAsia"/>
          <w:spacing w:val="-1"/>
          <w:sz w:val="28"/>
          <w:szCs w:val="28"/>
        </w:rPr>
        <w:t xml:space="preserve"> </w:t>
      </w:r>
    </w:p>
    <w:p w14:paraId="4CC70B75"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rɪpˌtaɪd</w:t>
      </w:r>
      <w:proofErr w:type="spellEnd"/>
      <w:r w:rsidRPr="00E002D6">
        <w:rPr>
          <w:rFonts w:ascii="Cambria" w:eastAsia="宋体" w:hAnsi="Cambria" w:cs="Cambria"/>
          <w:spacing w:val="-1"/>
          <w:sz w:val="22"/>
          <w:szCs w:val="22"/>
        </w:rPr>
        <w:t>/</w:t>
      </w:r>
    </w:p>
    <w:p w14:paraId="0B0F6F6F"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Riptide!</w:t>
      </w:r>
    </w:p>
    <w:p w14:paraId="6A32A653"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ʌndɚˌwɑtɚ</w:t>
      </w:r>
      <w:proofErr w:type="spellEnd"/>
      <w:r w:rsidRPr="00E002D6">
        <w:rPr>
          <w:rFonts w:ascii="Cambria" w:eastAsia="宋体" w:hAnsi="Cambria" w:cs="Cambria"/>
          <w:spacing w:val="-1"/>
          <w:sz w:val="22"/>
          <w:szCs w:val="22"/>
        </w:rPr>
        <w:t>/</w:t>
      </w:r>
    </w:p>
    <w:p w14:paraId="3423B66A"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Riptide is a strong underwater current.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It moves quickly away from</w:t>
      </w:r>
    </w:p>
    <w:p w14:paraId="5919C870" w14:textId="77777777" w:rsidR="00792C08" w:rsidRPr="00E002D6" w:rsidRDefault="00000000">
      <w:pPr>
        <w:spacing w:line="400" w:lineRule="exact"/>
        <w:ind w:firstLineChars="100" w:firstLine="218"/>
        <w:rPr>
          <w:rFonts w:ascii="Cambria" w:eastAsia="宋体" w:hAnsi="Cambria" w:cs="Cambria"/>
          <w:spacing w:val="-1"/>
          <w:sz w:val="22"/>
          <w:szCs w:val="22"/>
        </w:rPr>
      </w:pP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ʃɔr</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pᴜlz</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vɪktɪm</w:t>
      </w:r>
      <w:proofErr w:type="spellEnd"/>
      <w:r w:rsidRPr="00E002D6">
        <w:rPr>
          <w:rFonts w:ascii="Cambria" w:eastAsia="宋体" w:hAnsi="Cambria" w:cs="Cambria"/>
          <w:spacing w:val="-1"/>
          <w:sz w:val="22"/>
          <w:szCs w:val="22"/>
        </w:rPr>
        <w:t>/</w:t>
      </w:r>
    </w:p>
    <w:p w14:paraId="4D2B58EA"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shore and out to sea.</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It appears suddenly and pulls its victim under and far </w:t>
      </w:r>
      <w:proofErr w:type="gramStart"/>
      <w:r w:rsidRPr="00E002D6">
        <w:rPr>
          <w:rFonts w:ascii="Times New Roman" w:eastAsia="宋体" w:hAnsi="Times New Roman" w:cs="Times New Roman"/>
          <w:spacing w:val="-1"/>
          <w:sz w:val="28"/>
          <w:szCs w:val="28"/>
        </w:rPr>
        <w:t>off shore</w:t>
      </w:r>
      <w:proofErr w:type="gramEnd"/>
      <w:r w:rsidRPr="00E002D6">
        <w:rPr>
          <w:rFonts w:ascii="Times New Roman" w:eastAsia="宋体" w:hAnsi="Times New Roman" w:cs="Times New Roman"/>
          <w:spacing w:val="-1"/>
          <w:sz w:val="28"/>
          <w:szCs w:val="28"/>
        </w:rPr>
        <w: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Therefore,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people should make it a rule never to swim too </w:t>
      </w:r>
      <w:proofErr w:type="gramStart"/>
      <w:r w:rsidRPr="00E002D6">
        <w:rPr>
          <w:rFonts w:ascii="Times New Roman" w:eastAsia="宋体" w:hAnsi="Times New Roman" w:cs="Times New Roman"/>
          <w:spacing w:val="-1"/>
          <w:sz w:val="28"/>
          <w:szCs w:val="28"/>
        </w:rPr>
        <w:t>far out</w:t>
      </w:r>
      <w:proofErr w:type="gramEnd"/>
      <w:r w:rsidRPr="00E002D6">
        <w:rPr>
          <w:rFonts w:ascii="Times New Roman" w:eastAsia="宋体" w:hAnsi="Times New Roman" w:cs="Times New Roman"/>
          <w:spacing w:val="-1"/>
          <w:sz w:val="28"/>
          <w:szCs w:val="28"/>
        </w:rPr>
        <w:t xml:space="preserve"> from the beach.</w:t>
      </w:r>
    </w:p>
    <w:p w14:paraId="12FED5E3"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pænɪk</w:t>
      </w:r>
      <w:proofErr w:type="spellEnd"/>
      <w:r w:rsidRPr="00E002D6">
        <w:rPr>
          <w:rFonts w:ascii="Cambria" w:eastAsia="宋体" w:hAnsi="Cambria" w:cs="Cambria"/>
          <w:spacing w:val="-1"/>
          <w:sz w:val="22"/>
          <w:szCs w:val="22"/>
        </w:rPr>
        <w:t>/</w:t>
      </w:r>
    </w:p>
    <w:p w14:paraId="556026E0"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 xml:space="preserve">If you find yourself </w:t>
      </w:r>
      <w:proofErr w:type="gramStart"/>
      <w:r w:rsidRPr="00E002D6">
        <w:rPr>
          <w:rFonts w:ascii="Times New Roman" w:eastAsia="宋体" w:hAnsi="Times New Roman" w:cs="Times New Roman"/>
          <w:spacing w:val="-1"/>
          <w:sz w:val="28"/>
          <w:szCs w:val="28"/>
        </w:rPr>
        <w:t>in</w:t>
      </w:r>
      <w:proofErr w:type="gramEnd"/>
      <w:r w:rsidRPr="00E002D6">
        <w:rPr>
          <w:rFonts w:ascii="Times New Roman" w:eastAsia="宋体" w:hAnsi="Times New Roman" w:cs="Times New Roman"/>
          <w:spacing w:val="-1"/>
          <w:sz w:val="28"/>
          <w:szCs w:val="28"/>
        </w:rPr>
        <w:t xml:space="preserve"> a riptide,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don’t panic.</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And by no means </w:t>
      </w:r>
    </w:p>
    <w:p w14:paraId="64C04F2B"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taɪd</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taɪr</w:t>
      </w:r>
      <w:proofErr w:type="spellEnd"/>
      <w:r w:rsidRPr="00E002D6">
        <w:rPr>
          <w:rFonts w:ascii="Cambria" w:eastAsia="宋体" w:hAnsi="Cambria" w:cs="Cambria"/>
          <w:spacing w:val="-1"/>
          <w:sz w:val="22"/>
          <w:szCs w:val="22"/>
        </w:rPr>
        <w:t>/</w:t>
      </w:r>
    </w:p>
    <w:p w14:paraId="40A9FEC3"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should you try to go against the tide and swim back to shore.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You’ll </w:t>
      </w:r>
      <w:proofErr w:type="gramStart"/>
      <w:r w:rsidRPr="00E002D6">
        <w:rPr>
          <w:rFonts w:ascii="Times New Roman" w:eastAsia="宋体" w:hAnsi="Times New Roman" w:cs="Times New Roman"/>
          <w:spacing w:val="-1"/>
          <w:sz w:val="28"/>
          <w:szCs w:val="28"/>
        </w:rPr>
        <w:t>tire</w:t>
      </w:r>
      <w:proofErr w:type="gramEnd"/>
      <w:r w:rsidRPr="00E002D6">
        <w:rPr>
          <w:rFonts w:ascii="Times New Roman" w:eastAsia="宋体" w:hAnsi="Times New Roman" w:cs="Times New Roman"/>
          <w:spacing w:val="-1"/>
          <w:sz w:val="28"/>
          <w:szCs w:val="28"/>
        </w:rPr>
        <w:t xml:space="preserve"> </w:t>
      </w:r>
    </w:p>
    <w:p w14:paraId="549F4605"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pærəˌlɛl</w:t>
      </w:r>
      <w:proofErr w:type="spellEnd"/>
      <w:r w:rsidRPr="00E002D6">
        <w:rPr>
          <w:rFonts w:ascii="Cambria" w:eastAsia="宋体" w:hAnsi="Cambria" w:cs="Cambria"/>
          <w:spacing w:val="-1"/>
          <w:sz w:val="22"/>
          <w:szCs w:val="22"/>
        </w:rPr>
        <w:t>/</w:t>
      </w:r>
    </w:p>
    <w:p w14:paraId="7D4E1D15"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yourself out and probably drown.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Instead,</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swim parallel to the beach.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A </w:t>
      </w:r>
    </w:p>
    <w:p w14:paraId="38BEA4B7"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næro</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stroks</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dəˈrɛkʃən</w:t>
      </w:r>
      <w:proofErr w:type="spellEnd"/>
      <w:r w:rsidRPr="00E002D6">
        <w:rPr>
          <w:rFonts w:ascii="Cambria" w:eastAsia="宋体" w:hAnsi="Cambria" w:cs="Cambria"/>
          <w:spacing w:val="-1"/>
          <w:sz w:val="22"/>
          <w:szCs w:val="22"/>
        </w:rPr>
        <w:t>/</w:t>
      </w:r>
    </w:p>
    <w:p w14:paraId="04C1E484"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riptide is very narrow.</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So just a few strokes in the right direction and </w:t>
      </w:r>
    </w:p>
    <w:p w14:paraId="1D683BE0"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dendʒɚ</w:t>
      </w:r>
      <w:proofErr w:type="spellEnd"/>
      <w:r w:rsidRPr="00E002D6">
        <w:rPr>
          <w:rFonts w:ascii="Cambria" w:eastAsia="宋体" w:hAnsi="Cambria" w:cs="Cambria"/>
          <w:spacing w:val="-1"/>
          <w:sz w:val="22"/>
          <w:szCs w:val="22"/>
        </w:rPr>
        <w:t>/</w:t>
      </w:r>
    </w:p>
    <w:p w14:paraId="42CDC263"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you’ll</w:t>
      </w:r>
      <w:proofErr w:type="gramEnd"/>
      <w:r w:rsidRPr="00E002D6">
        <w:rPr>
          <w:rFonts w:ascii="Times New Roman" w:eastAsia="宋体" w:hAnsi="Times New Roman" w:cs="Times New Roman"/>
          <w:spacing w:val="-1"/>
          <w:sz w:val="28"/>
          <w:szCs w:val="28"/>
        </w:rPr>
        <w:t xml:space="preserve"> be out of danger.</w:t>
      </w:r>
    </w:p>
    <w:p w14:paraId="6AA72AC7" w14:textId="77777777" w:rsidR="00792C08" w:rsidRPr="00E002D6" w:rsidRDefault="00792C08">
      <w:pPr>
        <w:spacing w:line="400" w:lineRule="exact"/>
        <w:rPr>
          <w:rFonts w:ascii="Times New Roman" w:eastAsia="宋体" w:hAnsi="Times New Roman" w:cs="Times New Roman"/>
          <w:spacing w:val="-1"/>
          <w:sz w:val="28"/>
          <w:szCs w:val="28"/>
        </w:rPr>
      </w:pPr>
    </w:p>
    <w:p w14:paraId="2A20F3D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laɪfˌɡɑrd</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sevd</w:t>
      </w:r>
      <w:proofErr w:type="spellEnd"/>
      <w:r w:rsidRPr="00E002D6">
        <w:rPr>
          <w:rFonts w:ascii="Cambria" w:hAnsi="Cambria" w:cs="Cambria"/>
          <w:sz w:val="22"/>
          <w:szCs w:val="22"/>
          <w:lang w:eastAsia="zh-CN"/>
        </w:rPr>
        <w:t>/</w:t>
      </w:r>
    </w:p>
    <w:p w14:paraId="4D36D63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Tonya is a beautiful lifeguard.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She has just saved Marvin from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drowning in the ocean.</w:t>
      </w:r>
    </w:p>
    <w:p w14:paraId="4BC40F4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Marvin;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Tonya)</w:t>
      </w:r>
    </w:p>
    <w:p w14:paraId="3B8A41A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ɡrɑɡɪ</w:t>
      </w:r>
      <w:proofErr w:type="spellEnd"/>
      <w:r w:rsidRPr="00E002D6">
        <w:rPr>
          <w:rFonts w:ascii="Cambria" w:hAnsi="Cambria" w:cs="Cambria"/>
          <w:sz w:val="22"/>
          <w:szCs w:val="22"/>
          <w:lang w:eastAsia="zh-CN"/>
        </w:rPr>
        <w:t>/</w:t>
      </w:r>
    </w:p>
    <w:p w14:paraId="4206568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feel a little groggy.</w:t>
      </w:r>
    </w:p>
    <w:p w14:paraId="08313F6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That’s natural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You nearly drowned a minute ago. </w:t>
      </w:r>
    </w:p>
    <w:p w14:paraId="6458F54D" w14:textId="77777777" w:rsidR="00792C08" w:rsidRPr="00E002D6" w:rsidRDefault="00000000">
      <w:pPr>
        <w:pStyle w:val="a3"/>
        <w:spacing w:line="400" w:lineRule="exact"/>
        <w:ind w:right="181"/>
        <w:jc w:val="center"/>
        <w:rPr>
          <w:rFonts w:ascii="Times New Roman" w:hAnsi="Times New Roman" w:cs="Times New Roman"/>
          <w:sz w:val="28"/>
          <w:szCs w:val="28"/>
          <w:lang w:eastAsia="zh-CN"/>
        </w:rPr>
      </w:pPr>
      <w:r w:rsidRPr="00E002D6">
        <w:rPr>
          <w:rFonts w:ascii="Cambria" w:eastAsiaTheme="minorEastAsia" w:hAnsi="Cambria" w:cs="Cambria" w:hint="eastAsia"/>
          <w:sz w:val="22"/>
          <w:szCs w:val="22"/>
          <w:lang w:eastAsia="zh-CN"/>
        </w:rPr>
        <w:lastRenderedPageBreak/>
        <w:t xml:space="preserve"> /</w:t>
      </w:r>
      <w:r w:rsidRPr="00E002D6">
        <w:rPr>
          <w:rFonts w:ascii="Cambria" w:eastAsiaTheme="minorEastAsia" w:hAnsi="Cambria" w:cs="Cambria"/>
          <w:i/>
          <w:iCs/>
          <w:sz w:val="22"/>
          <w:szCs w:val="22"/>
          <w:lang w:eastAsia="zh-CN"/>
        </w:rPr>
        <w:t>'</w:t>
      </w:r>
      <w:proofErr w:type="spellStart"/>
      <w:r w:rsidRPr="00E002D6">
        <w:rPr>
          <w:rFonts w:ascii="Cambria" w:eastAsiaTheme="minorEastAsia" w:hAnsi="Cambria" w:cs="Cambria"/>
          <w:i/>
          <w:iCs/>
          <w:sz w:val="22"/>
          <w:szCs w:val="22"/>
          <w:lang w:eastAsia="zh-CN"/>
        </w:rPr>
        <w:t>sevjɚ</w:t>
      </w:r>
      <w:proofErr w:type="spellEnd"/>
      <w:r w:rsidRPr="00E002D6">
        <w:rPr>
          <w:rFonts w:ascii="Cambria" w:eastAsiaTheme="minorEastAsia" w:hAnsi="Cambria" w:cs="Cambria" w:hint="eastAsia"/>
          <w:sz w:val="22"/>
          <w:szCs w:val="22"/>
          <w:lang w:eastAsia="zh-CN"/>
        </w:rPr>
        <w:t>/</w:t>
      </w:r>
    </w:p>
    <w:p w14:paraId="43C78A5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saved my life!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my savior!</w:t>
      </w:r>
    </w:p>
    <w:p w14:paraId="5913707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eastAsiaTheme="minorEastAsia" w:hAnsi="Cambria" w:cs="Cambria"/>
          <w:i/>
          <w:iCs/>
          <w:sz w:val="22"/>
          <w:szCs w:val="22"/>
          <w:lang w:eastAsia="zh-CN"/>
        </w:rPr>
        <w:t>'</w:t>
      </w:r>
      <w:proofErr w:type="spellStart"/>
      <w:r w:rsidRPr="00E002D6">
        <w:rPr>
          <w:rFonts w:ascii="Cambria" w:hAnsi="Cambria" w:cs="Cambria"/>
          <w:i/>
          <w:iCs/>
          <w:sz w:val="22"/>
          <w:szCs w:val="22"/>
          <w:lang w:eastAsia="zh-CN"/>
        </w:rPr>
        <w:t>briðɪŋ</w:t>
      </w:r>
      <w:proofErr w:type="spellEnd"/>
      <w:r w:rsidRPr="00E002D6">
        <w:rPr>
          <w:rFonts w:ascii="Cambria" w:hAnsi="Cambria" w:cs="Cambria"/>
          <w:sz w:val="22"/>
          <w:szCs w:val="22"/>
          <w:lang w:eastAsia="zh-CN"/>
        </w:rPr>
        <w:t>/</w:t>
      </w:r>
    </w:p>
    <w:p w14:paraId="59CD7F6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Don’t get too excited.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A minute </w:t>
      </w:r>
      <w:proofErr w:type="gramStart"/>
      <w:r w:rsidRPr="00E002D6">
        <w:rPr>
          <w:rFonts w:ascii="Times New Roman" w:hAnsi="Times New Roman" w:cs="Times New Roman"/>
          <w:sz w:val="28"/>
          <w:szCs w:val="28"/>
          <w:lang w:eastAsia="zh-CN"/>
        </w:rPr>
        <w:t>ago</w:t>
      </w:r>
      <w:proofErr w:type="gramEnd"/>
      <w:r w:rsidRPr="00E002D6">
        <w:rPr>
          <w:rFonts w:ascii="Times New Roman" w:hAnsi="Times New Roman" w:cs="Times New Roman"/>
          <w:sz w:val="28"/>
          <w:szCs w:val="28"/>
          <w:lang w:eastAsia="zh-CN"/>
        </w:rPr>
        <w:t xml:space="preserve"> you weren’t breathing, and I had to give you CPR.</w:t>
      </w:r>
    </w:p>
    <w:p w14:paraId="3B9DA940"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rɪˌsʌsəˈteʃən</w:t>
      </w:r>
      <w:proofErr w:type="spellEnd"/>
      <w:r w:rsidRPr="00E002D6">
        <w:rPr>
          <w:rFonts w:ascii="Cambria" w:hAnsi="Cambria" w:cs="Cambria"/>
          <w:sz w:val="22"/>
          <w:szCs w:val="22"/>
          <w:lang w:eastAsia="zh-CN"/>
        </w:rPr>
        <w:t>/</w:t>
      </w:r>
    </w:p>
    <w:p w14:paraId="2A72C86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wish I could remember that mouth-to-mouth resuscitation with such a beautiful woman as you.</w:t>
      </w:r>
    </w:p>
    <w:p w14:paraId="107DF9B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Take it easy,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OK?</w:t>
      </w:r>
      <w:r w:rsidRPr="00E002D6">
        <w:rPr>
          <w:rFonts w:ascii="Times New Roman" w:hAnsi="Times New Roman" w:cs="Times New Roman" w:hint="eastAsia"/>
          <w:sz w:val="28"/>
          <w:szCs w:val="28"/>
          <w:lang w:eastAsia="zh-CN"/>
        </w:rPr>
        <w:t xml:space="preserve">  </w:t>
      </w:r>
    </w:p>
    <w:p w14:paraId="4BE0EDF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fent</w:t>
      </w:r>
      <w:r w:rsidRPr="00E002D6">
        <w:rPr>
          <w:rFonts w:ascii="Cambria" w:hAnsi="Cambria" w:cs="Cambria"/>
          <w:sz w:val="22"/>
          <w:szCs w:val="22"/>
          <w:lang w:eastAsia="zh-CN"/>
        </w:rPr>
        <w:t>/</w:t>
      </w:r>
    </w:p>
    <w:p w14:paraId="0F150CF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wait</w:t>
      </w:r>
      <w:r w:rsidRPr="00E002D6">
        <w:rPr>
          <w:rFonts w:ascii="Times New Roman" w:hAnsi="Times New Roman" w:cs="Times New Roman" w:hint="eastAsia"/>
          <w:sz w:val="28"/>
          <w:szCs w:val="28"/>
          <w:lang w:eastAsia="zh-CN"/>
        </w:rPr>
        <w:t xml:space="preserve"> ... </w:t>
      </w:r>
      <w:r w:rsidRPr="00E002D6">
        <w:rPr>
          <w:rFonts w:ascii="Times New Roman" w:hAnsi="Times New Roman" w:cs="Times New Roman"/>
          <w:sz w:val="28"/>
          <w:szCs w:val="28"/>
          <w:lang w:eastAsia="zh-CN"/>
        </w:rPr>
        <w:t>I feel faint again.</w:t>
      </w:r>
      <w:r w:rsidRPr="00E002D6">
        <w:rPr>
          <w:rFonts w:ascii="Times New Roman" w:hAnsi="Times New Roman" w:cs="Times New Roman" w:hint="eastAsia"/>
          <w:sz w:val="28"/>
          <w:szCs w:val="28"/>
          <w:lang w:eastAsia="zh-CN"/>
        </w:rPr>
        <w:t xml:space="preserve">  </w:t>
      </w:r>
    </w:p>
    <w:p w14:paraId="359E63F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bʌdɪ</w:t>
      </w:r>
      <w:proofErr w:type="spellEnd"/>
      <w:r w:rsidRPr="00E002D6">
        <w:rPr>
          <w:rFonts w:ascii="Cambria" w:hAnsi="Cambria" w:cs="Cambria"/>
          <w:sz w:val="22"/>
          <w:szCs w:val="22"/>
          <w:lang w:eastAsia="zh-CN"/>
        </w:rPr>
        <w:t>/</w:t>
      </w:r>
    </w:p>
    <w:p w14:paraId="186D386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Nice try,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buddy,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don’t even dream about it.</w:t>
      </w:r>
    </w:p>
    <w:p w14:paraId="311A443A" w14:textId="77777777" w:rsidR="00792C08" w:rsidRPr="00E002D6" w:rsidRDefault="00792C08">
      <w:pPr>
        <w:spacing w:line="400" w:lineRule="exact"/>
        <w:rPr>
          <w:rFonts w:ascii="Times New Roman" w:eastAsia="宋体" w:hAnsi="Times New Roman" w:cs="Times New Roman"/>
          <w:spacing w:val="-1"/>
          <w:sz w:val="28"/>
          <w:szCs w:val="28"/>
        </w:rPr>
      </w:pPr>
    </w:p>
    <w:p w14:paraId="57B8395D"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517D8BE3"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deadly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dɛdlɪ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dedli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致命的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致死的</w:t>
      </w:r>
    </w:p>
    <w:p w14:paraId="586C5AE8"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current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kɝənt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kɜːrənt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海流</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潮流</w:t>
      </w:r>
    </w:p>
    <w:p w14:paraId="4FE84F25"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pity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pɪtɪ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pɪti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不幸的事；可惜的事</w:t>
      </w:r>
    </w:p>
    <w:p w14:paraId="1E31289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drown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draᴜn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draʊn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溺亡</w:t>
      </w:r>
    </w:p>
    <w:p w14:paraId="5EEFF7A2"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beach</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bitʃ</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biːtʃ</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海滩</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海滨</w:t>
      </w:r>
      <w:r w:rsidRPr="00E002D6">
        <w:rPr>
          <w:rFonts w:ascii="Times New Roman" w:hAnsi="Times New Roman" w:cs="Times New Roman" w:hint="eastAsia"/>
          <w:sz w:val="22"/>
          <w:szCs w:val="22"/>
        </w:rPr>
        <w:t xml:space="preserve">  </w:t>
      </w:r>
    </w:p>
    <w:p w14:paraId="36FBF192"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in some cases</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在某些情况下；有时</w:t>
      </w:r>
    </w:p>
    <w:p w14:paraId="7A6F4135"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case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kes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keɪs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情况</w:t>
      </w:r>
    </w:p>
    <w:p w14:paraId="19257FEC"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riptide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rɪpˌtaɪd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rɪptaɪd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（两个海流冲撞而成的）激流</w:t>
      </w:r>
      <w:r w:rsidRPr="00E002D6">
        <w:rPr>
          <w:rFonts w:ascii="Times New Roman" w:hAnsi="Times New Roman" w:cs="Times New Roman"/>
          <w:sz w:val="22"/>
          <w:szCs w:val="22"/>
        </w:rPr>
        <w:t xml:space="preserve"> </w:t>
      </w:r>
    </w:p>
    <w:p w14:paraId="4EA94957"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underwater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ʌndɚˌwɑtɚ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ʌndərwɑːtər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水面下的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水中的</w:t>
      </w:r>
    </w:p>
    <w:p w14:paraId="4F6F68D2"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shore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ʃɔr</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ʃɔːr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海岸</w:t>
      </w:r>
      <w:r w:rsidRPr="00E002D6">
        <w:rPr>
          <w:rFonts w:ascii="Times New Roman" w:hAnsi="Times New Roman" w:cs="Times New Roman"/>
          <w:sz w:val="22"/>
          <w:szCs w:val="22"/>
        </w:rPr>
        <w:t xml:space="preserve"> </w:t>
      </w:r>
    </w:p>
    <w:p w14:paraId="00150E72"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pull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pᴜl</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pʊl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拉</w:t>
      </w:r>
    </w:p>
    <w:p w14:paraId="42D7C9D6"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victim</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vɪktɪm</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vɪktɪm</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受害者</w:t>
      </w:r>
    </w:p>
    <w:p w14:paraId="6B66E6D7"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panic</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pænɪk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pænɪk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慌张</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恐慌</w:t>
      </w:r>
    </w:p>
    <w:p w14:paraId="65B2B440"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by no means</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绝对不</w:t>
      </w:r>
      <w:r w:rsidRPr="00E002D6">
        <w:rPr>
          <w:rFonts w:ascii="Times New Roman" w:hAnsi="Times New Roman" w:cs="Times New Roman"/>
          <w:sz w:val="22"/>
          <w:szCs w:val="22"/>
        </w:rPr>
        <w:t xml:space="preserve"> </w:t>
      </w:r>
    </w:p>
    <w:p w14:paraId="13B9D5B1"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tide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taɪd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taɪd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潮水</w:t>
      </w:r>
    </w:p>
    <w:p w14:paraId="5B47A3F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tire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taɪr</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taɪr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（使）累；令人疲倦</w:t>
      </w:r>
    </w:p>
    <w:p w14:paraId="666B260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tired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taɪr</w:t>
      </w:r>
      <w:r w:rsidRPr="00E002D6">
        <w:rPr>
          <w:rFonts w:ascii="Cambria" w:hAnsi="Cambria" w:cs="Cambria" w:hint="eastAsia"/>
          <w:sz w:val="22"/>
          <w:szCs w:val="22"/>
        </w:rPr>
        <w:t>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taɪrd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iCs/>
          <w:sz w:val="22"/>
          <w:szCs w:val="22"/>
        </w:rPr>
        <w:t>adj.</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疲倦的</w:t>
      </w:r>
      <w:r w:rsidRPr="00E002D6">
        <w:rPr>
          <w:rFonts w:ascii="Times New Roman" w:hAnsi="Times New Roman" w:cs="Times New Roman"/>
          <w:sz w:val="22"/>
          <w:szCs w:val="22"/>
        </w:rPr>
        <w:t xml:space="preserve"> </w:t>
      </w:r>
    </w:p>
    <w:p w14:paraId="379FDEAC" w14:textId="77777777" w:rsidR="00792C08" w:rsidRPr="00E002D6" w:rsidRDefault="00000000">
      <w:pPr>
        <w:numPr>
          <w:ilvl w:val="0"/>
          <w:numId w:val="42"/>
        </w:numPr>
        <w:spacing w:line="400" w:lineRule="exact"/>
        <w:jc w:val="left"/>
        <w:rPr>
          <w:rFonts w:ascii="黑体" w:eastAsia="黑体" w:hAnsi="黑体" w:cs="黑体" w:hint="eastAsia"/>
          <w:sz w:val="18"/>
          <w:szCs w:val="18"/>
        </w:rPr>
      </w:pPr>
      <w:proofErr w:type="gramStart"/>
      <w:r w:rsidRPr="00E002D6">
        <w:rPr>
          <w:rFonts w:ascii="Times New Roman" w:hAnsi="Times New Roman" w:cs="Times New Roman"/>
          <w:b/>
          <w:bCs/>
          <w:sz w:val="22"/>
          <w:szCs w:val="22"/>
        </w:rPr>
        <w:t>parallel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pærəˌlɛl</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pærəlel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sz w:val="22"/>
          <w:szCs w:val="22"/>
        </w:rPr>
        <w:t>平行地</w:t>
      </w:r>
      <w:r w:rsidRPr="00E002D6">
        <w:rPr>
          <w:rFonts w:ascii="Times New Roman" w:hAnsi="Times New Roman" w:cs="Times New Roman"/>
          <w:sz w:val="22"/>
          <w:szCs w:val="22"/>
        </w:rPr>
        <w:t xml:space="preserve"> &amp;</w:t>
      </w:r>
      <w:r w:rsidRPr="00E002D6">
        <w:rPr>
          <w:rFonts w:ascii="Times New Roman" w:hAnsi="Times New Roman" w:cs="Times New Roman" w:hint="eastAsia"/>
          <w:i/>
          <w:sz w:val="22"/>
          <w:szCs w:val="22"/>
        </w:rPr>
        <w:t xml:space="preserve"> adj.</w:t>
      </w:r>
      <w:r w:rsidRPr="00E002D6">
        <w:rPr>
          <w:rFonts w:ascii="Times New Roman" w:hAnsi="Times New Roman" w:cs="Times New Roman" w:hint="eastAsia"/>
          <w:i/>
          <w:sz w:val="22"/>
          <w:szCs w:val="22"/>
          <w:lang w:eastAsia="zh"/>
        </w:rPr>
        <w:t xml:space="preserve"> </w:t>
      </w:r>
      <w:r w:rsidRPr="00E002D6">
        <w:rPr>
          <w:rFonts w:ascii="Times New Roman" w:hAnsi="Times New Roman" w:cs="Times New Roman"/>
          <w:sz w:val="22"/>
          <w:szCs w:val="22"/>
        </w:rPr>
        <w:t>平行的（皆与介词</w:t>
      </w:r>
      <w:r w:rsidRPr="00E002D6">
        <w:rPr>
          <w:rFonts w:ascii="Times New Roman" w:hAnsi="Times New Roman" w:cs="Times New Roman"/>
          <w:sz w:val="22"/>
          <w:szCs w:val="22"/>
        </w:rPr>
        <w:t>to</w:t>
      </w:r>
      <w:r w:rsidRPr="00E002D6">
        <w:rPr>
          <w:rFonts w:ascii="Times New Roman" w:hAnsi="Times New Roman" w:cs="Times New Roman"/>
          <w:sz w:val="22"/>
          <w:szCs w:val="22"/>
        </w:rPr>
        <w:t>连用）</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0B2E426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narrow</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næro</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nærəʊ</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狭窄的</w:t>
      </w:r>
    </w:p>
    <w:p w14:paraId="08B7368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stroke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strok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strəʊk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（游泳的）划</w:t>
      </w:r>
    </w:p>
    <w:p w14:paraId="77B488B9"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direction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dəˈrɛkʃən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dəˈrekʃən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方向（与介词</w:t>
      </w:r>
      <w:r w:rsidRPr="00E002D6">
        <w:rPr>
          <w:rFonts w:ascii="Times New Roman" w:hAnsi="Times New Roman" w:cs="Times New Roman"/>
          <w:sz w:val="22"/>
          <w:szCs w:val="22"/>
        </w:rPr>
        <w:t>in</w:t>
      </w:r>
      <w:r w:rsidRPr="00E002D6">
        <w:rPr>
          <w:rFonts w:ascii="Times New Roman" w:hAnsi="Times New Roman" w:cs="Times New Roman"/>
          <w:sz w:val="22"/>
          <w:szCs w:val="22"/>
        </w:rPr>
        <w:t>连用）</w:t>
      </w:r>
    </w:p>
    <w:p w14:paraId="63EE28AD"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be out of danger</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脱离危险</w:t>
      </w:r>
    </w:p>
    <w:p w14:paraId="429B5E46"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danger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dendʒɚ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deɪndʒər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危险</w:t>
      </w:r>
    </w:p>
    <w:p w14:paraId="5D7C6CB5"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lifeguard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laɪfˌɡɑrd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laɪfɡɑːrd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救生员</w:t>
      </w:r>
    </w:p>
    <w:p w14:paraId="09634E53"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save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sev</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seɪv</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解救</w:t>
      </w:r>
    </w:p>
    <w:p w14:paraId="41C06F37"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groggy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ɡrɑɡɪ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ɡrɑːɡi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proofErr w:type="gramEnd"/>
      <w:r w:rsidRPr="00E002D6">
        <w:rPr>
          <w:rFonts w:ascii="Times New Roman" w:hAnsi="Times New Roman" w:cs="Times New Roman" w:hint="eastAsia"/>
          <w:b/>
          <w:bCs/>
          <w:i/>
          <w:sz w:val="22"/>
          <w:szCs w:val="22"/>
        </w:rPr>
        <w:t xml:space="preserve"> </w:t>
      </w:r>
      <w:r w:rsidRPr="00E002D6">
        <w:rPr>
          <w:rFonts w:ascii="Times New Roman" w:hAnsi="Times New Roman" w:cs="Times New Roman"/>
          <w:sz w:val="22"/>
          <w:szCs w:val="22"/>
        </w:rPr>
        <w:t>（因疲劳、生病、喝酒而）软弱无力的</w:t>
      </w:r>
    </w:p>
    <w:p w14:paraId="0E775924"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savior</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 xml:space="preserve"> KK</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sevjɚ</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seɪvjər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sz w:val="22"/>
          <w:szCs w:val="22"/>
        </w:rPr>
        <w:t>拯救者</w:t>
      </w:r>
    </w:p>
    <w:p w14:paraId="13A36A7C"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breathe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brið</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briːð</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呼吸</w:t>
      </w:r>
    </w:p>
    <w:p w14:paraId="7F38D78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breath</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hAnsi="Cambria" w:cs="Cambria"/>
          <w:sz w:val="22"/>
          <w:szCs w:val="22"/>
        </w:rPr>
        <w:t>brɛ</w:t>
      </w:r>
      <w:proofErr w:type="gramStart"/>
      <w:r w:rsidRPr="00E002D6">
        <w:rPr>
          <w:rFonts w:ascii="Cambria" w:hAnsi="Cambria" w:cs="Cambria"/>
          <w:sz w:val="22"/>
          <w:szCs w:val="22"/>
        </w:rPr>
        <w:t>θ</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r w:rsidRPr="00E002D6">
        <w:rPr>
          <w:rFonts w:ascii="Cambria" w:hAnsi="Cambria" w:cs="Cambria"/>
          <w:sz w:val="22"/>
          <w:szCs w:val="22"/>
        </w:rPr>
        <w:t>bre</w:t>
      </w:r>
      <w:proofErr w:type="gramStart"/>
      <w:r w:rsidRPr="00E002D6">
        <w:rPr>
          <w:rFonts w:ascii="Cambria" w:hAnsi="Cambria" w:cs="Cambria"/>
          <w:sz w:val="22"/>
          <w:szCs w:val="22"/>
        </w:rPr>
        <w:t>θ</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i/>
          <w:iCs/>
          <w:sz w:val="22"/>
          <w:szCs w:val="22"/>
        </w:rPr>
        <w:t>.</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呼吸；气息</w:t>
      </w:r>
    </w:p>
    <w:p w14:paraId="42B271D9" w14:textId="77777777" w:rsidR="00792C08" w:rsidRPr="00E002D6" w:rsidRDefault="00000000">
      <w:pPr>
        <w:numPr>
          <w:ilvl w:val="0"/>
          <w:numId w:val="42"/>
        </w:numPr>
        <w:jc w:val="left"/>
        <w:rPr>
          <w:rFonts w:ascii="Times New Roman" w:hAnsi="Times New Roman" w:cs="Times New Roman"/>
          <w:sz w:val="22"/>
          <w:szCs w:val="22"/>
        </w:rPr>
      </w:pPr>
      <w:r w:rsidRPr="00E002D6">
        <w:rPr>
          <w:rFonts w:ascii="Times New Roman" w:hAnsi="Times New Roman" w:cs="Times New Roman"/>
          <w:b/>
          <w:bCs/>
          <w:sz w:val="22"/>
          <w:szCs w:val="22"/>
        </w:rPr>
        <w:t>hold one</w:t>
      </w:r>
      <w:proofErr w:type="gramStart"/>
      <w:r w:rsidRPr="00E002D6">
        <w:rPr>
          <w:rFonts w:ascii="Times New Roman" w:hAnsi="Times New Roman" w:cs="Times New Roman"/>
          <w:b/>
          <w:bCs/>
          <w:sz w:val="22"/>
          <w:szCs w:val="22"/>
        </w:rPr>
        <w:t>’</w:t>
      </w:r>
      <w:proofErr w:type="gramEnd"/>
      <w:r w:rsidRPr="00E002D6">
        <w:rPr>
          <w:rFonts w:ascii="Times New Roman" w:hAnsi="Times New Roman" w:cs="Times New Roman"/>
          <w:b/>
          <w:bCs/>
          <w:sz w:val="22"/>
          <w:szCs w:val="22"/>
        </w:rPr>
        <w:t>s breath</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屏息静气</w:t>
      </w:r>
      <w:r w:rsidRPr="00E002D6">
        <w:rPr>
          <w:rFonts w:ascii="Times New Roman" w:hAnsi="Times New Roman" w:cs="Times New Roman"/>
          <w:sz w:val="22"/>
          <w:szCs w:val="22"/>
        </w:rPr>
        <w:t xml:space="preserve"> </w:t>
      </w:r>
    </w:p>
    <w:p w14:paraId="52C6770F" w14:textId="77777777" w:rsidR="00792C08" w:rsidRPr="00E002D6" w:rsidRDefault="00000000">
      <w:pPr>
        <w:numPr>
          <w:ilvl w:val="0"/>
          <w:numId w:val="42"/>
        </w:numPr>
        <w:jc w:val="left"/>
        <w:rPr>
          <w:rFonts w:ascii="Times New Roman" w:hAnsi="Times New Roman" w:cs="Times New Roman"/>
          <w:sz w:val="22"/>
          <w:szCs w:val="22"/>
        </w:rPr>
      </w:pPr>
      <w:r w:rsidRPr="00E002D6">
        <w:rPr>
          <w:rFonts w:ascii="Times New Roman" w:hAnsi="Times New Roman" w:cs="Times New Roman"/>
          <w:b/>
          <w:bCs/>
          <w:sz w:val="22"/>
          <w:szCs w:val="22"/>
        </w:rPr>
        <w:t>catch one</w:t>
      </w:r>
      <w:proofErr w:type="gramStart"/>
      <w:r w:rsidRPr="00E002D6">
        <w:rPr>
          <w:rFonts w:ascii="Times New Roman" w:hAnsi="Times New Roman" w:cs="Times New Roman"/>
          <w:b/>
          <w:bCs/>
          <w:sz w:val="22"/>
          <w:szCs w:val="22"/>
        </w:rPr>
        <w:t>’</w:t>
      </w:r>
      <w:proofErr w:type="gramEnd"/>
      <w:r w:rsidRPr="00E002D6">
        <w:rPr>
          <w:rFonts w:ascii="Times New Roman" w:hAnsi="Times New Roman" w:cs="Times New Roman"/>
          <w:b/>
          <w:bCs/>
          <w:sz w:val="22"/>
          <w:szCs w:val="22"/>
        </w:rPr>
        <w:t>s breath</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喘过气来</w:t>
      </w:r>
    </w:p>
    <w:p w14:paraId="22D26380"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take a deep breath</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深呼吸</w:t>
      </w:r>
    </w:p>
    <w:p w14:paraId="7C3FF24C"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CPR</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心肺复苏术</w:t>
      </w:r>
      <w:r w:rsidRPr="00E002D6">
        <w:rPr>
          <w:rFonts w:ascii="Times New Roman" w:hAnsi="Times New Roman" w:cs="Times New Roman"/>
          <w:b/>
          <w:bCs/>
          <w:sz w:val="22"/>
          <w:szCs w:val="22"/>
        </w:rPr>
        <w:t>CPR</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心肺复苏术</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cardiopulmonary resuscitation</w:t>
      </w:r>
      <w:r w:rsidRPr="00E002D6">
        <w:rPr>
          <w:rFonts w:ascii="Times New Roman" w:hAnsi="Times New Roman" w:cs="Times New Roman" w:hint="eastAsia"/>
          <w:sz w:val="22"/>
          <w:szCs w:val="22"/>
        </w:rPr>
        <w:t>）</w:t>
      </w:r>
    </w:p>
    <w:p w14:paraId="3C3F54C8" w14:textId="77777777" w:rsidR="00792C08" w:rsidRPr="00E002D6" w:rsidRDefault="00000000">
      <w:pPr>
        <w:numPr>
          <w:ilvl w:val="0"/>
          <w:numId w:val="42"/>
        </w:numPr>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cardiopulmonary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hAnsi="Cambria" w:cs="Cambria"/>
          <w:sz w:val="22"/>
          <w:szCs w:val="22"/>
        </w:rPr>
        <w:t>kɑrdɪoˈpʌlməˌnɛrɪ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Lucida Grande" w:hAnsi="Cambria" w:cs="Cambria"/>
          <w:color w:val="333333"/>
          <w:sz w:val="22"/>
          <w:szCs w:val="22"/>
          <w:shd w:val="clear" w:color="auto" w:fill="FFFFFF"/>
        </w:rPr>
        <w:t>ˌ</w:t>
      </w:r>
      <w:proofErr w:type="spellStart"/>
      <w:r w:rsidRPr="00E002D6">
        <w:rPr>
          <w:rFonts w:ascii="Cambria" w:eastAsia="Lucida Grande" w:hAnsi="Cambria" w:cs="Cambria"/>
          <w:color w:val="333333"/>
          <w:sz w:val="22"/>
          <w:szCs w:val="22"/>
          <w:shd w:val="clear" w:color="auto" w:fill="FFFFFF"/>
        </w:rPr>
        <w:t>kɑːrdiəʊˌpʌlməneri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iCs/>
          <w:sz w:val="22"/>
          <w:szCs w:val="22"/>
        </w:rPr>
        <w:t>adj.</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心肺的</w:t>
      </w:r>
    </w:p>
    <w:p w14:paraId="64A44A35"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resuscitation</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rɪˌsʌsəˈteʃən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rɪˌsʌsəˈteɪʃən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复苏</w:t>
      </w:r>
    </w:p>
    <w:p w14:paraId="0DBFAD05"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mouth-to-mouth</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resuscitation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口对口人工呼吸</w:t>
      </w:r>
    </w:p>
    <w:p w14:paraId="0D5D6386"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faint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fent</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feɪnt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晕眩的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即将昏倒的</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昏倒</w:t>
      </w:r>
    </w:p>
    <w:p w14:paraId="52BFC2D3"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feel faint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觉得快要昏倒</w:t>
      </w:r>
      <w:r w:rsidRPr="00E002D6">
        <w:rPr>
          <w:rFonts w:ascii="Times New Roman" w:hAnsi="Times New Roman" w:cs="Times New Roman"/>
          <w:sz w:val="22"/>
          <w:szCs w:val="22"/>
        </w:rPr>
        <w:t xml:space="preserve"> </w:t>
      </w:r>
    </w:p>
    <w:p w14:paraId="21A20CDE" w14:textId="77777777" w:rsidR="00792C08" w:rsidRPr="00E002D6" w:rsidRDefault="00000000">
      <w:pPr>
        <w:numPr>
          <w:ilvl w:val="0"/>
          <w:numId w:val="4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buddy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bʌdɪ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bʌdi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老兄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好友（常用于口语中）</w:t>
      </w:r>
    </w:p>
    <w:p w14:paraId="60D46FEC" w14:textId="77777777" w:rsidR="00792C08" w:rsidRPr="00E002D6" w:rsidRDefault="00000000">
      <w:pPr>
        <w:numPr>
          <w:ilvl w:val="0"/>
          <w:numId w:val="4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dream about</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梦想</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（做梦）梦到</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dream of</w:t>
      </w:r>
      <w:r w:rsidRPr="00E002D6">
        <w:rPr>
          <w:rFonts w:ascii="Times New Roman" w:hAnsi="Times New Roman" w:cs="Times New Roman" w:hint="eastAsia"/>
          <w:sz w:val="22"/>
          <w:szCs w:val="22"/>
        </w:rPr>
        <w:t xml:space="preserve"> ...</w:t>
      </w:r>
    </w:p>
    <w:p w14:paraId="50D69151" w14:textId="77777777" w:rsidR="00792C08" w:rsidRPr="00E002D6" w:rsidRDefault="00792C08">
      <w:pPr>
        <w:spacing w:line="400" w:lineRule="exact"/>
        <w:jc w:val="left"/>
        <w:rPr>
          <w:rFonts w:ascii="Times New Roman" w:hAnsi="Times New Roman" w:cs="Times New Roman"/>
          <w:sz w:val="22"/>
          <w:szCs w:val="22"/>
        </w:rPr>
      </w:pPr>
    </w:p>
    <w:p w14:paraId="5291AF6F"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3A041B74"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w:t>
      </w:r>
      <w:r w:rsidRPr="00E002D6">
        <w:rPr>
          <w:rFonts w:ascii="Times New Roman" w:hAnsi="Times New Roman" w:hint="eastAsia"/>
          <w:color w:val="FDD860" w:themeColor="accent3" w:themeTint="99"/>
          <w:sz w:val="24"/>
        </w:rPr>
        <w:t xml:space="preserve">make it a rule to + </w:t>
      </w:r>
      <w:r w:rsidRPr="00E002D6">
        <w:rPr>
          <w:rFonts w:ascii="Times New Roman" w:hAnsi="Times New Roman" w:hint="eastAsia"/>
          <w:color w:val="FDD860" w:themeColor="accent3" w:themeTint="99"/>
          <w:sz w:val="24"/>
        </w:rPr>
        <w:t>动词原形的用法并复习一般现在时。</w:t>
      </w:r>
    </w:p>
    <w:p w14:paraId="4A9DFAB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1. make it a rule to + </w:t>
      </w:r>
      <w:r w:rsidRPr="00E002D6">
        <w:rPr>
          <w:rFonts w:ascii="Times New Roman" w:hAnsi="Times New Roman" w:hint="eastAsia"/>
          <w:sz w:val="24"/>
        </w:rPr>
        <w:t>动词原形的用法</w:t>
      </w:r>
    </w:p>
    <w:p w14:paraId="29A84CE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w:t>
      </w:r>
      <w:r w:rsidRPr="00E002D6">
        <w:rPr>
          <w:rFonts w:ascii="Times New Roman" w:hAnsi="Times New Roman" w:hint="eastAsia"/>
          <w:sz w:val="24"/>
        </w:rPr>
        <w:t xml:space="preserve">Therefore, people should make it a rule never to swim too </w:t>
      </w:r>
      <w:proofErr w:type="gramStart"/>
      <w:r w:rsidRPr="00E002D6">
        <w:rPr>
          <w:rFonts w:ascii="Times New Roman" w:hAnsi="Times New Roman" w:hint="eastAsia"/>
          <w:sz w:val="24"/>
        </w:rPr>
        <w:t>far out</w:t>
      </w:r>
      <w:proofErr w:type="gramEnd"/>
      <w:r w:rsidRPr="00E002D6">
        <w:rPr>
          <w:rFonts w:ascii="Times New Roman" w:hAnsi="Times New Roman" w:hint="eastAsia"/>
          <w:sz w:val="24"/>
        </w:rPr>
        <w:t xml:space="preserve"> from the beach.</w:t>
      </w:r>
    </w:p>
    <w:p w14:paraId="389BB8A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因此，人们应该养成不要游得离海滩边太远的习惯。</w:t>
      </w:r>
    </w:p>
    <w:p w14:paraId="49088E8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上</w:t>
      </w:r>
      <w:proofErr w:type="gramStart"/>
      <w:r w:rsidRPr="00E002D6">
        <w:rPr>
          <w:rFonts w:ascii="Times New Roman" w:hAnsi="Times New Roman" w:hint="eastAsia"/>
          <w:sz w:val="24"/>
        </w:rPr>
        <w:t>列句</w:t>
      </w:r>
      <w:proofErr w:type="gramEnd"/>
      <w:r w:rsidRPr="00E002D6">
        <w:rPr>
          <w:rFonts w:ascii="Times New Roman" w:hAnsi="Times New Roman" w:hint="eastAsia"/>
          <w:sz w:val="24"/>
        </w:rPr>
        <w:t>中，使用了“</w:t>
      </w:r>
      <w:r w:rsidRPr="00E002D6">
        <w:rPr>
          <w:rFonts w:ascii="Times New Roman" w:hAnsi="Times New Roman" w:hint="eastAsia"/>
          <w:sz w:val="24"/>
        </w:rPr>
        <w:t>make it a rule to+</w:t>
      </w:r>
      <w:r w:rsidRPr="00E002D6">
        <w:rPr>
          <w:rFonts w:ascii="Times New Roman" w:hAnsi="Times New Roman" w:hint="eastAsia"/>
          <w:sz w:val="24"/>
        </w:rPr>
        <w:t>动词原形”的句型，字面意思为“将</w:t>
      </w:r>
      <w:r w:rsidRPr="00E002D6">
        <w:rPr>
          <w:rFonts w:ascii="Times New Roman" w:hAnsi="Times New Roman" w:hint="eastAsia"/>
          <w:sz w:val="24"/>
          <w:lang w:eastAsia="zh"/>
        </w:rPr>
        <w:t>……</w:t>
      </w:r>
      <w:r w:rsidRPr="00E002D6">
        <w:rPr>
          <w:rFonts w:ascii="Times New Roman" w:hAnsi="Times New Roman" w:hint="eastAsia"/>
          <w:sz w:val="24"/>
        </w:rPr>
        <w:t>的情形变成一种规则”，亦即“习惯于</w:t>
      </w:r>
      <w:r w:rsidRPr="00E002D6">
        <w:rPr>
          <w:rFonts w:ascii="Times New Roman" w:hAnsi="Times New Roman" w:hint="eastAsia"/>
          <w:sz w:val="24"/>
          <w:lang w:eastAsia="zh"/>
        </w:rPr>
        <w:t>……</w:t>
      </w:r>
      <w:r w:rsidRPr="00E002D6">
        <w:rPr>
          <w:rFonts w:ascii="Times New Roman" w:hAnsi="Times New Roman" w:hint="eastAsia"/>
          <w:sz w:val="24"/>
        </w:rPr>
        <w:t>”之意。在此句型中，</w:t>
      </w:r>
      <w:r w:rsidRPr="00E002D6">
        <w:rPr>
          <w:rFonts w:ascii="Times New Roman" w:hAnsi="Times New Roman" w:hint="eastAsia"/>
          <w:sz w:val="24"/>
        </w:rPr>
        <w:t>make</w:t>
      </w:r>
      <w:r w:rsidRPr="00E002D6">
        <w:rPr>
          <w:rFonts w:ascii="Times New Roman" w:hAnsi="Times New Roman" w:hint="eastAsia"/>
          <w:sz w:val="24"/>
        </w:rPr>
        <w:t>是不完全及物动词，表“使</w:t>
      </w:r>
      <w:r w:rsidRPr="00E002D6">
        <w:rPr>
          <w:rFonts w:ascii="Times New Roman" w:hAnsi="Times New Roman" w:hint="eastAsia"/>
          <w:sz w:val="24"/>
          <w:lang w:eastAsia="zh"/>
        </w:rPr>
        <w:t>……</w:t>
      </w:r>
      <w:r w:rsidRPr="00E002D6">
        <w:rPr>
          <w:rFonts w:ascii="Times New Roman" w:hAnsi="Times New Roman" w:hint="eastAsia"/>
          <w:sz w:val="24"/>
        </w:rPr>
        <w:t>成为</w:t>
      </w:r>
      <w:r w:rsidRPr="00E002D6">
        <w:rPr>
          <w:rFonts w:ascii="Times New Roman" w:hAnsi="Times New Roman" w:hint="eastAsia"/>
          <w:sz w:val="24"/>
          <w:lang w:eastAsia="zh"/>
        </w:rPr>
        <w:t>……</w:t>
      </w:r>
      <w:r w:rsidRPr="00E002D6">
        <w:rPr>
          <w:rFonts w:ascii="Times New Roman" w:hAnsi="Times New Roman" w:hint="eastAsia"/>
          <w:sz w:val="24"/>
        </w:rPr>
        <w:t>”；</w:t>
      </w:r>
      <w:r w:rsidRPr="00E002D6">
        <w:rPr>
          <w:rFonts w:ascii="Times New Roman" w:hAnsi="Times New Roman" w:hint="eastAsia"/>
          <w:sz w:val="24"/>
        </w:rPr>
        <w:t>it</w:t>
      </w:r>
      <w:r w:rsidRPr="00E002D6">
        <w:rPr>
          <w:rFonts w:ascii="Times New Roman" w:hAnsi="Times New Roman" w:hint="eastAsia"/>
          <w:sz w:val="24"/>
        </w:rPr>
        <w:t>是形式宾语，代替真正的宾语，即其后的不定式短语</w:t>
      </w:r>
      <w:r w:rsidRPr="00E002D6">
        <w:rPr>
          <w:rFonts w:ascii="Times New Roman" w:hAnsi="Times New Roman"/>
          <w:sz w:val="24"/>
        </w:rPr>
        <w:t>（</w:t>
      </w:r>
      <w:r w:rsidRPr="00E002D6">
        <w:rPr>
          <w:rFonts w:ascii="Times New Roman" w:hAnsi="Times New Roman" w:hint="eastAsia"/>
          <w:sz w:val="24"/>
        </w:rPr>
        <w:t>to+</w:t>
      </w:r>
      <w:r w:rsidRPr="00E002D6">
        <w:rPr>
          <w:rFonts w:ascii="Times New Roman" w:hAnsi="Times New Roman" w:hint="eastAsia"/>
          <w:sz w:val="24"/>
        </w:rPr>
        <w:t>动词原形</w:t>
      </w:r>
      <w:r w:rsidRPr="00E002D6">
        <w:rPr>
          <w:rFonts w:ascii="Times New Roman" w:hAnsi="Times New Roman"/>
          <w:sz w:val="24"/>
        </w:rPr>
        <w:t>）</w:t>
      </w:r>
      <w:r w:rsidRPr="00E002D6">
        <w:rPr>
          <w:rFonts w:ascii="Times New Roman" w:hAnsi="Times New Roman" w:hint="eastAsia"/>
          <w:sz w:val="24"/>
        </w:rPr>
        <w:t>；而</w:t>
      </w:r>
      <w:r w:rsidRPr="00E002D6">
        <w:rPr>
          <w:rFonts w:ascii="Times New Roman" w:hAnsi="Times New Roman" w:hint="eastAsia"/>
          <w:sz w:val="24"/>
        </w:rPr>
        <w:t>a rule</w:t>
      </w:r>
      <w:r w:rsidRPr="00E002D6">
        <w:rPr>
          <w:rFonts w:ascii="Times New Roman" w:hAnsi="Times New Roman" w:hint="eastAsia"/>
          <w:sz w:val="24"/>
        </w:rPr>
        <w:t>则是宾语补足语。</w:t>
      </w:r>
    </w:p>
    <w:p w14:paraId="684FB38B" w14:textId="77777777" w:rsidR="00792C08" w:rsidRPr="00E002D6" w:rsidRDefault="00000000">
      <w:pPr>
        <w:spacing w:line="400" w:lineRule="exact"/>
        <w:rPr>
          <w:rFonts w:ascii="Times New Roman" w:hAnsi="Times New Roman"/>
          <w:sz w:val="24"/>
          <w:lang w:eastAsia="zh"/>
        </w:rPr>
      </w:pPr>
      <w:r w:rsidRPr="00E002D6">
        <w:rPr>
          <w:rFonts w:ascii="Times New Roman" w:hAnsi="Times New Roman" w:hint="eastAsia"/>
          <w:sz w:val="24"/>
        </w:rPr>
        <w:t>make it a rule to+</w:t>
      </w:r>
      <w:r w:rsidRPr="00E002D6">
        <w:rPr>
          <w:rFonts w:ascii="Times New Roman" w:hAnsi="Times New Roman" w:hint="eastAsia"/>
          <w:sz w:val="24"/>
        </w:rPr>
        <w:t>动词原形</w:t>
      </w:r>
      <w:r w:rsidRPr="00E002D6">
        <w:rPr>
          <w:rFonts w:ascii="Times New Roman" w:hAnsi="Times New Roman" w:hint="eastAsia"/>
          <w:sz w:val="24"/>
        </w:rPr>
        <w:t xml:space="preserve"> </w:t>
      </w:r>
      <w:r w:rsidRPr="00E002D6">
        <w:rPr>
          <w:rFonts w:ascii="Times New Roman" w:hAnsi="Times New Roman" w:hint="eastAsia"/>
          <w:sz w:val="24"/>
        </w:rPr>
        <w:t>习惯于</w:t>
      </w:r>
      <w:r w:rsidRPr="00E002D6">
        <w:rPr>
          <w:rFonts w:ascii="Times New Roman" w:hAnsi="Times New Roman" w:hint="eastAsia"/>
          <w:sz w:val="24"/>
          <w:lang w:eastAsia="zh"/>
        </w:rPr>
        <w:t>……</w:t>
      </w:r>
    </w:p>
    <w:p w14:paraId="54A7BCA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=be in the habit of+</w:t>
      </w:r>
      <w:r w:rsidRPr="00E002D6">
        <w:rPr>
          <w:rFonts w:ascii="Times New Roman" w:hAnsi="Times New Roman" w:hint="eastAsia"/>
          <w:sz w:val="24"/>
        </w:rPr>
        <w:t>动名词</w:t>
      </w:r>
    </w:p>
    <w:p w14:paraId="41FE293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lastRenderedPageBreak/>
        <w:t>2</w:t>
      </w:r>
      <w:r w:rsidRPr="00E002D6">
        <w:rPr>
          <w:rFonts w:ascii="Times New Roman" w:hAnsi="Times New Roman" w:hint="eastAsia"/>
          <w:sz w:val="24"/>
        </w:rPr>
        <w:t xml:space="preserve">. </w:t>
      </w:r>
      <w:r w:rsidRPr="00E002D6">
        <w:rPr>
          <w:rFonts w:ascii="Times New Roman" w:hAnsi="Times New Roman" w:hint="eastAsia"/>
          <w:sz w:val="24"/>
        </w:rPr>
        <w:t>一般现在时</w:t>
      </w:r>
    </w:p>
    <w:p w14:paraId="4E80F4A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表示经常性、习惯性动作，或客观事实、真理、现阶段状态。</w:t>
      </w:r>
    </w:p>
    <w:p w14:paraId="4437AA2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经常性、习惯性动作</w:t>
      </w:r>
    </w:p>
    <w:p w14:paraId="2687661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 get up at 7 every day.</w:t>
      </w:r>
    </w:p>
    <w:p w14:paraId="33639A7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客观真理、自然规律</w:t>
      </w:r>
    </w:p>
    <w:p w14:paraId="0F292CC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The earth goes around the sun.</w:t>
      </w:r>
    </w:p>
    <w:p w14:paraId="39A7C9E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现阶段固定状态、性格特征</w:t>
      </w:r>
    </w:p>
    <w:p w14:paraId="74FA57B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He likes music.</w:t>
      </w:r>
    </w:p>
    <w:p w14:paraId="4303364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时间</w:t>
      </w:r>
      <w:r w:rsidRPr="00E002D6">
        <w:rPr>
          <w:rFonts w:ascii="Times New Roman" w:hAnsi="Times New Roman"/>
          <w:sz w:val="24"/>
        </w:rPr>
        <w:t xml:space="preserve"> / </w:t>
      </w:r>
      <w:r w:rsidRPr="00E002D6">
        <w:rPr>
          <w:rFonts w:ascii="Times New Roman" w:hAnsi="Times New Roman"/>
          <w:sz w:val="24"/>
        </w:rPr>
        <w:t>条件状语从句表将来（主将从现）</w:t>
      </w:r>
    </w:p>
    <w:p w14:paraId="6D455FB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If it rains, I will stay home.</w:t>
      </w:r>
    </w:p>
    <w:p w14:paraId="1975ABE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1</w:t>
      </w:r>
      <w:r w:rsidRPr="00E002D6">
        <w:rPr>
          <w:rFonts w:ascii="Times New Roman" w:hAnsi="Times New Roman" w:hint="eastAsia"/>
          <w:sz w:val="24"/>
          <w:lang w:eastAsia="zh"/>
        </w:rPr>
        <w:t>）</w:t>
      </w:r>
      <w:r w:rsidRPr="00E002D6">
        <w:rPr>
          <w:rFonts w:ascii="Times New Roman" w:hAnsi="Times New Roman"/>
          <w:sz w:val="24"/>
        </w:rPr>
        <w:t>肯定句</w:t>
      </w:r>
    </w:p>
    <w:p w14:paraId="524F736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主语非三单：主语</w:t>
      </w:r>
      <w:r w:rsidRPr="00E002D6">
        <w:rPr>
          <w:rFonts w:ascii="Times New Roman" w:hAnsi="Times New Roman"/>
          <w:sz w:val="24"/>
        </w:rPr>
        <w:t xml:space="preserve"> + </w:t>
      </w:r>
      <w:r w:rsidRPr="00E002D6">
        <w:rPr>
          <w:rFonts w:ascii="Times New Roman" w:hAnsi="Times New Roman"/>
          <w:sz w:val="24"/>
        </w:rPr>
        <w:t>动词原形</w:t>
      </w:r>
    </w:p>
    <w:p w14:paraId="4D0C58F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主语三单</w:t>
      </w:r>
      <w:r w:rsidRPr="00E002D6">
        <w:rPr>
          <w:rFonts w:ascii="Times New Roman" w:hAnsi="Times New Roman"/>
          <w:sz w:val="24"/>
        </w:rPr>
        <w:t xml:space="preserve"> </w:t>
      </w:r>
      <w:r w:rsidRPr="00E002D6">
        <w:rPr>
          <w:rFonts w:ascii="Times New Roman" w:hAnsi="Times New Roman"/>
          <w:sz w:val="24"/>
        </w:rPr>
        <w:t>（</w:t>
      </w:r>
      <w:r w:rsidRPr="00E002D6">
        <w:rPr>
          <w:rFonts w:ascii="Times New Roman" w:hAnsi="Times New Roman"/>
          <w:sz w:val="24"/>
        </w:rPr>
        <w:t xml:space="preserve">he/she/it/ </w:t>
      </w:r>
      <w:r w:rsidRPr="00E002D6">
        <w:rPr>
          <w:rFonts w:ascii="Times New Roman" w:hAnsi="Times New Roman"/>
          <w:sz w:val="24"/>
        </w:rPr>
        <w:t>单个人</w:t>
      </w:r>
      <w:r w:rsidRPr="00E002D6">
        <w:rPr>
          <w:rFonts w:ascii="Times New Roman" w:hAnsi="Times New Roman"/>
          <w:sz w:val="24"/>
        </w:rPr>
        <w:t xml:space="preserve"> / </w:t>
      </w:r>
      <w:r w:rsidRPr="00E002D6">
        <w:rPr>
          <w:rFonts w:ascii="Times New Roman" w:hAnsi="Times New Roman"/>
          <w:sz w:val="24"/>
        </w:rPr>
        <w:t>单数物）：主语</w:t>
      </w:r>
      <w:r w:rsidRPr="00E002D6">
        <w:rPr>
          <w:rFonts w:ascii="Times New Roman" w:hAnsi="Times New Roman"/>
          <w:sz w:val="24"/>
        </w:rPr>
        <w:t xml:space="preserve"> + </w:t>
      </w:r>
      <w:r w:rsidRPr="00E002D6">
        <w:rPr>
          <w:rFonts w:ascii="Times New Roman" w:hAnsi="Times New Roman"/>
          <w:sz w:val="24"/>
        </w:rPr>
        <w:t>动词三单形式</w:t>
      </w:r>
    </w:p>
    <w:p w14:paraId="6DBDEE4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2</w:t>
      </w:r>
      <w:r w:rsidRPr="00E002D6">
        <w:rPr>
          <w:rFonts w:ascii="Times New Roman" w:hAnsi="Times New Roman" w:hint="eastAsia"/>
          <w:sz w:val="24"/>
          <w:lang w:eastAsia="zh"/>
        </w:rPr>
        <w:t>）</w:t>
      </w:r>
      <w:r w:rsidRPr="00E002D6">
        <w:rPr>
          <w:rFonts w:ascii="Times New Roman" w:hAnsi="Times New Roman"/>
          <w:sz w:val="24"/>
        </w:rPr>
        <w:t>否定句</w:t>
      </w:r>
    </w:p>
    <w:p w14:paraId="2A6BA90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非三单：主语</w:t>
      </w:r>
      <w:r w:rsidRPr="00E002D6">
        <w:rPr>
          <w:rFonts w:ascii="Times New Roman" w:hAnsi="Times New Roman"/>
          <w:sz w:val="24"/>
        </w:rPr>
        <w:t xml:space="preserve"> + don</w:t>
      </w:r>
      <w:proofErr w:type="gramStart"/>
      <w:r w:rsidRPr="00E002D6">
        <w:rPr>
          <w:rFonts w:ascii="Times New Roman" w:hAnsi="Times New Roman"/>
          <w:sz w:val="24"/>
        </w:rPr>
        <w:t>’</w:t>
      </w:r>
      <w:proofErr w:type="gramEnd"/>
      <w:r w:rsidRPr="00E002D6">
        <w:rPr>
          <w:rFonts w:ascii="Times New Roman" w:hAnsi="Times New Roman"/>
          <w:sz w:val="24"/>
        </w:rPr>
        <w:t xml:space="preserve">t + </w:t>
      </w:r>
      <w:r w:rsidRPr="00E002D6">
        <w:rPr>
          <w:rFonts w:ascii="Times New Roman" w:hAnsi="Times New Roman"/>
          <w:sz w:val="24"/>
        </w:rPr>
        <w:t>动词原形</w:t>
      </w:r>
    </w:p>
    <w:p w14:paraId="7F40866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三单：主语</w:t>
      </w:r>
      <w:r w:rsidRPr="00E002D6">
        <w:rPr>
          <w:rFonts w:ascii="Times New Roman" w:hAnsi="Times New Roman"/>
          <w:sz w:val="24"/>
        </w:rPr>
        <w:t xml:space="preserve"> + doesn</w:t>
      </w:r>
      <w:proofErr w:type="gramStart"/>
      <w:r w:rsidRPr="00E002D6">
        <w:rPr>
          <w:rFonts w:ascii="Times New Roman" w:hAnsi="Times New Roman"/>
          <w:sz w:val="24"/>
        </w:rPr>
        <w:t>’</w:t>
      </w:r>
      <w:proofErr w:type="gramEnd"/>
      <w:r w:rsidRPr="00E002D6">
        <w:rPr>
          <w:rFonts w:ascii="Times New Roman" w:hAnsi="Times New Roman"/>
          <w:sz w:val="24"/>
        </w:rPr>
        <w:t xml:space="preserve">t + </w:t>
      </w:r>
      <w:r w:rsidRPr="00E002D6">
        <w:rPr>
          <w:rFonts w:ascii="Times New Roman" w:hAnsi="Times New Roman"/>
          <w:sz w:val="24"/>
        </w:rPr>
        <w:t>动词原形</w:t>
      </w:r>
    </w:p>
    <w:p w14:paraId="6971DA5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3</w:t>
      </w:r>
      <w:r w:rsidRPr="00E002D6">
        <w:rPr>
          <w:rFonts w:ascii="Times New Roman" w:hAnsi="Times New Roman" w:hint="eastAsia"/>
          <w:sz w:val="24"/>
          <w:lang w:eastAsia="zh"/>
        </w:rPr>
        <w:t>）</w:t>
      </w:r>
      <w:r w:rsidRPr="00E002D6">
        <w:rPr>
          <w:rFonts w:ascii="Times New Roman" w:hAnsi="Times New Roman"/>
          <w:sz w:val="24"/>
        </w:rPr>
        <w:t>一般疑问句</w:t>
      </w:r>
    </w:p>
    <w:p w14:paraId="4FD308D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非三单：</w:t>
      </w:r>
      <w:r w:rsidRPr="00E002D6">
        <w:rPr>
          <w:rFonts w:ascii="Times New Roman" w:hAnsi="Times New Roman"/>
          <w:sz w:val="24"/>
        </w:rPr>
        <w:t xml:space="preserve">Do + </w:t>
      </w:r>
      <w:r w:rsidRPr="00E002D6">
        <w:rPr>
          <w:rFonts w:ascii="Times New Roman" w:hAnsi="Times New Roman"/>
          <w:sz w:val="24"/>
        </w:rPr>
        <w:t>主语</w:t>
      </w:r>
      <w:r w:rsidRPr="00E002D6">
        <w:rPr>
          <w:rFonts w:ascii="Times New Roman" w:hAnsi="Times New Roman"/>
          <w:sz w:val="24"/>
        </w:rPr>
        <w:t xml:space="preserve"> + </w:t>
      </w:r>
      <w:r w:rsidRPr="00E002D6">
        <w:rPr>
          <w:rFonts w:ascii="Times New Roman" w:hAnsi="Times New Roman"/>
          <w:sz w:val="24"/>
        </w:rPr>
        <w:t>动词原形</w:t>
      </w:r>
      <w:r w:rsidRPr="00E002D6">
        <w:rPr>
          <w:rFonts w:ascii="Times New Roman" w:hAnsi="Times New Roman"/>
          <w:sz w:val="24"/>
        </w:rPr>
        <w:t>…?</w:t>
      </w:r>
    </w:p>
    <w:p w14:paraId="6E05E40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三单：</w:t>
      </w:r>
      <w:r w:rsidRPr="00E002D6">
        <w:rPr>
          <w:rFonts w:ascii="Times New Roman" w:hAnsi="Times New Roman"/>
          <w:sz w:val="24"/>
        </w:rPr>
        <w:t xml:space="preserve">Does + </w:t>
      </w:r>
      <w:r w:rsidRPr="00E002D6">
        <w:rPr>
          <w:rFonts w:ascii="Times New Roman" w:hAnsi="Times New Roman"/>
          <w:sz w:val="24"/>
        </w:rPr>
        <w:t>主语</w:t>
      </w:r>
      <w:r w:rsidRPr="00E002D6">
        <w:rPr>
          <w:rFonts w:ascii="Times New Roman" w:hAnsi="Times New Roman"/>
          <w:sz w:val="24"/>
        </w:rPr>
        <w:t xml:space="preserve"> + </w:t>
      </w:r>
      <w:r w:rsidRPr="00E002D6">
        <w:rPr>
          <w:rFonts w:ascii="Times New Roman" w:hAnsi="Times New Roman"/>
          <w:sz w:val="24"/>
        </w:rPr>
        <w:t>动词原形</w:t>
      </w:r>
      <w:r w:rsidRPr="00E002D6">
        <w:rPr>
          <w:rFonts w:ascii="Times New Roman" w:hAnsi="Times New Roman"/>
          <w:sz w:val="24"/>
        </w:rPr>
        <w:t>…?</w:t>
      </w:r>
    </w:p>
    <w:p w14:paraId="730A0A41" w14:textId="77777777" w:rsidR="00792C08" w:rsidRPr="00E002D6" w:rsidRDefault="00792C08">
      <w:pPr>
        <w:spacing w:line="400" w:lineRule="exact"/>
        <w:ind w:firstLineChars="200" w:firstLine="480"/>
        <w:rPr>
          <w:rFonts w:ascii="Times New Roman" w:hAnsi="Times New Roman"/>
          <w:sz w:val="24"/>
        </w:rPr>
      </w:pPr>
    </w:p>
    <w:p w14:paraId="6338497C" w14:textId="77777777" w:rsidR="00792C08" w:rsidRPr="00E002D6" w:rsidRDefault="00792C08">
      <w:pPr>
        <w:spacing w:line="400" w:lineRule="exact"/>
        <w:rPr>
          <w:rFonts w:ascii="Times New Roman" w:eastAsia="Times New Roman" w:hAnsi="Times New Roman" w:cs="Times New Roman"/>
          <w:i/>
          <w:spacing w:val="-2"/>
          <w:sz w:val="22"/>
          <w:szCs w:val="22"/>
        </w:rPr>
      </w:pPr>
    </w:p>
    <w:p w14:paraId="01680D37"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0FCFB16E"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找出一般现在时态的句子。</w:t>
      </w:r>
    </w:p>
    <w:p w14:paraId="2DD67027"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Riptides carry swimmers away from the shore in some cases.</w:t>
      </w:r>
    </w:p>
    <w:p w14:paraId="16994713"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will learn how to avoid deadly underwater currents tomorrow.</w:t>
      </w:r>
    </w:p>
    <w:p w14:paraId="114856E5"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A lifeguard always saves victims in danger on the beach.</w:t>
      </w:r>
    </w:p>
    <w:p w14:paraId="1F3A46C1"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You will feel faint if you hold your breath too long.</w:t>
      </w:r>
    </w:p>
    <w:p w14:paraId="19B914BF"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People often panic when they meet a narrow riptide.</w:t>
      </w:r>
    </w:p>
    <w:p w14:paraId="6C5DAF2D"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tide changes direction every day along this shore.</w:t>
      </w:r>
    </w:p>
    <w:p w14:paraId="611633FD"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I will take a deep breath before swimming in the sea.</w:t>
      </w:r>
    </w:p>
    <w:p w14:paraId="2BD56307"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Swimmers keep parallel to the beach to get out of danger.</w:t>
      </w:r>
    </w:p>
    <w:p w14:paraId="3444CF85"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A good buddy always helps others catch their breath after swimming.</w:t>
      </w:r>
    </w:p>
    <w:p w14:paraId="4EDA0233" w14:textId="77777777" w:rsidR="00792C08" w:rsidRPr="00E002D6" w:rsidRDefault="00000000">
      <w:pPr>
        <w:numPr>
          <w:ilvl w:val="0"/>
          <w:numId w:val="43"/>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They will learn CPR and mouth-to-mouth resuscitation next week.</w:t>
      </w:r>
    </w:p>
    <w:p w14:paraId="1C93330D" w14:textId="77777777" w:rsidR="00792C08" w:rsidRPr="00E002D6" w:rsidRDefault="00792C08">
      <w:pPr>
        <w:rPr>
          <w:rFonts w:ascii="Times New Roman" w:eastAsia="宋体" w:hAnsi="Times New Roman" w:cs="Times New Roman"/>
          <w:spacing w:val="-1"/>
          <w:sz w:val="24"/>
        </w:rPr>
      </w:pPr>
    </w:p>
    <w:p w14:paraId="561A290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44A3D671"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我们养成不在激流附近独自游泳的习惯。（</w:t>
      </w:r>
      <w:r w:rsidRPr="00E002D6">
        <w:rPr>
          <w:rFonts w:ascii="Times New Roman" w:eastAsia="宋体" w:hAnsi="Times New Roman" w:cs="Times New Roman"/>
          <w:spacing w:val="-1"/>
          <w:sz w:val="24"/>
        </w:rPr>
        <w:t>make it a rule to; riptide</w:t>
      </w:r>
      <w:r w:rsidRPr="00E002D6">
        <w:rPr>
          <w:rFonts w:ascii="Times New Roman" w:eastAsia="宋体" w:hAnsi="Times New Roman" w:cs="Times New Roman"/>
          <w:spacing w:val="-1"/>
          <w:sz w:val="24"/>
        </w:rPr>
        <w:t>）</w:t>
      </w:r>
    </w:p>
    <w:p w14:paraId="5C66870A"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激流是一种能把人拉向深海的致命海流。（</w:t>
      </w:r>
      <w:r w:rsidRPr="00E002D6">
        <w:rPr>
          <w:rFonts w:ascii="Times New Roman" w:eastAsia="宋体" w:hAnsi="Times New Roman" w:cs="Times New Roman"/>
          <w:spacing w:val="-1"/>
          <w:sz w:val="24"/>
        </w:rPr>
        <w:t>riptide; deadly; current; pull</w:t>
      </w:r>
      <w:r w:rsidRPr="00E002D6">
        <w:rPr>
          <w:rFonts w:ascii="Times New Roman" w:eastAsia="宋体" w:hAnsi="Times New Roman" w:cs="Times New Roman"/>
          <w:spacing w:val="-1"/>
          <w:sz w:val="24"/>
        </w:rPr>
        <w:t>）</w:t>
      </w:r>
    </w:p>
    <w:p w14:paraId="64576A3D"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遇到激流时，千万不要慌张和挣扎。（</w:t>
      </w:r>
      <w:r w:rsidRPr="00E002D6">
        <w:rPr>
          <w:rFonts w:ascii="Times New Roman" w:eastAsia="宋体" w:hAnsi="Times New Roman" w:cs="Times New Roman"/>
          <w:spacing w:val="-1"/>
          <w:sz w:val="24"/>
        </w:rPr>
        <w:t xml:space="preserve">panic; by no means; </w:t>
      </w:r>
      <w:r w:rsidRPr="00E002D6">
        <w:rPr>
          <w:rFonts w:ascii="Times New Roman" w:eastAsia="宋体" w:hAnsi="Times New Roman" w:cs="Times New Roman" w:hint="eastAsia"/>
          <w:spacing w:val="-1"/>
          <w:sz w:val="24"/>
        </w:rPr>
        <w:t>struggle</w:t>
      </w:r>
      <w:r w:rsidRPr="00E002D6">
        <w:rPr>
          <w:rFonts w:ascii="Times New Roman" w:eastAsia="宋体" w:hAnsi="Times New Roman" w:cs="Times New Roman"/>
          <w:spacing w:val="-1"/>
          <w:sz w:val="24"/>
        </w:rPr>
        <w:t>）</w:t>
      </w:r>
    </w:p>
    <w:p w14:paraId="08939DAD"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救生员每天都在海滩上守护游客的安全。（</w:t>
      </w:r>
      <w:r w:rsidRPr="00E002D6">
        <w:rPr>
          <w:rFonts w:ascii="Times New Roman" w:eastAsia="宋体" w:hAnsi="Times New Roman" w:cs="Times New Roman"/>
          <w:spacing w:val="-1"/>
          <w:sz w:val="24"/>
        </w:rPr>
        <w:t>lifeguard; save; victim; shore</w:t>
      </w:r>
      <w:r w:rsidRPr="00E002D6">
        <w:rPr>
          <w:rFonts w:ascii="Times New Roman" w:eastAsia="宋体" w:hAnsi="Times New Roman" w:cs="Times New Roman"/>
          <w:spacing w:val="-1"/>
          <w:sz w:val="24"/>
        </w:rPr>
        <w:t>）</w:t>
      </w:r>
    </w:p>
    <w:p w14:paraId="22149E76"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我养成下水前深呼吸、调整状态的习惯。（</w:t>
      </w:r>
      <w:r w:rsidRPr="00E002D6">
        <w:rPr>
          <w:rFonts w:ascii="Times New Roman" w:eastAsia="宋体" w:hAnsi="Times New Roman" w:cs="Times New Roman"/>
          <w:spacing w:val="-1"/>
          <w:sz w:val="24"/>
        </w:rPr>
        <w:t>make it a rule to; take a deep breath</w:t>
      </w:r>
      <w:r w:rsidRPr="00E002D6">
        <w:rPr>
          <w:rFonts w:ascii="Times New Roman" w:eastAsia="宋体" w:hAnsi="Times New Roman" w:cs="Times New Roman"/>
          <w:spacing w:val="-1"/>
          <w:sz w:val="24"/>
        </w:rPr>
        <w:t>）</w:t>
      </w:r>
    </w:p>
    <w:p w14:paraId="0C0FD994"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顺着海岸平行游，你就能脱离危险。（</w:t>
      </w:r>
      <w:r w:rsidRPr="00E002D6">
        <w:rPr>
          <w:rFonts w:ascii="Times New Roman" w:eastAsia="宋体" w:hAnsi="Times New Roman" w:cs="Times New Roman"/>
          <w:spacing w:val="-1"/>
          <w:sz w:val="24"/>
        </w:rPr>
        <w:t>parallel; be out of danger</w:t>
      </w:r>
      <w:r w:rsidRPr="00E002D6">
        <w:rPr>
          <w:rFonts w:ascii="Times New Roman" w:eastAsia="宋体" w:hAnsi="Times New Roman" w:cs="Times New Roman"/>
          <w:spacing w:val="-1"/>
          <w:sz w:val="24"/>
        </w:rPr>
        <w:t>）</w:t>
      </w:r>
    </w:p>
    <w:p w14:paraId="571ACBE5"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有些人体力不支，很容易在水中晕眩昏倒。（</w:t>
      </w:r>
      <w:r w:rsidRPr="00E002D6">
        <w:rPr>
          <w:rFonts w:ascii="Times New Roman" w:eastAsia="宋体" w:hAnsi="Times New Roman" w:cs="Times New Roman"/>
          <w:spacing w:val="-1"/>
          <w:sz w:val="24"/>
        </w:rPr>
        <w:t>tire; feel faint</w:t>
      </w:r>
      <w:r w:rsidRPr="00E002D6">
        <w:rPr>
          <w:rFonts w:ascii="Times New Roman" w:eastAsia="宋体" w:hAnsi="Times New Roman" w:cs="Times New Roman"/>
          <w:spacing w:val="-1"/>
          <w:sz w:val="24"/>
        </w:rPr>
        <w:t>）</w:t>
      </w:r>
    </w:p>
    <w:p w14:paraId="3A0CF4D2"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掌握心肺复苏术可以拯救溺水的受害者。（</w:t>
      </w:r>
      <w:r w:rsidRPr="00E002D6">
        <w:rPr>
          <w:rFonts w:ascii="Times New Roman" w:eastAsia="宋体" w:hAnsi="Times New Roman" w:cs="Times New Roman"/>
          <w:spacing w:val="-1"/>
          <w:sz w:val="24"/>
        </w:rPr>
        <w:t>CPR; drown; victim</w:t>
      </w:r>
      <w:r w:rsidRPr="00E002D6">
        <w:rPr>
          <w:rFonts w:ascii="Times New Roman" w:eastAsia="宋体" w:hAnsi="Times New Roman" w:cs="Times New Roman"/>
          <w:spacing w:val="-1"/>
          <w:sz w:val="24"/>
        </w:rPr>
        <w:t>）</w:t>
      </w:r>
    </w:p>
    <w:p w14:paraId="1E18F3F5"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惊慌失措只会让人在潮水当中更加疲惫。（</w:t>
      </w:r>
      <w:r w:rsidRPr="00E002D6">
        <w:rPr>
          <w:rFonts w:ascii="Times New Roman" w:eastAsia="宋体" w:hAnsi="Times New Roman" w:cs="Times New Roman"/>
          <w:spacing w:val="-1"/>
          <w:sz w:val="24"/>
        </w:rPr>
        <w:t>panic; tide; tired</w:t>
      </w:r>
      <w:r w:rsidRPr="00E002D6">
        <w:rPr>
          <w:rFonts w:ascii="Times New Roman" w:eastAsia="宋体" w:hAnsi="Times New Roman" w:cs="Times New Roman"/>
          <w:spacing w:val="-1"/>
          <w:sz w:val="24"/>
        </w:rPr>
        <w:t>）</w:t>
      </w:r>
    </w:p>
    <w:p w14:paraId="3E53C569" w14:textId="77777777" w:rsidR="00792C08" w:rsidRPr="00E002D6" w:rsidRDefault="00000000">
      <w:pPr>
        <w:numPr>
          <w:ilvl w:val="0"/>
          <w:numId w:val="44"/>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好友之间应该互相提醒海边游玩的安全常识。（</w:t>
      </w:r>
      <w:r w:rsidRPr="00E002D6">
        <w:rPr>
          <w:rFonts w:ascii="Times New Roman" w:eastAsia="宋体" w:hAnsi="Times New Roman" w:cs="Times New Roman"/>
          <w:spacing w:val="-1"/>
          <w:sz w:val="24"/>
        </w:rPr>
        <w:t>buddy; remind</w:t>
      </w:r>
      <w:r w:rsidRPr="00E002D6">
        <w:rPr>
          <w:rFonts w:ascii="Times New Roman" w:eastAsia="宋体" w:hAnsi="Times New Roman" w:cs="Times New Roman"/>
          <w:spacing w:val="-1"/>
          <w:sz w:val="24"/>
        </w:rPr>
        <w:t>）</w:t>
      </w:r>
    </w:p>
    <w:p w14:paraId="2EC92AF5" w14:textId="77777777" w:rsidR="00792C08" w:rsidRPr="00E002D6" w:rsidRDefault="00792C08">
      <w:pPr>
        <w:rPr>
          <w:rFonts w:ascii="Times New Roman" w:eastAsia="宋体" w:hAnsi="Times New Roman" w:cs="Times New Roman"/>
          <w:spacing w:val="-1"/>
          <w:sz w:val="24"/>
        </w:rPr>
      </w:pPr>
    </w:p>
    <w:p w14:paraId="7681BC5D" w14:textId="77777777" w:rsidR="00792C08" w:rsidRPr="00E002D6" w:rsidRDefault="00792C08">
      <w:pPr>
        <w:spacing w:line="400" w:lineRule="exact"/>
        <w:rPr>
          <w:rFonts w:ascii="Times New Roman" w:eastAsia="宋体" w:hAnsi="Times New Roman" w:cs="Times New Roman"/>
          <w:spacing w:val="-1"/>
          <w:sz w:val="24"/>
        </w:rPr>
      </w:pPr>
    </w:p>
    <w:p w14:paraId="6A2420F0" w14:textId="77777777" w:rsidR="00792C08" w:rsidRPr="00E002D6" w:rsidRDefault="00792C08">
      <w:pPr>
        <w:spacing w:line="400" w:lineRule="exact"/>
        <w:jc w:val="left"/>
        <w:rPr>
          <w:rFonts w:ascii="Times New Roman" w:hAnsi="Times New Roman" w:cs="Times New Roman"/>
          <w:sz w:val="22"/>
          <w:szCs w:val="22"/>
        </w:rPr>
      </w:pPr>
    </w:p>
    <w:p w14:paraId="0710796C" w14:textId="77777777" w:rsidR="00792C08" w:rsidRPr="00E002D6" w:rsidRDefault="00000000">
      <w:pPr>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1E0EDCBC" w14:textId="77777777" w:rsidR="00792C08" w:rsidRPr="00E002D6" w:rsidRDefault="00792C08">
      <w:pPr>
        <w:spacing w:line="400" w:lineRule="exact"/>
        <w:rPr>
          <w:rFonts w:ascii="Times New Roman" w:hAnsi="Times New Roman" w:cs="Times New Roman"/>
          <w:b/>
          <w:bCs/>
          <w:sz w:val="44"/>
          <w:szCs w:val="52"/>
        </w:rPr>
      </w:pPr>
    </w:p>
    <w:p w14:paraId="3B36CA20"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35-36</w:t>
      </w:r>
    </w:p>
    <w:p w14:paraId="3FF4FF72" w14:textId="77777777" w:rsidR="00792C08" w:rsidRPr="00E002D6" w:rsidRDefault="00000000">
      <w:pPr>
        <w:tabs>
          <w:tab w:val="left" w:pos="3274"/>
        </w:tabs>
        <w:spacing w:line="400" w:lineRule="exact"/>
        <w:jc w:val="left"/>
        <w:rPr>
          <w:rFonts w:ascii="Cambria" w:hAnsi="Cambria" w:cs="Cambria"/>
          <w:sz w:val="22"/>
          <w:szCs w:val="22"/>
        </w:rPr>
      </w:pPr>
      <w:r w:rsidRPr="00E002D6">
        <w:rPr>
          <w:rFonts w:ascii="Times New Roman" w:hAnsi="Times New Roman" w:cs="Times New Roman" w:hint="eastAsia"/>
          <w:b/>
          <w:bCs/>
          <w:sz w:val="36"/>
          <w:szCs w:val="44"/>
        </w:rPr>
        <w:tab/>
      </w:r>
      <w:r w:rsidRPr="00E002D6">
        <w:rPr>
          <w:rFonts w:ascii="Cambria" w:hAnsi="Cambria" w:cs="Cambria"/>
          <w:sz w:val="22"/>
          <w:szCs w:val="22"/>
        </w:rPr>
        <w:t>/</w:t>
      </w:r>
      <w:proofErr w:type="spellStart"/>
      <w:r w:rsidRPr="00E002D6">
        <w:rPr>
          <w:rFonts w:ascii="Cambria" w:hAnsi="Cambria" w:cs="Cambria"/>
          <w:i/>
          <w:iCs/>
          <w:sz w:val="22"/>
          <w:szCs w:val="22"/>
        </w:rPr>
        <w:t>sɛns</w:t>
      </w:r>
      <w:proofErr w:type="spellEnd"/>
      <w:r w:rsidRPr="00E002D6">
        <w:rPr>
          <w:rFonts w:ascii="Cambria" w:hAnsi="Cambria" w:cs="Cambria"/>
          <w:sz w:val="22"/>
          <w:szCs w:val="22"/>
        </w:rPr>
        <w:t>/</w:t>
      </w:r>
      <w:r w:rsidRPr="00E002D6">
        <w:rPr>
          <w:rFonts w:ascii="Cambria" w:hAnsi="Cambria" w:cs="Cambria" w:hint="eastAsia"/>
          <w:sz w:val="22"/>
          <w:szCs w:val="22"/>
        </w:rPr>
        <w:t xml:space="preserve">      /</w:t>
      </w:r>
      <w:proofErr w:type="spellStart"/>
      <w:r w:rsidRPr="00E002D6">
        <w:rPr>
          <w:rFonts w:ascii="Cambria" w:hAnsi="Cambria" w:cs="Cambria"/>
          <w:i/>
          <w:iCs/>
          <w:sz w:val="22"/>
          <w:szCs w:val="22"/>
        </w:rPr>
        <w:t>sɪˈkjᴜrətɪ</w:t>
      </w:r>
      <w:proofErr w:type="spellEnd"/>
      <w:r w:rsidRPr="00E002D6">
        <w:rPr>
          <w:rFonts w:ascii="Cambria" w:hAnsi="Cambria" w:cs="Cambria" w:hint="eastAsia"/>
          <w:sz w:val="22"/>
          <w:szCs w:val="22"/>
        </w:rPr>
        <w:t>/</w:t>
      </w:r>
    </w:p>
    <w:p w14:paraId="34F89FBE"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 Sense of Security</w:t>
      </w:r>
    </w:p>
    <w:p w14:paraId="41150202" w14:textId="77777777" w:rsidR="00792C08" w:rsidRPr="00E002D6" w:rsidRDefault="00792C08">
      <w:pPr>
        <w:spacing w:line="400" w:lineRule="exact"/>
        <w:jc w:val="center"/>
        <w:rPr>
          <w:rFonts w:ascii="Times New Roman" w:hAnsi="Times New Roman" w:cs="Times New Roman"/>
          <w:b/>
          <w:bCs/>
          <w:sz w:val="36"/>
          <w:szCs w:val="44"/>
        </w:rPr>
      </w:pPr>
    </w:p>
    <w:p w14:paraId="5DFAD33A"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7A86435D"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 xml:space="preserve">Some people take the view that sometimes in life we </w:t>
      </w:r>
      <w:proofErr w:type="gramStart"/>
      <w:r w:rsidRPr="00E002D6">
        <w:rPr>
          <w:rFonts w:ascii="Times New Roman" w:eastAsia="微软雅黑" w:hAnsi="Times New Roman" w:cs="Times New Roman"/>
          <w:spacing w:val="-1"/>
          <w:sz w:val="28"/>
          <w:szCs w:val="28"/>
        </w:rPr>
        <w:t>have to</w:t>
      </w:r>
      <w:proofErr w:type="gramEnd"/>
      <w:r w:rsidRPr="00E002D6">
        <w:rPr>
          <w:rFonts w:ascii="Times New Roman" w:eastAsia="微软雅黑" w:hAnsi="Times New Roman" w:cs="Times New Roman"/>
          <w:spacing w:val="-1"/>
          <w:sz w:val="28"/>
          <w:szCs w:val="28"/>
        </w:rPr>
        <w:t xml:space="preserve"> take</w:t>
      </w:r>
    </w:p>
    <w:p w14:paraId="0BD34B30"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prɑɡrɛs</w:t>
      </w:r>
      <w:proofErr w:type="spellEnd"/>
      <w:proofErr w:type="gramStart"/>
      <w:r w:rsidRPr="00E002D6">
        <w:rPr>
          <w:rFonts w:ascii="Cambria" w:eastAsia="微软雅黑" w:hAnsi="Cambria" w:cs="Cambria"/>
          <w:spacing w:val="-1"/>
          <w:sz w:val="22"/>
          <w:szCs w:val="22"/>
        </w:rPr>
        <w:t>/  /</w:t>
      </w:r>
      <w:proofErr w:type="spellStart"/>
      <w:proofErr w:type="gramEnd"/>
      <w:r w:rsidRPr="00E002D6">
        <w:rPr>
          <w:rFonts w:ascii="Cambria" w:eastAsia="微软雅黑" w:hAnsi="Cambria" w:cs="Cambria"/>
          <w:i/>
          <w:iCs/>
          <w:spacing w:val="-1"/>
          <w:sz w:val="22"/>
          <w:szCs w:val="22"/>
        </w:rPr>
        <w:t>ədˈmaɪə</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sɝtṇlɪ</w:t>
      </w:r>
      <w:proofErr w:type="spellEnd"/>
      <w:r w:rsidRPr="00E002D6">
        <w:rPr>
          <w:rFonts w:ascii="Cambria" w:eastAsia="微软雅黑" w:hAnsi="Cambria" w:cs="Cambria"/>
          <w:spacing w:val="-1"/>
          <w:sz w:val="22"/>
          <w:szCs w:val="22"/>
        </w:rPr>
        <w:t>/</w:t>
      </w:r>
    </w:p>
    <w:p w14:paraId="43F8226A"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 xml:space="preserve"> chances </w:t>
      </w:r>
      <w:proofErr w:type="gramStart"/>
      <w:r w:rsidRPr="00E002D6">
        <w:rPr>
          <w:rFonts w:ascii="Times New Roman" w:eastAsia="微软雅黑" w:hAnsi="Times New Roman" w:cs="Times New Roman"/>
          <w:spacing w:val="-1"/>
          <w:sz w:val="28"/>
          <w:szCs w:val="28"/>
        </w:rPr>
        <w:t>in order to</w:t>
      </w:r>
      <w:proofErr w:type="gramEnd"/>
      <w:r w:rsidRPr="00E002D6">
        <w:rPr>
          <w:rFonts w:ascii="Times New Roman" w:eastAsia="微软雅黑" w:hAnsi="Times New Roman" w:cs="Times New Roman"/>
          <w:spacing w:val="-1"/>
          <w:sz w:val="28"/>
          <w:szCs w:val="28"/>
        </w:rPr>
        <w:t xml:space="preserve"> make progress.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 admire such people.</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It certainly takes </w:t>
      </w:r>
    </w:p>
    <w:p w14:paraId="214D1C45"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kɝɪdʒ</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rɪsks</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ʌpˌbrɪŋɪŋ</w:t>
      </w:r>
      <w:proofErr w:type="spellEnd"/>
      <w:r w:rsidRPr="00E002D6">
        <w:rPr>
          <w:rFonts w:ascii="Cambria" w:eastAsia="微软雅黑" w:hAnsi="Cambria" w:cs="Cambria"/>
          <w:spacing w:val="-1"/>
          <w:sz w:val="22"/>
          <w:szCs w:val="22"/>
        </w:rPr>
        <w:t>/</w:t>
      </w:r>
    </w:p>
    <w:p w14:paraId="26423BCA"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courage to take risks.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Maybe it’s due to my upbringing,</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but I am the type who likes to play it </w:t>
      </w:r>
      <w:proofErr w:type="gramStart"/>
      <w:r w:rsidRPr="00E002D6">
        <w:rPr>
          <w:rFonts w:ascii="Times New Roman" w:eastAsia="微软雅黑" w:hAnsi="Times New Roman" w:cs="Times New Roman"/>
          <w:spacing w:val="-1"/>
          <w:sz w:val="28"/>
          <w:szCs w:val="28"/>
        </w:rPr>
        <w:t>safe</w:t>
      </w:r>
      <w:proofErr w:type="gramEnd"/>
      <w:r w:rsidRPr="00E002D6">
        <w:rPr>
          <w:rFonts w:ascii="Times New Roman" w:eastAsia="微软雅黑" w:hAnsi="Times New Roman" w:cs="Times New Roman"/>
          <w:spacing w:val="-1"/>
          <w:sz w:val="28"/>
          <w:szCs w:val="28"/>
        </w:rPr>
        <w:t>.</w:t>
      </w:r>
    </w:p>
    <w:p w14:paraId="55FC7B1D"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People like me believe in the saying,</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“A bird in the hand is worth </w:t>
      </w:r>
    </w:p>
    <w:p w14:paraId="520BF35B" w14:textId="77777777" w:rsidR="00792C08" w:rsidRPr="00E002D6" w:rsidRDefault="00000000">
      <w:pPr>
        <w:spacing w:line="400" w:lineRule="exact"/>
        <w:ind w:firstLineChars="200" w:firstLine="436"/>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bᴜʃ</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kənˈsɝvətɪv</w:t>
      </w:r>
      <w:proofErr w:type="spellEnd"/>
      <w:r w:rsidRPr="00E002D6">
        <w:rPr>
          <w:rFonts w:ascii="Cambria" w:eastAsia="微软雅黑" w:hAnsi="Cambria" w:cs="Cambria"/>
          <w:spacing w:val="-1"/>
          <w:sz w:val="22"/>
          <w:szCs w:val="22"/>
        </w:rPr>
        <w:t>/</w:t>
      </w:r>
    </w:p>
    <w:p w14:paraId="2F83D283"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two in the bush.”</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Conservative as it may be,</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it keeps me out of trouble.</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w:t>
      </w:r>
    </w:p>
    <w:p w14:paraId="6F2FA701" w14:textId="77777777" w:rsidR="00792C08" w:rsidRPr="00E002D6" w:rsidRDefault="00000000">
      <w:pPr>
        <w:tabs>
          <w:tab w:val="left" w:pos="5266"/>
        </w:tabs>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kənˈfɛs</w:t>
      </w:r>
      <w:proofErr w:type="spellEnd"/>
      <w:r w:rsidRPr="00E002D6">
        <w:rPr>
          <w:rFonts w:ascii="Cambria" w:eastAsia="微软雅黑" w:hAnsi="Cambria" w:cs="Cambria"/>
          <w:spacing w:val="-1"/>
          <w:sz w:val="22"/>
          <w:szCs w:val="22"/>
        </w:rPr>
        <w:t>/</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laɪfˌstaɪl</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bɔrɪŋ</w:t>
      </w:r>
      <w:proofErr w:type="spellEnd"/>
      <w:r w:rsidRPr="00E002D6">
        <w:rPr>
          <w:rFonts w:ascii="Cambria" w:eastAsia="微软雅黑" w:hAnsi="Cambria" w:cs="Cambria"/>
          <w:spacing w:val="-1"/>
          <w:sz w:val="22"/>
          <w:szCs w:val="22"/>
        </w:rPr>
        <w:t>/</w:t>
      </w:r>
    </w:p>
    <w:p w14:paraId="1226D324"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must confess, however,</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that such a lifestyle may,</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at times,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be boring. </w:t>
      </w:r>
    </w:p>
    <w:p w14:paraId="767ED6A1"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ədˈmɪtɪdlɪ</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kʌlɚfəl</w:t>
      </w:r>
      <w:proofErr w:type="spellEnd"/>
      <w:proofErr w:type="gramStart"/>
      <w:r w:rsidRPr="00E002D6">
        <w:rPr>
          <w:rFonts w:ascii="Cambria" w:eastAsia="微软雅黑" w:hAnsi="Cambria" w:cs="Cambria"/>
          <w:spacing w:val="-1"/>
          <w:sz w:val="22"/>
          <w:szCs w:val="22"/>
        </w:rPr>
        <w:t>/  /</w:t>
      </w:r>
      <w:proofErr w:type="spellStart"/>
      <w:proofErr w:type="gramEnd"/>
      <w:r w:rsidRPr="00E002D6">
        <w:rPr>
          <w:rFonts w:ascii="Cambria" w:eastAsia="微软雅黑" w:hAnsi="Cambria" w:cs="Cambria"/>
          <w:i/>
          <w:iCs/>
          <w:spacing w:val="-1"/>
          <w:sz w:val="22"/>
          <w:szCs w:val="22"/>
        </w:rPr>
        <w:t>ɪkˈsaɪtɪŋ</w:t>
      </w:r>
      <w:proofErr w:type="spellEnd"/>
      <w:r w:rsidRPr="00E002D6">
        <w:rPr>
          <w:rFonts w:ascii="Cambria" w:eastAsia="微软雅黑" w:hAnsi="Cambria" w:cs="Cambria"/>
          <w:spacing w:val="-1"/>
          <w:sz w:val="22"/>
          <w:szCs w:val="22"/>
        </w:rPr>
        <w:t>/</w:t>
      </w:r>
    </w:p>
    <w:p w14:paraId="7AFCD46C"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Admittedly,</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my life is not half as colorful</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or</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exciting as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other </w:t>
      </w:r>
      <w:proofErr w:type="gramStart"/>
      <w:r w:rsidRPr="00E002D6">
        <w:rPr>
          <w:rFonts w:ascii="Times New Roman" w:eastAsia="微软雅黑" w:hAnsi="Times New Roman" w:cs="Times New Roman"/>
          <w:spacing w:val="-1"/>
          <w:sz w:val="28"/>
          <w:szCs w:val="28"/>
        </w:rPr>
        <w:t>people’s</w:t>
      </w:r>
      <w:proofErr w:type="gramEnd"/>
      <w:r w:rsidRPr="00E002D6">
        <w:rPr>
          <w:rFonts w:ascii="Times New Roman" w:eastAsia="微软雅黑" w:hAnsi="Times New Roman" w:cs="Times New Roman"/>
          <w:spacing w:val="-1"/>
          <w:sz w:val="28"/>
          <w:szCs w:val="28"/>
        </w:rPr>
        <w:t>,</w:t>
      </w:r>
      <w:r w:rsidRPr="00E002D6">
        <w:rPr>
          <w:rFonts w:ascii="Times New Roman" w:eastAsia="微软雅黑" w:hAnsi="Times New Roman" w:cs="Times New Roman" w:hint="eastAsia"/>
          <w:spacing w:val="-1"/>
          <w:sz w:val="28"/>
          <w:szCs w:val="28"/>
        </w:rPr>
        <w:t xml:space="preserve"> </w:t>
      </w:r>
      <w:proofErr w:type="gramStart"/>
      <w:r w:rsidRPr="00E002D6">
        <w:rPr>
          <w:rFonts w:ascii="Times New Roman" w:eastAsia="微软雅黑" w:hAnsi="Times New Roman" w:cs="Times New Roman"/>
          <w:spacing w:val="-1"/>
          <w:sz w:val="28"/>
          <w:szCs w:val="28"/>
        </w:rPr>
        <w:t>but  at</w:t>
      </w:r>
      <w:proofErr w:type="gramEnd"/>
      <w:r w:rsidRPr="00E002D6">
        <w:rPr>
          <w:rFonts w:ascii="Times New Roman" w:eastAsia="微软雅黑" w:hAnsi="Times New Roman" w:cs="Times New Roman"/>
          <w:spacing w:val="-1"/>
          <w:sz w:val="28"/>
          <w:szCs w:val="28"/>
        </w:rPr>
        <w:t xml:space="preserve"> least it gives me a sense of security.</w:t>
      </w:r>
    </w:p>
    <w:p w14:paraId="506E2FD7" w14:textId="77777777" w:rsidR="00792C08" w:rsidRPr="00E002D6" w:rsidRDefault="00792C08">
      <w:pPr>
        <w:spacing w:line="400" w:lineRule="exact"/>
        <w:rPr>
          <w:rFonts w:ascii="Times New Roman" w:eastAsia="微软雅黑" w:hAnsi="Times New Roman" w:cs="Times New Roman"/>
          <w:spacing w:val="-1"/>
          <w:sz w:val="28"/>
          <w:szCs w:val="28"/>
        </w:rPr>
      </w:pPr>
    </w:p>
    <w:p w14:paraId="2E2E27A5" w14:textId="77777777" w:rsidR="00792C08" w:rsidRPr="00E002D6" w:rsidRDefault="00000000">
      <w:pPr>
        <w:pStyle w:val="a3"/>
        <w:spacing w:before="78" w:line="400" w:lineRule="exact"/>
        <w:ind w:right="181"/>
        <w:jc w:val="left"/>
        <w:rPr>
          <w:rFonts w:ascii="Cambria" w:hAnsi="Cambria" w:cs="Cambria"/>
          <w:b/>
          <w:bCs/>
          <w:i/>
          <w:iCs/>
          <w:sz w:val="22"/>
          <w:szCs w:val="22"/>
          <w:lang w:eastAsia="zh-CN"/>
        </w:rPr>
      </w:pPr>
      <w:r w:rsidRPr="00E002D6">
        <w:rPr>
          <w:rFonts w:ascii="Times New Roman" w:hAnsi="Times New Roman" w:cs="Times New Roman" w:hint="eastAsia"/>
          <w:b/>
          <w:bCs/>
          <w:i/>
          <w:iCs/>
          <w:sz w:val="32"/>
          <w:szCs w:val="40"/>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kənˈsolɪŋ</w:t>
      </w:r>
      <w:proofErr w:type="spellEnd"/>
      <w:r w:rsidRPr="00E002D6">
        <w:rPr>
          <w:rFonts w:ascii="Cambria" w:hAnsi="Cambria" w:cs="Cambria"/>
          <w:sz w:val="22"/>
          <w:szCs w:val="22"/>
          <w:lang w:eastAsia="zh-CN"/>
        </w:rPr>
        <w:t>/</w:t>
      </w:r>
    </w:p>
    <w:p w14:paraId="3BB3A4EE"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Randy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consoling his friend Steve,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whose girlfriend has just left him.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Randy;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Steve)</w:t>
      </w:r>
      <w:r w:rsidRPr="00E002D6">
        <w:rPr>
          <w:rFonts w:ascii="Times New Roman" w:hAnsi="Times New Roman" w:cs="Times New Roman" w:hint="eastAsia"/>
          <w:sz w:val="28"/>
          <w:szCs w:val="28"/>
          <w:lang w:eastAsia="zh-CN"/>
        </w:rPr>
        <w:t xml:space="preserve">    </w:t>
      </w:r>
    </w:p>
    <w:p w14:paraId="75CB1CF1" w14:textId="77777777" w:rsidR="00792C08" w:rsidRPr="00E002D6" w:rsidRDefault="00000000">
      <w:pPr>
        <w:pStyle w:val="a3"/>
        <w:spacing w:before="78"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spɪlt</w:t>
      </w:r>
      <w:proofErr w:type="spellEnd"/>
      <w:r w:rsidRPr="00E002D6">
        <w:rPr>
          <w:rFonts w:ascii="Cambria" w:hAnsi="Cambria" w:cs="Cambria"/>
          <w:sz w:val="22"/>
          <w:szCs w:val="22"/>
          <w:lang w:eastAsia="zh-CN"/>
        </w:rPr>
        <w:t>/</w:t>
      </w:r>
    </w:p>
    <w:p w14:paraId="0C224BA1"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Come 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Steve.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 point in crying over spilt milk.</w:t>
      </w:r>
    </w:p>
    <w:p w14:paraId="1ABC1F8E"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shouldn’t have let her go.</w:t>
      </w:r>
    </w:p>
    <w:p w14:paraId="3E1349AD" w14:textId="77777777" w:rsidR="00792C08" w:rsidRPr="00E002D6" w:rsidRDefault="00000000">
      <w:pPr>
        <w:pStyle w:val="a3"/>
        <w:spacing w:before="78"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plɛntɪ</w:t>
      </w:r>
      <w:proofErr w:type="spellEnd"/>
      <w:r w:rsidRPr="00E002D6">
        <w:rPr>
          <w:rFonts w:ascii="Cambria" w:hAnsi="Cambria" w:cs="Cambria"/>
          <w:sz w:val="22"/>
          <w:szCs w:val="22"/>
          <w:lang w:eastAsia="zh-CN"/>
        </w:rPr>
        <w:t>/</w:t>
      </w:r>
    </w:p>
    <w:p w14:paraId="04FE4971"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Forget her.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There’re plenty of fish in the sea.</w:t>
      </w:r>
    </w:p>
    <w:p w14:paraId="2A54347E"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But there’s only one that I like.</w:t>
      </w:r>
    </w:p>
    <w:p w14:paraId="7B6E8157"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How do you know if you haven’t tried others?</w:t>
      </w:r>
    </w:p>
    <w:p w14:paraId="5964CFF4"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S: You know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a one-woman man.</w:t>
      </w:r>
    </w:p>
    <w:p w14:paraId="0B8AAC78"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You’re a fool!</w:t>
      </w:r>
    </w:p>
    <w:p w14:paraId="62072F7D" w14:textId="77777777" w:rsidR="00792C08" w:rsidRPr="00E002D6" w:rsidRDefault="00000000">
      <w:pPr>
        <w:pStyle w:val="a3"/>
        <w:spacing w:before="78"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menɪˌæk</w:t>
      </w:r>
      <w:proofErr w:type="spellEnd"/>
      <w:r w:rsidRPr="00E002D6">
        <w:rPr>
          <w:rFonts w:ascii="Cambria" w:hAnsi="Cambria" w:cs="Cambria"/>
          <w:sz w:val="22"/>
          <w:szCs w:val="22"/>
          <w:lang w:eastAsia="zh-CN"/>
        </w:rPr>
        <w:t>/</w:t>
      </w:r>
    </w:p>
    <w:p w14:paraId="48B5BB95"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And you’re a sex maniac!</w:t>
      </w:r>
    </w:p>
    <w:p w14:paraId="7EEA0F8D" w14:textId="77777777" w:rsidR="00792C08" w:rsidRPr="00E002D6" w:rsidRDefault="00792C08">
      <w:pPr>
        <w:spacing w:line="400" w:lineRule="exact"/>
        <w:rPr>
          <w:rFonts w:ascii="Times New Roman" w:eastAsia="微软雅黑" w:hAnsi="Times New Roman" w:cs="Times New Roman"/>
          <w:spacing w:val="-1"/>
          <w:sz w:val="28"/>
          <w:szCs w:val="28"/>
        </w:rPr>
      </w:pPr>
    </w:p>
    <w:p w14:paraId="74639EE9"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2CD4593E" w14:textId="77777777" w:rsidR="00792C08" w:rsidRPr="00E002D6" w:rsidRDefault="00000000">
      <w:pPr>
        <w:numPr>
          <w:ilvl w:val="0"/>
          <w:numId w:val="45"/>
        </w:numPr>
        <w:spacing w:line="400" w:lineRule="exact"/>
        <w:jc w:val="left"/>
        <w:rPr>
          <w:rFonts w:ascii="Times New Roman" w:hAnsi="Times New Roman" w:cs="Times New Roman"/>
          <w:sz w:val="22"/>
          <w:szCs w:val="22"/>
          <w:u w:val="single"/>
        </w:rPr>
      </w:pPr>
      <w:proofErr w:type="gramStart"/>
      <w:r w:rsidRPr="00E002D6">
        <w:rPr>
          <w:rFonts w:ascii="Times New Roman" w:hAnsi="Times New Roman" w:cs="Times New Roman"/>
          <w:b/>
          <w:bCs/>
          <w:sz w:val="22"/>
          <w:szCs w:val="22"/>
        </w:rPr>
        <w:t>sense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sɛns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sens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感觉</w:t>
      </w:r>
    </w:p>
    <w:p w14:paraId="69705818" w14:textId="77777777" w:rsidR="00792C08" w:rsidRPr="00E002D6" w:rsidRDefault="00000000">
      <w:pPr>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 sense of duty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责任感</w:t>
      </w:r>
      <w:r w:rsidRPr="00E002D6">
        <w:rPr>
          <w:rFonts w:ascii="Times New Roman" w:hAnsi="Times New Roman" w:cs="Times New Roman"/>
          <w:sz w:val="22"/>
          <w:szCs w:val="22"/>
        </w:rPr>
        <w:t xml:space="preserve">  </w:t>
      </w:r>
    </w:p>
    <w:p w14:paraId="15F06FE1" w14:textId="77777777" w:rsidR="00792C08" w:rsidRPr="00E002D6" w:rsidRDefault="00000000">
      <w:pPr>
        <w:spacing w:line="400" w:lineRule="exact"/>
        <w:jc w:val="left"/>
        <w:rPr>
          <w:rFonts w:ascii="Times New Roman" w:hAnsi="Times New Roman" w:cs="Times New Roman"/>
          <w:sz w:val="22"/>
          <w:szCs w:val="22"/>
          <w:u w:val="single"/>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 sense of humor</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幽默感</w:t>
      </w:r>
      <w:r w:rsidRPr="00E002D6">
        <w:rPr>
          <w:rFonts w:ascii="Times New Roman" w:hAnsi="Times New Roman" w:cs="Times New Roman"/>
          <w:sz w:val="22"/>
          <w:szCs w:val="22"/>
        </w:rPr>
        <w:t xml:space="preserve">  </w:t>
      </w:r>
    </w:p>
    <w:p w14:paraId="4400D870"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security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sɪˈkjᴜrətɪ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sɪˈkjʊrəti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安全；防护</w:t>
      </w:r>
    </w:p>
    <w:p w14:paraId="6F7C2863"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secure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sɪˈkjᴜr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sɪˈkjʊr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iCs/>
          <w:sz w:val="22"/>
          <w:szCs w:val="22"/>
        </w:rPr>
        <w:t>adj.</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安全的</w:t>
      </w:r>
      <w:r w:rsidRPr="00E002D6">
        <w:rPr>
          <w:rFonts w:ascii="Times New Roman" w:hAnsi="Times New Roman" w:cs="Times New Roman"/>
          <w:sz w:val="22"/>
          <w:szCs w:val="22"/>
        </w:rPr>
        <w:t xml:space="preserve"> </w:t>
      </w:r>
    </w:p>
    <w:p w14:paraId="092646CB"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take the view</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that</w:t>
      </w:r>
      <w:r w:rsidRPr="00E002D6">
        <w:rPr>
          <w:rFonts w:ascii="Times New Roman" w:hAnsi="Times New Roman" w:cs="Times New Roman"/>
          <w:b/>
          <w:bCs/>
          <w:sz w:val="22"/>
          <w:szCs w:val="22"/>
        </w:rPr>
        <w:t>从句</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认为</w:t>
      </w:r>
      <w:r w:rsidRPr="00E002D6">
        <w:rPr>
          <w:rFonts w:ascii="Times New Roman" w:hAnsi="Times New Roman" w:cs="Times New Roman" w:hint="eastAsia"/>
          <w:sz w:val="22"/>
          <w:szCs w:val="22"/>
          <w:lang w:eastAsia="zh"/>
        </w:rPr>
        <w:t>……</w:t>
      </w:r>
    </w:p>
    <w:p w14:paraId="1C7691B8"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take chances</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冒险</w:t>
      </w:r>
    </w:p>
    <w:p w14:paraId="0BC10D9F"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in order to</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动词原形</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为了要</w:t>
      </w:r>
      <w:r w:rsidRPr="00E002D6">
        <w:rPr>
          <w:rFonts w:ascii="Times New Roman" w:hAnsi="Times New Roman" w:cs="Times New Roman" w:hint="eastAsia"/>
          <w:sz w:val="22"/>
          <w:szCs w:val="22"/>
          <w:lang w:eastAsia="zh"/>
        </w:rPr>
        <w:t>……</w:t>
      </w:r>
    </w:p>
    <w:p w14:paraId="08345512"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progress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prɑɡrɛs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prɑː</w:t>
      </w:r>
      <w:r w:rsidRPr="00E002D6">
        <w:rPr>
          <w:rFonts w:ascii="Cambria" w:eastAsia="宋体" w:hAnsi="Cambria" w:cs="Cambria"/>
          <w:spacing w:val="-1"/>
          <w:sz w:val="22"/>
          <w:szCs w:val="22"/>
        </w:rPr>
        <w:t>ɡ</w:t>
      </w:r>
      <w:r w:rsidRPr="00E002D6">
        <w:rPr>
          <w:rFonts w:ascii="Cambria" w:hAnsi="Cambria" w:cs="Cambria"/>
          <w:sz w:val="22"/>
          <w:szCs w:val="22"/>
        </w:rPr>
        <w:t>res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进步（常与动词</w:t>
      </w:r>
      <w:r w:rsidRPr="00E002D6">
        <w:rPr>
          <w:rFonts w:ascii="Times New Roman" w:hAnsi="Times New Roman" w:cs="Times New Roman"/>
          <w:sz w:val="22"/>
          <w:szCs w:val="22"/>
        </w:rPr>
        <w:t>make</w:t>
      </w:r>
      <w:r w:rsidRPr="00E002D6">
        <w:rPr>
          <w:rFonts w:ascii="Times New Roman" w:hAnsi="Times New Roman" w:cs="Times New Roman"/>
          <w:sz w:val="22"/>
          <w:szCs w:val="22"/>
        </w:rPr>
        <w:t>连用）</w:t>
      </w:r>
    </w:p>
    <w:p w14:paraId="5AB051E1"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admire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ədˈmaɪr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ədˈmaɪr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敬佩</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敬仰；赞赏</w:t>
      </w:r>
    </w:p>
    <w:p w14:paraId="39420360"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certainly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sɝtṇlɪ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sɜːrtənli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的确；确实地</w:t>
      </w:r>
    </w:p>
    <w:p w14:paraId="34883D29"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courage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kɝɪdʒ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kɜːrɪdʒ</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勇气</w:t>
      </w:r>
    </w:p>
    <w:p w14:paraId="699F2C14"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courageous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kəˈredʒəs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kəˈreɪdʒəs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iCs/>
          <w:sz w:val="22"/>
          <w:szCs w:val="22"/>
        </w:rPr>
        <w:t>adj.</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勇敢的</w:t>
      </w:r>
    </w:p>
    <w:p w14:paraId="1A6AE178"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risk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rɪsk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rɪsk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危险；风险</w:t>
      </w:r>
    </w:p>
    <w:p w14:paraId="11588925" w14:textId="77777777" w:rsidR="00792C08" w:rsidRPr="00E002D6" w:rsidRDefault="00000000">
      <w:pPr>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take risks</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冒险</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=take chances</w:t>
      </w:r>
    </w:p>
    <w:p w14:paraId="0C920E0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at the risk of</w:t>
      </w:r>
      <w:r w:rsidRPr="00E002D6">
        <w:rPr>
          <w:rFonts w:ascii="Times New Roman" w:hAnsi="Times New Roman" w:cs="Times New Roman" w:hint="eastAsia"/>
          <w:sz w:val="22"/>
          <w:szCs w:val="22"/>
        </w:rPr>
        <w:t xml:space="preserve"> ... </w:t>
      </w:r>
      <w:r w:rsidRPr="00E002D6">
        <w:rPr>
          <w:rFonts w:ascii="Times New Roman" w:hAnsi="Times New Roman" w:cs="Times New Roman"/>
          <w:sz w:val="22"/>
          <w:szCs w:val="22"/>
        </w:rPr>
        <w:t>冒</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之险</w:t>
      </w:r>
      <w:r w:rsidRPr="00E002D6">
        <w:rPr>
          <w:rFonts w:ascii="Times New Roman" w:hAnsi="Times New Roman" w:cs="Times New Roman"/>
          <w:sz w:val="22"/>
          <w:szCs w:val="22"/>
        </w:rPr>
        <w:t xml:space="preserve"> </w:t>
      </w:r>
    </w:p>
    <w:p w14:paraId="5A312E95"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upbringing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ʌpˌbrɪŋɪŋ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ʌpbrɪŋɪŋ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教养</w:t>
      </w:r>
    </w:p>
    <w:p w14:paraId="2BD4F6A0"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play it safe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谨慎行事以保安全</w:t>
      </w:r>
    </w:p>
    <w:p w14:paraId="24063291"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bush</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bᴜʃ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bʊʃ</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矮树林</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丛林</w:t>
      </w:r>
    </w:p>
    <w:p w14:paraId="1CCEA15F"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conservative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kənˈsɝvətɪv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kənˈsɜːrvətɪv</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保守的</w:t>
      </w:r>
    </w:p>
    <w:p w14:paraId="3E1171EF"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confess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kənˈfɛs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kənˈfes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承认</w:t>
      </w:r>
    </w:p>
    <w:p w14:paraId="3E4CAF0C"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hint="eastAsia"/>
          <w:b/>
          <w:bCs/>
          <w:sz w:val="22"/>
          <w:szCs w:val="22"/>
        </w:rPr>
        <w:t>li</w:t>
      </w:r>
      <w:r w:rsidRPr="00E002D6">
        <w:rPr>
          <w:rFonts w:ascii="Times New Roman" w:hAnsi="Times New Roman" w:cs="Times New Roman"/>
          <w:b/>
          <w:bCs/>
          <w:sz w:val="22"/>
          <w:szCs w:val="22"/>
        </w:rPr>
        <w:t>festyle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laɪfˌstaɪl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laɪfstaɪl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生活方式</w:t>
      </w:r>
    </w:p>
    <w:p w14:paraId="1EE4354E"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at times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偶尔</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有时</w:t>
      </w:r>
    </w:p>
    <w:p w14:paraId="33DDB1ED"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boring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bɔrɪŋ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bɔːrɪŋ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无聊的</w:t>
      </w:r>
    </w:p>
    <w:p w14:paraId="5AFF9A9A"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admittedly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ədˈmɪtɪdlɪ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ədˈmɪtɪdli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公认（明白）地；不可否</w:t>
      </w:r>
    </w:p>
    <w:p w14:paraId="1ADAE70E"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认地</w:t>
      </w:r>
    </w:p>
    <w:p w14:paraId="5ADEC725"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colorful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kʌlɚfəl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kʌlərfəl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多彩多姿的</w:t>
      </w:r>
    </w:p>
    <w:p w14:paraId="2F8AC616"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exciting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ɪkˈsaɪtɪŋ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ɪkˈsaɪtɪŋ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proofErr w:type="gramEnd"/>
      <w:r w:rsidRPr="00E002D6">
        <w:rPr>
          <w:rFonts w:ascii="Times New Roman" w:hAnsi="Times New Roman" w:cs="Times New Roman" w:hint="eastAsia"/>
          <w:b/>
          <w:bCs/>
          <w:i/>
          <w:sz w:val="22"/>
          <w:szCs w:val="22"/>
        </w:rPr>
        <w:t xml:space="preserve"> </w:t>
      </w:r>
      <w:r w:rsidRPr="00E002D6">
        <w:rPr>
          <w:rFonts w:ascii="Times New Roman" w:hAnsi="Times New Roman" w:cs="Times New Roman"/>
          <w:sz w:val="22"/>
          <w:szCs w:val="22"/>
        </w:rPr>
        <w:t>刺激的</w:t>
      </w:r>
    </w:p>
    <w:p w14:paraId="79DE0631"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lastRenderedPageBreak/>
        <w:t>at least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至少</w:t>
      </w:r>
    </w:p>
    <w:p w14:paraId="55A07B96"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maniac</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menɪˌæk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meɪniæk</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热衷者；疯子</w:t>
      </w:r>
    </w:p>
    <w:p w14:paraId="08B21804"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console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kənˈsol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kənˈsəʊl</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安慰</w:t>
      </w:r>
    </w:p>
    <w:p w14:paraId="335001DC"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n</w:t>
      </w:r>
      <w:r w:rsidRPr="00E002D6">
        <w:rPr>
          <w:rFonts w:ascii="Times New Roman" w:hAnsi="Times New Roman" w:cs="Times New Roman"/>
          <w:b/>
          <w:bCs/>
          <w:sz w:val="22"/>
          <w:szCs w:val="22"/>
        </w:rPr>
        <w:t>o point in</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动名词</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做</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是没有意义的</w:t>
      </w:r>
      <w:r w:rsidRPr="00E002D6">
        <w:rPr>
          <w:rFonts w:ascii="Times New Roman" w:hAnsi="Times New Roman" w:cs="Times New Roman"/>
          <w:sz w:val="22"/>
          <w:szCs w:val="22"/>
        </w:rPr>
        <w:t>/</w:t>
      </w:r>
      <w:r w:rsidRPr="00E002D6">
        <w:rPr>
          <w:rFonts w:ascii="Times New Roman" w:hAnsi="Times New Roman" w:cs="Times New Roman"/>
          <w:sz w:val="22"/>
          <w:szCs w:val="22"/>
        </w:rPr>
        <w:t>没有用的。</w:t>
      </w:r>
    </w:p>
    <w:p w14:paraId="1F641570" w14:textId="77777777" w:rsidR="00792C08" w:rsidRPr="00E002D6" w:rsidRDefault="00000000">
      <w:pPr>
        <w:numPr>
          <w:ilvl w:val="0"/>
          <w:numId w:val="4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cry over</w:t>
      </w:r>
      <w:r w:rsidRPr="00E002D6">
        <w:rPr>
          <w:rFonts w:ascii="Times New Roman" w:hAnsi="Times New Roman" w:cs="Times New Roman" w:hint="eastAsia"/>
          <w:b/>
          <w:bCs/>
          <w:sz w:val="22"/>
          <w:szCs w:val="22"/>
        </w:rPr>
        <w:t xml:space="preserve"> ...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为</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而哭</w:t>
      </w:r>
    </w:p>
    <w:p w14:paraId="5D972C39"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spil</w:t>
      </w:r>
      <w:r w:rsidRPr="00E002D6">
        <w:rPr>
          <w:rFonts w:ascii="Times New Roman" w:hAnsi="Times New Roman" w:cs="Times New Roman" w:hint="eastAsia"/>
          <w:b/>
          <w:bCs/>
          <w:sz w:val="22"/>
          <w:szCs w:val="22"/>
        </w:rPr>
        <w:t xml:space="preserve">l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spɪl</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hint="eastAsia"/>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洒；使溢出</w:t>
      </w:r>
    </w:p>
    <w:p w14:paraId="0B886BF0" w14:textId="77777777" w:rsidR="00792C08" w:rsidRPr="00E002D6" w:rsidRDefault="00000000">
      <w:pPr>
        <w:numPr>
          <w:ilvl w:val="0"/>
          <w:numId w:val="4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plenty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plɛntɪ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plenti</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许多</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丰富</w:t>
      </w:r>
    </w:p>
    <w:p w14:paraId="0BA198E1" w14:textId="77777777" w:rsidR="00792C08" w:rsidRPr="00E002D6" w:rsidRDefault="00792C08">
      <w:pPr>
        <w:spacing w:line="400" w:lineRule="exact"/>
        <w:jc w:val="left"/>
        <w:rPr>
          <w:rFonts w:ascii="Times New Roman" w:hAnsi="Times New Roman" w:cs="Times New Roman"/>
          <w:sz w:val="22"/>
          <w:szCs w:val="22"/>
        </w:rPr>
      </w:pPr>
    </w:p>
    <w:p w14:paraId="5172962D"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33F81D28"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本课主要了解</w:t>
      </w:r>
      <w:r w:rsidRPr="00E002D6">
        <w:rPr>
          <w:rFonts w:ascii="Times New Roman" w:hAnsi="Times New Roman" w:hint="eastAsia"/>
          <w:color w:val="FDD860" w:themeColor="accent3" w:themeTint="99"/>
          <w:sz w:val="24"/>
        </w:rPr>
        <w:t>as</w:t>
      </w:r>
      <w:r w:rsidRPr="00E002D6">
        <w:rPr>
          <w:rFonts w:ascii="Times New Roman" w:hAnsi="Times New Roman" w:hint="eastAsia"/>
          <w:color w:val="FDD860" w:themeColor="accent3" w:themeTint="99"/>
          <w:sz w:val="24"/>
        </w:rPr>
        <w:t>替代</w:t>
      </w:r>
      <w:r w:rsidRPr="00E002D6">
        <w:rPr>
          <w:rFonts w:ascii="Times New Roman" w:hAnsi="Times New Roman" w:hint="eastAsia"/>
          <w:color w:val="FDD860" w:themeColor="accent3" w:themeTint="99"/>
          <w:sz w:val="24"/>
        </w:rPr>
        <w:t>though</w:t>
      </w:r>
      <w:r w:rsidRPr="00E002D6">
        <w:rPr>
          <w:rFonts w:ascii="Times New Roman" w:hAnsi="Times New Roman" w:hint="eastAsia"/>
          <w:color w:val="FDD860" w:themeColor="accent3" w:themeTint="99"/>
          <w:sz w:val="24"/>
        </w:rPr>
        <w:t>引导条件状语从句的用法；学习</w:t>
      </w:r>
      <w:r w:rsidRPr="00E002D6">
        <w:rPr>
          <w:rFonts w:ascii="Times New Roman" w:hAnsi="Times New Roman" w:hint="eastAsia"/>
          <w:color w:val="FDD860" w:themeColor="accent3" w:themeTint="99"/>
          <w:sz w:val="24"/>
        </w:rPr>
        <w:t xml:space="preserve">It takes + </w:t>
      </w:r>
      <w:r w:rsidRPr="00E002D6">
        <w:rPr>
          <w:rFonts w:ascii="Times New Roman" w:hAnsi="Times New Roman" w:hint="eastAsia"/>
          <w:color w:val="FDD860" w:themeColor="accent3" w:themeTint="99"/>
          <w:sz w:val="24"/>
        </w:rPr>
        <w:t>表示条件的名词</w:t>
      </w:r>
      <w:r w:rsidRPr="00E002D6">
        <w:rPr>
          <w:rFonts w:ascii="Times New Roman" w:hAnsi="Times New Roman" w:hint="eastAsia"/>
          <w:color w:val="FDD860" w:themeColor="accent3" w:themeTint="99"/>
          <w:sz w:val="24"/>
        </w:rPr>
        <w:t xml:space="preserve"> + to +</w:t>
      </w:r>
      <w:r w:rsidRPr="00E002D6">
        <w:rPr>
          <w:rFonts w:ascii="Times New Roman" w:hAnsi="Times New Roman" w:hint="eastAsia"/>
          <w:color w:val="FDD860" w:themeColor="accent3" w:themeTint="99"/>
          <w:sz w:val="24"/>
        </w:rPr>
        <w:t>动词原形的句型以及学习</w:t>
      </w:r>
      <w:proofErr w:type="gramStart"/>
      <w:r w:rsidRPr="00E002D6">
        <w:rPr>
          <w:rFonts w:ascii="Times New Roman" w:hAnsi="Times New Roman" w:hint="eastAsia"/>
          <w:color w:val="FDD860" w:themeColor="accent3" w:themeTint="99"/>
          <w:sz w:val="24"/>
        </w:rPr>
        <w:t>倍</w:t>
      </w:r>
      <w:proofErr w:type="gramEnd"/>
      <w:r w:rsidRPr="00E002D6">
        <w:rPr>
          <w:rFonts w:ascii="Times New Roman" w:hAnsi="Times New Roman" w:hint="eastAsia"/>
          <w:color w:val="FDD860" w:themeColor="accent3" w:themeTint="99"/>
          <w:sz w:val="24"/>
        </w:rPr>
        <w:t>数词</w:t>
      </w:r>
      <w:r w:rsidRPr="00E002D6">
        <w:rPr>
          <w:rFonts w:ascii="Times New Roman" w:hAnsi="Times New Roman" w:hint="eastAsia"/>
          <w:color w:val="FDD860" w:themeColor="accent3" w:themeTint="99"/>
          <w:sz w:val="24"/>
        </w:rPr>
        <w:t>+as...as...</w:t>
      </w:r>
      <w:r w:rsidRPr="00E002D6">
        <w:rPr>
          <w:rFonts w:ascii="Times New Roman" w:hAnsi="Times New Roman" w:hint="eastAsia"/>
          <w:color w:val="FDD860" w:themeColor="accent3" w:themeTint="99"/>
          <w:sz w:val="24"/>
        </w:rPr>
        <w:t>的用法。</w:t>
      </w:r>
    </w:p>
    <w:p w14:paraId="50835515" w14:textId="77777777" w:rsidR="00792C08" w:rsidRPr="00E002D6" w:rsidRDefault="00792C08">
      <w:pPr>
        <w:spacing w:line="400" w:lineRule="exact"/>
        <w:rPr>
          <w:rFonts w:ascii="Times New Roman" w:hAnsi="Times New Roman"/>
          <w:sz w:val="24"/>
        </w:rPr>
      </w:pPr>
    </w:p>
    <w:p w14:paraId="5963E06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1. as</w:t>
      </w:r>
      <w:r w:rsidRPr="00E002D6">
        <w:rPr>
          <w:rFonts w:ascii="Times New Roman" w:hAnsi="Times New Roman" w:hint="eastAsia"/>
          <w:sz w:val="24"/>
        </w:rPr>
        <w:t>替代</w:t>
      </w:r>
      <w:r w:rsidRPr="00E002D6">
        <w:rPr>
          <w:rFonts w:ascii="Times New Roman" w:hAnsi="Times New Roman" w:hint="eastAsia"/>
          <w:sz w:val="24"/>
        </w:rPr>
        <w:t>though</w:t>
      </w:r>
      <w:r w:rsidRPr="00E002D6">
        <w:rPr>
          <w:rFonts w:ascii="Times New Roman" w:hAnsi="Times New Roman" w:hint="eastAsia"/>
          <w:sz w:val="24"/>
        </w:rPr>
        <w:t>引导条件状语从句的用法</w:t>
      </w:r>
    </w:p>
    <w:p w14:paraId="67A44D6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though</w:t>
      </w:r>
      <w:r w:rsidRPr="00E002D6">
        <w:rPr>
          <w:rFonts w:ascii="Times New Roman" w:hAnsi="Times New Roman"/>
          <w:sz w:val="24"/>
        </w:rPr>
        <w:t>（虽然）引导的状语从句，若有下列结构出现时，</w:t>
      </w:r>
      <w:r w:rsidRPr="00E002D6">
        <w:rPr>
          <w:rFonts w:ascii="Times New Roman" w:hAnsi="Times New Roman"/>
          <w:sz w:val="24"/>
        </w:rPr>
        <w:t>though</w:t>
      </w:r>
      <w:r w:rsidRPr="00E002D6">
        <w:rPr>
          <w:rFonts w:ascii="Times New Roman" w:hAnsi="Times New Roman"/>
          <w:sz w:val="24"/>
        </w:rPr>
        <w:t>可用</w:t>
      </w:r>
      <w:r w:rsidRPr="00E002D6">
        <w:rPr>
          <w:rFonts w:ascii="Times New Roman" w:hAnsi="Times New Roman"/>
          <w:sz w:val="24"/>
        </w:rPr>
        <w:t>as</w:t>
      </w:r>
      <w:r w:rsidRPr="00E002D6">
        <w:rPr>
          <w:rFonts w:ascii="Times New Roman" w:hAnsi="Times New Roman"/>
          <w:sz w:val="24"/>
        </w:rPr>
        <w:t>取代</w:t>
      </w:r>
      <w:r w:rsidRPr="00E002D6">
        <w:rPr>
          <w:rFonts w:ascii="Times New Roman" w:hAnsi="Times New Roman" w:hint="eastAsia"/>
          <w:sz w:val="24"/>
        </w:rPr>
        <w:t>：</w:t>
      </w:r>
    </w:p>
    <w:p w14:paraId="2539F93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1</w:t>
      </w:r>
      <w:r w:rsidRPr="00E002D6">
        <w:rPr>
          <w:rFonts w:ascii="Times New Roman" w:hAnsi="Times New Roman" w:hint="eastAsia"/>
          <w:sz w:val="24"/>
          <w:lang w:eastAsia="zh"/>
        </w:rPr>
        <w:t>）</w:t>
      </w:r>
      <w:r w:rsidRPr="00E002D6">
        <w:rPr>
          <w:rFonts w:ascii="Times New Roman" w:hAnsi="Times New Roman"/>
          <w:sz w:val="24"/>
        </w:rPr>
        <w:t>Though+</w:t>
      </w:r>
      <w:r w:rsidRPr="00E002D6">
        <w:rPr>
          <w:rFonts w:ascii="Times New Roman" w:hAnsi="Times New Roman"/>
          <w:sz w:val="24"/>
        </w:rPr>
        <w:t>主语</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w:t>
      </w:r>
      <w:r w:rsidRPr="00E002D6">
        <w:rPr>
          <w:rFonts w:ascii="Times New Roman" w:hAnsi="Times New Roman"/>
          <w:sz w:val="24"/>
        </w:rPr>
        <w:t>连系动词（</w:t>
      </w:r>
      <w:r w:rsidRPr="00E002D6">
        <w:rPr>
          <w:rFonts w:ascii="Times New Roman" w:hAnsi="Times New Roman"/>
          <w:sz w:val="24"/>
        </w:rPr>
        <w:t>seem</w:t>
      </w:r>
      <w:r w:rsidRPr="00E002D6">
        <w:rPr>
          <w:rFonts w:ascii="Times New Roman" w:hAnsi="Times New Roman"/>
          <w:sz w:val="24"/>
        </w:rPr>
        <w:t>、</w:t>
      </w:r>
      <w:r w:rsidRPr="00E002D6">
        <w:rPr>
          <w:rFonts w:ascii="Times New Roman" w:hAnsi="Times New Roman"/>
          <w:sz w:val="24"/>
        </w:rPr>
        <w:t>appear</w:t>
      </w:r>
      <w:r w:rsidRPr="00E002D6">
        <w:rPr>
          <w:rFonts w:ascii="Times New Roman" w:hAnsi="Times New Roman"/>
          <w:sz w:val="24"/>
        </w:rPr>
        <w:t>、</w:t>
      </w:r>
      <w:r w:rsidRPr="00E002D6">
        <w:rPr>
          <w:rFonts w:ascii="Times New Roman" w:hAnsi="Times New Roman"/>
          <w:sz w:val="24"/>
        </w:rPr>
        <w:t>look...)+</w:t>
      </w:r>
      <w:r w:rsidRPr="00E002D6">
        <w:rPr>
          <w:rFonts w:ascii="Times New Roman" w:hAnsi="Times New Roman"/>
          <w:sz w:val="24"/>
        </w:rPr>
        <w:t>形容词，主句</w:t>
      </w:r>
    </w:p>
    <w:p w14:paraId="3C1A0DB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sz w:val="24"/>
        </w:rPr>
        <w:t>形容词</w:t>
      </w:r>
      <w:r w:rsidRPr="00E002D6">
        <w:rPr>
          <w:rFonts w:ascii="Times New Roman" w:hAnsi="Times New Roman"/>
          <w:sz w:val="24"/>
        </w:rPr>
        <w:t>+though+</w:t>
      </w:r>
      <w:r w:rsidRPr="00E002D6">
        <w:rPr>
          <w:rFonts w:ascii="Times New Roman" w:hAnsi="Times New Roman"/>
          <w:sz w:val="24"/>
        </w:rPr>
        <w:t>主语</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w:t>
      </w:r>
      <w:proofErr w:type="gramStart"/>
      <w:r w:rsidRPr="00E002D6">
        <w:rPr>
          <w:rFonts w:ascii="Times New Roman" w:hAnsi="Times New Roman"/>
          <w:sz w:val="24"/>
        </w:rPr>
        <w:t>连系</w:t>
      </w:r>
      <w:proofErr w:type="gramEnd"/>
      <w:r w:rsidRPr="00E002D6">
        <w:rPr>
          <w:rFonts w:ascii="Times New Roman" w:hAnsi="Times New Roman"/>
          <w:sz w:val="24"/>
        </w:rPr>
        <w:t>动词，主句</w:t>
      </w:r>
    </w:p>
    <w:p w14:paraId="4E8E01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sz w:val="24"/>
        </w:rPr>
        <w:t>形容词</w:t>
      </w:r>
      <w:r w:rsidRPr="00E002D6">
        <w:rPr>
          <w:rFonts w:ascii="Times New Roman" w:hAnsi="Times New Roman"/>
          <w:sz w:val="24"/>
        </w:rPr>
        <w:t>+as</w:t>
      </w:r>
      <w:r w:rsidRPr="00E002D6">
        <w:rPr>
          <w:rFonts w:ascii="Times New Roman" w:hAnsi="Times New Roman"/>
          <w:sz w:val="24"/>
        </w:rPr>
        <w:t>十主语</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w:t>
      </w:r>
      <w:proofErr w:type="gramStart"/>
      <w:r w:rsidRPr="00E002D6">
        <w:rPr>
          <w:rFonts w:ascii="Times New Roman" w:hAnsi="Times New Roman"/>
          <w:sz w:val="24"/>
        </w:rPr>
        <w:t>连系</w:t>
      </w:r>
      <w:proofErr w:type="gramEnd"/>
      <w:r w:rsidRPr="00E002D6">
        <w:rPr>
          <w:rFonts w:ascii="Times New Roman" w:hAnsi="Times New Roman"/>
          <w:sz w:val="24"/>
        </w:rPr>
        <w:t>动词，主句</w:t>
      </w:r>
      <w:r w:rsidRPr="00E002D6">
        <w:rPr>
          <w:rFonts w:ascii="Times New Roman" w:hAnsi="Times New Roman"/>
          <w:sz w:val="24"/>
        </w:rPr>
        <w:t xml:space="preserve"> </w:t>
      </w:r>
    </w:p>
    <w:p w14:paraId="38D4A13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Though he is rich, he is very stingy.</w:t>
      </w:r>
    </w:p>
    <w:p w14:paraId="5038B3C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Rich though he is, he is very stingy.</w:t>
      </w:r>
    </w:p>
    <w:p w14:paraId="2A56F25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sz w:val="24"/>
        </w:rPr>
        <w:t>= Rich as he is, he is very stingy.</w:t>
      </w:r>
    </w:p>
    <w:p w14:paraId="649B4A1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虽然他很有钱，但却很吝啬。</w:t>
      </w:r>
    </w:p>
    <w:p w14:paraId="347662C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Though she looked calm, she was nervous inside.</w:t>
      </w:r>
    </w:p>
    <w:p w14:paraId="3CB8EB0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Calm though she looked, she was nervous inside.</w:t>
      </w:r>
    </w:p>
    <w:p w14:paraId="1D1E1B6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Calm as she looked, she was nervous inside.</w:t>
      </w:r>
    </w:p>
    <w:p w14:paraId="270D20E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虽然她看起来平静，但内心却很紧张。</w:t>
      </w:r>
    </w:p>
    <w:p w14:paraId="3DB4B88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2</w:t>
      </w:r>
      <w:r w:rsidRPr="00E002D6">
        <w:rPr>
          <w:rFonts w:ascii="Times New Roman" w:hAnsi="Times New Roman" w:hint="eastAsia"/>
          <w:sz w:val="24"/>
          <w:lang w:eastAsia="zh"/>
        </w:rPr>
        <w:t>）</w:t>
      </w:r>
      <w:r w:rsidRPr="00E002D6">
        <w:rPr>
          <w:rFonts w:ascii="Times New Roman" w:hAnsi="Times New Roman"/>
          <w:sz w:val="24"/>
        </w:rPr>
        <w:t>Though+</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动词</w:t>
      </w:r>
      <w:r w:rsidRPr="00E002D6">
        <w:rPr>
          <w:rFonts w:ascii="Times New Roman" w:hAnsi="Times New Roman"/>
          <w:sz w:val="24"/>
        </w:rPr>
        <w:t>+</w:t>
      </w:r>
      <w:r w:rsidRPr="00E002D6">
        <w:rPr>
          <w:rFonts w:ascii="Times New Roman" w:hAnsi="Times New Roman"/>
          <w:sz w:val="24"/>
        </w:rPr>
        <w:t>副词</w:t>
      </w:r>
      <w:r w:rsidRPr="00E002D6">
        <w:rPr>
          <w:rFonts w:ascii="Times New Roman" w:hAnsi="Times New Roman"/>
          <w:sz w:val="24"/>
        </w:rPr>
        <w:t>,</w:t>
      </w:r>
      <w:r w:rsidRPr="00E002D6">
        <w:rPr>
          <w:rFonts w:ascii="Times New Roman" w:hAnsi="Times New Roman"/>
          <w:sz w:val="24"/>
        </w:rPr>
        <w:t>主句</w:t>
      </w:r>
    </w:p>
    <w:p w14:paraId="5918E99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sz w:val="24"/>
        </w:rPr>
        <w:t>副词</w:t>
      </w:r>
      <w:r w:rsidRPr="00E002D6">
        <w:rPr>
          <w:rFonts w:ascii="Times New Roman" w:hAnsi="Times New Roman"/>
          <w:sz w:val="24"/>
        </w:rPr>
        <w:t>+though+</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动词，主句</w:t>
      </w:r>
    </w:p>
    <w:p w14:paraId="2BC7178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t>
      </w:r>
      <w:r w:rsidRPr="00E002D6">
        <w:rPr>
          <w:rFonts w:ascii="Times New Roman" w:hAnsi="Times New Roman"/>
          <w:sz w:val="24"/>
        </w:rPr>
        <w:t>副词</w:t>
      </w:r>
      <w:r w:rsidRPr="00E002D6">
        <w:rPr>
          <w:rFonts w:ascii="Times New Roman" w:hAnsi="Times New Roman"/>
          <w:sz w:val="24"/>
        </w:rPr>
        <w:t>+as+</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动词，主句</w:t>
      </w:r>
    </w:p>
    <w:p w14:paraId="0FDF958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Though he ran fast, he didn't win the race.</w:t>
      </w:r>
    </w:p>
    <w:p w14:paraId="0F7827F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Fast though he ran, he didn't win the race.</w:t>
      </w:r>
    </w:p>
    <w:p w14:paraId="0FA148D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Fast as he ran, he didn't win the race.</w:t>
      </w:r>
    </w:p>
    <w:p w14:paraId="3973C5A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虽然他跑得很快，但还是没赢得赛跑。</w:t>
      </w:r>
    </w:p>
    <w:p w14:paraId="2972934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2. It takes + </w:t>
      </w:r>
      <w:r w:rsidRPr="00E002D6">
        <w:rPr>
          <w:rFonts w:ascii="Times New Roman" w:hAnsi="Times New Roman" w:hint="eastAsia"/>
          <w:sz w:val="24"/>
        </w:rPr>
        <w:t>表示条件的名词</w:t>
      </w:r>
      <w:r w:rsidRPr="00E002D6">
        <w:rPr>
          <w:rFonts w:ascii="Times New Roman" w:hAnsi="Times New Roman" w:hint="eastAsia"/>
          <w:sz w:val="24"/>
        </w:rPr>
        <w:t xml:space="preserve"> + to +</w:t>
      </w:r>
      <w:r w:rsidRPr="00E002D6">
        <w:rPr>
          <w:rFonts w:ascii="Times New Roman" w:hAnsi="Times New Roman" w:hint="eastAsia"/>
          <w:sz w:val="24"/>
        </w:rPr>
        <w:t>动词原形的句型</w:t>
      </w:r>
    </w:p>
    <w:p w14:paraId="2B89BF9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It certainly takes courage to take risks.</w:t>
      </w:r>
      <w:r w:rsidRPr="00E002D6">
        <w:rPr>
          <w:rFonts w:ascii="Times New Roman" w:hAnsi="Times New Roman" w:hint="eastAsia"/>
          <w:sz w:val="24"/>
        </w:rPr>
        <w:t>冒险的确需要勇气。</w:t>
      </w:r>
    </w:p>
    <w:p w14:paraId="5E8732A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本句使用了“</w:t>
      </w:r>
      <w:r w:rsidRPr="00E002D6">
        <w:rPr>
          <w:rFonts w:ascii="Times New Roman" w:hAnsi="Times New Roman" w:hint="eastAsia"/>
          <w:sz w:val="24"/>
        </w:rPr>
        <w:t>It takes+</w:t>
      </w:r>
      <w:r w:rsidRPr="00E002D6">
        <w:rPr>
          <w:rFonts w:ascii="Times New Roman" w:hAnsi="Times New Roman" w:hint="eastAsia"/>
          <w:sz w:val="24"/>
        </w:rPr>
        <w:t>表条件的名词</w:t>
      </w:r>
      <w:r w:rsidRPr="00E002D6">
        <w:rPr>
          <w:rFonts w:ascii="Times New Roman" w:hAnsi="Times New Roman" w:hint="eastAsia"/>
          <w:sz w:val="24"/>
        </w:rPr>
        <w:t>+to+</w:t>
      </w:r>
      <w:r w:rsidRPr="00E002D6">
        <w:rPr>
          <w:rFonts w:ascii="Times New Roman" w:hAnsi="Times New Roman" w:hint="eastAsia"/>
          <w:sz w:val="24"/>
        </w:rPr>
        <w:t>动词原形”的句型，</w:t>
      </w:r>
      <w:r w:rsidRPr="00E002D6">
        <w:rPr>
          <w:rFonts w:ascii="Times New Roman" w:hAnsi="Times New Roman" w:hint="eastAsia"/>
          <w:sz w:val="24"/>
        </w:rPr>
        <w:t>It</w:t>
      </w:r>
      <w:r w:rsidRPr="00E002D6">
        <w:rPr>
          <w:rFonts w:ascii="Times New Roman" w:hAnsi="Times New Roman" w:hint="eastAsia"/>
          <w:sz w:val="24"/>
        </w:rPr>
        <w:t>是形式主语，代替其后的不定式短语</w:t>
      </w:r>
      <w:r w:rsidRPr="00E002D6">
        <w:rPr>
          <w:rFonts w:ascii="Times New Roman" w:hAnsi="Times New Roman"/>
          <w:sz w:val="24"/>
        </w:rPr>
        <w:t>（</w:t>
      </w:r>
      <w:r w:rsidRPr="00E002D6">
        <w:rPr>
          <w:rFonts w:ascii="Times New Roman" w:hAnsi="Times New Roman" w:hint="eastAsia"/>
          <w:sz w:val="24"/>
        </w:rPr>
        <w:t>to+</w:t>
      </w:r>
      <w:r w:rsidRPr="00E002D6">
        <w:rPr>
          <w:rFonts w:ascii="Times New Roman" w:hAnsi="Times New Roman" w:hint="eastAsia"/>
          <w:sz w:val="24"/>
        </w:rPr>
        <w:t>动词原形</w:t>
      </w:r>
      <w:r w:rsidRPr="00E002D6">
        <w:rPr>
          <w:rFonts w:ascii="Times New Roman" w:hAnsi="Times New Roman"/>
          <w:sz w:val="24"/>
        </w:rPr>
        <w:t>）</w:t>
      </w:r>
      <w:r w:rsidRPr="00E002D6">
        <w:rPr>
          <w:rFonts w:ascii="Times New Roman" w:hAnsi="Times New Roman" w:hint="eastAsia"/>
          <w:sz w:val="24"/>
        </w:rPr>
        <w:t>，此不定式短语才是真正的主语。</w:t>
      </w:r>
    </w:p>
    <w:p w14:paraId="03AE4E9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It takes+</w:t>
      </w:r>
      <w:proofErr w:type="gramStart"/>
      <w:r w:rsidRPr="00E002D6">
        <w:rPr>
          <w:rFonts w:ascii="Times New Roman" w:hAnsi="Times New Roman" w:hint="eastAsia"/>
          <w:sz w:val="24"/>
        </w:rPr>
        <w:t>表条件</w:t>
      </w:r>
      <w:proofErr w:type="gramEnd"/>
      <w:r w:rsidRPr="00E002D6">
        <w:rPr>
          <w:rFonts w:ascii="Times New Roman" w:hAnsi="Times New Roman" w:hint="eastAsia"/>
          <w:sz w:val="24"/>
        </w:rPr>
        <w:t>的名词</w:t>
      </w:r>
      <w:r w:rsidRPr="00E002D6">
        <w:rPr>
          <w:rFonts w:ascii="Times New Roman" w:hAnsi="Times New Roman" w:hint="eastAsia"/>
          <w:sz w:val="24"/>
        </w:rPr>
        <w:t>+to+</w:t>
      </w:r>
      <w:r w:rsidRPr="00E002D6">
        <w:rPr>
          <w:rFonts w:ascii="Times New Roman" w:hAnsi="Times New Roman" w:hint="eastAsia"/>
          <w:sz w:val="24"/>
        </w:rPr>
        <w:t>动词原形</w:t>
      </w:r>
      <w:r w:rsidRPr="00E002D6">
        <w:rPr>
          <w:rFonts w:ascii="Times New Roman" w:hAnsi="Times New Roman" w:hint="eastAsia"/>
          <w:sz w:val="24"/>
        </w:rPr>
        <w:t xml:space="preserve">  </w:t>
      </w:r>
      <w:r w:rsidRPr="00E002D6">
        <w:rPr>
          <w:rFonts w:ascii="Times New Roman" w:hAnsi="Times New Roman" w:hint="eastAsia"/>
          <w:sz w:val="24"/>
        </w:rPr>
        <w:t>从事</w:t>
      </w:r>
      <w:r w:rsidRPr="00E002D6">
        <w:rPr>
          <w:rFonts w:ascii="Times New Roman" w:hAnsi="Times New Roman" w:hint="eastAsia"/>
          <w:sz w:val="24"/>
          <w:lang w:eastAsia="zh"/>
        </w:rPr>
        <w:t>……</w:t>
      </w:r>
      <w:r w:rsidRPr="00E002D6">
        <w:rPr>
          <w:rFonts w:ascii="Times New Roman" w:hAnsi="Times New Roman" w:hint="eastAsia"/>
          <w:sz w:val="24"/>
        </w:rPr>
        <w:t xml:space="preserve">  </w:t>
      </w:r>
      <w:r w:rsidRPr="00E002D6">
        <w:rPr>
          <w:rFonts w:ascii="Times New Roman" w:hAnsi="Times New Roman" w:hint="eastAsia"/>
          <w:sz w:val="24"/>
        </w:rPr>
        <w:t>需要</w:t>
      </w:r>
      <w:r w:rsidRPr="00E002D6">
        <w:rPr>
          <w:rFonts w:ascii="Times New Roman" w:hAnsi="Times New Roman" w:hint="eastAsia"/>
          <w:sz w:val="24"/>
          <w:lang w:eastAsia="zh"/>
        </w:rPr>
        <w:t>……</w:t>
      </w:r>
      <w:r w:rsidRPr="00E002D6">
        <w:rPr>
          <w:rFonts w:ascii="Times New Roman" w:hAnsi="Times New Roman"/>
          <w:sz w:val="24"/>
        </w:rPr>
        <w:t>（</w:t>
      </w:r>
      <w:r w:rsidRPr="00E002D6">
        <w:rPr>
          <w:rFonts w:ascii="Times New Roman" w:hAnsi="Times New Roman" w:hint="eastAsia"/>
          <w:sz w:val="24"/>
        </w:rPr>
        <w:t>条件</w:t>
      </w:r>
      <w:r w:rsidRPr="00E002D6">
        <w:rPr>
          <w:rFonts w:ascii="Times New Roman" w:hAnsi="Times New Roman"/>
          <w:sz w:val="24"/>
        </w:rPr>
        <w:t>）</w:t>
      </w:r>
    </w:p>
    <w:p w14:paraId="5109B33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3. </w:t>
      </w:r>
      <w:r w:rsidRPr="00E002D6">
        <w:rPr>
          <w:rFonts w:ascii="Times New Roman" w:hAnsi="Times New Roman" w:hint="eastAsia"/>
          <w:sz w:val="24"/>
        </w:rPr>
        <w:t>倍数词</w:t>
      </w:r>
      <w:r w:rsidRPr="00E002D6">
        <w:rPr>
          <w:rFonts w:ascii="Times New Roman" w:hAnsi="Times New Roman" w:hint="eastAsia"/>
          <w:sz w:val="24"/>
        </w:rPr>
        <w:t>+as.</w:t>
      </w:r>
      <w:proofErr w:type="gramStart"/>
      <w:r w:rsidRPr="00E002D6">
        <w:rPr>
          <w:rFonts w:ascii="Times New Roman" w:hAnsi="Times New Roman" w:hint="eastAsia"/>
          <w:sz w:val="24"/>
        </w:rPr>
        <w:t>..</w:t>
      </w:r>
      <w:proofErr w:type="gramEnd"/>
      <w:r w:rsidRPr="00E002D6">
        <w:rPr>
          <w:rFonts w:ascii="Times New Roman" w:hAnsi="Times New Roman" w:hint="eastAsia"/>
          <w:sz w:val="24"/>
        </w:rPr>
        <w:t>as...</w:t>
      </w:r>
    </w:p>
    <w:p w14:paraId="7C2E612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Admittedly, my life is not half as colorful or exciting as3.other </w:t>
      </w:r>
      <w:proofErr w:type="gramStart"/>
      <w:r w:rsidRPr="00E002D6">
        <w:rPr>
          <w:rFonts w:ascii="Times New Roman" w:hAnsi="Times New Roman"/>
          <w:sz w:val="24"/>
        </w:rPr>
        <w:t>people's</w:t>
      </w:r>
      <w:proofErr w:type="gramEnd"/>
      <w:r w:rsidRPr="00E002D6">
        <w:rPr>
          <w:rFonts w:ascii="Times New Roman" w:hAnsi="Times New Roman"/>
          <w:sz w:val="24"/>
        </w:rPr>
        <w:t>, but at least it gives me a sense of security.</w:t>
      </w:r>
    </w:p>
    <w:p w14:paraId="1A52439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I must admit that my life is not half as colorful or exciting as other people's</w:t>
      </w:r>
      <w:r w:rsidRPr="00E002D6">
        <w:rPr>
          <w:rFonts w:ascii="Times New Roman" w:hAnsi="Times New Roman" w:hint="eastAsia"/>
          <w:sz w:val="24"/>
        </w:rPr>
        <w:t xml:space="preserve"> </w:t>
      </w:r>
      <w:r w:rsidRPr="00E002D6">
        <w:rPr>
          <w:rFonts w:ascii="Times New Roman" w:hAnsi="Times New Roman"/>
          <w:sz w:val="24"/>
        </w:rPr>
        <w:t>lives, but at least it gives me a sense of security.</w:t>
      </w:r>
    </w:p>
    <w:p w14:paraId="60F83F6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不可否认地，我的生活虽不及别人生活一半的多彩多姿及刺激，但至少它能带给我安全感。</w:t>
      </w:r>
    </w:p>
    <w:p w14:paraId="2EA4AE0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本句使用了</w:t>
      </w:r>
      <w:r w:rsidRPr="00E002D6">
        <w:rPr>
          <w:rFonts w:ascii="Times New Roman" w:hAnsi="Times New Roman"/>
          <w:sz w:val="24"/>
        </w:rPr>
        <w:t>“</w:t>
      </w:r>
      <w:proofErr w:type="gramStart"/>
      <w:r w:rsidRPr="00E002D6">
        <w:rPr>
          <w:rFonts w:ascii="Times New Roman" w:hAnsi="Times New Roman"/>
          <w:sz w:val="24"/>
        </w:rPr>
        <w:t>倍</w:t>
      </w:r>
      <w:proofErr w:type="gramEnd"/>
      <w:r w:rsidRPr="00E002D6">
        <w:rPr>
          <w:rFonts w:ascii="Times New Roman" w:hAnsi="Times New Roman"/>
          <w:sz w:val="24"/>
        </w:rPr>
        <w:t>数词</w:t>
      </w:r>
      <w:r w:rsidRPr="00E002D6">
        <w:rPr>
          <w:rFonts w:ascii="Times New Roman" w:hAnsi="Times New Roman"/>
          <w:sz w:val="24"/>
        </w:rPr>
        <w:t>+as...as...”</w:t>
      </w:r>
      <w:r w:rsidRPr="00E002D6">
        <w:rPr>
          <w:rFonts w:ascii="Times New Roman" w:hAnsi="Times New Roman" w:hint="eastAsia"/>
          <w:sz w:val="24"/>
        </w:rPr>
        <w:t xml:space="preserve"> </w:t>
      </w:r>
      <w:r w:rsidRPr="00E002D6">
        <w:rPr>
          <w:rFonts w:ascii="Times New Roman" w:hAnsi="Times New Roman"/>
          <w:sz w:val="24"/>
        </w:rPr>
        <w:t>（是</w:t>
      </w:r>
      <w:r w:rsidRPr="00E002D6">
        <w:rPr>
          <w:rFonts w:ascii="Times New Roman" w:hAnsi="Times New Roman" w:hint="eastAsia"/>
          <w:sz w:val="24"/>
          <w:lang w:eastAsia="zh"/>
        </w:rPr>
        <w:t>……</w:t>
      </w:r>
      <w:r w:rsidRPr="00E002D6">
        <w:rPr>
          <w:rFonts w:ascii="Times New Roman" w:hAnsi="Times New Roman"/>
          <w:sz w:val="24"/>
        </w:rPr>
        <w:t>的几倍）</w:t>
      </w:r>
      <w:r w:rsidRPr="00E002D6">
        <w:rPr>
          <w:rFonts w:ascii="Times New Roman" w:hAnsi="Times New Roman" w:hint="eastAsia"/>
          <w:sz w:val="24"/>
        </w:rPr>
        <w:t xml:space="preserve"> </w:t>
      </w:r>
      <w:r w:rsidRPr="00E002D6">
        <w:rPr>
          <w:rFonts w:ascii="Times New Roman" w:hAnsi="Times New Roman"/>
          <w:sz w:val="24"/>
        </w:rPr>
        <w:t>的句型，在此句型中，第一个</w:t>
      </w:r>
      <w:r w:rsidRPr="00E002D6">
        <w:rPr>
          <w:rFonts w:ascii="Times New Roman" w:hAnsi="Times New Roman"/>
          <w:sz w:val="24"/>
        </w:rPr>
        <w:t>as</w:t>
      </w:r>
      <w:r w:rsidRPr="00E002D6">
        <w:rPr>
          <w:rFonts w:ascii="Times New Roman" w:hAnsi="Times New Roman"/>
          <w:sz w:val="24"/>
        </w:rPr>
        <w:t>是副词，译成</w:t>
      </w:r>
      <w:r w:rsidRPr="00E002D6">
        <w:rPr>
          <w:rFonts w:ascii="Times New Roman" w:hAnsi="Times New Roman"/>
          <w:sz w:val="24"/>
        </w:rPr>
        <w:t>“</w:t>
      </w:r>
      <w:r w:rsidRPr="00E002D6">
        <w:rPr>
          <w:rFonts w:ascii="Times New Roman" w:hAnsi="Times New Roman"/>
          <w:sz w:val="24"/>
        </w:rPr>
        <w:t>一样地</w:t>
      </w:r>
      <w:r w:rsidRPr="00E002D6">
        <w:rPr>
          <w:rFonts w:ascii="Times New Roman" w:hAnsi="Times New Roman"/>
          <w:sz w:val="24"/>
        </w:rPr>
        <w:t>”</w:t>
      </w:r>
      <w:r w:rsidRPr="00E002D6">
        <w:rPr>
          <w:rFonts w:ascii="Times New Roman" w:hAnsi="Times New Roman"/>
          <w:sz w:val="24"/>
        </w:rPr>
        <w:t>，</w:t>
      </w:r>
      <w:proofErr w:type="gramStart"/>
      <w:r w:rsidRPr="00E002D6">
        <w:rPr>
          <w:rFonts w:ascii="Times New Roman" w:hAnsi="Times New Roman"/>
          <w:sz w:val="24"/>
        </w:rPr>
        <w:t>其后须接形容词</w:t>
      </w:r>
      <w:proofErr w:type="gramEnd"/>
      <w:r w:rsidRPr="00E002D6">
        <w:rPr>
          <w:rFonts w:ascii="Times New Roman" w:hAnsi="Times New Roman"/>
          <w:sz w:val="24"/>
        </w:rPr>
        <w:t>或副词以供修饰</w:t>
      </w:r>
      <w:r w:rsidRPr="00E002D6">
        <w:rPr>
          <w:rFonts w:ascii="Times New Roman" w:hAnsi="Times New Roman" w:hint="eastAsia"/>
          <w:sz w:val="24"/>
        </w:rPr>
        <w:t>；</w:t>
      </w:r>
      <w:r w:rsidRPr="00E002D6">
        <w:rPr>
          <w:rFonts w:ascii="Times New Roman" w:hAnsi="Times New Roman"/>
          <w:sz w:val="24"/>
        </w:rPr>
        <w:t>而第二个</w:t>
      </w:r>
      <w:r w:rsidRPr="00E002D6">
        <w:rPr>
          <w:rFonts w:ascii="Times New Roman" w:hAnsi="Times New Roman"/>
          <w:sz w:val="24"/>
        </w:rPr>
        <w:t>as</w:t>
      </w:r>
      <w:r w:rsidRPr="00E002D6">
        <w:rPr>
          <w:rFonts w:ascii="Times New Roman" w:hAnsi="Times New Roman"/>
          <w:sz w:val="24"/>
        </w:rPr>
        <w:t>则为副词连词，译成</w:t>
      </w:r>
      <w:r w:rsidRPr="00E002D6">
        <w:rPr>
          <w:rFonts w:ascii="Times New Roman" w:hAnsi="Times New Roman"/>
          <w:sz w:val="24"/>
        </w:rPr>
        <w:t>“</w:t>
      </w:r>
      <w:r w:rsidRPr="00E002D6">
        <w:rPr>
          <w:rFonts w:ascii="Times New Roman" w:hAnsi="Times New Roman"/>
          <w:sz w:val="24"/>
        </w:rPr>
        <w:t>和</w:t>
      </w:r>
      <w:r w:rsidRPr="00E002D6">
        <w:rPr>
          <w:rFonts w:ascii="Times New Roman" w:hAnsi="Times New Roman" w:hint="eastAsia"/>
          <w:sz w:val="24"/>
          <w:lang w:eastAsia="zh"/>
        </w:rPr>
        <w:t>……</w:t>
      </w:r>
      <w:r w:rsidRPr="00E002D6">
        <w:rPr>
          <w:rFonts w:ascii="Times New Roman" w:hAnsi="Times New Roman"/>
          <w:sz w:val="24"/>
        </w:rPr>
        <w:t>”</w:t>
      </w:r>
      <w:r w:rsidRPr="00E002D6">
        <w:rPr>
          <w:rFonts w:ascii="Times New Roman" w:hAnsi="Times New Roman"/>
          <w:sz w:val="24"/>
        </w:rPr>
        <w:t>，其所引导的状语从句修饰其前第一个</w:t>
      </w:r>
      <w:r w:rsidRPr="00E002D6">
        <w:rPr>
          <w:rFonts w:ascii="Times New Roman" w:hAnsi="Times New Roman"/>
          <w:sz w:val="24"/>
        </w:rPr>
        <w:t>as</w:t>
      </w:r>
      <w:r w:rsidRPr="00E002D6">
        <w:rPr>
          <w:rFonts w:ascii="Times New Roman" w:hAnsi="Times New Roman"/>
          <w:sz w:val="24"/>
        </w:rPr>
        <w:t>。其造句步骤如下</w:t>
      </w:r>
      <w:r w:rsidRPr="00E002D6">
        <w:rPr>
          <w:rFonts w:ascii="Times New Roman" w:hAnsi="Times New Roman"/>
          <w:sz w:val="24"/>
        </w:rPr>
        <w:t>:</w:t>
      </w:r>
      <w:r w:rsidRPr="00E002D6">
        <w:rPr>
          <w:rFonts w:ascii="Times New Roman" w:hAnsi="Times New Roman"/>
          <w:sz w:val="24"/>
        </w:rPr>
        <w:t>她的年纪是我的两倍。</w:t>
      </w:r>
    </w:p>
    <w:p w14:paraId="7EB42B8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第一步</w:t>
      </w:r>
      <w:r w:rsidRPr="00E002D6">
        <w:rPr>
          <w:rFonts w:ascii="Times New Roman" w:hAnsi="Times New Roman" w:hint="eastAsia"/>
          <w:sz w:val="24"/>
        </w:rPr>
        <w:t>：</w:t>
      </w:r>
      <w:r w:rsidRPr="00E002D6">
        <w:rPr>
          <w:rFonts w:ascii="Times New Roman" w:hAnsi="Times New Roman"/>
          <w:sz w:val="24"/>
        </w:rPr>
        <w:t>先译</w:t>
      </w:r>
      <w:r w:rsidRPr="00E002D6">
        <w:rPr>
          <w:rFonts w:ascii="Times New Roman" w:hAnsi="Times New Roman" w:hint="eastAsia"/>
          <w:sz w:val="24"/>
        </w:rPr>
        <w:t>“</w:t>
      </w:r>
      <w:r w:rsidRPr="00E002D6">
        <w:rPr>
          <w:rFonts w:ascii="Times New Roman" w:hAnsi="Times New Roman"/>
          <w:sz w:val="24"/>
        </w:rPr>
        <w:t>她的年纪和我一样。</w:t>
      </w:r>
      <w:r w:rsidRPr="00E002D6">
        <w:rPr>
          <w:rFonts w:ascii="Times New Roman" w:hAnsi="Times New Roman" w:hint="eastAsia"/>
          <w:sz w:val="24"/>
        </w:rPr>
        <w:t>”</w:t>
      </w:r>
    </w:p>
    <w:p w14:paraId="60F80CE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is as old as I</w:t>
      </w:r>
      <w:proofErr w:type="gramStart"/>
      <w:r w:rsidRPr="00E002D6">
        <w:rPr>
          <w:rFonts w:ascii="Times New Roman" w:hAnsi="Times New Roman"/>
          <w:sz w:val="24"/>
        </w:rPr>
        <w:t>.</w:t>
      </w:r>
      <w:proofErr w:type="gramEnd"/>
    </w:p>
    <w:p w14:paraId="2714C33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第二步</w:t>
      </w:r>
      <w:r w:rsidRPr="00E002D6">
        <w:rPr>
          <w:rFonts w:ascii="Times New Roman" w:hAnsi="Times New Roman" w:hint="eastAsia"/>
          <w:sz w:val="24"/>
        </w:rPr>
        <w:t>：</w:t>
      </w:r>
      <w:r w:rsidRPr="00E002D6">
        <w:rPr>
          <w:rFonts w:ascii="Times New Roman" w:hAnsi="Times New Roman"/>
          <w:sz w:val="24"/>
        </w:rPr>
        <w:t>再将</w:t>
      </w:r>
      <w:proofErr w:type="gramStart"/>
      <w:r w:rsidRPr="00E002D6">
        <w:rPr>
          <w:rFonts w:ascii="Times New Roman" w:hAnsi="Times New Roman"/>
          <w:sz w:val="24"/>
        </w:rPr>
        <w:t>倍</w:t>
      </w:r>
      <w:proofErr w:type="gramEnd"/>
      <w:r w:rsidRPr="00E002D6">
        <w:rPr>
          <w:rFonts w:ascii="Times New Roman" w:hAnsi="Times New Roman"/>
          <w:sz w:val="24"/>
        </w:rPr>
        <w:t>数词</w:t>
      </w:r>
      <w:r w:rsidRPr="00E002D6">
        <w:rPr>
          <w:rFonts w:ascii="Times New Roman" w:hAnsi="Times New Roman"/>
          <w:sz w:val="24"/>
        </w:rPr>
        <w:t>“</w:t>
      </w:r>
      <w:r w:rsidRPr="00E002D6">
        <w:rPr>
          <w:rFonts w:ascii="Times New Roman" w:hAnsi="Times New Roman"/>
          <w:sz w:val="24"/>
        </w:rPr>
        <w:t>两倍</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w:t>
      </w:r>
      <w:r w:rsidRPr="00E002D6">
        <w:rPr>
          <w:rFonts w:ascii="Times New Roman" w:hAnsi="Times New Roman"/>
          <w:sz w:val="24"/>
        </w:rPr>
        <w:t>twice</w:t>
      </w:r>
      <w:r w:rsidRPr="00E002D6">
        <w:rPr>
          <w:rFonts w:ascii="Times New Roman" w:hAnsi="Times New Roman"/>
          <w:sz w:val="24"/>
        </w:rPr>
        <w:t>）置于第一个</w:t>
      </w:r>
      <w:r w:rsidRPr="00E002D6">
        <w:rPr>
          <w:rFonts w:ascii="Times New Roman" w:hAnsi="Times New Roman"/>
          <w:sz w:val="24"/>
        </w:rPr>
        <w:t>as</w:t>
      </w:r>
      <w:r w:rsidRPr="00E002D6">
        <w:rPr>
          <w:rFonts w:ascii="Times New Roman" w:hAnsi="Times New Roman"/>
          <w:sz w:val="24"/>
        </w:rPr>
        <w:t>之前。</w:t>
      </w:r>
    </w:p>
    <w:p w14:paraId="62926DD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is twice as old as I</w:t>
      </w:r>
      <w:proofErr w:type="gramStart"/>
      <w:r w:rsidRPr="00E002D6">
        <w:rPr>
          <w:rFonts w:ascii="Times New Roman" w:hAnsi="Times New Roman"/>
          <w:sz w:val="24"/>
        </w:rPr>
        <w:t>.</w:t>
      </w:r>
      <w:proofErr w:type="gramEnd"/>
    </w:p>
    <w:p w14:paraId="268C04C1" w14:textId="77777777" w:rsidR="00792C08" w:rsidRPr="00E002D6" w:rsidRDefault="00792C08">
      <w:pPr>
        <w:spacing w:line="400" w:lineRule="exact"/>
        <w:rPr>
          <w:rFonts w:ascii="Times New Roman" w:eastAsia="Times New Roman" w:hAnsi="Times New Roman" w:cs="Times New Roman"/>
          <w:i/>
          <w:spacing w:val="-2"/>
          <w:sz w:val="22"/>
          <w:szCs w:val="22"/>
        </w:rPr>
      </w:pPr>
    </w:p>
    <w:p w14:paraId="649F366E"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4AF7FD64"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找出句中条件状语从句。</w:t>
      </w:r>
    </w:p>
    <w:p w14:paraId="26C0C098"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Where there is a sense of security, people live a peaceful life.</w:t>
      </w:r>
    </w:p>
    <w:p w14:paraId="4BA943D6"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Conservative though she is, she admires those who make great progress.</w:t>
      </w:r>
    </w:p>
    <w:p w14:paraId="379C408F"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Where you keep a safe lifestyle, you will avoid unnecessary risks.</w:t>
      </w:r>
    </w:p>
    <w:p w14:paraId="0065834C"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Calm as he looks, he doesn’t have enough courage to take risks.</w:t>
      </w:r>
    </w:p>
    <w:p w14:paraId="516AA9D0"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We will play it safe wherever we travel in the wild.</w:t>
      </w:r>
    </w:p>
    <w:p w14:paraId="04017B0B"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Boring as </w:t>
      </w:r>
      <w:proofErr w:type="gramStart"/>
      <w:r w:rsidRPr="00E002D6">
        <w:rPr>
          <w:rFonts w:ascii="Times New Roman" w:eastAsia="宋体" w:hAnsi="Times New Roman" w:cs="Times New Roman"/>
          <w:spacing w:val="-1"/>
          <w:sz w:val="24"/>
        </w:rPr>
        <w:t>the life</w:t>
      </w:r>
      <w:proofErr w:type="gramEnd"/>
      <w:r w:rsidRPr="00E002D6">
        <w:rPr>
          <w:rFonts w:ascii="Times New Roman" w:eastAsia="宋体" w:hAnsi="Times New Roman" w:cs="Times New Roman"/>
          <w:spacing w:val="-1"/>
          <w:sz w:val="24"/>
        </w:rPr>
        <w:t xml:space="preserve"> is, it brings people a strong sense of security.</w:t>
      </w:r>
    </w:p>
    <w:p w14:paraId="47D9F4C4"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Where people have good upbringing, they are </w:t>
      </w:r>
      <w:proofErr w:type="gramStart"/>
      <w:r w:rsidRPr="00E002D6">
        <w:rPr>
          <w:rFonts w:ascii="Times New Roman" w:eastAsia="宋体" w:hAnsi="Times New Roman" w:cs="Times New Roman"/>
          <w:spacing w:val="-1"/>
          <w:sz w:val="24"/>
        </w:rPr>
        <w:t>more courteous and gentle</w:t>
      </w:r>
      <w:proofErr w:type="gramEnd"/>
      <w:r w:rsidRPr="00E002D6">
        <w:rPr>
          <w:rFonts w:ascii="Times New Roman" w:eastAsia="宋体" w:hAnsi="Times New Roman" w:cs="Times New Roman"/>
          <w:spacing w:val="-1"/>
          <w:sz w:val="24"/>
        </w:rPr>
        <w:t>.</w:t>
      </w:r>
    </w:p>
    <w:p w14:paraId="0F8FDDA5"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Exciting as the adventure is, we should not take risks blindly.</w:t>
      </w:r>
    </w:p>
    <w:p w14:paraId="1D36BFA3" w14:textId="77777777" w:rsidR="00792C08" w:rsidRPr="00E002D6" w:rsidRDefault="00000000">
      <w:pPr>
        <w:numPr>
          <w:ilvl w:val="0"/>
          <w:numId w:val="46"/>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He chooses a colorful lifestyle where the environment is quiet and safe.</w:t>
      </w:r>
    </w:p>
    <w:p w14:paraId="586288A2" w14:textId="77777777" w:rsidR="00792C08" w:rsidRPr="00E002D6" w:rsidRDefault="00792C08">
      <w:pPr>
        <w:rPr>
          <w:rFonts w:ascii="Times New Roman" w:eastAsia="宋体" w:hAnsi="Times New Roman" w:cs="Times New Roman"/>
          <w:spacing w:val="-1"/>
          <w:sz w:val="24"/>
        </w:rPr>
      </w:pPr>
    </w:p>
    <w:p w14:paraId="5720A670"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句型转换，换成</w:t>
      </w:r>
      <w:r w:rsidRPr="00E002D6">
        <w:rPr>
          <w:rFonts w:ascii="Times New Roman" w:eastAsia="宋体" w:hAnsi="Times New Roman" w:cs="Times New Roman" w:hint="eastAsia"/>
          <w:spacing w:val="-1"/>
          <w:sz w:val="24"/>
        </w:rPr>
        <w:t>as</w:t>
      </w:r>
      <w:r w:rsidRPr="00E002D6">
        <w:rPr>
          <w:rFonts w:ascii="Times New Roman" w:eastAsia="宋体" w:hAnsi="Times New Roman" w:cs="Times New Roman" w:hint="eastAsia"/>
          <w:spacing w:val="-1"/>
          <w:sz w:val="24"/>
        </w:rPr>
        <w:t>引导的条件状语从句。</w:t>
      </w:r>
    </w:p>
    <w:p w14:paraId="1A9DECA2"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he is conservative, he admires progress.</w:t>
      </w:r>
    </w:p>
    <w:p w14:paraId="378BC371"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life is boring, it gives us a sense of security.</w:t>
      </w:r>
    </w:p>
    <w:p w14:paraId="07D58F8F"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Though she is courageous, she still plays it </w:t>
      </w:r>
      <w:proofErr w:type="gramStart"/>
      <w:r w:rsidRPr="00E002D6">
        <w:rPr>
          <w:rFonts w:ascii="Times New Roman" w:eastAsia="宋体" w:hAnsi="Times New Roman" w:cs="Times New Roman"/>
          <w:spacing w:val="-1"/>
          <w:sz w:val="24"/>
        </w:rPr>
        <w:t>safe</w:t>
      </w:r>
      <w:proofErr w:type="gramEnd"/>
      <w:r w:rsidRPr="00E002D6">
        <w:rPr>
          <w:rFonts w:ascii="Times New Roman" w:eastAsia="宋体" w:hAnsi="Times New Roman" w:cs="Times New Roman"/>
          <w:spacing w:val="-1"/>
          <w:sz w:val="24"/>
        </w:rPr>
        <w:t>.</w:t>
      </w:r>
    </w:p>
    <w:p w14:paraId="26F11BB2"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the lifestyle is colorful, it has hidden risks.</w:t>
      </w:r>
    </w:p>
    <w:p w14:paraId="0AC03EBA"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he is calm, he hates taking chances.</w:t>
      </w:r>
    </w:p>
    <w:p w14:paraId="0C332EDB"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lastRenderedPageBreak/>
        <w:t>Though she is admittedly quiet, she has great courage.</w:t>
      </w:r>
    </w:p>
    <w:p w14:paraId="22992D66"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the adventure is exciting, we should avoid risks.</w:t>
      </w:r>
    </w:p>
    <w:p w14:paraId="696F717A"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he is humble, he has a strong sense of duty.</w:t>
      </w:r>
    </w:p>
    <w:p w14:paraId="736143D6"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the upbringing is strict, it builds good character.</w:t>
      </w:r>
    </w:p>
    <w:p w14:paraId="757465DF" w14:textId="77777777" w:rsidR="00792C08" w:rsidRPr="00E002D6" w:rsidRDefault="00000000">
      <w:pPr>
        <w:numPr>
          <w:ilvl w:val="0"/>
          <w:numId w:val="47"/>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Though he is brave, he fears being a maniac of danger.</w:t>
      </w:r>
    </w:p>
    <w:p w14:paraId="0D75030B" w14:textId="77777777" w:rsidR="00792C08" w:rsidRPr="00E002D6" w:rsidRDefault="00792C08">
      <w:pPr>
        <w:rPr>
          <w:rFonts w:ascii="Times New Roman" w:eastAsia="宋体" w:hAnsi="Times New Roman" w:cs="Times New Roman"/>
          <w:spacing w:val="-1"/>
          <w:sz w:val="24"/>
        </w:rPr>
      </w:pPr>
    </w:p>
    <w:p w14:paraId="5D02672E" w14:textId="77777777" w:rsidR="00792C08" w:rsidRPr="00E002D6" w:rsidRDefault="00792C08">
      <w:pPr>
        <w:rPr>
          <w:rFonts w:ascii="Times New Roman" w:eastAsia="宋体" w:hAnsi="Times New Roman" w:cs="Times New Roman"/>
          <w:spacing w:val="-1"/>
          <w:sz w:val="24"/>
        </w:rPr>
      </w:pPr>
    </w:p>
    <w:p w14:paraId="403D33AA"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作业：找出同位语从句；找出状语从句和并列句，并指出连词。</w:t>
      </w:r>
    </w:p>
    <w:p w14:paraId="06F3E670" w14:textId="77777777" w:rsidR="00792C08" w:rsidRPr="00E002D6" w:rsidRDefault="00792C08">
      <w:pPr>
        <w:rPr>
          <w:rFonts w:ascii="Times New Roman" w:eastAsia="宋体" w:hAnsi="Times New Roman" w:cs="Times New Roman"/>
          <w:spacing w:val="-1"/>
          <w:sz w:val="24"/>
        </w:rPr>
      </w:pPr>
    </w:p>
    <w:p w14:paraId="55DC1CD2"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784A7EB9"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37-38</w:t>
      </w:r>
    </w:p>
    <w:p w14:paraId="5CEC88A0"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Garbage Could Mean Money</w:t>
      </w:r>
    </w:p>
    <w:p w14:paraId="7942410E" w14:textId="77777777" w:rsidR="00792C08" w:rsidRPr="00E002D6" w:rsidRDefault="00792C08">
      <w:pPr>
        <w:spacing w:line="400" w:lineRule="exact"/>
        <w:jc w:val="center"/>
        <w:rPr>
          <w:rFonts w:ascii="Times New Roman" w:hAnsi="Times New Roman" w:cs="Times New Roman"/>
          <w:b/>
          <w:bCs/>
          <w:sz w:val="36"/>
          <w:szCs w:val="44"/>
        </w:rPr>
      </w:pPr>
    </w:p>
    <w:p w14:paraId="7DC6BB9B"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C181D86" w14:textId="77777777" w:rsidR="00792C08" w:rsidRPr="00E002D6" w:rsidRDefault="00000000">
      <w:pPr>
        <w:spacing w:line="400" w:lineRule="exact"/>
        <w:rPr>
          <w:rFonts w:ascii="Cambria" w:hAnsi="Cambria" w:cs="Cambria"/>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fæʃən</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sisɪz</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ris</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n</w:t>
      </w:r>
      <w:r w:rsidRPr="00E002D6">
        <w:rPr>
          <w:rFonts w:ascii="Cambria" w:hAnsi="Cambria" w:cs="Cambria"/>
          <w:i/>
          <w:iCs/>
          <w:sz w:val="22"/>
          <w:szCs w:val="22"/>
        </w:rPr>
        <w:t>tlɪ</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fæʃən</w:t>
      </w:r>
      <w:proofErr w:type="spellEnd"/>
      <w:r w:rsidRPr="00E002D6">
        <w:rPr>
          <w:rFonts w:ascii="Cambria" w:hAnsi="Cambria" w:cs="Cambria"/>
          <w:sz w:val="22"/>
          <w:szCs w:val="22"/>
        </w:rPr>
        <w:t>/</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dɪˈzaɪnɚ</w:t>
      </w:r>
      <w:proofErr w:type="spellEnd"/>
      <w:r w:rsidRPr="00E002D6">
        <w:rPr>
          <w:rFonts w:ascii="Cambria" w:hAnsi="Cambria" w:cs="Cambria"/>
          <w:sz w:val="22"/>
          <w:szCs w:val="22"/>
        </w:rPr>
        <w:t>/</w:t>
      </w:r>
    </w:p>
    <w:p w14:paraId="54316D07"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Fashion never ceases to surprise me. Recently, a fashion designer </w:t>
      </w:r>
    </w:p>
    <w:p w14:paraId="07308D19"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krɪˈeʃən</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stret</w:t>
      </w:r>
      <w:proofErr w:type="spellEnd"/>
      <w:r w:rsidRPr="00E002D6">
        <w:rPr>
          <w:rFonts w:ascii="Cambria" w:hAnsi="Cambria" w:cs="Cambria"/>
          <w:sz w:val="22"/>
          <w:szCs w:val="22"/>
        </w:rPr>
        <w:t>/</w:t>
      </w:r>
    </w:p>
    <w:p w14:paraId="6CA1AC9B"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came up with another strange creation. His idea comes straight from the </w:t>
      </w:r>
    </w:p>
    <w:p w14:paraId="11679CD0"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proofErr w:type="spellStart"/>
      <w:r w:rsidRPr="00E002D6">
        <w:rPr>
          <w:rFonts w:ascii="Cambria" w:hAnsi="Cambria" w:cs="Cambria"/>
          <w:i/>
          <w:iCs/>
          <w:sz w:val="22"/>
          <w:szCs w:val="22"/>
        </w:rPr>
        <w:t>dʌmp</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swɛtɚz</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plæstɪk</w:t>
      </w:r>
      <w:proofErr w:type="spellEnd"/>
      <w:r w:rsidRPr="00E002D6">
        <w:rPr>
          <w:rFonts w:ascii="Cambria" w:hAnsi="Cambria" w:cs="Cambria"/>
          <w:sz w:val="22"/>
          <w:szCs w:val="22"/>
        </w:rPr>
        <w:t>/ /</w:t>
      </w:r>
      <w:r w:rsidRPr="00E002D6">
        <w:rPr>
          <w:rFonts w:ascii="Cambria" w:hAnsi="Cambria" w:cs="Cambria"/>
          <w:i/>
          <w:iCs/>
          <w:sz w:val="22"/>
          <w:szCs w:val="22"/>
        </w:rPr>
        <w:t>ˈ</w:t>
      </w:r>
      <w:proofErr w:type="spellStart"/>
      <w:r w:rsidRPr="00E002D6">
        <w:rPr>
          <w:rFonts w:ascii="Cambria" w:hAnsi="Cambria" w:cs="Cambria"/>
          <w:i/>
          <w:iCs/>
          <w:sz w:val="22"/>
          <w:szCs w:val="22"/>
        </w:rPr>
        <w:t>bɑt</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hint="eastAsia"/>
          <w:i/>
          <w:iCs/>
          <w:sz w:val="22"/>
          <w:szCs w:val="22"/>
        </w:rPr>
        <w:t>z</w:t>
      </w:r>
      <w:proofErr w:type="spellEnd"/>
      <w:r w:rsidRPr="00E002D6">
        <w:rPr>
          <w:rFonts w:ascii="Cambria" w:hAnsi="Cambria" w:cs="Cambria"/>
          <w:sz w:val="22"/>
          <w:szCs w:val="22"/>
        </w:rPr>
        <w:t>/</w:t>
      </w:r>
    </w:p>
    <w:p w14:paraId="4EF79D9F"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garbage dump, so to speak. He makes sweaters from used plastic bottles. </w:t>
      </w:r>
    </w:p>
    <w:p w14:paraId="0C66B03C"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eastAsia="宋体" w:hAnsi="Cambria" w:cs="Cambria"/>
          <w:i/>
          <w:iCs/>
          <w:spacing w:val="-1"/>
          <w:sz w:val="22"/>
          <w:szCs w:val="22"/>
        </w:rPr>
        <w:t>wɪrd</w:t>
      </w:r>
      <w:proofErr w:type="spellEnd"/>
      <w:r w:rsidRPr="00E002D6">
        <w:rPr>
          <w:rFonts w:ascii="Cambria" w:eastAsia="宋体" w:hAnsi="Cambria" w:cs="Cambria"/>
          <w:spacing w:val="-1"/>
          <w:sz w:val="22"/>
          <w:szCs w:val="22"/>
        </w:rPr>
        <w:t xml:space="preserve">/ </w:t>
      </w:r>
    </w:p>
    <w:p w14:paraId="5A83AE9C"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What a weird sweater that</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going to be!</w:t>
      </w:r>
    </w:p>
    <w:p w14:paraId="08CE7516"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prəˈtɛkt</w:t>
      </w:r>
      <w:proofErr w:type="spellEnd"/>
      <w:r w:rsidRPr="00E002D6">
        <w:rPr>
          <w:rFonts w:ascii="Cambria" w:hAnsi="Cambria" w:cs="Cambria"/>
          <w:sz w:val="22"/>
          <w:szCs w:val="22"/>
        </w:rPr>
        <w:t>/</w:t>
      </w:r>
    </w:p>
    <w:p w14:paraId="736E7B5F"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 xml:space="preserve">This new kind of sweater will protect you from the rain and cold. </w:t>
      </w:r>
    </w:p>
    <w:p w14:paraId="707FD60F"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əˈspɛʃəlɪ</w:t>
      </w:r>
      <w:proofErr w:type="spellEnd"/>
      <w:proofErr w:type="gramStart"/>
      <w:r w:rsidRPr="00E002D6">
        <w:rPr>
          <w:rFonts w:ascii="Cambria" w:hAnsi="Cambria" w:cs="Cambria"/>
          <w:sz w:val="22"/>
          <w:szCs w:val="22"/>
        </w:rPr>
        <w:t>/  /</w:t>
      </w:r>
      <w:proofErr w:type="spellStart"/>
      <w:proofErr w:type="gramEnd"/>
      <w:r w:rsidRPr="00E002D6">
        <w:rPr>
          <w:rFonts w:ascii="Cambria" w:hAnsi="Cambria" w:cs="Cambria"/>
          <w:i/>
          <w:iCs/>
          <w:sz w:val="22"/>
          <w:szCs w:val="22"/>
        </w:rPr>
        <w:t>əˈtræktɪv</w:t>
      </w:r>
      <w:proofErr w:type="spellEnd"/>
      <w:proofErr w:type="gramStart"/>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gramEnd"/>
      <w:r w:rsidRPr="00E002D6">
        <w:rPr>
          <w:rFonts w:ascii="Cambria" w:hAnsi="Cambria" w:cs="Cambria"/>
          <w:i/>
          <w:iCs/>
          <w:sz w:val="22"/>
          <w:szCs w:val="22"/>
        </w:rPr>
        <w:t>ˈ</w:t>
      </w:r>
      <w:proofErr w:type="spellStart"/>
      <w:r w:rsidRPr="00E002D6">
        <w:rPr>
          <w:rFonts w:ascii="Cambria" w:hAnsi="Cambria" w:cs="Cambria"/>
          <w:i/>
          <w:iCs/>
          <w:sz w:val="22"/>
          <w:szCs w:val="22"/>
        </w:rPr>
        <w:t>aᴜtˌdɔr</w:t>
      </w:r>
      <w:proofErr w:type="spellEnd"/>
      <w:r w:rsidRPr="00E002D6">
        <w:rPr>
          <w:rFonts w:ascii="Cambria" w:hAnsi="Cambria" w:cs="Cambria"/>
          <w:sz w:val="22"/>
          <w:szCs w:val="22"/>
        </w:rPr>
        <w:t>/</w:t>
      </w:r>
    </w:p>
    <w:p w14:paraId="7343E2AD"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They will, therefore, be especially attractive to outdoor people such as  </w:t>
      </w:r>
    </w:p>
    <w:p w14:paraId="0E5BEFFA"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fɪʃɚmən</w:t>
      </w:r>
      <w:proofErr w:type="spellEnd"/>
      <w:r w:rsidRPr="00E002D6">
        <w:rPr>
          <w:rFonts w:ascii="Cambria" w:hAnsi="Cambria" w:cs="Cambria"/>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hʌntɚz</w:t>
      </w:r>
      <w:proofErr w:type="spellEnd"/>
      <w:r w:rsidRPr="00E002D6">
        <w:rPr>
          <w:rFonts w:ascii="Cambria" w:hAnsi="Cambria" w:cs="Cambria"/>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maᴜnt</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n</w:t>
      </w:r>
      <w:r w:rsidRPr="00E002D6">
        <w:rPr>
          <w:rFonts w:ascii="Cambria" w:eastAsia="宋体" w:hAnsi="Cambria" w:cs="Cambria"/>
          <w:i/>
          <w:iCs/>
          <w:spacing w:val="-1"/>
          <w:sz w:val="22"/>
          <w:szCs w:val="22"/>
        </w:rPr>
        <w:t xml:space="preserve"> ˌ</w:t>
      </w:r>
      <w:proofErr w:type="spellStart"/>
      <w:r w:rsidRPr="00E002D6">
        <w:rPr>
          <w:rFonts w:ascii="Cambria" w:eastAsia="宋体" w:hAnsi="Cambria" w:cs="Cambria"/>
          <w:i/>
          <w:iCs/>
          <w:spacing w:val="-1"/>
          <w:sz w:val="22"/>
          <w:szCs w:val="22"/>
        </w:rPr>
        <w:t>klaɪmɚz</w:t>
      </w:r>
      <w:proofErr w:type="spellEnd"/>
      <w:r w:rsidRPr="00E002D6">
        <w:rPr>
          <w:rFonts w:ascii="Cambria" w:hAnsi="Cambria" w:cs="Cambria"/>
          <w:sz w:val="22"/>
          <w:szCs w:val="22"/>
        </w:rPr>
        <w:t>/</w:t>
      </w:r>
    </w:p>
    <w:p w14:paraId="7811F74C"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fishermen, hunters and mountain climbers. However, they</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re not cheap. </w:t>
      </w:r>
    </w:p>
    <w:p w14:paraId="644928A0"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rendʒɪŋ</w:t>
      </w:r>
      <w:proofErr w:type="spellEnd"/>
      <w:r w:rsidRPr="00E002D6">
        <w:rPr>
          <w:rFonts w:ascii="Cambria" w:hAnsi="Cambria" w:cs="Cambria"/>
          <w:sz w:val="22"/>
          <w:szCs w:val="22"/>
        </w:rPr>
        <w:t>/</w:t>
      </w:r>
    </w:p>
    <w:p w14:paraId="65A87271"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They sell at prices ranging from US $100 to US $150. What a great idea for making money! Don</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t you think?</w:t>
      </w:r>
    </w:p>
    <w:p w14:paraId="0A3B3D9C" w14:textId="77777777" w:rsidR="00792C08" w:rsidRPr="00E002D6" w:rsidRDefault="00792C08">
      <w:pPr>
        <w:spacing w:line="400" w:lineRule="exact"/>
        <w:rPr>
          <w:rFonts w:ascii="Times New Roman" w:hAnsi="Times New Roman" w:cs="Times New Roman"/>
          <w:sz w:val="28"/>
          <w:szCs w:val="28"/>
        </w:rPr>
      </w:pPr>
    </w:p>
    <w:p w14:paraId="1DB7340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Andy and Jess are at a fashion designer’s party.</w:t>
      </w:r>
    </w:p>
    <w:p w14:paraId="1852FC4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Jess)</w:t>
      </w:r>
    </w:p>
    <w:p w14:paraId="42A4270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My God,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Jess.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that on Betty’s head?</w:t>
      </w:r>
    </w:p>
    <w:p w14:paraId="2E7AE49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Beats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weird!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think it’s a new kind of hat.</w:t>
      </w:r>
    </w:p>
    <w:p w14:paraId="3BA0E1B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nɛst</w:t>
      </w:r>
      <w:proofErr w:type="spellEnd"/>
      <w:r w:rsidRPr="00E002D6">
        <w:rPr>
          <w:rFonts w:ascii="Cambria" w:hAnsi="Cambria" w:cs="Cambria"/>
          <w:sz w:val="22"/>
          <w:szCs w:val="22"/>
          <w:lang w:eastAsia="zh-CN"/>
        </w:rPr>
        <w:t>/</w:t>
      </w:r>
    </w:p>
    <w:p w14:paraId="25FF969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really?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If you ask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more like a bird’s nest.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stupid it looks!</w:t>
      </w:r>
    </w:p>
    <w:p w14:paraId="59414E1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think so?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wait a minute.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might be right.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There’s something moving in the nest</w:t>
      </w:r>
      <w:r w:rsidRPr="00E002D6">
        <w:rPr>
          <w:rFonts w:ascii="Times New Roman" w:hAnsi="Times New Roman" w:cs="Times New Roman" w:hint="eastAsia"/>
          <w:sz w:val="28"/>
          <w:szCs w:val="28"/>
          <w:lang w:eastAsia="zh-CN"/>
        </w:rPr>
        <w:t xml:space="preserve"> ... </w:t>
      </w:r>
      <w:r w:rsidRPr="00E002D6">
        <w:rPr>
          <w:rFonts w:ascii="Times New Roman" w:hAnsi="Times New Roman" w:cs="Times New Roman"/>
          <w:sz w:val="28"/>
          <w:szCs w:val="28"/>
          <w:lang w:eastAsia="zh-CN"/>
        </w:rPr>
        <w:t>I mean,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hat.</w:t>
      </w:r>
    </w:p>
    <w:p w14:paraId="395E82E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Gee whiz!</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a bird.</w:t>
      </w:r>
    </w:p>
    <w:p w14:paraId="79D0C5F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flaɪɪŋ</w:t>
      </w:r>
      <w:proofErr w:type="spellEnd"/>
      <w:r w:rsidRPr="00E002D6">
        <w:rPr>
          <w:rFonts w:ascii="Cambria" w:hAnsi="Cambria" w:cs="Cambria"/>
          <w:sz w:val="22"/>
          <w:szCs w:val="22"/>
          <w:lang w:eastAsia="zh-CN"/>
        </w:rPr>
        <w:t>/</w:t>
      </w:r>
    </w:p>
    <w:p w14:paraId="59484E3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Holy cow!</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does she keep it from flying away?</w:t>
      </w:r>
    </w:p>
    <w:p w14:paraId="45EE06A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lastRenderedPageBreak/>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fæs</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n</w:t>
      </w:r>
      <w:r w:rsidRPr="00E002D6">
        <w:rPr>
          <w:rFonts w:ascii="Cambria" w:hAnsi="Cambria" w:cs="Cambria"/>
          <w:i/>
          <w:iCs/>
          <w:sz w:val="22"/>
          <w:szCs w:val="22"/>
          <w:lang w:eastAsia="zh-CN"/>
        </w:rPr>
        <w:t>d</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tʃen</w:t>
      </w:r>
      <w:proofErr w:type="spellEnd"/>
      <w:r w:rsidRPr="00E002D6">
        <w:rPr>
          <w:rFonts w:ascii="Cambria" w:hAnsi="Cambria" w:cs="Cambria"/>
          <w:sz w:val="22"/>
          <w:szCs w:val="22"/>
          <w:lang w:eastAsia="zh-CN"/>
        </w:rPr>
        <w:t>/</w:t>
      </w:r>
    </w:p>
    <w:p w14:paraId="5782DB2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you see?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She’s got it fastened to a gold chain around her neck.</w:t>
      </w:r>
    </w:p>
    <w:p w14:paraId="521DA1B5"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mun</w:t>
      </w:r>
      <w:r w:rsidRPr="00E002D6">
        <w:rPr>
          <w:rFonts w:ascii="Cambria" w:hAnsi="Cambria" w:cs="Cambria"/>
          <w:sz w:val="22"/>
          <w:szCs w:val="22"/>
          <w:lang w:eastAsia="zh-CN"/>
        </w:rPr>
        <w:t>/</w:t>
      </w:r>
    </w:p>
    <w:p w14:paraId="55D18E5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If the bird were strong enough,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it could </w:t>
      </w:r>
      <w:proofErr w:type="gramStart"/>
      <w:r w:rsidRPr="00E002D6">
        <w:rPr>
          <w:rFonts w:ascii="Times New Roman" w:hAnsi="Times New Roman" w:cs="Times New Roman"/>
          <w:sz w:val="28"/>
          <w:szCs w:val="28"/>
          <w:lang w:eastAsia="zh-CN"/>
        </w:rPr>
        <w:t>fly her</w:t>
      </w:r>
      <w:proofErr w:type="gramEnd"/>
      <w:r w:rsidRPr="00E002D6">
        <w:rPr>
          <w:rFonts w:ascii="Times New Roman" w:hAnsi="Times New Roman" w:cs="Times New Roman"/>
          <w:sz w:val="28"/>
          <w:szCs w:val="28"/>
          <w:lang w:eastAsia="zh-CN"/>
        </w:rPr>
        <w:t xml:space="preserve"> to the moon, so to speak.</w:t>
      </w:r>
    </w:p>
    <w:p w14:paraId="634EADE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fʌnɪ</w:t>
      </w:r>
      <w:proofErr w:type="spellEnd"/>
      <w:r w:rsidRPr="00E002D6">
        <w:rPr>
          <w:rFonts w:ascii="Cambria" w:hAnsi="Cambria" w:cs="Cambria"/>
          <w:sz w:val="22"/>
          <w:szCs w:val="22"/>
          <w:lang w:eastAsia="zh-CN"/>
        </w:rPr>
        <w:t>/</w:t>
      </w:r>
    </w:p>
    <w:p w14:paraId="5C72018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 That would really be funny.</w:t>
      </w:r>
    </w:p>
    <w:p w14:paraId="1CB29CD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that’s fashion!</w:t>
      </w:r>
    </w:p>
    <w:p w14:paraId="0B37F8C4" w14:textId="77777777" w:rsidR="00792C08" w:rsidRPr="00E002D6" w:rsidRDefault="00792C08">
      <w:pPr>
        <w:spacing w:line="400" w:lineRule="exact"/>
        <w:rPr>
          <w:rFonts w:ascii="Times New Roman" w:hAnsi="Times New Roman" w:cs="Times New Roman"/>
          <w:sz w:val="28"/>
          <w:szCs w:val="28"/>
        </w:rPr>
      </w:pPr>
    </w:p>
    <w:p w14:paraId="7D4F3910"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634D0E0D"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garbage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ɡɑrbɪdʒ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ɡɑːrbɪdʒ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垃圾</w:t>
      </w:r>
    </w:p>
    <w:p w14:paraId="1E20F0A7"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fashion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流行服饰；时尚</w:t>
      </w:r>
      <w:r w:rsidRPr="00E002D6">
        <w:rPr>
          <w:rFonts w:ascii="Times New Roman" w:hAnsi="Times New Roman" w:cs="Times New Roman"/>
          <w:sz w:val="22"/>
          <w:szCs w:val="22"/>
        </w:rPr>
        <w:t xml:space="preserve"> </w:t>
      </w:r>
    </w:p>
    <w:p w14:paraId="70BCE7AB"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cease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sis</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siːs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停止</w:t>
      </w:r>
    </w:p>
    <w:p w14:paraId="1A108362"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recently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ris</w:t>
      </w:r>
      <w:proofErr w:type="spellEnd"/>
      <w:r w:rsidRPr="00E002D6">
        <w:rPr>
          <w:rFonts w:ascii="Cambria" w:eastAsia="宋体" w:hAnsi="Cambria" w:cs="Cambria" w:hint="eastAsia"/>
          <w:spacing w:val="-1"/>
          <w:sz w:val="22"/>
          <w:szCs w:val="22"/>
          <w:lang w:eastAsia="zh"/>
        </w:rPr>
        <w:t>ə</w:t>
      </w:r>
      <w:proofErr w:type="spellStart"/>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tlɪ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riːsəntli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最近</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近来</w:t>
      </w:r>
    </w:p>
    <w:p w14:paraId="068D0E9D"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designer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dɪˈzaɪnɚ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dɪˈzaɪnər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设计师</w:t>
      </w:r>
    </w:p>
    <w:p w14:paraId="6C763F80"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come up with</w:t>
      </w:r>
      <w:r w:rsidRPr="00E002D6">
        <w:rPr>
          <w:rFonts w:ascii="Times New Roman" w:hAnsi="Times New Roman" w:cs="Times New Roman" w:hint="eastAsia"/>
          <w:b/>
          <w:bCs/>
          <w:sz w:val="22"/>
          <w:szCs w:val="22"/>
        </w:rPr>
        <w:t xml:space="preserve"> ...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想出</w:t>
      </w:r>
      <w:r w:rsidRPr="00E002D6">
        <w:rPr>
          <w:rFonts w:ascii="Times New Roman" w:hAnsi="Times New Roman" w:cs="Times New Roman" w:hint="eastAsia"/>
          <w:sz w:val="22"/>
          <w:szCs w:val="22"/>
          <w:lang w:eastAsia="zh"/>
        </w:rPr>
        <w:t>……</w:t>
      </w:r>
    </w:p>
    <w:p w14:paraId="0F6F009F"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creation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kr</w:t>
      </w:r>
      <w:proofErr w:type="spellEnd"/>
      <w:r w:rsidRPr="00E002D6">
        <w:rPr>
          <w:rFonts w:ascii="Cambria" w:eastAsia="宋体" w:hAnsi="Cambria" w:cs="Cambria" w:hint="eastAsia"/>
          <w:spacing w:val="-1"/>
          <w:sz w:val="22"/>
          <w:szCs w:val="22"/>
        </w:rPr>
        <w:t>ɪ</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kriˈeɪʃən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（时装款式等的）新制作（可数）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创作（不可数）</w:t>
      </w:r>
    </w:p>
    <w:p w14:paraId="307795A0"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straight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直接地；笔直地</w:t>
      </w:r>
    </w:p>
    <w:p w14:paraId="76B3E800"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dump</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dʌmp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dʌmp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堆</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proofErr w:type="gramEnd"/>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倾倒（垃圾等）</w:t>
      </w:r>
      <w:r w:rsidRPr="00E002D6">
        <w:rPr>
          <w:rFonts w:ascii="Times New Roman" w:hAnsi="Times New Roman" w:cs="Times New Roman"/>
          <w:sz w:val="22"/>
          <w:szCs w:val="22"/>
        </w:rPr>
        <w:t xml:space="preserve"> </w:t>
      </w:r>
    </w:p>
    <w:p w14:paraId="6ED82FC6"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so to speak</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可以说，可谓</w:t>
      </w:r>
    </w:p>
    <w:p w14:paraId="76ADAECB"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sweater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swɛtɚ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swetər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毛衣</w:t>
      </w:r>
    </w:p>
    <w:p w14:paraId="0017A94C"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plastic</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plæstɪk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plæstɪk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塑料的</w:t>
      </w:r>
    </w:p>
    <w:p w14:paraId="26C66C5A"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bottle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bɑt</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bɑːtəl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瓶子</w:t>
      </w:r>
    </w:p>
    <w:p w14:paraId="253784D3"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weird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wɪrd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wɪrd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r w:rsidRPr="00E002D6">
        <w:rPr>
          <w:rFonts w:ascii="Times New Roman" w:hAnsi="Times New Roman" w:cs="Times New Roman" w:hint="eastAsia"/>
          <w:b/>
          <w:bCs/>
          <w:i/>
          <w:sz w:val="22"/>
          <w:szCs w:val="22"/>
        </w:rPr>
        <w:t>.</w:t>
      </w:r>
      <w:proofErr w:type="gramEnd"/>
      <w:r w:rsidRPr="00E002D6">
        <w:rPr>
          <w:rFonts w:ascii="Times New Roman" w:hAnsi="Times New Roman" w:cs="Times New Roman" w:hint="eastAsia"/>
          <w:b/>
          <w:bCs/>
          <w:i/>
          <w:sz w:val="22"/>
          <w:szCs w:val="22"/>
        </w:rPr>
        <w:t xml:space="preserve"> </w:t>
      </w:r>
      <w:r w:rsidRPr="00E002D6">
        <w:rPr>
          <w:rFonts w:ascii="Times New Roman" w:hAnsi="Times New Roman" w:cs="Times New Roman"/>
          <w:sz w:val="22"/>
          <w:szCs w:val="22"/>
        </w:rPr>
        <w:t>怪异的</w:t>
      </w:r>
    </w:p>
    <w:p w14:paraId="5DEF68BE"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protect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prəˈtekt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保护</w:t>
      </w:r>
    </w:p>
    <w:p w14:paraId="449235E9"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especially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əˈspɛʃəlɪ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ɪˈspeʃəli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特别地；格外</w:t>
      </w:r>
    </w:p>
    <w:p w14:paraId="382B1345"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attractive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əˈtræktɪv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əˈtræktɪv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吸引人的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迷人的</w:t>
      </w:r>
    </w:p>
    <w:p w14:paraId="678F1FEC"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outdoor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aᴜtˌd</w:t>
      </w:r>
      <w:proofErr w:type="spellEnd"/>
      <w:r w:rsidRPr="00E002D6">
        <w:rPr>
          <w:rFonts w:ascii="Cambria" w:eastAsia="宋体" w:hAnsi="Cambria" w:cs="Cambria" w:hint="eastAsia"/>
          <w:spacing w:val="-1"/>
          <w:sz w:val="22"/>
          <w:szCs w:val="22"/>
        </w:rPr>
        <w:t>ɔ</w:t>
      </w:r>
      <w:r w:rsidRPr="00E002D6">
        <w:rPr>
          <w:rFonts w:ascii="Cambria" w:eastAsia="宋体" w:hAnsi="Cambria" w:cs="Cambria"/>
          <w:spacing w:val="-1"/>
          <w:sz w:val="22"/>
          <w:szCs w:val="22"/>
        </w:rPr>
        <w:t>r</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aʊtdɔːr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户外的，室外的</w:t>
      </w:r>
      <w:r w:rsidRPr="00E002D6">
        <w:rPr>
          <w:rFonts w:ascii="Times New Roman" w:hAnsi="Times New Roman" w:cs="Times New Roman"/>
          <w:sz w:val="22"/>
          <w:szCs w:val="22"/>
        </w:rPr>
        <w:t xml:space="preserve"> </w:t>
      </w:r>
    </w:p>
    <w:p w14:paraId="78C8831D"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fishermen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fɪʃɚmən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fɪʃərmən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渔民（复数形式）</w:t>
      </w:r>
    </w:p>
    <w:p w14:paraId="3F5ADC55" w14:textId="77777777" w:rsidR="00792C08" w:rsidRPr="00E002D6" w:rsidRDefault="00000000">
      <w:pPr>
        <w:spacing w:line="400" w:lineRule="exact"/>
        <w:ind w:firstLineChars="200" w:firstLine="440"/>
        <w:jc w:val="left"/>
        <w:rPr>
          <w:rFonts w:ascii="Times New Roman" w:eastAsia="宋体" w:hAnsi="Times New Roman" w:cs="Times New Roman"/>
          <w:sz w:val="22"/>
          <w:szCs w:val="22"/>
          <w:lang w:eastAsia="zh"/>
        </w:rPr>
      </w:pPr>
      <w:r w:rsidRPr="00E002D6">
        <w:rPr>
          <w:rFonts w:ascii="Times New Roman" w:hAnsi="Times New Roman" w:cs="Times New Roman"/>
          <w:sz w:val="22"/>
          <w:szCs w:val="22"/>
        </w:rPr>
        <w:t>*</w:t>
      </w:r>
      <w:r w:rsidRPr="00E002D6">
        <w:rPr>
          <w:rFonts w:ascii="Times New Roman" w:hAnsi="Times New Roman" w:cs="Times New Roman"/>
          <w:sz w:val="22"/>
          <w:szCs w:val="22"/>
        </w:rPr>
        <w:t>单数形式为</w:t>
      </w:r>
      <w:r w:rsidRPr="00E002D6">
        <w:rPr>
          <w:rFonts w:ascii="Times New Roman" w:hAnsi="Times New Roman" w:cs="Times New Roman"/>
          <w:sz w:val="22"/>
          <w:szCs w:val="22"/>
        </w:rPr>
        <w:t>fisherman</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fɪʃɚmən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fɪʃərmən</w:t>
      </w:r>
      <w:proofErr w:type="spellEnd"/>
      <w:r w:rsidRPr="00E002D6">
        <w:rPr>
          <w:rFonts w:ascii="Times New Roman" w:eastAsia="宋体" w:hAnsi="Times New Roman" w:cs="Times New Roman" w:hint="eastAsia"/>
          <w:spacing w:val="-1"/>
          <w:sz w:val="22"/>
          <w:szCs w:val="22"/>
          <w:lang w:eastAsia="zh"/>
        </w:rPr>
        <w:t>]</w:t>
      </w:r>
    </w:p>
    <w:p w14:paraId="1BC378D4"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hunter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hʌntɚ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hʌntər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猎人</w:t>
      </w:r>
    </w:p>
    <w:p w14:paraId="34FF2F96"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mountain climber</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maᴜnt</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klaɪmɚ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maʊntən</w:t>
      </w:r>
      <w:proofErr w:type="spellEnd"/>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klaɪmər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登</w:t>
      </w:r>
    </w:p>
    <w:p w14:paraId="3CD16DC7"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山者</w:t>
      </w:r>
    </w:p>
    <w:p w14:paraId="496D2E6E" w14:textId="77777777" w:rsidR="00792C08" w:rsidRPr="00E002D6" w:rsidRDefault="00000000">
      <w:pPr>
        <w:numPr>
          <w:ilvl w:val="0"/>
          <w:numId w:val="48"/>
        </w:numPr>
        <w:spacing w:line="400" w:lineRule="exact"/>
        <w:jc w:val="left"/>
        <w:rPr>
          <w:rFonts w:ascii="Times New Roman" w:hAnsi="Times New Roman" w:cs="Times New Roman"/>
          <w:sz w:val="28"/>
          <w:szCs w:val="28"/>
        </w:rPr>
      </w:pPr>
      <w:r w:rsidRPr="00E002D6">
        <w:rPr>
          <w:rFonts w:ascii="Times New Roman" w:hAnsi="Times New Roman" w:cs="Times New Roman"/>
          <w:b/>
          <w:bCs/>
          <w:sz w:val="22"/>
          <w:szCs w:val="22"/>
        </w:rPr>
        <w:lastRenderedPageBreak/>
        <w:t>range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（范围）涉及</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扩展</w:t>
      </w:r>
    </w:p>
    <w:p w14:paraId="7C9B0235"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nest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nɛst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nest</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鸟巢</w:t>
      </w:r>
    </w:p>
    <w:p w14:paraId="61B099B2"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keep</w:t>
      </w:r>
      <w:r w:rsidRPr="00E002D6">
        <w:rPr>
          <w:rFonts w:ascii="Times New Roman" w:hAnsi="Times New Roman" w:cs="Times New Roman" w:hint="eastAsia"/>
          <w:b/>
          <w:bCs/>
          <w:sz w:val="22"/>
          <w:szCs w:val="22"/>
        </w:rPr>
        <w:t xml:space="preserve"> ... </w:t>
      </w:r>
      <w:r w:rsidRPr="00E002D6">
        <w:rPr>
          <w:rFonts w:ascii="Times New Roman" w:hAnsi="Times New Roman" w:cs="Times New Roman"/>
          <w:b/>
          <w:bCs/>
          <w:sz w:val="22"/>
          <w:szCs w:val="22"/>
        </w:rPr>
        <w:t>from</w:t>
      </w:r>
      <w:r w:rsidRPr="00E002D6">
        <w:rPr>
          <w:rFonts w:ascii="Times New Roman" w:hAnsi="Times New Roman" w:cs="Times New Roman" w:hint="eastAsia"/>
          <w:b/>
          <w:bCs/>
          <w:sz w:val="22"/>
          <w:szCs w:val="22"/>
        </w:rPr>
        <w:t xml:space="preserve"> ...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保持</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免于</w:t>
      </w:r>
      <w:r w:rsidRPr="00E002D6">
        <w:rPr>
          <w:rFonts w:ascii="Times New Roman" w:hAnsi="Times New Roman" w:cs="Times New Roman" w:hint="eastAsia"/>
          <w:sz w:val="22"/>
          <w:szCs w:val="22"/>
          <w:lang w:eastAsia="zh"/>
        </w:rPr>
        <w:t>……</w:t>
      </w:r>
    </w:p>
    <w:p w14:paraId="4F0537FA"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fly away</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飞走</w:t>
      </w:r>
    </w:p>
    <w:p w14:paraId="16414465"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fly</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flaɪ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flaɪ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飞</w:t>
      </w:r>
    </w:p>
    <w:p w14:paraId="60E9909C"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fasten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fæs</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fæsən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使牢固</w:t>
      </w:r>
    </w:p>
    <w:p w14:paraId="7B5D9A2B" w14:textId="77777777" w:rsidR="00792C08" w:rsidRPr="00E002D6" w:rsidRDefault="00000000">
      <w:pPr>
        <w:numPr>
          <w:ilvl w:val="0"/>
          <w:numId w:val="4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gold chain</w:t>
      </w:r>
      <w:r w:rsidRPr="00E002D6">
        <w:rPr>
          <w:rFonts w:ascii="Times New Roman" w:hAnsi="Times New Roman" w:cs="Times New Roman" w:hint="eastAsia"/>
          <w:b/>
          <w:bCs/>
          <w:sz w:val="22"/>
          <w:szCs w:val="22"/>
        </w:rPr>
        <w:t xml:space="preserve">   </w:t>
      </w:r>
      <w:r w:rsidRPr="00E002D6">
        <w:rPr>
          <w:rFonts w:ascii="Times New Roman" w:hAnsi="Times New Roman" w:cs="Times New Roman"/>
          <w:sz w:val="22"/>
          <w:szCs w:val="22"/>
        </w:rPr>
        <w:t>金链子</w:t>
      </w:r>
    </w:p>
    <w:p w14:paraId="50F05A3B" w14:textId="77777777" w:rsidR="00792C08" w:rsidRPr="00E002D6" w:rsidRDefault="00000000">
      <w:pPr>
        <w:spacing w:line="400" w:lineRule="exact"/>
        <w:ind w:firstLineChars="200" w:firstLine="442"/>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chain</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tʃen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tʃeɪn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链条</w:t>
      </w:r>
    </w:p>
    <w:p w14:paraId="2FC277F4"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moon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mun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muːn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月球</w:t>
      </w:r>
    </w:p>
    <w:p w14:paraId="5280A268" w14:textId="77777777" w:rsidR="00792C08" w:rsidRPr="00E002D6" w:rsidRDefault="00000000">
      <w:pPr>
        <w:numPr>
          <w:ilvl w:val="0"/>
          <w:numId w:val="4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funny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fʌnɪ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fʌni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有趣的</w:t>
      </w:r>
    </w:p>
    <w:p w14:paraId="2BE356A9" w14:textId="77777777" w:rsidR="00792C08" w:rsidRPr="00E002D6" w:rsidRDefault="00792C08">
      <w:pPr>
        <w:spacing w:line="400" w:lineRule="exact"/>
        <w:jc w:val="left"/>
        <w:rPr>
          <w:rFonts w:ascii="Times New Roman" w:hAnsi="Times New Roman" w:cs="Times New Roman"/>
          <w:sz w:val="22"/>
          <w:szCs w:val="22"/>
        </w:rPr>
      </w:pPr>
    </w:p>
    <w:p w14:paraId="4B8053EE"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1520B6B1"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w:t>
      </w:r>
      <w:r w:rsidRPr="00E002D6">
        <w:rPr>
          <w:rFonts w:ascii="Times New Roman" w:hAnsi="Times New Roman" w:hint="eastAsia"/>
          <w:color w:val="FDD860" w:themeColor="accent3" w:themeTint="99"/>
          <w:sz w:val="24"/>
        </w:rPr>
        <w:t>what</w:t>
      </w:r>
      <w:r w:rsidRPr="00E002D6">
        <w:rPr>
          <w:rFonts w:ascii="Times New Roman" w:hAnsi="Times New Roman" w:hint="eastAsia"/>
          <w:color w:val="FDD860" w:themeColor="accent3" w:themeTint="99"/>
          <w:sz w:val="24"/>
        </w:rPr>
        <w:t>引导的感叹句句型并复习反意疑问句的用法。</w:t>
      </w:r>
    </w:p>
    <w:p w14:paraId="230D66FD" w14:textId="77777777" w:rsidR="00792C08" w:rsidRPr="00E002D6" w:rsidRDefault="00792C08">
      <w:pPr>
        <w:spacing w:line="400" w:lineRule="exact"/>
        <w:rPr>
          <w:rFonts w:ascii="Times New Roman" w:hAnsi="Times New Roman"/>
          <w:sz w:val="24"/>
        </w:rPr>
      </w:pPr>
    </w:p>
    <w:p w14:paraId="5434C4B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1. what</w:t>
      </w:r>
      <w:r w:rsidRPr="00E002D6">
        <w:rPr>
          <w:rFonts w:ascii="Times New Roman" w:hAnsi="Times New Roman" w:hint="eastAsia"/>
          <w:sz w:val="24"/>
        </w:rPr>
        <w:t>引导的感叹句</w:t>
      </w:r>
    </w:p>
    <w:p w14:paraId="076B5AE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what</w:t>
      </w:r>
      <w:r w:rsidRPr="00E002D6">
        <w:rPr>
          <w:rFonts w:ascii="Times New Roman" w:hAnsi="Times New Roman"/>
          <w:sz w:val="24"/>
        </w:rPr>
        <w:t>引导的感叹句，</w:t>
      </w:r>
      <w:r w:rsidRPr="00E002D6">
        <w:rPr>
          <w:rFonts w:ascii="Times New Roman" w:hAnsi="Times New Roman"/>
          <w:sz w:val="24"/>
        </w:rPr>
        <w:t>what</w:t>
      </w:r>
      <w:r w:rsidRPr="00E002D6">
        <w:rPr>
          <w:rFonts w:ascii="Times New Roman" w:hAnsi="Times New Roman"/>
          <w:sz w:val="24"/>
        </w:rPr>
        <w:t>是形容词，修饰的核心是名词，结构通常为：</w:t>
      </w:r>
    </w:p>
    <w:p w14:paraId="3C8C03A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What + (a/an)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p>
    <w:p w14:paraId="6274D11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hint="eastAsia"/>
          <w:sz w:val="24"/>
          <w:lang w:eastAsia="zh"/>
        </w:rPr>
        <w:t xml:space="preserve">(1) </w:t>
      </w:r>
      <w:r w:rsidRPr="00E002D6">
        <w:rPr>
          <w:rFonts w:ascii="Times New Roman" w:hAnsi="Times New Roman"/>
          <w:sz w:val="24"/>
        </w:rPr>
        <w:t xml:space="preserve"> </w:t>
      </w:r>
      <w:r w:rsidRPr="00E002D6">
        <w:rPr>
          <w:rFonts w:ascii="Times New Roman" w:hAnsi="Times New Roman"/>
          <w:sz w:val="24"/>
        </w:rPr>
        <w:t>修饰单数可数名词：</w:t>
      </w:r>
      <w:r w:rsidRPr="00E002D6">
        <w:rPr>
          <w:rFonts w:ascii="Times New Roman" w:hAnsi="Times New Roman"/>
          <w:sz w:val="24"/>
        </w:rPr>
        <w:t>What + a/an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单数名词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36856A3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比如：</w:t>
      </w:r>
    </w:p>
    <w:p w14:paraId="3749AA0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It is a beautiful flower.  → What a beautiful flower it is!</w:t>
      </w:r>
    </w:p>
    <w:p w14:paraId="200CE91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Sharon told an interesting story.  → What an interesting story Sharon told!</w:t>
      </w:r>
    </w:p>
    <w:p w14:paraId="2A58198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hint="eastAsia"/>
          <w:sz w:val="24"/>
          <w:lang w:eastAsia="zh"/>
        </w:rPr>
        <w:t xml:space="preserve">(2) </w:t>
      </w:r>
      <w:r w:rsidRPr="00E002D6">
        <w:rPr>
          <w:rFonts w:ascii="Times New Roman" w:hAnsi="Times New Roman"/>
          <w:sz w:val="24"/>
        </w:rPr>
        <w:t xml:space="preserve"> </w:t>
      </w:r>
      <w:r w:rsidRPr="00E002D6">
        <w:rPr>
          <w:rFonts w:ascii="Times New Roman" w:hAnsi="Times New Roman"/>
          <w:sz w:val="24"/>
        </w:rPr>
        <w:t>修饰复数名词：</w:t>
      </w:r>
      <w:r w:rsidRPr="00E002D6">
        <w:rPr>
          <w:rFonts w:ascii="Times New Roman" w:hAnsi="Times New Roman"/>
          <w:sz w:val="24"/>
        </w:rPr>
        <w:t>What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复数名词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10D87D5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比如：</w:t>
      </w:r>
    </w:p>
    <w:p w14:paraId="5C4DC4B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Anni has big eyes.  → What big eyes Anni has!</w:t>
      </w:r>
    </w:p>
    <w:p w14:paraId="2E80138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w:t>
      </w:r>
      <w:r w:rsidRPr="00E002D6">
        <w:rPr>
          <w:rFonts w:ascii="Times New Roman" w:hAnsi="Times New Roman" w:hint="eastAsia"/>
          <w:sz w:val="24"/>
          <w:lang w:eastAsia="zh"/>
        </w:rPr>
        <w:t xml:space="preserve">(3) </w:t>
      </w:r>
      <w:r w:rsidRPr="00E002D6">
        <w:rPr>
          <w:rFonts w:ascii="Times New Roman" w:hAnsi="Times New Roman"/>
          <w:sz w:val="24"/>
        </w:rPr>
        <w:t xml:space="preserve"> </w:t>
      </w:r>
      <w:r w:rsidRPr="00E002D6">
        <w:rPr>
          <w:rFonts w:ascii="Times New Roman" w:hAnsi="Times New Roman"/>
          <w:sz w:val="24"/>
        </w:rPr>
        <w:t>修饰不可数名词：</w:t>
      </w:r>
      <w:r w:rsidRPr="00E002D6">
        <w:rPr>
          <w:rFonts w:ascii="Times New Roman" w:hAnsi="Times New Roman"/>
          <w:sz w:val="24"/>
        </w:rPr>
        <w:t>What +</w:t>
      </w:r>
      <w:r w:rsidRPr="00E002D6">
        <w:rPr>
          <w:rFonts w:ascii="Times New Roman" w:hAnsi="Times New Roman"/>
          <w:sz w:val="24"/>
        </w:rPr>
        <w:t>形容词</w:t>
      </w:r>
      <w:r w:rsidRPr="00E002D6">
        <w:rPr>
          <w:rFonts w:ascii="Times New Roman" w:hAnsi="Times New Roman"/>
          <w:sz w:val="24"/>
        </w:rPr>
        <w:t>+</w:t>
      </w:r>
      <w:r w:rsidRPr="00E002D6">
        <w:rPr>
          <w:rFonts w:ascii="Times New Roman" w:hAnsi="Times New Roman"/>
          <w:sz w:val="24"/>
        </w:rPr>
        <w:t>不可数名词</w:t>
      </w:r>
      <w:r w:rsidRPr="00E002D6">
        <w:rPr>
          <w:rFonts w:ascii="Times New Roman" w:hAnsi="Times New Roman"/>
          <w:sz w:val="24"/>
        </w:rPr>
        <w:t>+</w:t>
      </w:r>
      <w:r w:rsidRPr="00E002D6">
        <w:rPr>
          <w:rFonts w:ascii="Times New Roman" w:hAnsi="Times New Roman"/>
          <w:sz w:val="24"/>
        </w:rPr>
        <w:t>主语</w:t>
      </w:r>
      <w:r w:rsidRPr="00E002D6">
        <w:rPr>
          <w:rFonts w:ascii="Times New Roman" w:hAnsi="Times New Roman"/>
          <w:sz w:val="24"/>
        </w:rPr>
        <w:t>+</w:t>
      </w:r>
      <w:r w:rsidRPr="00E002D6">
        <w:rPr>
          <w:rFonts w:ascii="Times New Roman" w:hAnsi="Times New Roman"/>
          <w:sz w:val="24"/>
        </w:rPr>
        <w:t>谓语</w:t>
      </w:r>
      <w:r w:rsidRPr="00E002D6">
        <w:rPr>
          <w:rFonts w:ascii="Times New Roman" w:hAnsi="Times New Roman"/>
          <w:sz w:val="24"/>
        </w:rPr>
        <w:t>!</w:t>
      </w:r>
    </w:p>
    <w:p w14:paraId="02799EE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比如：</w:t>
      </w:r>
    </w:p>
    <w:p w14:paraId="0ED19F4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    There was thick fog this morning.  → What thick fog there was this morning!</w:t>
      </w:r>
    </w:p>
    <w:p w14:paraId="1AD7D903" w14:textId="77777777" w:rsidR="00792C08" w:rsidRPr="00E002D6" w:rsidRDefault="00792C08">
      <w:pPr>
        <w:spacing w:line="400" w:lineRule="exact"/>
        <w:ind w:firstLineChars="200" w:firstLine="480"/>
        <w:rPr>
          <w:rFonts w:ascii="Times New Roman" w:hAnsi="Times New Roman"/>
          <w:sz w:val="24"/>
        </w:rPr>
      </w:pPr>
    </w:p>
    <w:p w14:paraId="65AD026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2. </w:t>
      </w:r>
      <w:r w:rsidRPr="00E002D6">
        <w:rPr>
          <w:rFonts w:ascii="Times New Roman" w:hAnsi="Times New Roman" w:hint="eastAsia"/>
          <w:sz w:val="24"/>
        </w:rPr>
        <w:t>反意疑问句</w:t>
      </w:r>
    </w:p>
    <w:p w14:paraId="39414F9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反意疑问句是在陈述句后面，附上一个简短的疑问句，用来对前面陈述的内容进行证实、反问、征求对方同意的疑问句，也叫附加疑问句。</w:t>
      </w:r>
    </w:p>
    <w:p w14:paraId="1996C2C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前后主语一致，都用人称代词</w:t>
      </w:r>
      <w:r w:rsidRPr="00E002D6">
        <w:rPr>
          <w:rFonts w:ascii="Times New Roman" w:hAnsi="Times New Roman" w:hint="eastAsia"/>
          <w:sz w:val="24"/>
        </w:rPr>
        <w:t>；</w:t>
      </w:r>
      <w:r w:rsidRPr="00E002D6">
        <w:rPr>
          <w:rFonts w:ascii="Times New Roman" w:hAnsi="Times New Roman"/>
          <w:sz w:val="24"/>
        </w:rPr>
        <w:t>前后助动词</w:t>
      </w:r>
      <w:r w:rsidRPr="00E002D6">
        <w:rPr>
          <w:rFonts w:ascii="Times New Roman" w:hAnsi="Times New Roman"/>
          <w:sz w:val="24"/>
        </w:rPr>
        <w:t xml:space="preserve"> /be/ </w:t>
      </w:r>
      <w:r w:rsidRPr="00E002D6">
        <w:rPr>
          <w:rFonts w:ascii="Times New Roman" w:hAnsi="Times New Roman"/>
          <w:sz w:val="24"/>
        </w:rPr>
        <w:t>情态动词一致</w:t>
      </w:r>
      <w:r w:rsidRPr="00E002D6">
        <w:rPr>
          <w:rFonts w:ascii="Times New Roman" w:hAnsi="Times New Roman" w:hint="eastAsia"/>
          <w:sz w:val="24"/>
        </w:rPr>
        <w:t>；</w:t>
      </w:r>
      <w:r w:rsidRPr="00E002D6">
        <w:rPr>
          <w:rFonts w:ascii="Times New Roman" w:hAnsi="Times New Roman"/>
          <w:sz w:val="24"/>
        </w:rPr>
        <w:t>前半句有否定词（</w:t>
      </w:r>
      <w:r w:rsidRPr="00E002D6">
        <w:rPr>
          <w:rFonts w:ascii="Times New Roman" w:hAnsi="Times New Roman"/>
          <w:sz w:val="24"/>
        </w:rPr>
        <w:t>never/hardly/seldom/little/few/nobody</w:t>
      </w:r>
      <w:r w:rsidRPr="00E002D6">
        <w:rPr>
          <w:rFonts w:ascii="Times New Roman" w:hAnsi="Times New Roman"/>
          <w:sz w:val="24"/>
        </w:rPr>
        <w:t>），后半句用肯定</w:t>
      </w:r>
      <w:r w:rsidRPr="00E002D6">
        <w:rPr>
          <w:rFonts w:ascii="Times New Roman" w:hAnsi="Times New Roman" w:hint="eastAsia"/>
          <w:sz w:val="24"/>
        </w:rPr>
        <w:t>。</w:t>
      </w:r>
    </w:p>
    <w:p w14:paraId="47BAEFE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lastRenderedPageBreak/>
        <w:t xml:space="preserve">(1) </w:t>
      </w:r>
      <w:r w:rsidRPr="00E002D6">
        <w:rPr>
          <w:rFonts w:ascii="Times New Roman" w:hAnsi="Times New Roman"/>
          <w:sz w:val="24"/>
        </w:rPr>
        <w:t>含</w:t>
      </w:r>
      <w:r w:rsidRPr="00E002D6">
        <w:rPr>
          <w:rFonts w:ascii="Times New Roman" w:hAnsi="Times New Roman"/>
          <w:sz w:val="24"/>
        </w:rPr>
        <w:t xml:space="preserve"> </w:t>
      </w:r>
      <w:r w:rsidRPr="00E002D6">
        <w:rPr>
          <w:rFonts w:ascii="Times New Roman" w:hAnsi="Times New Roman" w:hint="eastAsia"/>
          <w:sz w:val="24"/>
          <w:lang w:eastAsia="zh"/>
        </w:rPr>
        <w:t>b</w:t>
      </w:r>
      <w:r w:rsidRPr="00E002D6">
        <w:rPr>
          <w:rFonts w:ascii="Times New Roman" w:hAnsi="Times New Roman"/>
          <w:sz w:val="24"/>
        </w:rPr>
        <w:t xml:space="preserve">e </w:t>
      </w:r>
      <w:r w:rsidRPr="00E002D6">
        <w:rPr>
          <w:rFonts w:ascii="Times New Roman" w:hAnsi="Times New Roman"/>
          <w:sz w:val="24"/>
        </w:rPr>
        <w:t>动词</w:t>
      </w:r>
    </w:p>
    <w:p w14:paraId="699195A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结构：</w:t>
      </w:r>
      <w:r w:rsidRPr="00E002D6">
        <w:rPr>
          <w:rFonts w:ascii="Times New Roman" w:hAnsi="Times New Roman"/>
          <w:sz w:val="24"/>
        </w:rPr>
        <w:t xml:space="preserve">be + not + </w:t>
      </w:r>
      <w:r w:rsidRPr="00E002D6">
        <w:rPr>
          <w:rFonts w:ascii="Times New Roman" w:hAnsi="Times New Roman"/>
          <w:sz w:val="24"/>
        </w:rPr>
        <w:t>主语？</w:t>
      </w:r>
    </w:p>
    <w:p w14:paraId="11271EB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are a student, aren't you?</w:t>
      </w:r>
    </w:p>
    <w:p w14:paraId="24D2B77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He isn’t late, is he?</w:t>
      </w:r>
    </w:p>
    <w:p w14:paraId="42D5074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情态动词（</w:t>
      </w:r>
      <w:r w:rsidRPr="00E002D6">
        <w:rPr>
          <w:rFonts w:ascii="Times New Roman" w:hAnsi="Times New Roman"/>
          <w:sz w:val="24"/>
        </w:rPr>
        <w:t>can/will/must/should</w:t>
      </w:r>
      <w:r w:rsidRPr="00E002D6">
        <w:rPr>
          <w:rFonts w:ascii="Times New Roman" w:hAnsi="Times New Roman"/>
          <w:sz w:val="24"/>
        </w:rPr>
        <w:t>）</w:t>
      </w:r>
    </w:p>
    <w:p w14:paraId="0186023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can swim, can't you?</w:t>
      </w:r>
    </w:p>
    <w:p w14:paraId="0D0FF1B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He won’t go, will he?</w:t>
      </w:r>
    </w:p>
    <w:p w14:paraId="37B9BFD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proofErr w:type="gramStart"/>
      <w:r w:rsidRPr="00E002D6">
        <w:rPr>
          <w:rFonts w:ascii="Times New Roman" w:hAnsi="Times New Roman"/>
          <w:sz w:val="24"/>
        </w:rPr>
        <w:t>实义动词</w:t>
      </w:r>
      <w:proofErr w:type="gramEnd"/>
      <w:r w:rsidRPr="00E002D6">
        <w:rPr>
          <w:rFonts w:ascii="Times New Roman" w:hAnsi="Times New Roman"/>
          <w:sz w:val="24"/>
        </w:rPr>
        <w:t>（用</w:t>
      </w:r>
      <w:r w:rsidRPr="00E002D6">
        <w:rPr>
          <w:rFonts w:ascii="Times New Roman" w:hAnsi="Times New Roman"/>
          <w:sz w:val="24"/>
        </w:rPr>
        <w:t xml:space="preserve"> do/does/did</w:t>
      </w:r>
      <w:r w:rsidRPr="00E002D6">
        <w:rPr>
          <w:rFonts w:ascii="Times New Roman" w:hAnsi="Times New Roman"/>
          <w:sz w:val="24"/>
        </w:rPr>
        <w:t>）</w:t>
      </w:r>
    </w:p>
    <w:p w14:paraId="6C0295A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like English, don't you?</w:t>
      </w:r>
    </w:p>
    <w:p w14:paraId="3A35174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She likes music, doesn't she?</w:t>
      </w:r>
    </w:p>
    <w:p w14:paraId="21CA6AA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He went home, didn't he?</w:t>
      </w:r>
    </w:p>
    <w:p w14:paraId="6D69CE5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(4) </w:t>
      </w:r>
      <w:r w:rsidRPr="00E002D6">
        <w:rPr>
          <w:rFonts w:ascii="Times New Roman" w:hAnsi="Times New Roman"/>
          <w:sz w:val="24"/>
        </w:rPr>
        <w:t>现在完成时</w:t>
      </w:r>
      <w:r w:rsidRPr="00E002D6">
        <w:rPr>
          <w:rFonts w:ascii="Times New Roman" w:hAnsi="Times New Roman"/>
          <w:sz w:val="24"/>
        </w:rPr>
        <w:t xml:space="preserve"> have/has</w:t>
      </w:r>
    </w:p>
    <w:p w14:paraId="0F1F069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have finished, haven't you?</w:t>
      </w:r>
    </w:p>
    <w:p w14:paraId="344C1D2E" w14:textId="77777777" w:rsidR="00792C08" w:rsidRPr="00E002D6" w:rsidRDefault="00792C08">
      <w:pPr>
        <w:spacing w:line="400" w:lineRule="exact"/>
        <w:rPr>
          <w:rFonts w:ascii="Times New Roman" w:eastAsia="Times New Roman" w:hAnsi="Times New Roman" w:cs="Times New Roman"/>
          <w:i/>
          <w:spacing w:val="-2"/>
          <w:sz w:val="22"/>
          <w:szCs w:val="22"/>
        </w:rPr>
      </w:pPr>
    </w:p>
    <w:p w14:paraId="67083723"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41383A38" w14:textId="77777777" w:rsidR="00792C08" w:rsidRPr="00E002D6" w:rsidRDefault="00000000">
      <w:pPr>
        <w:pStyle w:val="a3"/>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1. </w:t>
      </w:r>
      <w:r w:rsidRPr="00E002D6">
        <w:rPr>
          <w:rFonts w:ascii="Times New Roman" w:eastAsia="宋体" w:hAnsi="Times New Roman" w:cs="Times New Roman" w:hint="eastAsia"/>
          <w:spacing w:val="-1"/>
          <w:sz w:val="24"/>
          <w:szCs w:val="24"/>
          <w:lang w:eastAsia="zh-CN"/>
        </w:rPr>
        <w:t>标出句子的时态。</w:t>
      </w:r>
    </w:p>
    <w:p w14:paraId="251E3D87"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designer will come up with new fashion creations soon.</w:t>
      </w:r>
    </w:p>
    <w:p w14:paraId="142B2CF4"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People dump lots of garbage into the river every day.</w:t>
      </w:r>
    </w:p>
    <w:p w14:paraId="57683600"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They ceased to waste plastic bottles a long time ago.</w:t>
      </w:r>
    </w:p>
    <w:p w14:paraId="53EC8207"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 xml:space="preserve">We will protect wild birds and their nests in the </w:t>
      </w:r>
      <w:proofErr w:type="gramStart"/>
      <w:r w:rsidRPr="00E002D6">
        <w:rPr>
          <w:rFonts w:ascii="Times New Roman" w:eastAsia="宋体" w:hAnsi="Times New Roman" w:cs="Times New Roman"/>
          <w:spacing w:val="-1"/>
          <w:sz w:val="24"/>
        </w:rPr>
        <w:t>mountain</w:t>
      </w:r>
      <w:proofErr w:type="gramEnd"/>
      <w:r w:rsidRPr="00E002D6">
        <w:rPr>
          <w:rFonts w:ascii="Times New Roman" w:eastAsia="宋体" w:hAnsi="Times New Roman" w:cs="Times New Roman"/>
          <w:spacing w:val="-1"/>
          <w:sz w:val="24"/>
        </w:rPr>
        <w:t>.</w:t>
      </w:r>
    </w:p>
    <w:p w14:paraId="33453331"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Fishermen and hunters usually love outdoor activities.</w:t>
      </w:r>
    </w:p>
    <w:p w14:paraId="00C9A0D1"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strange sweater looked weird and unattractive last year.</w:t>
      </w:r>
    </w:p>
    <w:p w14:paraId="522B2660"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She will fasten the gold chain and keep it safe from damage.</w:t>
      </w:r>
    </w:p>
    <w:p w14:paraId="5C6C1069"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Mountain climbers often stay away from bird nests in the wild.</w:t>
      </w:r>
    </w:p>
    <w:p w14:paraId="38BE61CA"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The factory stopped dumping garbage into the lake last month.</w:t>
      </w:r>
    </w:p>
    <w:p w14:paraId="7ABA4D75" w14:textId="77777777" w:rsidR="00792C08" w:rsidRPr="00E002D6" w:rsidRDefault="00000000">
      <w:pPr>
        <w:numPr>
          <w:ilvl w:val="0"/>
          <w:numId w:val="49"/>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People will cease buying weird plastic fashion in the future.</w:t>
      </w:r>
    </w:p>
    <w:p w14:paraId="583A81DB" w14:textId="77777777" w:rsidR="00792C08" w:rsidRPr="00E002D6" w:rsidRDefault="00792C08">
      <w:pPr>
        <w:rPr>
          <w:rFonts w:ascii="Times New Roman" w:eastAsia="宋体" w:hAnsi="Times New Roman" w:cs="Times New Roman"/>
          <w:spacing w:val="-1"/>
          <w:sz w:val="24"/>
        </w:rPr>
      </w:pPr>
    </w:p>
    <w:p w14:paraId="57948E3E" w14:textId="77777777" w:rsidR="00792C08" w:rsidRPr="00E002D6" w:rsidRDefault="00000000">
      <w:p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 xml:space="preserve">2. </w:t>
      </w:r>
      <w:r w:rsidRPr="00E002D6">
        <w:rPr>
          <w:rFonts w:ascii="Times New Roman" w:eastAsia="宋体" w:hAnsi="Times New Roman" w:cs="Times New Roman" w:hint="eastAsia"/>
          <w:spacing w:val="-1"/>
          <w:sz w:val="24"/>
        </w:rPr>
        <w:t>翻译</w:t>
      </w:r>
    </w:p>
    <w:p w14:paraId="7921B8A3"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多么怪异的塑料毛衣啊！（</w:t>
      </w:r>
      <w:r w:rsidRPr="00E002D6">
        <w:rPr>
          <w:rFonts w:ascii="Times New Roman" w:eastAsia="宋体" w:hAnsi="Times New Roman" w:cs="Times New Roman"/>
          <w:spacing w:val="-1"/>
          <w:sz w:val="24"/>
        </w:rPr>
        <w:t>weird; plastic; sweater</w:t>
      </w:r>
      <w:r w:rsidRPr="00E002D6">
        <w:rPr>
          <w:rFonts w:ascii="Times New Roman" w:eastAsia="宋体" w:hAnsi="Times New Roman" w:cs="Times New Roman"/>
          <w:spacing w:val="-1"/>
          <w:sz w:val="24"/>
        </w:rPr>
        <w:t>）</w:t>
      </w:r>
    </w:p>
    <w:p w14:paraId="1DB5366F"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这位设计师最近想出了新创意，不是吗？（</w:t>
      </w:r>
      <w:r w:rsidRPr="00E002D6">
        <w:rPr>
          <w:rFonts w:ascii="Times New Roman" w:eastAsia="宋体" w:hAnsi="Times New Roman" w:cs="Times New Roman"/>
          <w:spacing w:val="-1"/>
          <w:sz w:val="24"/>
        </w:rPr>
        <w:t>come up with; creation</w:t>
      </w:r>
      <w:r w:rsidRPr="00E002D6">
        <w:rPr>
          <w:rFonts w:ascii="Times New Roman" w:eastAsia="宋体" w:hAnsi="Times New Roman" w:cs="Times New Roman"/>
          <w:spacing w:val="-1"/>
          <w:sz w:val="24"/>
        </w:rPr>
        <w:t>）</w:t>
      </w:r>
    </w:p>
    <w:p w14:paraId="4BF6057C"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这些垃圾对户外环境多么有害啊！（</w:t>
      </w:r>
      <w:r w:rsidRPr="00E002D6">
        <w:rPr>
          <w:rFonts w:ascii="Times New Roman" w:eastAsia="宋体" w:hAnsi="Times New Roman" w:cs="Times New Roman"/>
          <w:spacing w:val="-1"/>
          <w:sz w:val="24"/>
        </w:rPr>
        <w:t>garbage; outdoor</w:t>
      </w:r>
      <w:r w:rsidRPr="00E002D6">
        <w:rPr>
          <w:rFonts w:ascii="Times New Roman" w:eastAsia="宋体" w:hAnsi="Times New Roman" w:cs="Times New Roman"/>
          <w:spacing w:val="-1"/>
          <w:sz w:val="24"/>
        </w:rPr>
        <w:t>）</w:t>
      </w:r>
    </w:p>
    <w:p w14:paraId="383D32A0"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猎人会保护鸟巢，不是吗？（</w:t>
      </w:r>
      <w:r w:rsidRPr="00E002D6">
        <w:rPr>
          <w:rFonts w:ascii="Times New Roman" w:eastAsia="宋体" w:hAnsi="Times New Roman" w:cs="Times New Roman"/>
          <w:spacing w:val="-1"/>
          <w:sz w:val="24"/>
        </w:rPr>
        <w:t>hunter; protect; nest</w:t>
      </w:r>
      <w:r w:rsidRPr="00E002D6">
        <w:rPr>
          <w:rFonts w:ascii="Times New Roman" w:eastAsia="宋体" w:hAnsi="Times New Roman" w:cs="Times New Roman"/>
          <w:spacing w:val="-1"/>
          <w:sz w:val="24"/>
        </w:rPr>
        <w:t>）</w:t>
      </w:r>
    </w:p>
    <w:p w14:paraId="1ECBF008"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多么迷人的时尚作品啊！（</w:t>
      </w:r>
      <w:r w:rsidRPr="00E002D6">
        <w:rPr>
          <w:rFonts w:ascii="Times New Roman" w:eastAsia="宋体" w:hAnsi="Times New Roman" w:cs="Times New Roman"/>
          <w:spacing w:val="-1"/>
          <w:sz w:val="24"/>
        </w:rPr>
        <w:t>attractive; fashion; creation</w:t>
      </w:r>
      <w:r w:rsidRPr="00E002D6">
        <w:rPr>
          <w:rFonts w:ascii="Times New Roman" w:eastAsia="宋体" w:hAnsi="Times New Roman" w:cs="Times New Roman"/>
          <w:spacing w:val="-1"/>
          <w:sz w:val="24"/>
        </w:rPr>
        <w:t>）</w:t>
      </w:r>
    </w:p>
    <w:p w14:paraId="10C41676"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我们不该随意倾倒垃圾，不是吗？（</w:t>
      </w:r>
      <w:r w:rsidRPr="00E002D6">
        <w:rPr>
          <w:rFonts w:ascii="Times New Roman" w:eastAsia="宋体" w:hAnsi="Times New Roman" w:cs="Times New Roman"/>
          <w:spacing w:val="-1"/>
          <w:sz w:val="24"/>
        </w:rPr>
        <w:t>dump; garbage</w:t>
      </w:r>
      <w:r w:rsidRPr="00E002D6">
        <w:rPr>
          <w:rFonts w:ascii="Times New Roman" w:eastAsia="宋体" w:hAnsi="Times New Roman" w:cs="Times New Roman"/>
          <w:spacing w:val="-1"/>
          <w:sz w:val="24"/>
        </w:rPr>
        <w:t>）</w:t>
      </w:r>
    </w:p>
    <w:p w14:paraId="4D9E5F25"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这位登山者</w:t>
      </w:r>
      <w:r w:rsidRPr="00E002D6">
        <w:rPr>
          <w:rFonts w:ascii="Times New Roman" w:eastAsia="宋体" w:hAnsi="Times New Roman" w:cs="Times New Roman" w:hint="eastAsia"/>
          <w:spacing w:val="-1"/>
          <w:sz w:val="24"/>
        </w:rPr>
        <w:t>的</w:t>
      </w:r>
      <w:r w:rsidRPr="00E002D6">
        <w:rPr>
          <w:rFonts w:ascii="Times New Roman" w:eastAsia="宋体" w:hAnsi="Times New Roman" w:cs="Times New Roman"/>
          <w:spacing w:val="-1"/>
          <w:sz w:val="24"/>
        </w:rPr>
        <w:t>动作多么利落笔直啊！（</w:t>
      </w:r>
      <w:r w:rsidRPr="00E002D6">
        <w:rPr>
          <w:rFonts w:ascii="Times New Roman" w:eastAsia="宋体" w:hAnsi="Times New Roman" w:cs="Times New Roman"/>
          <w:spacing w:val="-1"/>
          <w:sz w:val="24"/>
        </w:rPr>
        <w:t>mountain climber; straight</w:t>
      </w:r>
      <w:r w:rsidRPr="00E002D6">
        <w:rPr>
          <w:rFonts w:ascii="Times New Roman" w:eastAsia="宋体" w:hAnsi="Times New Roman" w:cs="Times New Roman"/>
          <w:spacing w:val="-1"/>
          <w:sz w:val="24"/>
        </w:rPr>
        <w:t>）</w:t>
      </w:r>
    </w:p>
    <w:p w14:paraId="4FB4E3B6"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鸟儿会远离垃圾堆，不是吗？（</w:t>
      </w:r>
      <w:r w:rsidRPr="00E002D6">
        <w:rPr>
          <w:rFonts w:ascii="Times New Roman" w:eastAsia="宋体" w:hAnsi="Times New Roman" w:cs="Times New Roman"/>
          <w:spacing w:val="-1"/>
          <w:sz w:val="24"/>
        </w:rPr>
        <w:t>bird; fly away; garbage</w:t>
      </w:r>
      <w:r w:rsidRPr="00E002D6">
        <w:rPr>
          <w:rFonts w:ascii="Times New Roman" w:eastAsia="宋体" w:hAnsi="Times New Roman" w:cs="Times New Roman"/>
          <w:spacing w:val="-1"/>
          <w:sz w:val="24"/>
        </w:rPr>
        <w:t>）</w:t>
      </w:r>
    </w:p>
    <w:p w14:paraId="69908BB7" w14:textId="77777777" w:rsidR="00792C08" w:rsidRPr="00E002D6" w:rsidRDefault="00000000">
      <w:pPr>
        <w:numPr>
          <w:ilvl w:val="0"/>
          <w:numId w:val="50"/>
        </w:numPr>
        <w:rPr>
          <w:rFonts w:ascii="Times New Roman" w:eastAsia="宋体" w:hAnsi="Times New Roman" w:cs="Times New Roman"/>
          <w:spacing w:val="-1"/>
          <w:sz w:val="24"/>
        </w:rPr>
      </w:pPr>
      <w:r w:rsidRPr="00E002D6">
        <w:rPr>
          <w:rFonts w:ascii="Times New Roman" w:eastAsia="宋体" w:hAnsi="Times New Roman" w:cs="Times New Roman"/>
          <w:spacing w:val="-1"/>
          <w:sz w:val="24"/>
        </w:rPr>
        <w:t>我们应该制止这种怪异的潮流，不是吗？（</w:t>
      </w:r>
      <w:r w:rsidRPr="00E002D6">
        <w:rPr>
          <w:rFonts w:ascii="Times New Roman" w:eastAsia="宋体" w:hAnsi="Times New Roman" w:cs="Times New Roman"/>
          <w:spacing w:val="-1"/>
          <w:sz w:val="24"/>
        </w:rPr>
        <w:t>cease; weird; fashion</w:t>
      </w:r>
      <w:r w:rsidRPr="00E002D6">
        <w:rPr>
          <w:rFonts w:ascii="Times New Roman" w:eastAsia="宋体" w:hAnsi="Times New Roman" w:cs="Times New Roman"/>
          <w:spacing w:val="-1"/>
          <w:sz w:val="24"/>
        </w:rPr>
        <w:t>）</w:t>
      </w:r>
    </w:p>
    <w:p w14:paraId="694CDA13" w14:textId="77777777" w:rsidR="00792C08" w:rsidRPr="00E002D6" w:rsidRDefault="00792C08">
      <w:pPr>
        <w:rPr>
          <w:rFonts w:ascii="Times New Roman" w:eastAsia="宋体" w:hAnsi="Times New Roman" w:cs="Times New Roman"/>
          <w:spacing w:val="-1"/>
          <w:sz w:val="24"/>
        </w:rPr>
      </w:pPr>
    </w:p>
    <w:p w14:paraId="4456E8A3" w14:textId="77777777" w:rsidR="00792C08" w:rsidRPr="00E002D6" w:rsidRDefault="00792C08">
      <w:pPr>
        <w:spacing w:line="400" w:lineRule="exact"/>
        <w:rPr>
          <w:rFonts w:ascii="Times New Roman" w:hAnsi="Times New Roman" w:cs="Times New Roman"/>
          <w:b/>
          <w:bCs/>
          <w:sz w:val="44"/>
          <w:szCs w:val="52"/>
        </w:rPr>
      </w:pPr>
    </w:p>
    <w:p w14:paraId="552797F8" w14:textId="77777777" w:rsidR="00792C08" w:rsidRPr="00E002D6" w:rsidRDefault="00000000">
      <w:pPr>
        <w:spacing w:line="400" w:lineRule="exact"/>
        <w:jc w:val="center"/>
        <w:rPr>
          <w:rFonts w:ascii="Cambria" w:hAnsi="Cambria" w:cs="Cambria"/>
          <w:sz w:val="22"/>
          <w:szCs w:val="2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39-40</w:t>
      </w:r>
    </w:p>
    <w:p w14:paraId="6AFDEE5E"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At the Foreign Exchange</w:t>
      </w:r>
    </w:p>
    <w:p w14:paraId="2AAE6DDB" w14:textId="77777777" w:rsidR="00792C08" w:rsidRPr="00E002D6" w:rsidRDefault="00792C08">
      <w:pPr>
        <w:spacing w:line="400" w:lineRule="exact"/>
        <w:jc w:val="center"/>
        <w:rPr>
          <w:rFonts w:ascii="Times New Roman" w:hAnsi="Times New Roman" w:cs="Times New Roman"/>
          <w:b/>
          <w:bCs/>
          <w:sz w:val="36"/>
          <w:szCs w:val="44"/>
        </w:rPr>
      </w:pPr>
    </w:p>
    <w:p w14:paraId="00B93F02"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DB2D809"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When you go abroad,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what’s the thing you need most?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Money,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of </w:t>
      </w:r>
    </w:p>
    <w:p w14:paraId="3116C6D6"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træv</w:t>
      </w:r>
      <w:proofErr w:type="spellEnd"/>
      <w:r w:rsidRPr="00E002D6">
        <w:rPr>
          <w:rFonts w:ascii="Cambria" w:eastAsia="宋体" w:hAnsi="Cambria" w:cs="Cambria" w:hint="eastAsia"/>
          <w:i/>
          <w:iCs/>
          <w:spacing w:val="-1"/>
          <w:sz w:val="22"/>
          <w:szCs w:val="22"/>
          <w:lang w:eastAsia="zh"/>
        </w:rPr>
        <w:t>ə</w:t>
      </w:r>
      <w:proofErr w:type="spellStart"/>
      <w:r w:rsidRPr="00E002D6">
        <w:rPr>
          <w:rFonts w:ascii="Cambria" w:eastAsia="宋体" w:hAnsi="Cambria" w:cs="Cambria" w:hint="eastAsia"/>
          <w:i/>
          <w:iCs/>
          <w:spacing w:val="-1"/>
          <w:sz w:val="22"/>
          <w:szCs w:val="22"/>
          <w:lang w:eastAsia="zh"/>
        </w:rPr>
        <w:t>l</w:t>
      </w:r>
      <w:r w:rsidRPr="00E002D6">
        <w:rPr>
          <w:rFonts w:ascii="Cambria" w:eastAsia="宋体" w:hAnsi="Cambria" w:cs="Cambria"/>
          <w:i/>
          <w:iCs/>
          <w:spacing w:val="-1"/>
          <w:sz w:val="22"/>
          <w:szCs w:val="22"/>
          <w:lang w:eastAsia="zh-CN"/>
        </w:rPr>
        <w:t>ɚz</w:t>
      </w:r>
      <w:proofErr w:type="spellEnd"/>
      <w:r w:rsidRPr="00E002D6">
        <w:rPr>
          <w:rFonts w:ascii="Cambria" w:eastAsia="宋体" w:hAnsi="Cambria" w:cs="Cambria"/>
          <w:i/>
          <w:iCs/>
          <w:spacing w:val="-1"/>
          <w:sz w:val="22"/>
          <w:szCs w:val="22"/>
          <w:lang w:eastAsia="zh-CN"/>
        </w:rPr>
        <w:t xml:space="preserve"> ˌ</w:t>
      </w:r>
      <w:proofErr w:type="spellStart"/>
      <w:r w:rsidRPr="00E002D6">
        <w:rPr>
          <w:rFonts w:ascii="Cambria" w:eastAsia="宋体" w:hAnsi="Cambria" w:cs="Cambria"/>
          <w:i/>
          <w:iCs/>
          <w:spacing w:val="-1"/>
          <w:sz w:val="22"/>
          <w:szCs w:val="22"/>
          <w:lang w:eastAsia="zh-CN"/>
        </w:rPr>
        <w:t>tʃɛks</w:t>
      </w:r>
      <w:proofErr w:type="spellEnd"/>
      <w:r w:rsidRPr="00E002D6">
        <w:rPr>
          <w:rFonts w:ascii="Cambria" w:eastAsia="宋体" w:hAnsi="Cambria" w:cs="Cambria"/>
          <w:spacing w:val="-1"/>
          <w:sz w:val="22"/>
          <w:szCs w:val="22"/>
          <w:lang w:eastAsia="zh-CN"/>
        </w:rPr>
        <w:t>/</w:t>
      </w:r>
    </w:p>
    <w:p w14:paraId="51D6BE7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course!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You’ll need to go to the bank to buy some traveler’s checks.</w:t>
      </w:r>
      <w:r w:rsidRPr="00E002D6">
        <w:rPr>
          <w:rFonts w:ascii="Times New Roman" w:eastAsia="宋体" w:hAnsi="Times New Roman" w:cs="Times New Roman" w:hint="eastAsia"/>
          <w:spacing w:val="-1"/>
          <w:sz w:val="28"/>
          <w:szCs w:val="28"/>
          <w:lang w:eastAsia="zh-CN"/>
        </w:rPr>
        <w:t xml:space="preserve"> </w:t>
      </w:r>
    </w:p>
    <w:p w14:paraId="3655699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dɛstəˈneʃən</w:t>
      </w:r>
      <w:proofErr w:type="spellEnd"/>
      <w:r w:rsidRPr="00E002D6">
        <w:rPr>
          <w:rFonts w:ascii="Cambria" w:eastAsia="宋体" w:hAnsi="Cambria" w:cs="Cambria"/>
          <w:spacing w:val="-1"/>
          <w:sz w:val="22"/>
          <w:szCs w:val="22"/>
          <w:lang w:eastAsia="zh-CN"/>
        </w:rPr>
        <w:t>/</w:t>
      </w:r>
    </w:p>
    <w:p w14:paraId="05C1A77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Then when you arrive at your destination,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you’ll have to go to a bank  </w:t>
      </w:r>
    </w:p>
    <w:p w14:paraId="71417A1B"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kæʃ</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dɪˈpɑrtmənt</w:t>
      </w:r>
      <w:proofErr w:type="spellEnd"/>
      <w:r w:rsidRPr="00E002D6">
        <w:rPr>
          <w:rFonts w:ascii="Cambria" w:eastAsia="宋体" w:hAnsi="Cambria" w:cs="Cambria"/>
          <w:spacing w:val="-1"/>
          <w:sz w:val="22"/>
          <w:szCs w:val="22"/>
          <w:lang w:eastAsia="zh-CN"/>
        </w:rPr>
        <w:t>/</w:t>
      </w:r>
    </w:p>
    <w:p w14:paraId="77F658C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to</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cash the checks.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Every bank has a foreign exchange department.</w:t>
      </w:r>
      <w:r w:rsidRPr="00E002D6">
        <w:rPr>
          <w:rFonts w:ascii="Times New Roman" w:eastAsia="宋体" w:hAnsi="Times New Roman" w:cs="Times New Roman" w:hint="eastAsia"/>
          <w:spacing w:val="-1"/>
          <w:sz w:val="28"/>
          <w:szCs w:val="28"/>
          <w:lang w:eastAsia="zh-CN"/>
        </w:rPr>
        <w:t xml:space="preserve"> </w:t>
      </w:r>
    </w:p>
    <w:p w14:paraId="40B833E4"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tɛlɚ</w:t>
      </w:r>
      <w:proofErr w:type="spellEnd"/>
      <w:r w:rsidRPr="00E002D6">
        <w:rPr>
          <w:rFonts w:ascii="Cambria" w:eastAsia="宋体" w:hAnsi="Cambria" w:cs="Cambria"/>
          <w:spacing w:val="-1"/>
          <w:sz w:val="22"/>
          <w:szCs w:val="22"/>
          <w:lang w:eastAsia="zh-CN"/>
        </w:rPr>
        <w:t>/</w:t>
      </w:r>
    </w:p>
    <w:p w14:paraId="75AB7FD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However,</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you’ll have to speak with the teller in English because he or she will probably not understand Chinese.</w:t>
      </w:r>
    </w:p>
    <w:p w14:paraId="4F53C53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frezɪz</w:t>
      </w:r>
      <w:proofErr w:type="spellEnd"/>
      <w:r w:rsidRPr="00E002D6">
        <w:rPr>
          <w:rFonts w:ascii="Cambria" w:eastAsia="宋体" w:hAnsi="Cambria" w:cs="Cambria"/>
          <w:spacing w:val="-1"/>
          <w:sz w:val="22"/>
          <w:szCs w:val="22"/>
          <w:lang w:eastAsia="zh-CN"/>
        </w:rPr>
        <w:t>/</w:t>
      </w:r>
    </w:p>
    <w:p w14:paraId="5BC21A69"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You should,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therefore,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brush up on some of the words and phrases </w:t>
      </w:r>
    </w:p>
    <w:p w14:paraId="407C0DE7"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kɑmənlɪ</w:t>
      </w:r>
      <w:proofErr w:type="spellEnd"/>
      <w:r w:rsidRPr="00E002D6">
        <w:rPr>
          <w:rFonts w:ascii="Cambria" w:eastAsia="宋体" w:hAnsi="Cambria" w:cs="Cambria"/>
          <w:spacing w:val="-1"/>
          <w:sz w:val="22"/>
          <w:szCs w:val="22"/>
          <w:lang w:eastAsia="zh-CN"/>
        </w:rPr>
        <w:t xml:space="preserve">/                                 </w:t>
      </w:r>
    </w:p>
    <w:p w14:paraId="722E3600"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that are commonly used when changing money at a bank.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For example,</w:t>
      </w:r>
    </w:p>
    <w:p w14:paraId="71DA8B1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ɪksˈtʃendʒ</w:t>
      </w:r>
      <w:proofErr w:type="spellEnd"/>
      <w:r w:rsidRPr="00E002D6">
        <w:rPr>
          <w:rFonts w:ascii="Cambria" w:eastAsia="宋体" w:hAnsi="Cambria" w:cs="Cambria"/>
          <w:i/>
          <w:iCs/>
          <w:spacing w:val="-1"/>
          <w:sz w:val="22"/>
          <w:szCs w:val="22"/>
          <w:lang w:eastAsia="zh-CN"/>
        </w:rPr>
        <w:t xml:space="preserve"> ˌret</w:t>
      </w:r>
      <w:r w:rsidRPr="00E002D6">
        <w:rPr>
          <w:rFonts w:ascii="Cambria" w:eastAsia="宋体" w:hAnsi="Cambria" w:cs="Cambria"/>
          <w:spacing w:val="-1"/>
          <w:sz w:val="22"/>
          <w:szCs w:val="22"/>
          <w:lang w:eastAsia="zh-CN"/>
        </w:rPr>
        <w:t>/</w:t>
      </w:r>
    </w:p>
    <w:p w14:paraId="6817038A"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you</w:t>
      </w:r>
      <w:proofErr w:type="gramEnd"/>
      <w:r w:rsidRPr="00E002D6">
        <w:rPr>
          <w:rFonts w:ascii="Times New Roman" w:eastAsia="宋体" w:hAnsi="Times New Roman" w:cs="Times New Roman"/>
          <w:spacing w:val="-1"/>
          <w:sz w:val="28"/>
          <w:szCs w:val="28"/>
          <w:lang w:eastAsia="zh-CN"/>
        </w:rPr>
        <w:t xml:space="preserve"> might want to know what the day’s exchange rate 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or if there are  </w:t>
      </w:r>
    </w:p>
    <w:p w14:paraId="55EFADA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hændl̩ɪŋ</w:t>
      </w:r>
      <w:proofErr w:type="spellEnd"/>
      <w:r w:rsidRPr="00E002D6">
        <w:rPr>
          <w:rFonts w:ascii="Cambria" w:eastAsia="宋体" w:hAnsi="Cambria" w:cs="Cambria"/>
          <w:spacing w:val="-1"/>
          <w:sz w:val="22"/>
          <w:szCs w:val="22"/>
          <w:lang w:eastAsia="zh-CN"/>
        </w:rPr>
        <w:t xml:space="preserve">/ </w:t>
      </w:r>
    </w:p>
    <w:p w14:paraId="66E5EEC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any handling charges,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etc.</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Worried?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Don’t be.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Our next lesson will give you a good idea of what you need to say and how to say it.</w:t>
      </w:r>
    </w:p>
    <w:p w14:paraId="1E0645F3"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71B64634"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78B02B4E" w14:textId="77777777" w:rsidR="00792C08" w:rsidRPr="00E002D6" w:rsidRDefault="00000000">
      <w:pPr>
        <w:pStyle w:val="a3"/>
        <w:spacing w:before="78" w:line="400" w:lineRule="exact"/>
        <w:ind w:right="181"/>
        <w:jc w:val="left"/>
        <w:rPr>
          <w:rFonts w:ascii="Cambria" w:hAnsi="Cambria" w:cs="Cambria"/>
          <w:b/>
          <w:bCs/>
          <w:i/>
          <w:iCs/>
          <w:sz w:val="22"/>
          <w:szCs w:val="22"/>
          <w:lang w:eastAsia="zh-CN"/>
        </w:rPr>
      </w:pPr>
      <w:r w:rsidRPr="00E002D6">
        <w:rPr>
          <w:rFonts w:ascii="Cambria" w:hAnsi="Cambria" w:cs="Cambria"/>
          <w:b/>
          <w:bCs/>
          <w:i/>
          <w:iCs/>
          <w:sz w:val="22"/>
          <w:szCs w:val="22"/>
          <w:lang w:eastAsia="zh-CN"/>
        </w:rPr>
        <w:t xml:space="preserve">              </w:t>
      </w:r>
      <w:r w:rsidRPr="00E002D6">
        <w:rPr>
          <w:rFonts w:ascii="Cambria" w:hAnsi="Cambria" w:cs="Cambria" w:hint="eastAsia"/>
          <w:b/>
          <w:bCs/>
          <w:i/>
          <w:iCs/>
          <w:sz w:val="22"/>
          <w:szCs w:val="22"/>
          <w:lang w:eastAsia="zh-CN"/>
        </w:rPr>
        <w:t xml:space="preserve">      </w:t>
      </w:r>
      <w:r w:rsidRPr="00E002D6">
        <w:rPr>
          <w:rFonts w:ascii="Cambria" w:hAnsi="Cambria" w:cs="Cambria"/>
          <w:b/>
          <w:bCs/>
          <w:i/>
          <w:iCs/>
          <w:sz w:val="22"/>
          <w:szCs w:val="22"/>
          <w:lang w:eastAsia="zh-CN"/>
        </w:rPr>
        <w:t xml:space="preserve"> </w:t>
      </w:r>
      <w:r w:rsidRPr="00E002D6">
        <w:rPr>
          <w:rFonts w:ascii="Cambria" w:hAnsi="Cambria" w:cs="Cambria" w:hint="eastAsia"/>
          <w:b/>
          <w:bCs/>
          <w:i/>
          <w:iCs/>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ɔˈstreljə</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nɝvəs</w:t>
      </w:r>
      <w:proofErr w:type="spellEnd"/>
      <w:r w:rsidRPr="00E002D6">
        <w:rPr>
          <w:rFonts w:ascii="Cambria" w:hAnsi="Cambria" w:cs="Cambria"/>
          <w:sz w:val="22"/>
          <w:szCs w:val="22"/>
          <w:lang w:eastAsia="zh-CN"/>
        </w:rPr>
        <w:t>/</w:t>
      </w:r>
    </w:p>
    <w:p w14:paraId="197A374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Richie Li is at a bank in Australia.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tries not to show how nervous he is about speaking English.</w:t>
      </w:r>
    </w:p>
    <w:p w14:paraId="00A6DCC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Richie;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Teller)</w:t>
      </w:r>
    </w:p>
    <w:p w14:paraId="1C70BD8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tʃendʒ</w:t>
      </w:r>
      <w:proofErr w:type="spellEnd"/>
      <w:r w:rsidRPr="00E002D6">
        <w:rPr>
          <w:rFonts w:ascii="Cambria" w:hAnsi="Cambria" w:cs="Cambria"/>
          <w:sz w:val="22"/>
          <w:szCs w:val="22"/>
          <w:lang w:eastAsia="zh-CN"/>
        </w:rPr>
        <w:t>/</w:t>
      </w:r>
    </w:p>
    <w:p w14:paraId="2C23817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Excuse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miss.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 would like to change 500 US dollars into </w:t>
      </w:r>
    </w:p>
    <w:p w14:paraId="692B8C82"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ɔˈstreljən</w:t>
      </w:r>
      <w:proofErr w:type="spellEnd"/>
      <w:r w:rsidRPr="00E002D6">
        <w:rPr>
          <w:rFonts w:ascii="Cambria" w:hAnsi="Cambria" w:cs="Cambria"/>
          <w:sz w:val="22"/>
          <w:szCs w:val="22"/>
          <w:lang w:eastAsia="zh-CN"/>
        </w:rPr>
        <w:t>/</w:t>
      </w:r>
    </w:p>
    <w:p w14:paraId="46BA559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Australian dollars,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w:t>
      </w:r>
    </w:p>
    <w:p w14:paraId="75727BD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Are you changing cash or traveler’s checks?</w:t>
      </w:r>
    </w:p>
    <w:p w14:paraId="4405B5D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R: Traveler’s checks.</w:t>
      </w:r>
    </w:p>
    <w:p w14:paraId="2A1E68C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pæsˌpɔrt</w:t>
      </w:r>
      <w:proofErr w:type="spellEnd"/>
      <w:r w:rsidRPr="00E002D6">
        <w:rPr>
          <w:rFonts w:ascii="Cambria" w:hAnsi="Cambria" w:cs="Cambria"/>
          <w:sz w:val="22"/>
          <w:szCs w:val="22"/>
          <w:lang w:eastAsia="zh-CN"/>
        </w:rPr>
        <w:t>/</w:t>
      </w:r>
    </w:p>
    <w:p w14:paraId="6BA75C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Can I have a look at your passport?</w:t>
      </w:r>
    </w:p>
    <w:p w14:paraId="0EA51C3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tʃɑrdʒ</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kəˈmɪʃən</w:t>
      </w:r>
      <w:proofErr w:type="spellEnd"/>
      <w:r w:rsidRPr="00E002D6">
        <w:rPr>
          <w:rFonts w:ascii="Cambria" w:hAnsi="Cambria" w:cs="Cambria"/>
          <w:sz w:val="22"/>
          <w:szCs w:val="22"/>
          <w:lang w:eastAsia="zh-CN"/>
        </w:rPr>
        <w:t>/</w:t>
      </w:r>
    </w:p>
    <w:p w14:paraId="6F37FF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Sure.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Here you are.</w:t>
      </w:r>
      <w:r w:rsidRPr="00E002D6">
        <w:rPr>
          <w:rFonts w:ascii="Times New Roman" w:hAnsi="Times New Roman" w:cs="Times New Roman" w:hint="eastAsia"/>
          <w:sz w:val="28"/>
          <w:szCs w:val="28"/>
          <w:lang w:eastAsia="zh-CN"/>
        </w:rPr>
        <w:t xml:space="preserve"> </w:t>
      </w:r>
      <w:proofErr w:type="gramStart"/>
      <w:r w:rsidRPr="00E002D6">
        <w:rPr>
          <w:rFonts w:ascii="Times New Roman" w:hAnsi="Times New Roman" w:cs="Times New Roman"/>
          <w:sz w:val="28"/>
          <w:szCs w:val="28"/>
          <w:lang w:eastAsia="zh-CN"/>
        </w:rPr>
        <w:t>By the way,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w:t>
      </w:r>
      <w:proofErr w:type="gramEnd"/>
      <w:r w:rsidRPr="00E002D6">
        <w:rPr>
          <w:rFonts w:ascii="Times New Roman" w:hAnsi="Times New Roman" w:cs="Times New Roman"/>
          <w:sz w:val="28"/>
          <w:szCs w:val="28"/>
          <w:lang w:eastAsia="zh-CN"/>
        </w:rPr>
        <w:t xml:space="preserve"> you charge any commission?</w:t>
      </w:r>
    </w:p>
    <w:p w14:paraId="5262562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saɪn</w:t>
      </w:r>
      <w:proofErr w:type="spellEnd"/>
      <w:r w:rsidRPr="00E002D6">
        <w:rPr>
          <w:rFonts w:ascii="Cambria" w:hAnsi="Cambria" w:cs="Cambria"/>
          <w:sz w:val="22"/>
          <w:szCs w:val="22"/>
          <w:lang w:eastAsia="zh-CN"/>
        </w:rPr>
        <w:t>/</w:t>
      </w:r>
    </w:p>
    <w:p w14:paraId="218F15D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Not at this bank.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 sign here on your checks.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do you want your money?</w:t>
      </w:r>
    </w:p>
    <w:p w14:paraId="0944C700"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bɪlz</w:t>
      </w:r>
      <w:proofErr w:type="spellEnd"/>
      <w:r w:rsidRPr="00E002D6">
        <w:rPr>
          <w:rFonts w:ascii="Cambria" w:hAnsi="Cambria" w:cs="Cambria"/>
          <w:sz w:val="22"/>
          <w:szCs w:val="22"/>
          <w:lang w:eastAsia="zh-CN"/>
        </w:rPr>
        <w:t>/</w:t>
      </w:r>
    </w:p>
    <w:p w14:paraId="2E92F6D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Four one-hundred-dollar bills and the rest in smaller bills, please.</w:t>
      </w:r>
    </w:p>
    <w:p w14:paraId="57142D2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Here you are,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p>
    <w:p w14:paraId="3C163BD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hɛlpfəl</w:t>
      </w:r>
      <w:proofErr w:type="spellEnd"/>
      <w:r w:rsidRPr="00E002D6">
        <w:rPr>
          <w:rFonts w:ascii="Cambria" w:hAnsi="Cambria" w:cs="Cambria"/>
          <w:sz w:val="22"/>
          <w:szCs w:val="22"/>
          <w:lang w:eastAsia="zh-CN"/>
        </w:rPr>
        <w:t>/</w:t>
      </w:r>
    </w:p>
    <w:p w14:paraId="3C018F4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 Thanks.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You’ve been very helpful.</w:t>
      </w:r>
    </w:p>
    <w:p w14:paraId="22E356A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Thank you.</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Have a nice day.</w:t>
      </w:r>
    </w:p>
    <w:p w14:paraId="06807B7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w:t>
      </w:r>
      <w:r w:rsidRPr="00E002D6">
        <w:rPr>
          <w:rFonts w:ascii="Times New Roman" w:hAnsi="Times New Roman" w:cs="Times New Roman" w:hint="eastAsia"/>
          <w:sz w:val="28"/>
          <w:szCs w:val="28"/>
          <w:lang w:eastAsia="zh-CN"/>
        </w:rPr>
        <w:t xml:space="preserve"> </w:t>
      </w:r>
      <w:proofErr w:type="gramStart"/>
      <w:r w:rsidRPr="00E002D6">
        <w:rPr>
          <w:rFonts w:ascii="Times New Roman" w:hAnsi="Times New Roman" w:cs="Times New Roman"/>
          <w:sz w:val="28"/>
          <w:szCs w:val="28"/>
          <w:lang w:eastAsia="zh-CN"/>
        </w:rPr>
        <w:t>You</w:t>
      </w:r>
      <w:proofErr w:type="gramEnd"/>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too.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Goodbye.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(Richie says to himself.)</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Whew!</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 wasn’t so difficult after all.</w:t>
      </w:r>
    </w:p>
    <w:p w14:paraId="0A0E7269"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747CD41"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89A2FC6" w14:textId="77777777" w:rsidR="00792C08" w:rsidRPr="00E002D6" w:rsidRDefault="00000000">
      <w:pPr>
        <w:numPr>
          <w:ilvl w:val="0"/>
          <w:numId w:val="51"/>
        </w:numPr>
        <w:spacing w:line="400" w:lineRule="exact"/>
        <w:jc w:val="left"/>
        <w:rPr>
          <w:rFonts w:ascii="Times New Roman" w:hAnsi="Times New Roman" w:cs="Times New Roman"/>
          <w:sz w:val="22"/>
          <w:szCs w:val="22"/>
          <w:u w:val="single"/>
        </w:rPr>
      </w:pPr>
      <w:r w:rsidRPr="00E002D6">
        <w:rPr>
          <w:rFonts w:ascii="Times New Roman" w:hAnsi="Times New Roman" w:cs="Times New Roman"/>
          <w:b/>
          <w:bCs/>
          <w:sz w:val="22"/>
          <w:szCs w:val="22"/>
        </w:rPr>
        <w:t xml:space="preserve">foreign </w:t>
      </w:r>
      <w:proofErr w:type="gramStart"/>
      <w:r w:rsidRPr="00E002D6">
        <w:rPr>
          <w:rFonts w:ascii="Times New Roman" w:hAnsi="Times New Roman" w:cs="Times New Roman"/>
          <w:b/>
          <w:bCs/>
          <w:sz w:val="22"/>
          <w:szCs w:val="22"/>
        </w:rPr>
        <w:t>exchange</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外汇</w:t>
      </w:r>
    </w:p>
    <w:p w14:paraId="5E278DC1" w14:textId="77777777" w:rsidR="00792C08" w:rsidRPr="00E002D6" w:rsidRDefault="00000000">
      <w:pPr>
        <w:spacing w:line="400" w:lineRule="exact"/>
        <w:ind w:firstLineChars="200" w:firstLine="442"/>
        <w:jc w:val="left"/>
        <w:rPr>
          <w:rFonts w:ascii="Times New Roman" w:hAnsi="Times New Roman" w:cs="Times New Roman"/>
          <w:sz w:val="22"/>
          <w:szCs w:val="22"/>
          <w:u w:val="single"/>
        </w:rPr>
      </w:pPr>
      <w:proofErr w:type="gramStart"/>
      <w:r w:rsidRPr="00E002D6">
        <w:rPr>
          <w:rFonts w:ascii="Times New Roman" w:hAnsi="Times New Roman" w:cs="Times New Roman"/>
          <w:b/>
          <w:bCs/>
          <w:sz w:val="22"/>
          <w:szCs w:val="22"/>
        </w:rPr>
        <w:t>exchange</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ɪksˈtʃendʒ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ɪksˈtʃeɪndʒ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交换</w:t>
      </w:r>
    </w:p>
    <w:p w14:paraId="2E760240"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traveler’s check</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træv</w:t>
      </w:r>
      <w:proofErr w:type="spellEnd"/>
      <w:r w:rsidRPr="00E002D6">
        <w:rPr>
          <w:rFonts w:ascii="Cambria" w:eastAsia="微软雅黑" w:hAnsi="Cambria" w:cs="Cambria" w:hint="eastAsia"/>
          <w:spacing w:val="-1"/>
          <w:sz w:val="22"/>
          <w:szCs w:val="22"/>
          <w:lang w:eastAsia="zh"/>
        </w:rPr>
        <w:t>ə</w:t>
      </w:r>
      <w:proofErr w:type="spellStart"/>
      <w:r w:rsidRPr="00E002D6">
        <w:rPr>
          <w:rFonts w:ascii="Cambria" w:eastAsia="微软雅黑" w:hAnsi="Cambria" w:cs="Cambria" w:hint="eastAsia"/>
          <w:spacing w:val="-1"/>
          <w:sz w:val="22"/>
          <w:szCs w:val="22"/>
          <w:lang w:eastAsia="zh"/>
        </w:rPr>
        <w:t>l</w:t>
      </w:r>
      <w:r w:rsidRPr="00E002D6">
        <w:rPr>
          <w:rFonts w:ascii="Cambria" w:eastAsia="宋体" w:hAnsi="Cambria" w:cs="Cambria"/>
          <w:spacing w:val="-1"/>
          <w:sz w:val="22"/>
          <w:szCs w:val="22"/>
        </w:rPr>
        <w:t>ɚz</w:t>
      </w:r>
      <w:proofErr w:type="spellEnd"/>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tʃɛk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træv</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lərz</w:t>
      </w:r>
      <w:proofErr w:type="spellEnd"/>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tʃek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旅行支票</w:t>
      </w:r>
    </w:p>
    <w:p w14:paraId="004122A0"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arrive at</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w:t>
      </w:r>
      <w:r w:rsidRPr="00E002D6">
        <w:rPr>
          <w:rFonts w:ascii="Times New Roman" w:hAnsi="Times New Roman" w:cs="Times New Roman"/>
          <w:b/>
          <w:bCs/>
          <w:sz w:val="22"/>
          <w:szCs w:val="22"/>
        </w:rPr>
        <w:t>小地方（如目的地、学校、车站等）</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到达某地</w:t>
      </w:r>
    </w:p>
    <w:p w14:paraId="5DDA11A4"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arrive </w:t>
      </w:r>
      <w:r w:rsidRPr="00E002D6">
        <w:rPr>
          <w:rFonts w:ascii="Times New Roman" w:hAnsi="Times New Roman" w:cs="Times New Roman"/>
          <w:sz w:val="22"/>
          <w:szCs w:val="22"/>
        </w:rPr>
        <w:t>in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大地方如（城市、国家等）</w:t>
      </w:r>
      <w:r w:rsidRPr="00E002D6">
        <w:rPr>
          <w:rFonts w:ascii="Times New Roman" w:hAnsi="Times New Roman" w:cs="Times New Roman"/>
          <w:sz w:val="22"/>
          <w:szCs w:val="22"/>
        </w:rPr>
        <w:t xml:space="preserve"> </w:t>
      </w:r>
    </w:p>
    <w:p w14:paraId="11E39F4B"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destination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dɛstəˈneʃən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destɪˈneɪʃən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目的地</w:t>
      </w:r>
    </w:p>
    <w:p w14:paraId="6462B285"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cash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kæʃ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kæʃ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兑换现金</w:t>
      </w:r>
    </w:p>
    <w:p w14:paraId="396793F3"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department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dɪˈpɑrtmənt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dɪˈpɑːrtmənt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部门</w:t>
      </w:r>
    </w:p>
    <w:p w14:paraId="55A39FE0"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teller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tɛlɚ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telər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（银行）柜员</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出纳员</w:t>
      </w:r>
    </w:p>
    <w:p w14:paraId="013942F9"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brush up on</w:t>
      </w:r>
      <w:r w:rsidRPr="00E002D6">
        <w:rPr>
          <w:rFonts w:ascii="Times New Roman" w:hAnsi="Times New Roman" w:cs="Times New Roman" w:hint="eastAsia"/>
          <w:b/>
          <w:bCs/>
          <w:sz w:val="22"/>
          <w:szCs w:val="22"/>
        </w:rPr>
        <w:t xml:space="preserve"> ... </w:t>
      </w:r>
      <w:r w:rsidRPr="00E002D6">
        <w:rPr>
          <w:rFonts w:ascii="Times New Roman" w:hAnsi="Times New Roman" w:cs="Times New Roman"/>
          <w:sz w:val="22"/>
          <w:szCs w:val="22"/>
        </w:rPr>
        <w:t>复习</w:t>
      </w:r>
      <w:r w:rsidRPr="00E002D6">
        <w:rPr>
          <w:rFonts w:ascii="Times New Roman" w:hAnsi="Times New Roman" w:cs="Times New Roman" w:hint="eastAsia"/>
          <w:sz w:val="22"/>
          <w:szCs w:val="22"/>
          <w:lang w:eastAsia="zh"/>
        </w:rPr>
        <w:t>……</w:t>
      </w:r>
    </w:p>
    <w:p w14:paraId="0CCB01D5"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phrase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frez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freɪz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短语</w:t>
      </w:r>
    </w:p>
    <w:p w14:paraId="631204C5"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commonly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kɑmənlɪ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kɑːmənli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普遍地；常用地</w:t>
      </w:r>
    </w:p>
    <w:p w14:paraId="454DEE58"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exchange </w:t>
      </w:r>
      <w:proofErr w:type="gramStart"/>
      <w:r w:rsidRPr="00E002D6">
        <w:rPr>
          <w:rFonts w:ascii="Times New Roman" w:hAnsi="Times New Roman" w:cs="Times New Roman"/>
          <w:b/>
          <w:bCs/>
          <w:sz w:val="22"/>
          <w:szCs w:val="22"/>
        </w:rPr>
        <w:t>rate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ɪksˈtʃendʒ</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ˌret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ɪksˈtʃeɪndʒ</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汇率</w:t>
      </w:r>
    </w:p>
    <w:p w14:paraId="59BD6FFF"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handling charge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手续费</w:t>
      </w:r>
    </w:p>
    <w:p w14:paraId="537E7528" w14:textId="77777777" w:rsidR="00792C08" w:rsidRPr="00E002D6" w:rsidRDefault="00000000">
      <w:pPr>
        <w:spacing w:line="400" w:lineRule="exact"/>
        <w:ind w:firstLineChars="200" w:firstLine="442"/>
        <w:jc w:val="left"/>
        <w:rPr>
          <w:rFonts w:ascii="Times New Roman" w:hAnsi="Times New Roman" w:cs="Times New Roman"/>
          <w:sz w:val="22"/>
          <w:szCs w:val="22"/>
        </w:rPr>
      </w:pPr>
      <w:r w:rsidRPr="00E002D6">
        <w:rPr>
          <w:rFonts w:ascii="Times New Roman" w:hAnsi="Times New Roman" w:cs="Times New Roman"/>
          <w:b/>
          <w:bCs/>
          <w:sz w:val="22"/>
          <w:szCs w:val="22"/>
        </w:rPr>
        <w:t>handle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hænd</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hændəl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处理</w:t>
      </w:r>
    </w:p>
    <w:p w14:paraId="35617279"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Australia</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ɔˈstreljə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ɔːˈ</w:t>
      </w:r>
      <w:proofErr w:type="spellStart"/>
      <w:r w:rsidRPr="00E002D6">
        <w:rPr>
          <w:rFonts w:ascii="Cambria" w:eastAsia="宋体" w:hAnsi="Cambria" w:cs="Cambria"/>
          <w:spacing w:val="-1"/>
          <w:sz w:val="22"/>
          <w:szCs w:val="22"/>
        </w:rPr>
        <w:t>streɪljə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澳大利亚</w:t>
      </w:r>
    </w:p>
    <w:p w14:paraId="767157DB"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lastRenderedPageBreak/>
        <w:t>Australian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ɔˈstreljən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ɔːˈ</w:t>
      </w:r>
      <w:proofErr w:type="spellStart"/>
      <w:r w:rsidRPr="00E002D6">
        <w:rPr>
          <w:rFonts w:ascii="Cambria" w:eastAsia="宋体" w:hAnsi="Cambria" w:cs="Cambria"/>
          <w:spacing w:val="-1"/>
          <w:sz w:val="22"/>
          <w:szCs w:val="22"/>
        </w:rPr>
        <w:t>streɪljən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澳大利亚的</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澳大利亚人</w:t>
      </w:r>
    </w:p>
    <w:p w14:paraId="75446CD5"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nervous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nɝvəs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nɜːrvəs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紧张的</w:t>
      </w:r>
    </w:p>
    <w:p w14:paraId="5D102662"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change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tʃeɪndʒ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交换</w:t>
      </w:r>
    </w:p>
    <w:p w14:paraId="4F9D52F2"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passport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pæsˌp</w:t>
      </w:r>
      <w:proofErr w:type="spellEnd"/>
      <w:r w:rsidRPr="00E002D6">
        <w:rPr>
          <w:rFonts w:ascii="Cambria" w:eastAsia="宋体" w:hAnsi="Cambria" w:cs="Cambria" w:hint="eastAsia"/>
          <w:spacing w:val="-1"/>
          <w:sz w:val="22"/>
          <w:szCs w:val="22"/>
        </w:rPr>
        <w:t>ɔ</w:t>
      </w:r>
      <w:r w:rsidRPr="00E002D6">
        <w:rPr>
          <w:rFonts w:ascii="Cambria" w:eastAsia="宋体" w:hAnsi="Cambria" w:cs="Cambria"/>
          <w:spacing w:val="-1"/>
          <w:sz w:val="22"/>
          <w:szCs w:val="22"/>
        </w:rPr>
        <w:t>rt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pæspɔːrt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护照</w:t>
      </w:r>
    </w:p>
    <w:p w14:paraId="6183E37B"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charge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tʃɑrdʒ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tʃɑːrdʒ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收费；索价</w:t>
      </w:r>
    </w:p>
    <w:p w14:paraId="1BBAD029"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commission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kəˈmɪʃən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kəˈmɪʃən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佣金</w:t>
      </w:r>
    </w:p>
    <w:p w14:paraId="68D06CA4"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sign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saɪn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saɪn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签名</w:t>
      </w:r>
    </w:p>
    <w:p w14:paraId="1EE4AED0" w14:textId="77777777" w:rsidR="00792C08" w:rsidRPr="00E002D6" w:rsidRDefault="00000000">
      <w:pPr>
        <w:numPr>
          <w:ilvl w:val="0"/>
          <w:numId w:val="5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bill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bɪl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纸钞</w:t>
      </w:r>
    </w:p>
    <w:p w14:paraId="4613363B" w14:textId="77777777" w:rsidR="00792C08" w:rsidRPr="00E002D6" w:rsidRDefault="00000000">
      <w:pPr>
        <w:numPr>
          <w:ilvl w:val="0"/>
          <w:numId w:val="5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helpful</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hɛlpfəl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helpfəl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有帮助的；有用的</w:t>
      </w:r>
    </w:p>
    <w:p w14:paraId="6A145903" w14:textId="77777777" w:rsidR="00792C08" w:rsidRPr="00E002D6" w:rsidRDefault="00792C08">
      <w:pPr>
        <w:spacing w:line="400" w:lineRule="exact"/>
        <w:jc w:val="left"/>
        <w:rPr>
          <w:rFonts w:ascii="Times New Roman" w:hAnsi="Times New Roman" w:cs="Times New Roman"/>
          <w:sz w:val="22"/>
          <w:szCs w:val="22"/>
        </w:rPr>
      </w:pPr>
    </w:p>
    <w:p w14:paraId="29A7B14A" w14:textId="77777777" w:rsidR="00792C08" w:rsidRPr="00E002D6" w:rsidRDefault="00792C08">
      <w:pPr>
        <w:spacing w:line="400" w:lineRule="exact"/>
        <w:jc w:val="left"/>
        <w:rPr>
          <w:rFonts w:ascii="Times New Roman" w:hAnsi="Times New Roman" w:cs="Times New Roman"/>
          <w:sz w:val="22"/>
          <w:szCs w:val="22"/>
        </w:rPr>
      </w:pPr>
    </w:p>
    <w:p w14:paraId="21493EA0"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11F43255"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w:t>
      </w:r>
      <w:r w:rsidRPr="00E002D6">
        <w:rPr>
          <w:rFonts w:ascii="Times New Roman" w:hAnsi="Times New Roman" w:hint="eastAsia"/>
          <w:color w:val="FDD860" w:themeColor="accent3" w:themeTint="99"/>
          <w:sz w:val="24"/>
        </w:rPr>
        <w:t>need to+</w:t>
      </w:r>
      <w:r w:rsidRPr="00E002D6">
        <w:rPr>
          <w:rFonts w:ascii="Times New Roman" w:hAnsi="Times New Roman" w:hint="eastAsia"/>
          <w:color w:val="FDD860" w:themeColor="accent3" w:themeTint="99"/>
          <w:sz w:val="24"/>
        </w:rPr>
        <w:t>动词原形的用法、</w:t>
      </w:r>
      <w:r w:rsidRPr="00E002D6">
        <w:rPr>
          <w:rFonts w:ascii="Times New Roman" w:hAnsi="Times New Roman" w:hint="eastAsia"/>
          <w:color w:val="FDD860" w:themeColor="accent3" w:themeTint="99"/>
          <w:sz w:val="24"/>
        </w:rPr>
        <w:t>if</w:t>
      </w:r>
      <w:r w:rsidRPr="00E002D6">
        <w:rPr>
          <w:rFonts w:ascii="Times New Roman" w:hAnsi="Times New Roman" w:hint="eastAsia"/>
          <w:color w:val="FDD860" w:themeColor="accent3" w:themeTint="99"/>
          <w:sz w:val="24"/>
        </w:rPr>
        <w:t>替代</w:t>
      </w:r>
      <w:r w:rsidRPr="00E002D6">
        <w:rPr>
          <w:rFonts w:ascii="Times New Roman" w:hAnsi="Times New Roman" w:hint="eastAsia"/>
          <w:color w:val="FDD860" w:themeColor="accent3" w:themeTint="99"/>
          <w:sz w:val="24"/>
        </w:rPr>
        <w:t>whether</w:t>
      </w:r>
      <w:r w:rsidRPr="00E002D6">
        <w:rPr>
          <w:rFonts w:ascii="Times New Roman" w:hAnsi="Times New Roman" w:hint="eastAsia"/>
          <w:color w:val="FDD860" w:themeColor="accent3" w:themeTint="99"/>
          <w:sz w:val="24"/>
        </w:rPr>
        <w:t>引导名词性从句及作宾语的用法，复习一般将来时、时间状语从句、名词性从句以及一般疑问句及其回答。</w:t>
      </w:r>
    </w:p>
    <w:p w14:paraId="603B8ED0"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sz w:val="24"/>
        </w:rPr>
        <w:t>need to+</w:t>
      </w:r>
      <w:r w:rsidRPr="00E002D6">
        <w:rPr>
          <w:rFonts w:ascii="Times New Roman" w:hAnsi="Times New Roman"/>
          <w:sz w:val="24"/>
        </w:rPr>
        <w:t>动词原形的用法</w:t>
      </w:r>
    </w:p>
    <w:p w14:paraId="67E2BAA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在肯定句中，</w:t>
      </w:r>
      <w:r w:rsidRPr="00E002D6">
        <w:rPr>
          <w:rFonts w:ascii="Times New Roman" w:hAnsi="Times New Roman"/>
          <w:sz w:val="24"/>
        </w:rPr>
        <w:t>need</w:t>
      </w:r>
      <w:r w:rsidRPr="00E002D6">
        <w:rPr>
          <w:rFonts w:ascii="Times New Roman" w:hAnsi="Times New Roman"/>
          <w:sz w:val="24"/>
        </w:rPr>
        <w:t>为一般动词，有人称和时态的变化，其后可接名词或不定式短语（</w:t>
      </w:r>
      <w:r w:rsidRPr="00E002D6">
        <w:rPr>
          <w:rFonts w:ascii="Times New Roman" w:hAnsi="Times New Roman"/>
          <w:sz w:val="24"/>
        </w:rPr>
        <w:t>to+</w:t>
      </w:r>
      <w:r w:rsidRPr="00E002D6">
        <w:rPr>
          <w:rFonts w:ascii="Times New Roman" w:hAnsi="Times New Roman"/>
          <w:sz w:val="24"/>
        </w:rPr>
        <w:t>动词原形</w:t>
      </w:r>
      <w:r w:rsidRPr="00E002D6">
        <w:rPr>
          <w:rFonts w:ascii="Times New Roman" w:hAnsi="Times New Roman" w:hint="eastAsia"/>
          <w:sz w:val="24"/>
          <w:lang w:eastAsia="zh"/>
        </w:rPr>
        <w:t>）</w:t>
      </w:r>
      <w:r w:rsidRPr="00E002D6">
        <w:rPr>
          <w:rFonts w:ascii="Times New Roman" w:hAnsi="Times New Roman"/>
          <w:sz w:val="24"/>
        </w:rPr>
        <w:t>作宾语。</w:t>
      </w:r>
    </w:p>
    <w:p w14:paraId="001F3A2A"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need+</w:t>
      </w:r>
      <w:r w:rsidRPr="00E002D6">
        <w:rPr>
          <w:rFonts w:ascii="Times New Roman" w:hAnsi="Times New Roman"/>
          <w:sz w:val="24"/>
        </w:rPr>
        <w:t>名词</w:t>
      </w:r>
      <w:r w:rsidRPr="00E002D6">
        <w:rPr>
          <w:rFonts w:ascii="Times New Roman" w:hAnsi="Times New Roman"/>
          <w:sz w:val="24"/>
        </w:rPr>
        <w:t xml:space="preserve"> </w:t>
      </w:r>
      <w:r w:rsidRPr="00E002D6">
        <w:rPr>
          <w:rFonts w:ascii="Times New Roman" w:hAnsi="Times New Roman"/>
          <w:sz w:val="24"/>
        </w:rPr>
        <w:t>需要</w:t>
      </w:r>
      <w:r w:rsidRPr="00E002D6">
        <w:rPr>
          <w:rFonts w:ascii="Times New Roman" w:hAnsi="Times New Roman" w:hint="eastAsia"/>
          <w:sz w:val="24"/>
          <w:lang w:eastAsia="zh"/>
        </w:rPr>
        <w:t>……</w:t>
      </w:r>
    </w:p>
    <w:p w14:paraId="49071827"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need to+</w:t>
      </w:r>
      <w:r w:rsidRPr="00E002D6">
        <w:rPr>
          <w:rFonts w:ascii="Times New Roman" w:hAnsi="Times New Roman"/>
          <w:sz w:val="24"/>
        </w:rPr>
        <w:t>动词原形</w:t>
      </w:r>
      <w:r w:rsidRPr="00E002D6">
        <w:rPr>
          <w:rFonts w:ascii="Times New Roman" w:hAnsi="Times New Roman"/>
          <w:sz w:val="24"/>
        </w:rPr>
        <w:t xml:space="preserve"> </w:t>
      </w:r>
      <w:r w:rsidRPr="00E002D6">
        <w:rPr>
          <w:rFonts w:ascii="Times New Roman" w:hAnsi="Times New Roman"/>
          <w:sz w:val="24"/>
        </w:rPr>
        <w:t>必须</w:t>
      </w:r>
      <w:r w:rsidRPr="00E002D6">
        <w:rPr>
          <w:rFonts w:ascii="Times New Roman" w:hAnsi="Times New Roman" w:hint="eastAsia"/>
          <w:sz w:val="24"/>
          <w:lang w:eastAsia="zh"/>
        </w:rPr>
        <w:t>……</w:t>
      </w:r>
    </w:p>
    <w:p w14:paraId="3036612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She needs our help.</w:t>
      </w:r>
      <w:r w:rsidRPr="00E002D6">
        <w:rPr>
          <w:rFonts w:ascii="Times New Roman" w:hAnsi="Times New Roman" w:hint="eastAsia"/>
          <w:sz w:val="24"/>
        </w:rPr>
        <w:t xml:space="preserve">  </w:t>
      </w:r>
      <w:r w:rsidRPr="00E002D6">
        <w:rPr>
          <w:rFonts w:ascii="Times New Roman" w:hAnsi="Times New Roman"/>
          <w:sz w:val="24"/>
        </w:rPr>
        <w:t>她需要我们的帮助。</w:t>
      </w:r>
    </w:p>
    <w:p w14:paraId="313A7E0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 need to go now.</w:t>
      </w:r>
      <w:r w:rsidRPr="00E002D6">
        <w:rPr>
          <w:rFonts w:ascii="Times New Roman" w:hAnsi="Times New Roman" w:hint="eastAsia"/>
          <w:sz w:val="24"/>
        </w:rPr>
        <w:t xml:space="preserve">  </w:t>
      </w:r>
      <w:r w:rsidRPr="00E002D6">
        <w:rPr>
          <w:rFonts w:ascii="Times New Roman" w:hAnsi="Times New Roman"/>
          <w:sz w:val="24"/>
        </w:rPr>
        <w:t>我现在必须走了。</w:t>
      </w:r>
    </w:p>
    <w:p w14:paraId="2C025A8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若某物</w:t>
      </w:r>
      <w:r w:rsidRPr="00E002D6">
        <w:rPr>
          <w:rFonts w:ascii="Times New Roman" w:hAnsi="Times New Roman"/>
          <w:sz w:val="24"/>
        </w:rPr>
        <w:t>“</w:t>
      </w:r>
      <w:r w:rsidRPr="00E002D6">
        <w:rPr>
          <w:rFonts w:ascii="Times New Roman" w:hAnsi="Times New Roman"/>
          <w:sz w:val="24"/>
        </w:rPr>
        <w:t>需要</w:t>
      </w:r>
      <w:r w:rsidRPr="00E002D6">
        <w:rPr>
          <w:rFonts w:ascii="Times New Roman" w:hAnsi="Times New Roman"/>
          <w:sz w:val="24"/>
        </w:rPr>
        <w:t>”</w:t>
      </w:r>
      <w:r w:rsidRPr="00E002D6">
        <w:rPr>
          <w:rFonts w:ascii="Times New Roman" w:hAnsi="Times New Roman"/>
          <w:sz w:val="24"/>
        </w:rPr>
        <w:t>某种方法处理时，</w:t>
      </w:r>
      <w:r w:rsidRPr="00E002D6">
        <w:rPr>
          <w:rFonts w:ascii="Times New Roman" w:hAnsi="Times New Roman"/>
          <w:sz w:val="24"/>
        </w:rPr>
        <w:t>need</w:t>
      </w:r>
      <w:r w:rsidRPr="00E002D6">
        <w:rPr>
          <w:rFonts w:ascii="Times New Roman" w:hAnsi="Times New Roman"/>
          <w:sz w:val="24"/>
        </w:rPr>
        <w:t>之后可接不定式短语，但一定为被动语态；或接动名词，但一定为主动语态。</w:t>
      </w:r>
    </w:p>
    <w:p w14:paraId="715750B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The door needs </w:t>
      </w:r>
      <w:proofErr w:type="gramStart"/>
      <w:r w:rsidRPr="00E002D6">
        <w:rPr>
          <w:rFonts w:ascii="Times New Roman" w:hAnsi="Times New Roman"/>
          <w:sz w:val="24"/>
        </w:rPr>
        <w:t>being</w:t>
      </w:r>
      <w:proofErr w:type="gramEnd"/>
      <w:r w:rsidRPr="00E002D6">
        <w:rPr>
          <w:rFonts w:ascii="Times New Roman" w:hAnsi="Times New Roman"/>
          <w:sz w:val="24"/>
        </w:rPr>
        <w:t xml:space="preserve"> </w:t>
      </w:r>
      <w:proofErr w:type="gramStart"/>
      <w:r w:rsidRPr="00E002D6">
        <w:rPr>
          <w:rFonts w:ascii="Times New Roman" w:hAnsi="Times New Roman"/>
          <w:sz w:val="24"/>
        </w:rPr>
        <w:t>fixed.(</w:t>
      </w:r>
      <w:proofErr w:type="gramEnd"/>
      <w:r w:rsidRPr="00E002D6">
        <w:rPr>
          <w:rFonts w:ascii="Times New Roman" w:hAnsi="Times New Roman"/>
          <w:sz w:val="24"/>
        </w:rPr>
        <w:t>×)</w:t>
      </w:r>
    </w:p>
    <w:p w14:paraId="3DC089B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→The door needs to be </w:t>
      </w:r>
      <w:proofErr w:type="gramStart"/>
      <w:r w:rsidRPr="00E002D6">
        <w:rPr>
          <w:rFonts w:ascii="Times New Roman" w:hAnsi="Times New Roman"/>
          <w:sz w:val="24"/>
        </w:rPr>
        <w:t>fixed.(</w:t>
      </w:r>
      <w:proofErr w:type="gramEnd"/>
      <w:r w:rsidRPr="00E002D6">
        <w:rPr>
          <w:rFonts w:ascii="Times New Roman" w:hAnsi="Times New Roman"/>
          <w:sz w:val="24"/>
        </w:rPr>
        <w:t>√)</w:t>
      </w:r>
    </w:p>
    <w:p w14:paraId="1E7040D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这扇门需要修理。</w:t>
      </w:r>
    </w:p>
    <w:p w14:paraId="53737E1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=The door needs fixing.</w:t>
      </w:r>
    </w:p>
    <w:p w14:paraId="10BA503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My car needs </w:t>
      </w:r>
      <w:proofErr w:type="gramStart"/>
      <w:r w:rsidRPr="00E002D6">
        <w:rPr>
          <w:rFonts w:ascii="Times New Roman" w:hAnsi="Times New Roman"/>
          <w:sz w:val="24"/>
        </w:rPr>
        <w:t>being</w:t>
      </w:r>
      <w:proofErr w:type="gramEnd"/>
      <w:r w:rsidRPr="00E002D6">
        <w:rPr>
          <w:rFonts w:ascii="Times New Roman" w:hAnsi="Times New Roman"/>
          <w:sz w:val="24"/>
        </w:rPr>
        <w:t xml:space="preserve"> </w:t>
      </w:r>
      <w:proofErr w:type="gramStart"/>
      <w:r w:rsidRPr="00E002D6">
        <w:rPr>
          <w:rFonts w:ascii="Times New Roman" w:hAnsi="Times New Roman"/>
          <w:sz w:val="24"/>
        </w:rPr>
        <w:t>checked.(</w:t>
      </w:r>
      <w:proofErr w:type="gramEnd"/>
      <w:r w:rsidRPr="00E002D6">
        <w:rPr>
          <w:rFonts w:ascii="Times New Roman" w:hAnsi="Times New Roman"/>
          <w:sz w:val="24"/>
        </w:rPr>
        <w:t>×)</w:t>
      </w:r>
    </w:p>
    <w:p w14:paraId="56A334F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→My car needs to be </w:t>
      </w:r>
      <w:proofErr w:type="gramStart"/>
      <w:r w:rsidRPr="00E002D6">
        <w:rPr>
          <w:rFonts w:ascii="Times New Roman" w:hAnsi="Times New Roman"/>
          <w:sz w:val="24"/>
        </w:rPr>
        <w:t>checked.(</w:t>
      </w:r>
      <w:proofErr w:type="gramEnd"/>
      <w:r w:rsidRPr="00E002D6">
        <w:rPr>
          <w:rFonts w:ascii="Times New Roman" w:hAnsi="Times New Roman"/>
          <w:sz w:val="24"/>
        </w:rPr>
        <w:t>√)</w:t>
      </w:r>
    </w:p>
    <w:p w14:paraId="4E34381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我的车子需要检查一下。</w:t>
      </w:r>
    </w:p>
    <w:p w14:paraId="4459431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=My car needs checking</w:t>
      </w:r>
      <w:r w:rsidRPr="00E002D6">
        <w:rPr>
          <w:rFonts w:ascii="Times New Roman" w:hAnsi="Times New Roman" w:hint="eastAsia"/>
          <w:sz w:val="24"/>
        </w:rPr>
        <w:t>.</w:t>
      </w:r>
    </w:p>
    <w:p w14:paraId="2F70B18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1157B43B" w14:textId="77777777" w:rsidR="00792C08" w:rsidRPr="00E002D6" w:rsidRDefault="00000000">
      <w:pPr>
        <w:numPr>
          <w:ilvl w:val="0"/>
          <w:numId w:val="53"/>
        </w:numPr>
        <w:spacing w:line="400" w:lineRule="exact"/>
        <w:rPr>
          <w:rFonts w:ascii="Times New Roman" w:hAnsi="Times New Roman"/>
          <w:sz w:val="24"/>
        </w:rPr>
      </w:pPr>
      <w:r w:rsidRPr="00E002D6">
        <w:rPr>
          <w:rFonts w:ascii="Times New Roman" w:hAnsi="Times New Roman"/>
          <w:sz w:val="24"/>
        </w:rPr>
        <w:lastRenderedPageBreak/>
        <w:t>need</w:t>
      </w:r>
      <w:r w:rsidRPr="00E002D6">
        <w:rPr>
          <w:rFonts w:ascii="Times New Roman" w:hAnsi="Times New Roman"/>
          <w:sz w:val="24"/>
        </w:rPr>
        <w:t>与</w:t>
      </w:r>
      <w:r w:rsidRPr="00E002D6">
        <w:rPr>
          <w:rFonts w:ascii="Times New Roman" w:hAnsi="Times New Roman"/>
          <w:sz w:val="24"/>
        </w:rPr>
        <w:t>not</w:t>
      </w:r>
      <w:r w:rsidRPr="00E002D6">
        <w:rPr>
          <w:rFonts w:ascii="Times New Roman" w:hAnsi="Times New Roman"/>
          <w:sz w:val="24"/>
        </w:rPr>
        <w:t>并用时，</w:t>
      </w:r>
      <w:r w:rsidRPr="00E002D6">
        <w:rPr>
          <w:rFonts w:ascii="Times New Roman" w:hAnsi="Times New Roman"/>
          <w:sz w:val="24"/>
        </w:rPr>
        <w:t>need not</w:t>
      </w:r>
      <w:r w:rsidRPr="00E002D6">
        <w:rPr>
          <w:rFonts w:ascii="Times New Roman" w:hAnsi="Times New Roman"/>
          <w:sz w:val="24"/>
        </w:rPr>
        <w:t>视为助动词，无人称和时态的变化，其后直接置动词原形。</w:t>
      </w:r>
    </w:p>
    <w:p w14:paraId="6CA9FEA4"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sz w:val="24"/>
        </w:rPr>
        <w:t>need not+</w:t>
      </w:r>
      <w:r w:rsidRPr="00E002D6">
        <w:rPr>
          <w:rFonts w:ascii="Times New Roman" w:hAnsi="Times New Roman"/>
          <w:sz w:val="24"/>
        </w:rPr>
        <w:t>动词原形</w:t>
      </w:r>
      <w:r w:rsidRPr="00E002D6">
        <w:rPr>
          <w:rFonts w:ascii="Times New Roman" w:hAnsi="Times New Roman" w:hint="eastAsia"/>
          <w:sz w:val="24"/>
        </w:rPr>
        <w:t xml:space="preserve">  </w:t>
      </w:r>
      <w:r w:rsidRPr="00E002D6">
        <w:rPr>
          <w:rFonts w:ascii="Times New Roman" w:hAnsi="Times New Roman"/>
          <w:sz w:val="24"/>
        </w:rPr>
        <w:t>不必</w:t>
      </w:r>
      <w:r w:rsidRPr="00E002D6">
        <w:rPr>
          <w:rFonts w:ascii="Times New Roman" w:hAnsi="Times New Roman" w:hint="eastAsia"/>
          <w:sz w:val="24"/>
          <w:lang w:eastAsia="zh"/>
        </w:rPr>
        <w:t>……</w:t>
      </w:r>
    </w:p>
    <w:p w14:paraId="509AD72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 xml:space="preserve">He needs not </w:t>
      </w:r>
      <w:proofErr w:type="gramStart"/>
      <w:r w:rsidRPr="00E002D6">
        <w:rPr>
          <w:rFonts w:ascii="Times New Roman" w:hAnsi="Times New Roman"/>
          <w:sz w:val="24"/>
        </w:rPr>
        <w:t>go.(</w:t>
      </w:r>
      <w:proofErr w:type="gramEnd"/>
      <w:r w:rsidRPr="00E002D6">
        <w:rPr>
          <w:rFonts w:ascii="Times New Roman" w:hAnsi="Times New Roman"/>
          <w:sz w:val="24"/>
        </w:rPr>
        <w:t>×)</w:t>
      </w:r>
    </w:p>
    <w:p w14:paraId="5F3D03D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He need not to </w:t>
      </w:r>
      <w:proofErr w:type="gramStart"/>
      <w:r w:rsidRPr="00E002D6">
        <w:rPr>
          <w:rFonts w:ascii="Times New Roman" w:hAnsi="Times New Roman"/>
          <w:sz w:val="24"/>
        </w:rPr>
        <w:t>go.(</w:t>
      </w:r>
      <w:proofErr w:type="gramEnd"/>
      <w:r w:rsidRPr="00E002D6">
        <w:rPr>
          <w:rFonts w:ascii="Times New Roman" w:hAnsi="Times New Roman"/>
          <w:sz w:val="24"/>
        </w:rPr>
        <w:t>×)</w:t>
      </w:r>
    </w:p>
    <w:p w14:paraId="42C9B8B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→He need not </w:t>
      </w:r>
      <w:proofErr w:type="gramStart"/>
      <w:r w:rsidRPr="00E002D6">
        <w:rPr>
          <w:rFonts w:ascii="Times New Roman" w:hAnsi="Times New Roman"/>
          <w:sz w:val="24"/>
        </w:rPr>
        <w:t>go.(</w:t>
      </w:r>
      <w:proofErr w:type="gramEnd"/>
      <w:r w:rsidRPr="00E002D6">
        <w:rPr>
          <w:rFonts w:ascii="Times New Roman" w:hAnsi="Times New Roman"/>
          <w:sz w:val="24"/>
        </w:rPr>
        <w:t>√)</w:t>
      </w:r>
    </w:p>
    <w:p w14:paraId="4FC0C56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他不必去。</w:t>
      </w:r>
    </w:p>
    <w:p w14:paraId="3162211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=He doesn't need to go.</w:t>
      </w:r>
    </w:p>
    <w:p w14:paraId="1C9B4D7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need not pay this bill immediately.</w:t>
      </w:r>
    </w:p>
    <w:p w14:paraId="0CF6876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don't need to pay this bill immediately</w:t>
      </w:r>
      <w:r w:rsidRPr="00E002D6">
        <w:rPr>
          <w:rFonts w:ascii="Times New Roman" w:hAnsi="Times New Roman" w:hint="eastAsia"/>
          <w:sz w:val="24"/>
        </w:rPr>
        <w:t>.</w:t>
      </w:r>
    </w:p>
    <w:p w14:paraId="68B41E8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你不必马上付这笔账。</w:t>
      </w:r>
    </w:p>
    <w:p w14:paraId="61031048" w14:textId="77777777" w:rsidR="00792C08" w:rsidRPr="00E002D6" w:rsidRDefault="00000000">
      <w:pPr>
        <w:numPr>
          <w:ilvl w:val="0"/>
          <w:numId w:val="53"/>
        </w:numPr>
        <w:spacing w:line="400" w:lineRule="exact"/>
        <w:rPr>
          <w:rFonts w:ascii="Times New Roman" w:hAnsi="Times New Roman"/>
          <w:sz w:val="24"/>
        </w:rPr>
      </w:pPr>
      <w:proofErr w:type="gramStart"/>
      <w:r w:rsidRPr="00E002D6">
        <w:rPr>
          <w:rFonts w:ascii="Times New Roman" w:hAnsi="Times New Roman"/>
          <w:sz w:val="24"/>
        </w:rPr>
        <w:t>表过去</w:t>
      </w:r>
      <w:proofErr w:type="gramEnd"/>
      <w:r w:rsidRPr="00E002D6">
        <w:rPr>
          <w:rFonts w:ascii="Times New Roman" w:hAnsi="Times New Roman"/>
          <w:sz w:val="24"/>
        </w:rPr>
        <w:t>状况时：</w:t>
      </w:r>
    </w:p>
    <w:p w14:paraId="4D9476B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didn't need to+</w:t>
      </w:r>
      <w:r w:rsidRPr="00E002D6">
        <w:rPr>
          <w:rFonts w:ascii="Times New Roman" w:hAnsi="Times New Roman"/>
          <w:sz w:val="24"/>
        </w:rPr>
        <w:t>动词原形</w:t>
      </w:r>
      <w:r w:rsidRPr="00E002D6">
        <w:rPr>
          <w:rFonts w:ascii="Times New Roman" w:hAnsi="Times New Roman"/>
          <w:sz w:val="24"/>
        </w:rPr>
        <w:t xml:space="preserve"> </w:t>
      </w:r>
      <w:r w:rsidRPr="00E002D6">
        <w:rPr>
          <w:rFonts w:ascii="Times New Roman" w:hAnsi="Times New Roman"/>
          <w:sz w:val="24"/>
        </w:rPr>
        <w:t>当时不必</w:t>
      </w:r>
      <w:r w:rsidRPr="00E002D6">
        <w:rPr>
          <w:rFonts w:ascii="Times New Roman" w:hAnsi="Times New Roman" w:hint="eastAsia"/>
          <w:sz w:val="24"/>
          <w:lang w:eastAsia="zh"/>
        </w:rPr>
        <w:t>……</w:t>
      </w:r>
      <w:r w:rsidRPr="00E002D6">
        <w:rPr>
          <w:rFonts w:ascii="Times New Roman" w:hAnsi="Times New Roman"/>
          <w:sz w:val="24"/>
        </w:rPr>
        <w:t>（而且亦</w:t>
      </w:r>
      <w:r w:rsidRPr="00E002D6">
        <w:rPr>
          <w:rFonts w:ascii="Times New Roman" w:hAnsi="Times New Roman" w:hint="eastAsia"/>
          <w:sz w:val="24"/>
        </w:rPr>
        <w:t>未</w:t>
      </w:r>
      <w:r w:rsidRPr="00E002D6">
        <w:rPr>
          <w:rFonts w:ascii="Times New Roman" w:hAnsi="Times New Roman" w:hint="eastAsia"/>
          <w:sz w:val="24"/>
          <w:lang w:eastAsia="zh"/>
        </w:rPr>
        <w:t>……</w:t>
      </w:r>
      <w:r w:rsidRPr="00E002D6">
        <w:rPr>
          <w:rFonts w:ascii="Times New Roman" w:hAnsi="Times New Roman"/>
          <w:sz w:val="24"/>
        </w:rPr>
        <w:t>）</w:t>
      </w:r>
    </w:p>
    <w:p w14:paraId="539A4AA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need not have+</w:t>
      </w:r>
      <w:r w:rsidRPr="00E002D6">
        <w:rPr>
          <w:rFonts w:ascii="Times New Roman" w:hAnsi="Times New Roman"/>
          <w:sz w:val="24"/>
        </w:rPr>
        <w:t>过去分词</w:t>
      </w:r>
      <w:r w:rsidRPr="00E002D6">
        <w:rPr>
          <w:rFonts w:ascii="Times New Roman" w:hAnsi="Times New Roman"/>
          <w:sz w:val="24"/>
        </w:rPr>
        <w:t xml:space="preserve"> </w:t>
      </w:r>
      <w:r w:rsidRPr="00E002D6">
        <w:rPr>
          <w:rFonts w:ascii="Times New Roman" w:hAnsi="Times New Roman"/>
          <w:sz w:val="24"/>
        </w:rPr>
        <w:t>当时不必</w:t>
      </w:r>
      <w:r w:rsidRPr="00E002D6">
        <w:rPr>
          <w:rFonts w:ascii="Times New Roman" w:hAnsi="Times New Roman" w:hint="eastAsia"/>
          <w:sz w:val="24"/>
          <w:lang w:eastAsia="zh"/>
        </w:rPr>
        <w:t>……</w:t>
      </w:r>
      <w:r w:rsidRPr="00E002D6">
        <w:rPr>
          <w:rFonts w:ascii="Times New Roman" w:hAnsi="Times New Roman"/>
          <w:sz w:val="24"/>
        </w:rPr>
        <w:t>（但却做了）</w:t>
      </w:r>
    </w:p>
    <w:p w14:paraId="612EC72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此两种句法完全不同。第一种句法表示</w:t>
      </w:r>
      <w:r w:rsidRPr="00E002D6">
        <w:rPr>
          <w:rFonts w:ascii="Times New Roman" w:hAnsi="Times New Roman"/>
          <w:sz w:val="24"/>
        </w:rPr>
        <w:t>“</w:t>
      </w:r>
      <w:r w:rsidRPr="00E002D6">
        <w:rPr>
          <w:rFonts w:ascii="Times New Roman" w:hAnsi="Times New Roman"/>
          <w:sz w:val="24"/>
        </w:rPr>
        <w:t>过去的事实</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sz w:val="24"/>
        </w:rPr>
        <w:t>而第二种句法则为</w:t>
      </w:r>
      <w:r w:rsidRPr="00E002D6">
        <w:rPr>
          <w:rFonts w:ascii="Times New Roman" w:hAnsi="Times New Roman"/>
          <w:sz w:val="24"/>
        </w:rPr>
        <w:t>“</w:t>
      </w:r>
      <w:r w:rsidRPr="00E002D6">
        <w:rPr>
          <w:rFonts w:ascii="Times New Roman" w:hAnsi="Times New Roman"/>
          <w:sz w:val="24"/>
        </w:rPr>
        <w:t>与过去事实相反</w:t>
      </w:r>
      <w:r w:rsidRPr="00E002D6">
        <w:rPr>
          <w:rFonts w:ascii="Times New Roman" w:hAnsi="Times New Roman"/>
          <w:sz w:val="24"/>
        </w:rPr>
        <w:t>”</w:t>
      </w:r>
      <w:r w:rsidRPr="00E002D6">
        <w:rPr>
          <w:rFonts w:ascii="Times New Roman" w:hAnsi="Times New Roman"/>
          <w:sz w:val="24"/>
        </w:rPr>
        <w:t>的虚拟语气。</w:t>
      </w:r>
    </w:p>
    <w:p w14:paraId="5A9AFEE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He didn't need to attend the </w:t>
      </w:r>
      <w:proofErr w:type="spellStart"/>
      <w:proofErr w:type="gramStart"/>
      <w:r w:rsidRPr="00E002D6">
        <w:rPr>
          <w:rFonts w:ascii="Times New Roman" w:hAnsi="Times New Roman"/>
          <w:sz w:val="24"/>
        </w:rPr>
        <w:t>meeting,so</w:t>
      </w:r>
      <w:proofErr w:type="spellEnd"/>
      <w:proofErr w:type="gramEnd"/>
      <w:r w:rsidRPr="00E002D6">
        <w:rPr>
          <w:rFonts w:ascii="Times New Roman" w:hAnsi="Times New Roman"/>
          <w:sz w:val="24"/>
        </w:rPr>
        <w:t xml:space="preserve"> he stayed home.</w:t>
      </w:r>
    </w:p>
    <w:p w14:paraId="0730E42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当时他不必去开会，所以就留在家里。</w:t>
      </w:r>
    </w:p>
    <w:p w14:paraId="79AE04B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You need not have given me so much money.</w:t>
      </w:r>
    </w:p>
    <w:p w14:paraId="23F791B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你当时并不必给我这么多钱。</w:t>
      </w:r>
      <w:r w:rsidRPr="00E002D6">
        <w:rPr>
          <w:rFonts w:ascii="Times New Roman" w:hAnsi="Times New Roman"/>
          <w:sz w:val="24"/>
        </w:rPr>
        <w:t>——</w:t>
      </w:r>
      <w:r w:rsidRPr="00E002D6">
        <w:rPr>
          <w:rFonts w:ascii="Times New Roman" w:hAnsi="Times New Roman"/>
          <w:sz w:val="24"/>
        </w:rPr>
        <w:t>但却给了</w:t>
      </w:r>
    </w:p>
    <w:p w14:paraId="6B9DB3A1" w14:textId="77777777" w:rsidR="00792C08" w:rsidRPr="00E002D6" w:rsidRDefault="00792C08">
      <w:pPr>
        <w:spacing w:line="400" w:lineRule="exact"/>
        <w:rPr>
          <w:rFonts w:ascii="Times New Roman" w:hAnsi="Times New Roman"/>
          <w:sz w:val="24"/>
        </w:rPr>
      </w:pPr>
    </w:p>
    <w:p w14:paraId="1C011064"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sz w:val="24"/>
        </w:rPr>
        <w:t>if</w:t>
      </w:r>
      <w:r w:rsidRPr="00E002D6">
        <w:rPr>
          <w:rFonts w:ascii="Times New Roman" w:hAnsi="Times New Roman"/>
          <w:sz w:val="24"/>
        </w:rPr>
        <w:t>替代</w:t>
      </w:r>
      <w:r w:rsidRPr="00E002D6">
        <w:rPr>
          <w:rFonts w:ascii="Times New Roman" w:hAnsi="Times New Roman"/>
          <w:sz w:val="24"/>
        </w:rPr>
        <w:t>whether</w:t>
      </w:r>
      <w:r w:rsidRPr="00E002D6">
        <w:rPr>
          <w:rFonts w:ascii="Times New Roman" w:hAnsi="Times New Roman"/>
          <w:sz w:val="24"/>
        </w:rPr>
        <w:t>引导名词性从句及作宾语的用法</w:t>
      </w:r>
    </w:p>
    <w:p w14:paraId="6FDE8B3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因</w:t>
      </w:r>
      <w:r w:rsidRPr="00E002D6">
        <w:rPr>
          <w:rFonts w:ascii="Times New Roman" w:hAnsi="Times New Roman"/>
          <w:sz w:val="24"/>
        </w:rPr>
        <w:t>whether</w:t>
      </w:r>
      <w:r w:rsidRPr="00E002D6">
        <w:rPr>
          <w:rFonts w:ascii="Times New Roman" w:hAnsi="Times New Roman"/>
          <w:sz w:val="24"/>
        </w:rPr>
        <w:t>引导的名词性从句在句中若作及物动词的宾语时，则</w:t>
      </w:r>
      <w:r w:rsidRPr="00E002D6">
        <w:rPr>
          <w:rFonts w:ascii="Times New Roman" w:hAnsi="Times New Roman"/>
          <w:sz w:val="24"/>
        </w:rPr>
        <w:t>whether</w:t>
      </w:r>
      <w:r w:rsidRPr="00E002D6">
        <w:rPr>
          <w:rFonts w:ascii="Times New Roman" w:hAnsi="Times New Roman"/>
          <w:sz w:val="24"/>
        </w:rPr>
        <w:t>可用</w:t>
      </w:r>
      <w:r w:rsidRPr="00E002D6">
        <w:rPr>
          <w:rFonts w:ascii="Times New Roman" w:hAnsi="Times New Roman"/>
          <w:sz w:val="24"/>
        </w:rPr>
        <w:t>if</w:t>
      </w:r>
      <w:r w:rsidRPr="00E002D6">
        <w:rPr>
          <w:rFonts w:ascii="Times New Roman" w:hAnsi="Times New Roman"/>
          <w:sz w:val="24"/>
        </w:rPr>
        <w:t>取代，此时</w:t>
      </w:r>
      <w:r w:rsidRPr="00E002D6">
        <w:rPr>
          <w:rFonts w:ascii="Times New Roman" w:hAnsi="Times New Roman"/>
          <w:sz w:val="24"/>
        </w:rPr>
        <w:t>if</w:t>
      </w:r>
      <w:r w:rsidRPr="00E002D6">
        <w:rPr>
          <w:rFonts w:ascii="Times New Roman" w:hAnsi="Times New Roman"/>
          <w:sz w:val="24"/>
        </w:rPr>
        <w:t>译成</w:t>
      </w:r>
      <w:r w:rsidRPr="00E002D6">
        <w:rPr>
          <w:rFonts w:ascii="Times New Roman" w:hAnsi="Times New Roman"/>
          <w:sz w:val="24"/>
        </w:rPr>
        <w:t>“</w:t>
      </w:r>
      <w:r w:rsidRPr="00E002D6">
        <w:rPr>
          <w:rFonts w:ascii="Times New Roman" w:hAnsi="Times New Roman"/>
          <w:sz w:val="24"/>
        </w:rPr>
        <w:t>是否</w:t>
      </w:r>
      <w:r w:rsidRPr="00E002D6">
        <w:rPr>
          <w:rFonts w:ascii="Times New Roman" w:hAnsi="Times New Roman"/>
          <w:sz w:val="24"/>
        </w:rPr>
        <w:t>”</w:t>
      </w:r>
      <w:r w:rsidRPr="00E002D6">
        <w:rPr>
          <w:rFonts w:ascii="Times New Roman" w:hAnsi="Times New Roman" w:hint="eastAsia"/>
          <w:sz w:val="24"/>
        </w:rPr>
        <w:t>，</w:t>
      </w:r>
      <w:r w:rsidRPr="00E002D6">
        <w:rPr>
          <w:rFonts w:ascii="Times New Roman" w:hAnsi="Times New Roman"/>
          <w:sz w:val="24"/>
        </w:rPr>
        <w:t>而非</w:t>
      </w:r>
      <w:r w:rsidRPr="00E002D6">
        <w:rPr>
          <w:rFonts w:ascii="Times New Roman" w:hAnsi="Times New Roman"/>
          <w:sz w:val="24"/>
        </w:rPr>
        <w:t>“</w:t>
      </w:r>
      <w:r w:rsidRPr="00E002D6">
        <w:rPr>
          <w:rFonts w:ascii="Times New Roman" w:hAnsi="Times New Roman"/>
          <w:sz w:val="24"/>
        </w:rPr>
        <w:t>如果</w:t>
      </w:r>
      <w:r w:rsidRPr="00E002D6">
        <w:rPr>
          <w:rFonts w:ascii="Times New Roman" w:hAnsi="Times New Roman"/>
          <w:sz w:val="24"/>
        </w:rPr>
        <w:t>”</w:t>
      </w:r>
      <w:r w:rsidRPr="00E002D6">
        <w:rPr>
          <w:rFonts w:ascii="Times New Roman" w:hAnsi="Times New Roman"/>
          <w:sz w:val="24"/>
        </w:rPr>
        <w:t>。</w:t>
      </w:r>
    </w:p>
    <w:p w14:paraId="478EBFD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We don't know whether John and Mary will come to our party.</w:t>
      </w:r>
    </w:p>
    <w:p w14:paraId="4A62DB2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=We don't know if John and Mary will come to our party</w:t>
      </w:r>
      <w:r w:rsidRPr="00E002D6">
        <w:rPr>
          <w:rFonts w:ascii="Times New Roman" w:hAnsi="Times New Roman" w:hint="eastAsia"/>
          <w:sz w:val="24"/>
        </w:rPr>
        <w:t>.</w:t>
      </w:r>
    </w:p>
    <w:p w14:paraId="4D7E092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我们不知道约翰和玛丽是否会来参加我们的派对。</w:t>
      </w:r>
    </w:p>
    <w:p w14:paraId="77333BB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if</w:t>
      </w:r>
      <w:r w:rsidRPr="00E002D6">
        <w:rPr>
          <w:rFonts w:ascii="Times New Roman" w:hAnsi="Times New Roman"/>
          <w:sz w:val="24"/>
        </w:rPr>
        <w:t>若作</w:t>
      </w:r>
      <w:r w:rsidRPr="00E002D6">
        <w:rPr>
          <w:rFonts w:ascii="Times New Roman" w:hAnsi="Times New Roman"/>
          <w:sz w:val="24"/>
        </w:rPr>
        <w:t>“</w:t>
      </w:r>
      <w:r w:rsidRPr="00E002D6">
        <w:rPr>
          <w:rFonts w:ascii="Times New Roman" w:hAnsi="Times New Roman"/>
          <w:sz w:val="24"/>
        </w:rPr>
        <w:t>如果</w:t>
      </w:r>
      <w:r w:rsidRPr="00E002D6">
        <w:rPr>
          <w:rFonts w:ascii="Times New Roman" w:hAnsi="Times New Roman"/>
          <w:sz w:val="24"/>
        </w:rPr>
        <w:t>”</w:t>
      </w:r>
      <w:r w:rsidRPr="00E002D6">
        <w:rPr>
          <w:rFonts w:ascii="Times New Roman" w:hAnsi="Times New Roman"/>
          <w:sz w:val="24"/>
        </w:rPr>
        <w:t>解时，是副词连词，引导状语从句，修饰主句。</w:t>
      </w:r>
    </w:p>
    <w:p w14:paraId="0387E8E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If</w:t>
      </w:r>
      <w:r w:rsidRPr="00E002D6">
        <w:rPr>
          <w:rFonts w:ascii="Times New Roman" w:hAnsi="Times New Roman" w:hint="eastAsia"/>
          <w:sz w:val="24"/>
        </w:rPr>
        <w:t xml:space="preserve"> </w:t>
      </w:r>
      <w:r w:rsidRPr="00E002D6">
        <w:rPr>
          <w:rFonts w:ascii="Times New Roman" w:hAnsi="Times New Roman"/>
          <w:sz w:val="24"/>
        </w:rPr>
        <w:t>I have time,</w:t>
      </w:r>
      <w:r w:rsidRPr="00E002D6">
        <w:rPr>
          <w:rFonts w:ascii="Times New Roman" w:hAnsi="Times New Roman" w:hint="eastAsia"/>
          <w:sz w:val="24"/>
        </w:rPr>
        <w:t xml:space="preserve"> </w:t>
      </w:r>
      <w:r w:rsidRPr="00E002D6">
        <w:rPr>
          <w:rFonts w:ascii="Times New Roman" w:hAnsi="Times New Roman"/>
          <w:sz w:val="24"/>
        </w:rPr>
        <w:t>I will certainly help you.</w:t>
      </w:r>
    </w:p>
    <w:p w14:paraId="0FFEA99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我若有时间，就一定会帮你忙。</w:t>
      </w:r>
    </w:p>
    <w:p w14:paraId="37BC6D6E" w14:textId="77777777" w:rsidR="00792C08" w:rsidRPr="00E002D6" w:rsidRDefault="00792C08">
      <w:pPr>
        <w:spacing w:line="400" w:lineRule="exact"/>
        <w:rPr>
          <w:rFonts w:ascii="Times New Roman" w:hAnsi="Times New Roman"/>
          <w:sz w:val="24"/>
        </w:rPr>
      </w:pPr>
    </w:p>
    <w:p w14:paraId="52BEE68F"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sz w:val="24"/>
        </w:rPr>
        <w:t>一般将来时</w:t>
      </w:r>
    </w:p>
    <w:p w14:paraId="009FCE6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对于将来要发生的事或者存在的状态，我们要用将来一般时，这里需要用到</w:t>
      </w:r>
      <w:r w:rsidRPr="00E002D6">
        <w:rPr>
          <w:rFonts w:ascii="Times New Roman" w:hAnsi="Times New Roman"/>
          <w:sz w:val="24"/>
        </w:rPr>
        <w:t>will</w:t>
      </w:r>
      <w:r w:rsidRPr="00E002D6">
        <w:rPr>
          <w:rFonts w:ascii="Times New Roman" w:hAnsi="Times New Roman"/>
          <w:sz w:val="24"/>
        </w:rPr>
        <w:t>或</w:t>
      </w:r>
      <w:r w:rsidRPr="00E002D6">
        <w:rPr>
          <w:rFonts w:ascii="Times New Roman" w:hAnsi="Times New Roman"/>
          <w:sz w:val="24"/>
        </w:rPr>
        <w:t>be going to</w:t>
      </w:r>
      <w:r w:rsidRPr="00E002D6">
        <w:rPr>
          <w:rFonts w:ascii="Times New Roman" w:hAnsi="Times New Roman"/>
          <w:sz w:val="24"/>
        </w:rPr>
        <w:t>这两个助动词。这两个词绝大部分情况下意思都相同，学语法</w:t>
      </w:r>
      <w:r w:rsidRPr="00E002D6">
        <w:rPr>
          <w:rFonts w:ascii="Times New Roman" w:hAnsi="Times New Roman"/>
          <w:sz w:val="24"/>
        </w:rPr>
        <w:lastRenderedPageBreak/>
        <w:t>的前期只用</w:t>
      </w:r>
      <w:r w:rsidRPr="00E002D6">
        <w:rPr>
          <w:rFonts w:ascii="Times New Roman" w:hAnsi="Times New Roman"/>
          <w:sz w:val="24"/>
        </w:rPr>
        <w:t>will</w:t>
      </w:r>
      <w:r w:rsidRPr="00E002D6">
        <w:rPr>
          <w:rFonts w:ascii="Times New Roman" w:hAnsi="Times New Roman"/>
          <w:sz w:val="24"/>
        </w:rPr>
        <w:t>就行了。用了</w:t>
      </w:r>
      <w:r w:rsidRPr="00E002D6">
        <w:rPr>
          <w:rFonts w:ascii="Times New Roman" w:hAnsi="Times New Roman"/>
          <w:sz w:val="24"/>
        </w:rPr>
        <w:t>will</w:t>
      </w:r>
      <w:r w:rsidRPr="00E002D6">
        <w:rPr>
          <w:rFonts w:ascii="Times New Roman" w:hAnsi="Times New Roman"/>
          <w:sz w:val="24"/>
        </w:rPr>
        <w:t>表将来之后，原来的谓语动词需要变为原形，因为</w:t>
      </w:r>
      <w:r w:rsidRPr="00E002D6">
        <w:rPr>
          <w:rFonts w:ascii="Times New Roman" w:hAnsi="Times New Roman"/>
          <w:sz w:val="24"/>
        </w:rPr>
        <w:t>will</w:t>
      </w:r>
      <w:r w:rsidRPr="00E002D6">
        <w:rPr>
          <w:rFonts w:ascii="Times New Roman" w:hAnsi="Times New Roman"/>
          <w:sz w:val="24"/>
        </w:rPr>
        <w:t>这个助动词后面永远接动词原形。</w:t>
      </w:r>
      <w:r w:rsidRPr="00E002D6">
        <w:rPr>
          <w:rFonts w:ascii="Times New Roman" w:hAnsi="Times New Roman"/>
          <w:sz w:val="24"/>
        </w:rPr>
        <w:t xml:space="preserve"> </w:t>
      </w:r>
      <w:r w:rsidRPr="00E002D6">
        <w:rPr>
          <w:rFonts w:ascii="Times New Roman" w:hAnsi="Times New Roman"/>
          <w:sz w:val="24"/>
        </w:rPr>
        <w:t>比如：</w:t>
      </w:r>
    </w:p>
    <w:p w14:paraId="0DBCE4D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w:t>
      </w:r>
    </w:p>
    <w:p w14:paraId="22A4974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现在一般时</w:t>
      </w:r>
      <w:r w:rsidRPr="00E002D6">
        <w:rPr>
          <w:rFonts w:ascii="Times New Roman" w:hAnsi="Times New Roman"/>
          <w:sz w:val="24"/>
        </w:rPr>
        <w:t xml:space="preserve">             </w:t>
      </w:r>
      <w:r w:rsidRPr="00E002D6">
        <w:rPr>
          <w:rFonts w:ascii="Times New Roman" w:hAnsi="Times New Roman"/>
          <w:sz w:val="24"/>
        </w:rPr>
        <w:t>将来一般时</w:t>
      </w:r>
    </w:p>
    <w:p w14:paraId="1F4D3FF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They are all 18 years old.   They will be all 18 years old.    are</w:t>
      </w:r>
      <w:r w:rsidRPr="00E002D6">
        <w:rPr>
          <w:rFonts w:ascii="Times New Roman" w:hAnsi="Times New Roman"/>
          <w:sz w:val="24"/>
        </w:rPr>
        <w:t>变为原形</w:t>
      </w:r>
      <w:r w:rsidRPr="00E002D6">
        <w:rPr>
          <w:rFonts w:ascii="Times New Roman" w:hAnsi="Times New Roman"/>
          <w:sz w:val="24"/>
        </w:rPr>
        <w:t>be</w:t>
      </w:r>
    </w:p>
    <w:p w14:paraId="719C113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Bela is a girl.             Bela will be a girl.            is</w:t>
      </w:r>
      <w:r w:rsidRPr="00E002D6">
        <w:rPr>
          <w:rFonts w:ascii="Times New Roman" w:hAnsi="Times New Roman"/>
          <w:sz w:val="24"/>
        </w:rPr>
        <w:t>变为原形</w:t>
      </w:r>
      <w:r w:rsidRPr="00E002D6">
        <w:rPr>
          <w:rFonts w:ascii="Times New Roman" w:hAnsi="Times New Roman"/>
          <w:sz w:val="24"/>
        </w:rPr>
        <w:t>be</w:t>
      </w:r>
    </w:p>
    <w:p w14:paraId="0B4DD77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Taylor gets up at 6 am.     Taylor will get up at 6 am.      gets</w:t>
      </w:r>
      <w:r w:rsidRPr="00E002D6">
        <w:rPr>
          <w:rFonts w:ascii="Times New Roman" w:hAnsi="Times New Roman"/>
          <w:sz w:val="24"/>
        </w:rPr>
        <w:t>变为原形</w:t>
      </w:r>
      <w:r w:rsidRPr="00E002D6">
        <w:rPr>
          <w:rFonts w:ascii="Times New Roman" w:hAnsi="Times New Roman"/>
          <w:sz w:val="24"/>
        </w:rPr>
        <w:t>get</w:t>
      </w:r>
    </w:p>
    <w:p w14:paraId="4450D0E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I like reading.            I </w:t>
      </w:r>
      <w:proofErr w:type="gramStart"/>
      <w:r w:rsidRPr="00E002D6">
        <w:rPr>
          <w:rFonts w:ascii="Times New Roman" w:hAnsi="Times New Roman"/>
          <w:sz w:val="24"/>
        </w:rPr>
        <w:t>will like</w:t>
      </w:r>
      <w:proofErr w:type="gramEnd"/>
      <w:r w:rsidRPr="00E002D6">
        <w:rPr>
          <w:rFonts w:ascii="Times New Roman" w:hAnsi="Times New Roman"/>
          <w:sz w:val="24"/>
        </w:rPr>
        <w:t xml:space="preserve"> reading.            like</w:t>
      </w:r>
      <w:r w:rsidRPr="00E002D6">
        <w:rPr>
          <w:rFonts w:ascii="Times New Roman" w:hAnsi="Times New Roman"/>
          <w:sz w:val="24"/>
        </w:rPr>
        <w:t>仍然用原形</w:t>
      </w:r>
      <w:r w:rsidRPr="00E002D6">
        <w:rPr>
          <w:rFonts w:ascii="Times New Roman" w:hAnsi="Times New Roman"/>
          <w:sz w:val="24"/>
        </w:rPr>
        <w:t>like</w:t>
      </w:r>
    </w:p>
    <w:p w14:paraId="6B6BA089" w14:textId="77777777" w:rsidR="00792C08" w:rsidRPr="00E002D6" w:rsidRDefault="00792C08">
      <w:pPr>
        <w:spacing w:line="400" w:lineRule="exact"/>
        <w:rPr>
          <w:rFonts w:ascii="Times New Roman" w:hAnsi="Times New Roman"/>
          <w:sz w:val="24"/>
        </w:rPr>
      </w:pPr>
    </w:p>
    <w:p w14:paraId="1AFA8775" w14:textId="77777777" w:rsidR="00792C08" w:rsidRPr="00E002D6" w:rsidRDefault="00792C08">
      <w:pPr>
        <w:spacing w:line="400" w:lineRule="exact"/>
        <w:rPr>
          <w:rFonts w:ascii="Times New Roman" w:hAnsi="Times New Roman"/>
          <w:sz w:val="24"/>
        </w:rPr>
      </w:pPr>
    </w:p>
    <w:p w14:paraId="182B4555"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hint="eastAsia"/>
          <w:sz w:val="24"/>
        </w:rPr>
        <w:t>时间</w:t>
      </w:r>
      <w:r w:rsidRPr="00E002D6">
        <w:rPr>
          <w:rFonts w:ascii="Times New Roman" w:hAnsi="Times New Roman"/>
          <w:sz w:val="24"/>
        </w:rPr>
        <w:t>状语从句</w:t>
      </w:r>
    </w:p>
    <w:p w14:paraId="4F0F9FB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时间状语从句由</w:t>
      </w:r>
      <w:r w:rsidRPr="00E002D6">
        <w:rPr>
          <w:rFonts w:ascii="Times New Roman" w:hAnsi="Times New Roman"/>
          <w:sz w:val="24"/>
        </w:rPr>
        <w:t>when</w:t>
      </w:r>
      <w:r w:rsidRPr="00E002D6">
        <w:rPr>
          <w:rFonts w:ascii="Times New Roman" w:hAnsi="Times New Roman"/>
          <w:sz w:val="24"/>
        </w:rPr>
        <w:t>，</w:t>
      </w:r>
      <w:r w:rsidRPr="00E002D6">
        <w:rPr>
          <w:rFonts w:ascii="Times New Roman" w:hAnsi="Times New Roman"/>
          <w:sz w:val="24"/>
        </w:rPr>
        <w:t>after</w:t>
      </w:r>
      <w:r w:rsidRPr="00E002D6">
        <w:rPr>
          <w:rFonts w:ascii="Times New Roman" w:hAnsi="Times New Roman"/>
          <w:sz w:val="24"/>
        </w:rPr>
        <w:t>，</w:t>
      </w:r>
      <w:r w:rsidRPr="00E002D6">
        <w:rPr>
          <w:rFonts w:ascii="Times New Roman" w:hAnsi="Times New Roman"/>
          <w:sz w:val="24"/>
        </w:rPr>
        <w:t>before</w:t>
      </w:r>
      <w:r w:rsidRPr="00E002D6">
        <w:rPr>
          <w:rFonts w:ascii="Times New Roman" w:hAnsi="Times New Roman"/>
          <w:sz w:val="24"/>
        </w:rPr>
        <w:t>等连词连接。</w:t>
      </w:r>
    </w:p>
    <w:p w14:paraId="256E7D5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When Belinda is here, she will explain it to you.</w:t>
      </w:r>
      <w:r w:rsidRPr="00E002D6">
        <w:rPr>
          <w:rFonts w:ascii="Times New Roman" w:hAnsi="Times New Roman"/>
          <w:sz w:val="24"/>
        </w:rPr>
        <w:tab/>
      </w:r>
      <w:r w:rsidRPr="00E002D6">
        <w:rPr>
          <w:rFonts w:ascii="Times New Roman" w:hAnsi="Times New Roman"/>
          <w:sz w:val="24"/>
        </w:rPr>
        <w:tab/>
      </w:r>
    </w:p>
    <w:p w14:paraId="1ACBD20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After Belinda is here, she will explain it to you.</w:t>
      </w:r>
    </w:p>
    <w:p w14:paraId="1845BC8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表示将来要发生的事情时，主句用将来时，从句用现在时，简称主将从现。</w:t>
      </w:r>
    </w:p>
    <w:p w14:paraId="465D3F6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She went out before you came.</w:t>
      </w:r>
    </w:p>
    <w:p w14:paraId="0257635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She went out when you came.</w:t>
      </w:r>
    </w:p>
    <w:p w14:paraId="6D8B98AF" w14:textId="77777777" w:rsidR="00792C08" w:rsidRPr="00E002D6" w:rsidRDefault="00000000">
      <w:pPr>
        <w:spacing w:line="400" w:lineRule="exact"/>
        <w:ind w:firstLine="480"/>
        <w:rPr>
          <w:rFonts w:ascii="Times New Roman" w:hAnsi="Times New Roman"/>
          <w:sz w:val="24"/>
        </w:rPr>
      </w:pPr>
      <w:r w:rsidRPr="00E002D6">
        <w:rPr>
          <w:rFonts w:ascii="Times New Roman" w:hAnsi="Times New Roman"/>
          <w:sz w:val="24"/>
        </w:rPr>
        <w:t>其他时态无特殊用法，按实际发生的情况来表达。</w:t>
      </w:r>
    </w:p>
    <w:p w14:paraId="1F6D70BB" w14:textId="77777777" w:rsidR="00792C08" w:rsidRPr="00E002D6" w:rsidRDefault="00792C08">
      <w:pPr>
        <w:spacing w:line="400" w:lineRule="exact"/>
        <w:ind w:firstLine="480"/>
        <w:rPr>
          <w:rFonts w:ascii="Times New Roman" w:hAnsi="Times New Roman"/>
          <w:sz w:val="24"/>
        </w:rPr>
      </w:pPr>
    </w:p>
    <w:p w14:paraId="448A89C7"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hint="eastAsia"/>
          <w:sz w:val="24"/>
        </w:rPr>
        <w:t>名词性</w:t>
      </w:r>
      <w:r w:rsidRPr="00E002D6">
        <w:rPr>
          <w:rFonts w:ascii="Times New Roman" w:hAnsi="Times New Roman"/>
          <w:sz w:val="24"/>
        </w:rPr>
        <w:t>从句</w:t>
      </w:r>
    </w:p>
    <w:p w14:paraId="11D47AF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名词性从句的意思就是，整个句子是名词性的，而且是从句。我们都知道名词可以</w:t>
      </w:r>
      <w:proofErr w:type="gramStart"/>
      <w:r w:rsidRPr="00E002D6">
        <w:rPr>
          <w:rFonts w:ascii="Times New Roman" w:hAnsi="Times New Roman"/>
          <w:sz w:val="24"/>
        </w:rPr>
        <w:t>作主</w:t>
      </w:r>
      <w:proofErr w:type="gramEnd"/>
      <w:r w:rsidRPr="00E002D6">
        <w:rPr>
          <w:rFonts w:ascii="Times New Roman" w:hAnsi="Times New Roman"/>
          <w:sz w:val="24"/>
        </w:rPr>
        <w:t>语和宾语，但有时候我们需要一件事</w:t>
      </w:r>
      <w:proofErr w:type="gramStart"/>
      <w:r w:rsidRPr="00E002D6">
        <w:rPr>
          <w:rFonts w:ascii="Times New Roman" w:hAnsi="Times New Roman"/>
          <w:sz w:val="24"/>
        </w:rPr>
        <w:t>作主语或者</w:t>
      </w:r>
      <w:proofErr w:type="gramEnd"/>
      <w:r w:rsidRPr="00E002D6">
        <w:rPr>
          <w:rFonts w:ascii="Times New Roman" w:hAnsi="Times New Roman"/>
          <w:sz w:val="24"/>
        </w:rPr>
        <w:t>宾语，但是我们又不能直接用这个句子充当主语或者宾语，这时必须对句子进行适当的变化，变化之后形成名词性从句，这样整个句子就可以当作名词来使用了，比如：</w:t>
      </w:r>
    </w:p>
    <w:p w14:paraId="1F7D861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Kelly is married.</w:t>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简单句</w:t>
      </w:r>
      <w:r w:rsidRPr="00E002D6">
        <w:rPr>
          <w:rFonts w:ascii="Times New Roman" w:hAnsi="Times New Roman"/>
          <w:sz w:val="24"/>
        </w:rPr>
        <w:t>1</w:t>
      </w:r>
    </w:p>
    <w:p w14:paraId="2D8DAA3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Tom doesn’t know it.</w:t>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简单句</w:t>
      </w:r>
      <w:r w:rsidRPr="00E002D6">
        <w:rPr>
          <w:rFonts w:ascii="Times New Roman" w:hAnsi="Times New Roman"/>
          <w:sz w:val="24"/>
        </w:rPr>
        <w:t>2</w:t>
      </w:r>
    </w:p>
    <w:p w14:paraId="2EC90BD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 xml:space="preserve">Tom doesn’t know that Kelly is married.   </w:t>
      </w:r>
      <w:r w:rsidRPr="00E002D6">
        <w:rPr>
          <w:rFonts w:ascii="Times New Roman" w:hAnsi="Times New Roman"/>
          <w:sz w:val="24"/>
        </w:rPr>
        <w:t>复合句，句中有一个从句。</w:t>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ab/>
      </w:r>
      <w:r w:rsidRPr="00E002D6">
        <w:rPr>
          <w:rFonts w:ascii="Times New Roman" w:hAnsi="Times New Roman"/>
          <w:sz w:val="24"/>
        </w:rPr>
        <w:tab/>
        <w:t xml:space="preserve">     </w:t>
      </w:r>
      <w:r w:rsidRPr="00E002D6">
        <w:rPr>
          <w:rFonts w:ascii="Times New Roman" w:hAnsi="Times New Roman"/>
          <w:sz w:val="24"/>
        </w:rPr>
        <w:t>名词性从句</w:t>
      </w:r>
    </w:p>
    <w:p w14:paraId="71D78ECB" w14:textId="77777777" w:rsidR="00792C08" w:rsidRPr="00E002D6" w:rsidRDefault="00000000">
      <w:pPr>
        <w:spacing w:line="400" w:lineRule="exact"/>
        <w:ind w:firstLine="480"/>
        <w:rPr>
          <w:rFonts w:ascii="Times New Roman" w:hAnsi="Times New Roman"/>
          <w:sz w:val="24"/>
        </w:rPr>
      </w:pPr>
      <w:r w:rsidRPr="00E002D6">
        <w:rPr>
          <w:rFonts w:ascii="Times New Roman" w:hAnsi="Times New Roman"/>
          <w:sz w:val="24"/>
        </w:rPr>
        <w:t>这里的</w:t>
      </w:r>
      <w:r w:rsidRPr="00E002D6">
        <w:rPr>
          <w:rFonts w:ascii="Times New Roman" w:hAnsi="Times New Roman"/>
          <w:sz w:val="24"/>
        </w:rPr>
        <w:t>that Kelly is married</w:t>
      </w:r>
      <w:r w:rsidRPr="00E002D6">
        <w:rPr>
          <w:rFonts w:ascii="Times New Roman" w:hAnsi="Times New Roman"/>
          <w:sz w:val="24"/>
        </w:rPr>
        <w:t>就是</w:t>
      </w:r>
      <w:r w:rsidRPr="00E002D6">
        <w:rPr>
          <w:rFonts w:ascii="Times New Roman" w:hAnsi="Times New Roman"/>
          <w:sz w:val="24"/>
        </w:rPr>
        <w:t>know</w:t>
      </w:r>
      <w:r w:rsidRPr="00E002D6">
        <w:rPr>
          <w:rFonts w:ascii="Times New Roman" w:hAnsi="Times New Roman"/>
          <w:sz w:val="24"/>
        </w:rPr>
        <w:t>的宾语，像简单句</w:t>
      </w:r>
      <w:r w:rsidRPr="00E002D6">
        <w:rPr>
          <w:rFonts w:ascii="Times New Roman" w:hAnsi="Times New Roman"/>
          <w:sz w:val="24"/>
        </w:rPr>
        <w:t>2</w:t>
      </w:r>
      <w:r w:rsidRPr="00E002D6">
        <w:rPr>
          <w:rFonts w:ascii="Times New Roman" w:hAnsi="Times New Roman"/>
          <w:sz w:val="24"/>
        </w:rPr>
        <w:t>中的</w:t>
      </w:r>
      <w:r w:rsidRPr="00E002D6">
        <w:rPr>
          <w:rFonts w:ascii="Times New Roman" w:hAnsi="Times New Roman"/>
          <w:sz w:val="24"/>
        </w:rPr>
        <w:t>it</w:t>
      </w:r>
      <w:r w:rsidRPr="00E002D6">
        <w:rPr>
          <w:rFonts w:ascii="Times New Roman" w:hAnsi="Times New Roman"/>
          <w:sz w:val="24"/>
        </w:rPr>
        <w:t>一样，是名词性的，我们把这样的从句</w:t>
      </w:r>
      <w:proofErr w:type="gramStart"/>
      <w:r w:rsidRPr="00E002D6">
        <w:rPr>
          <w:rFonts w:ascii="Times New Roman" w:hAnsi="Times New Roman"/>
          <w:sz w:val="24"/>
        </w:rPr>
        <w:t>叫作</w:t>
      </w:r>
      <w:proofErr w:type="gramEnd"/>
      <w:r w:rsidRPr="00E002D6">
        <w:rPr>
          <w:rFonts w:ascii="Times New Roman" w:hAnsi="Times New Roman"/>
          <w:sz w:val="24"/>
        </w:rPr>
        <w:t>名词性从句。显然名词性从句可以</w:t>
      </w:r>
      <w:proofErr w:type="gramStart"/>
      <w:r w:rsidRPr="00E002D6">
        <w:rPr>
          <w:rFonts w:ascii="Times New Roman" w:hAnsi="Times New Roman"/>
          <w:sz w:val="24"/>
        </w:rPr>
        <w:t>作主</w:t>
      </w:r>
      <w:proofErr w:type="gramEnd"/>
      <w:r w:rsidRPr="00E002D6">
        <w:rPr>
          <w:rFonts w:ascii="Times New Roman" w:hAnsi="Times New Roman"/>
          <w:sz w:val="24"/>
        </w:rPr>
        <w:t>语、表语、动词的宾语和介词的宾语，下面我们分类介绍名词性从句的变化方式。</w:t>
      </w:r>
    </w:p>
    <w:p w14:paraId="758DE639" w14:textId="77777777" w:rsidR="00792C08" w:rsidRPr="00E002D6" w:rsidRDefault="00792C08">
      <w:pPr>
        <w:spacing w:line="400" w:lineRule="exact"/>
        <w:ind w:firstLine="480"/>
        <w:rPr>
          <w:rFonts w:ascii="Times New Roman" w:hAnsi="Times New Roman"/>
          <w:sz w:val="24"/>
        </w:rPr>
      </w:pPr>
    </w:p>
    <w:p w14:paraId="5FC608E0" w14:textId="77777777" w:rsidR="00792C08" w:rsidRPr="00E002D6" w:rsidRDefault="00000000">
      <w:pPr>
        <w:numPr>
          <w:ilvl w:val="0"/>
          <w:numId w:val="52"/>
        </w:numPr>
        <w:spacing w:line="400" w:lineRule="exact"/>
        <w:rPr>
          <w:rFonts w:ascii="Times New Roman" w:hAnsi="Times New Roman"/>
          <w:sz w:val="24"/>
        </w:rPr>
      </w:pPr>
      <w:r w:rsidRPr="00E002D6">
        <w:rPr>
          <w:rFonts w:ascii="Times New Roman" w:hAnsi="Times New Roman"/>
          <w:sz w:val="24"/>
        </w:rPr>
        <w:t>一般疑问句及其回答</w:t>
      </w:r>
    </w:p>
    <w:p w14:paraId="4B4F501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w:t>
      </w:r>
      <w:r w:rsidRPr="00E002D6">
        <w:rPr>
          <w:rFonts w:ascii="Times New Roman" w:hAnsi="Times New Roman"/>
          <w:sz w:val="24"/>
        </w:rPr>
        <w:t>一般疑问句是用来询问事实是否存在、情况是否属实的问句，回答时通常用</w:t>
      </w:r>
      <w:r w:rsidRPr="00E002D6">
        <w:rPr>
          <w:rFonts w:ascii="Times New Roman" w:hAnsi="Times New Roman"/>
          <w:sz w:val="24"/>
        </w:rPr>
        <w:lastRenderedPageBreak/>
        <w:t>Yes</w:t>
      </w:r>
      <w:r w:rsidRPr="00E002D6">
        <w:rPr>
          <w:rFonts w:ascii="Times New Roman" w:hAnsi="Times New Roman"/>
          <w:sz w:val="24"/>
        </w:rPr>
        <w:t>或</w:t>
      </w:r>
      <w:r w:rsidRPr="00E002D6">
        <w:rPr>
          <w:rFonts w:ascii="Times New Roman" w:hAnsi="Times New Roman"/>
          <w:sz w:val="24"/>
        </w:rPr>
        <w:t>No</w:t>
      </w:r>
      <w:r w:rsidRPr="00E002D6">
        <w:rPr>
          <w:rFonts w:ascii="Times New Roman" w:hAnsi="Times New Roman"/>
          <w:sz w:val="24"/>
        </w:rPr>
        <w:t>。构成一般疑问句分三种情况，核心是调整动词的位置或添加助动词，具体规则如下：</w:t>
      </w:r>
    </w:p>
    <w:p w14:paraId="3CBF7C1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sz w:val="24"/>
        </w:rPr>
        <w:t>句子中有</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am/is/are/was/were</w:t>
      </w:r>
      <w:r w:rsidRPr="00E002D6">
        <w:rPr>
          <w:rFonts w:ascii="Times New Roman" w:hAnsi="Times New Roman"/>
          <w:sz w:val="24"/>
        </w:rPr>
        <w:t>）的，我们直接将</w:t>
      </w:r>
      <w:r w:rsidRPr="00E002D6">
        <w:rPr>
          <w:rFonts w:ascii="Times New Roman" w:hAnsi="Times New Roman"/>
          <w:sz w:val="24"/>
        </w:rPr>
        <w:t>be</w:t>
      </w:r>
      <w:r w:rsidRPr="00E002D6">
        <w:rPr>
          <w:rFonts w:ascii="Times New Roman" w:hAnsi="Times New Roman"/>
          <w:sz w:val="24"/>
        </w:rPr>
        <w:t>动词提到主语的前面，其余语序保持不变，比如：</w:t>
      </w:r>
    </w:p>
    <w:p w14:paraId="19081EA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They are all 18 years </w:t>
      </w:r>
      <w:proofErr w:type="gramStart"/>
      <w:r w:rsidRPr="00E002D6">
        <w:rPr>
          <w:rFonts w:ascii="Times New Roman" w:hAnsi="Times New Roman"/>
          <w:sz w:val="24"/>
        </w:rPr>
        <w:t>old.</w:t>
      </w:r>
      <w:r w:rsidRPr="00E002D6">
        <w:rPr>
          <w:rFonts w:ascii="Times New Roman" w:hAnsi="Times New Roman"/>
          <w:sz w:val="24"/>
        </w:rPr>
        <w:t>（</w:t>
      </w:r>
      <w:proofErr w:type="gramEnd"/>
      <w:r w:rsidRPr="00E002D6">
        <w:rPr>
          <w:rFonts w:ascii="Times New Roman" w:hAnsi="Times New Roman"/>
          <w:sz w:val="24"/>
        </w:rPr>
        <w:t>有</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are</w:t>
      </w:r>
      <w:r w:rsidRPr="00E002D6">
        <w:rPr>
          <w:rFonts w:ascii="Times New Roman" w:hAnsi="Times New Roman"/>
          <w:sz w:val="24"/>
        </w:rPr>
        <w:t>）</w:t>
      </w:r>
      <w:r w:rsidRPr="00E002D6">
        <w:rPr>
          <w:rFonts w:ascii="Times New Roman" w:hAnsi="Times New Roman"/>
          <w:sz w:val="24"/>
        </w:rPr>
        <w:t>→ Are they all 18 years old?</w:t>
      </w:r>
    </w:p>
    <w:p w14:paraId="678CAB2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Bela is a </w:t>
      </w:r>
      <w:proofErr w:type="gramStart"/>
      <w:r w:rsidRPr="00E002D6">
        <w:rPr>
          <w:rFonts w:ascii="Times New Roman" w:hAnsi="Times New Roman"/>
          <w:sz w:val="24"/>
        </w:rPr>
        <w:t>girl.</w:t>
      </w:r>
      <w:r w:rsidRPr="00E002D6">
        <w:rPr>
          <w:rFonts w:ascii="Times New Roman" w:hAnsi="Times New Roman"/>
          <w:sz w:val="24"/>
        </w:rPr>
        <w:t>（</w:t>
      </w:r>
      <w:proofErr w:type="gramEnd"/>
      <w:r w:rsidRPr="00E002D6">
        <w:rPr>
          <w:rFonts w:ascii="Times New Roman" w:hAnsi="Times New Roman"/>
          <w:sz w:val="24"/>
        </w:rPr>
        <w:t>有</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is</w:t>
      </w:r>
      <w:r w:rsidRPr="00E002D6">
        <w:rPr>
          <w:rFonts w:ascii="Times New Roman" w:hAnsi="Times New Roman"/>
          <w:sz w:val="24"/>
        </w:rPr>
        <w:t>）</w:t>
      </w:r>
      <w:r w:rsidRPr="00E002D6">
        <w:rPr>
          <w:rFonts w:ascii="Times New Roman" w:hAnsi="Times New Roman"/>
          <w:sz w:val="24"/>
        </w:rPr>
        <w:t>→ Is Bela a girl?</w:t>
      </w:r>
    </w:p>
    <w:p w14:paraId="1A8F0A1B"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句子中没有</w:t>
      </w:r>
      <w:r w:rsidRPr="00E002D6">
        <w:rPr>
          <w:rFonts w:ascii="Times New Roman" w:hAnsi="Times New Roman"/>
          <w:sz w:val="24"/>
        </w:rPr>
        <w:t>be</w:t>
      </w:r>
      <w:r w:rsidRPr="00E002D6">
        <w:rPr>
          <w:rFonts w:ascii="Times New Roman" w:hAnsi="Times New Roman"/>
          <w:sz w:val="24"/>
        </w:rPr>
        <w:t>动词的，需要根据主语的人称和句子的时态，在句首加助动词</w:t>
      </w:r>
      <w:r w:rsidRPr="00E002D6">
        <w:rPr>
          <w:rFonts w:ascii="Times New Roman" w:hAnsi="Times New Roman"/>
          <w:sz w:val="24"/>
        </w:rPr>
        <w:t xml:space="preserve"> do/does/did</w:t>
      </w:r>
      <w:r w:rsidRPr="00E002D6">
        <w:rPr>
          <w:rFonts w:ascii="Times New Roman" w:hAnsi="Times New Roman"/>
          <w:sz w:val="24"/>
        </w:rPr>
        <w:t>，原来句子中</w:t>
      </w:r>
      <w:proofErr w:type="gramStart"/>
      <w:r w:rsidRPr="00E002D6">
        <w:rPr>
          <w:rFonts w:ascii="Times New Roman" w:hAnsi="Times New Roman"/>
          <w:sz w:val="24"/>
        </w:rPr>
        <w:t>的实义动词</w:t>
      </w:r>
      <w:proofErr w:type="gramEnd"/>
      <w:r w:rsidRPr="00E002D6">
        <w:rPr>
          <w:rFonts w:ascii="Times New Roman" w:hAnsi="Times New Roman"/>
          <w:sz w:val="24"/>
        </w:rPr>
        <w:t>要变回原形，比如：</w:t>
      </w:r>
    </w:p>
    <w:p w14:paraId="7C8368D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Taylor gets up at 6 am.</w:t>
      </w:r>
      <w:r w:rsidRPr="00E002D6">
        <w:rPr>
          <w:rFonts w:ascii="Times New Roman" w:hAnsi="Times New Roman"/>
          <w:sz w:val="24"/>
        </w:rPr>
        <w:t>（主语为第三人称单数且为一般现在时</w:t>
      </w:r>
      <w:proofErr w:type="gramStart"/>
      <w:r w:rsidRPr="00E002D6">
        <w:rPr>
          <w:rFonts w:ascii="Times New Roman" w:hAnsi="Times New Roman"/>
          <w:sz w:val="24"/>
        </w:rPr>
        <w:t>）</w:t>
      </w:r>
      <w:r w:rsidRPr="00E002D6">
        <w:rPr>
          <w:rFonts w:ascii="Times New Roman" w:hAnsi="Times New Roman"/>
          <w:sz w:val="24"/>
        </w:rPr>
        <w:t xml:space="preserve">  →</w:t>
      </w:r>
      <w:proofErr w:type="gramEnd"/>
      <w:r w:rsidRPr="00E002D6">
        <w:rPr>
          <w:rFonts w:ascii="Times New Roman" w:hAnsi="Times New Roman"/>
          <w:sz w:val="24"/>
        </w:rPr>
        <w:t xml:space="preserve"> Does Taylor get up at 6 am?</w:t>
      </w:r>
    </w:p>
    <w:p w14:paraId="585A522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I like reading. </w:t>
      </w:r>
      <w:r w:rsidRPr="00E002D6">
        <w:rPr>
          <w:rFonts w:ascii="Times New Roman" w:hAnsi="Times New Roman"/>
          <w:sz w:val="24"/>
        </w:rPr>
        <w:t>（主语为第一人称且为一般现在时）</w:t>
      </w:r>
      <w:r w:rsidRPr="00E002D6">
        <w:rPr>
          <w:rFonts w:ascii="Times New Roman" w:hAnsi="Times New Roman"/>
          <w:sz w:val="24"/>
        </w:rPr>
        <w:t xml:space="preserve"> → Do you like reading?</w:t>
      </w:r>
    </w:p>
    <w:p w14:paraId="1C0D9B3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Lily went to the park last week. </w:t>
      </w:r>
      <w:r w:rsidRPr="00E002D6">
        <w:rPr>
          <w:rFonts w:ascii="Times New Roman" w:hAnsi="Times New Roman"/>
          <w:sz w:val="24"/>
        </w:rPr>
        <w:t>（一般过去时）</w:t>
      </w:r>
      <w:r w:rsidRPr="00E002D6">
        <w:rPr>
          <w:rFonts w:ascii="Times New Roman" w:hAnsi="Times New Roman"/>
          <w:sz w:val="24"/>
        </w:rPr>
        <w:t xml:space="preserve"> → Did Lily go to the park last week?</w:t>
      </w:r>
    </w:p>
    <w:p w14:paraId="5108AE6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sz w:val="24"/>
        </w:rPr>
        <w:t>句子中自带助动词（含情态动词）的，直接将助动词（情态动词）提到主语前面，其余语序保持不变，比如：</w:t>
      </w:r>
    </w:p>
    <w:p w14:paraId="55167C7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Nancy has read this book.  → Has Nancy read this book?</w:t>
      </w:r>
    </w:p>
    <w:p w14:paraId="5AB1575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Domi can speak English.  → Can Domi speak English?</w:t>
      </w:r>
    </w:p>
    <w:p w14:paraId="60707F58" w14:textId="77777777" w:rsidR="00792C08" w:rsidRPr="00E002D6" w:rsidRDefault="00792C08">
      <w:pPr>
        <w:spacing w:line="400" w:lineRule="exact"/>
        <w:rPr>
          <w:rFonts w:ascii="Times New Roman" w:eastAsia="Times New Roman" w:hAnsi="Times New Roman" w:cs="Times New Roman"/>
          <w:i/>
          <w:spacing w:val="-2"/>
          <w:sz w:val="22"/>
          <w:szCs w:val="22"/>
        </w:rPr>
      </w:pPr>
    </w:p>
    <w:p w14:paraId="56D22B88"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57DCF512" w14:textId="77777777" w:rsidR="00792C08" w:rsidRPr="00E002D6" w:rsidRDefault="00000000">
      <w:pPr>
        <w:numPr>
          <w:ilvl w:val="0"/>
          <w:numId w:val="54"/>
        </w:numPr>
        <w:spacing w:line="400" w:lineRule="exact"/>
        <w:rPr>
          <w:rFonts w:ascii="Times New Roman" w:hAnsi="Times New Roman" w:cs="Times New Roman"/>
          <w:b/>
          <w:bCs/>
          <w:sz w:val="44"/>
          <w:szCs w:val="52"/>
        </w:rPr>
      </w:pPr>
      <w:r w:rsidRPr="00E002D6">
        <w:rPr>
          <w:rFonts w:ascii="Times New Roman" w:hAnsi="Times New Roman" w:hint="eastAsia"/>
          <w:sz w:val="24"/>
        </w:rPr>
        <w:t>从下列句子中找出包含名词性从句的句子。</w:t>
      </w:r>
    </w:p>
    <w:p w14:paraId="52B28642"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I believe that he will make a final decision soon.</w:t>
      </w:r>
    </w:p>
    <w:p w14:paraId="25D58033"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Since they were kids, they have known each other.</w:t>
      </w:r>
    </w:p>
    <w:p w14:paraId="0AA3DF6D"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That she is ambitious surprises all her friends.</w:t>
      </w:r>
    </w:p>
    <w:p w14:paraId="4BBF033B"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The girl who is engaged is my classmate.</w:t>
      </w:r>
    </w:p>
    <w:p w14:paraId="79EBD5D5"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Do you know when he will propose to her?</w:t>
      </w:r>
    </w:p>
    <w:p w14:paraId="67773FB1"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If you work hard, you will make great progress.</w:t>
      </w:r>
    </w:p>
    <w:p w14:paraId="64D3581E" w14:textId="77777777" w:rsidR="00792C08" w:rsidRPr="00E002D6" w:rsidRDefault="00000000">
      <w:pPr>
        <w:numPr>
          <w:ilvl w:val="0"/>
          <w:numId w:val="55"/>
        </w:numPr>
        <w:spacing w:line="400" w:lineRule="exact"/>
        <w:ind w:firstLine="480"/>
        <w:rPr>
          <w:rFonts w:ascii="Times New Roman" w:hAnsi="Times New Roman"/>
          <w:sz w:val="24"/>
        </w:rPr>
      </w:pPr>
      <w:proofErr w:type="gramStart"/>
      <w:r w:rsidRPr="00E002D6">
        <w:rPr>
          <w:rFonts w:ascii="Times New Roman" w:hAnsi="Times New Roman"/>
          <w:sz w:val="24"/>
        </w:rPr>
        <w:t>It is clear that getting</w:t>
      </w:r>
      <w:proofErr w:type="gramEnd"/>
      <w:r w:rsidRPr="00E002D6">
        <w:rPr>
          <w:rFonts w:ascii="Times New Roman" w:hAnsi="Times New Roman"/>
          <w:sz w:val="24"/>
        </w:rPr>
        <w:t xml:space="preserve"> married is a serious matter.</w:t>
      </w:r>
    </w:p>
    <w:p w14:paraId="1AE8698B"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The plan that he made is very practical.</w:t>
      </w:r>
    </w:p>
    <w:p w14:paraId="6125A986"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I wonder why she hasn’t made up her mind yet.</w:t>
      </w:r>
    </w:p>
    <w:p w14:paraId="7CE56413" w14:textId="77777777" w:rsidR="00792C08" w:rsidRPr="00E002D6" w:rsidRDefault="00000000">
      <w:pPr>
        <w:numPr>
          <w:ilvl w:val="0"/>
          <w:numId w:val="55"/>
        </w:numPr>
        <w:spacing w:line="400" w:lineRule="exact"/>
        <w:ind w:firstLine="480"/>
        <w:rPr>
          <w:rFonts w:ascii="Times New Roman" w:hAnsi="Times New Roman"/>
          <w:sz w:val="24"/>
        </w:rPr>
      </w:pPr>
      <w:r w:rsidRPr="00E002D6">
        <w:rPr>
          <w:rFonts w:ascii="Times New Roman" w:hAnsi="Times New Roman"/>
          <w:sz w:val="24"/>
        </w:rPr>
        <w:t>When we have time, we should talk about our future.</w:t>
      </w:r>
    </w:p>
    <w:p w14:paraId="073D2A69" w14:textId="77777777" w:rsidR="00792C08" w:rsidRPr="00E002D6" w:rsidRDefault="00792C08">
      <w:pPr>
        <w:spacing w:line="400" w:lineRule="exact"/>
        <w:rPr>
          <w:rFonts w:ascii="Times New Roman" w:hAnsi="Times New Roman"/>
          <w:sz w:val="24"/>
        </w:rPr>
      </w:pPr>
    </w:p>
    <w:p w14:paraId="5090BB36" w14:textId="77777777" w:rsidR="00792C08" w:rsidRPr="00E002D6" w:rsidRDefault="00000000">
      <w:pPr>
        <w:numPr>
          <w:ilvl w:val="0"/>
          <w:numId w:val="54"/>
        </w:numPr>
        <w:spacing w:line="400" w:lineRule="exact"/>
        <w:rPr>
          <w:rFonts w:ascii="Times New Roman" w:hAnsi="Times New Roman"/>
          <w:sz w:val="24"/>
        </w:rPr>
      </w:pPr>
      <w:r w:rsidRPr="00E002D6">
        <w:rPr>
          <w:rFonts w:ascii="Times New Roman" w:hAnsi="Times New Roman" w:hint="eastAsia"/>
          <w:sz w:val="24"/>
        </w:rPr>
        <w:t>翻译</w:t>
      </w:r>
    </w:p>
    <w:p w14:paraId="5B6AE1E1"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出国前你需要复习一些常用短语。（</w:t>
      </w:r>
      <w:r w:rsidRPr="00E002D6">
        <w:rPr>
          <w:rFonts w:ascii="Times New Roman" w:hAnsi="Times New Roman"/>
          <w:sz w:val="24"/>
        </w:rPr>
        <w:t>brush up on</w:t>
      </w:r>
      <w:r w:rsidRPr="00E002D6">
        <w:rPr>
          <w:rFonts w:ascii="Times New Roman" w:hAnsi="Times New Roman"/>
          <w:sz w:val="24"/>
        </w:rPr>
        <w:t>）</w:t>
      </w:r>
    </w:p>
    <w:p w14:paraId="2E6857B8"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我不知道这家银行是否收取手续费。（</w:t>
      </w:r>
      <w:r w:rsidRPr="00E002D6">
        <w:rPr>
          <w:rFonts w:ascii="Times New Roman" w:hAnsi="Times New Roman"/>
          <w:sz w:val="24"/>
        </w:rPr>
        <w:t>handling charge</w:t>
      </w:r>
      <w:r w:rsidRPr="00E002D6">
        <w:rPr>
          <w:rFonts w:ascii="Times New Roman" w:hAnsi="Times New Roman"/>
          <w:sz w:val="24"/>
        </w:rPr>
        <w:t>）</w:t>
      </w:r>
    </w:p>
    <w:p w14:paraId="73FA05A8"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lastRenderedPageBreak/>
        <w:t>到达目的地后，你需要去银行兑换</w:t>
      </w:r>
      <w:r w:rsidRPr="00E002D6">
        <w:rPr>
          <w:rFonts w:ascii="Times New Roman" w:hAnsi="Times New Roman" w:hint="eastAsia"/>
          <w:sz w:val="24"/>
        </w:rPr>
        <w:t>现金</w:t>
      </w:r>
      <w:r w:rsidRPr="00E002D6">
        <w:rPr>
          <w:rFonts w:ascii="Times New Roman" w:hAnsi="Times New Roman"/>
          <w:sz w:val="24"/>
        </w:rPr>
        <w:t>。（</w:t>
      </w:r>
      <w:r w:rsidRPr="00E002D6">
        <w:rPr>
          <w:rFonts w:ascii="Times New Roman" w:hAnsi="Times New Roman"/>
          <w:sz w:val="24"/>
        </w:rPr>
        <w:t>destination</w:t>
      </w:r>
      <w:r w:rsidRPr="00E002D6">
        <w:rPr>
          <w:rFonts w:ascii="Times New Roman" w:hAnsi="Times New Roman"/>
          <w:sz w:val="24"/>
        </w:rPr>
        <w:t>）</w:t>
      </w:r>
    </w:p>
    <w:p w14:paraId="59B7F9BD"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你不必为说英语而感到紧张。（</w:t>
      </w:r>
      <w:r w:rsidRPr="00E002D6">
        <w:rPr>
          <w:rFonts w:ascii="Times New Roman" w:hAnsi="Times New Roman"/>
          <w:sz w:val="24"/>
        </w:rPr>
        <w:t>nervous</w:t>
      </w:r>
      <w:r w:rsidRPr="00E002D6">
        <w:rPr>
          <w:rFonts w:ascii="Times New Roman" w:hAnsi="Times New Roman"/>
          <w:sz w:val="24"/>
        </w:rPr>
        <w:t>）</w:t>
      </w:r>
    </w:p>
    <w:p w14:paraId="01F49D4F"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我想把人民币兑换成</w:t>
      </w:r>
      <w:r w:rsidRPr="00E002D6">
        <w:rPr>
          <w:rFonts w:ascii="Times New Roman" w:hAnsi="Times New Roman" w:hint="eastAsia"/>
          <w:sz w:val="24"/>
        </w:rPr>
        <w:t>美</w:t>
      </w:r>
      <w:r w:rsidRPr="00E002D6">
        <w:rPr>
          <w:rFonts w:ascii="Times New Roman" w:hAnsi="Times New Roman"/>
          <w:sz w:val="24"/>
        </w:rPr>
        <w:t>元。（</w:t>
      </w:r>
      <w:r w:rsidRPr="00E002D6">
        <w:rPr>
          <w:rFonts w:ascii="Times New Roman" w:hAnsi="Times New Roman"/>
          <w:sz w:val="24"/>
        </w:rPr>
        <w:t>exchange</w:t>
      </w:r>
      <w:r w:rsidRPr="00E002D6">
        <w:rPr>
          <w:rFonts w:ascii="Times New Roman" w:hAnsi="Times New Roman"/>
          <w:sz w:val="24"/>
        </w:rPr>
        <w:t>）</w:t>
      </w:r>
    </w:p>
    <w:p w14:paraId="2043846B"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请在这张</w:t>
      </w:r>
      <w:r w:rsidRPr="00E002D6">
        <w:rPr>
          <w:rFonts w:ascii="Times New Roman" w:hAnsi="Times New Roman" w:hint="eastAsia"/>
          <w:sz w:val="24"/>
        </w:rPr>
        <w:t>纸</w:t>
      </w:r>
      <w:r w:rsidRPr="00E002D6">
        <w:rPr>
          <w:rFonts w:ascii="Times New Roman" w:hAnsi="Times New Roman"/>
          <w:sz w:val="24"/>
        </w:rPr>
        <w:t>上签名。（</w:t>
      </w:r>
      <w:r w:rsidRPr="00E002D6">
        <w:rPr>
          <w:rFonts w:ascii="Times New Roman" w:hAnsi="Times New Roman"/>
          <w:sz w:val="24"/>
        </w:rPr>
        <w:t>sign</w:t>
      </w:r>
      <w:r w:rsidRPr="00E002D6">
        <w:rPr>
          <w:rFonts w:ascii="Times New Roman" w:hAnsi="Times New Roman"/>
          <w:sz w:val="24"/>
        </w:rPr>
        <w:t>）</w:t>
      </w:r>
    </w:p>
    <w:p w14:paraId="593BB07F"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每家</w:t>
      </w:r>
      <w:r w:rsidRPr="00E002D6">
        <w:rPr>
          <w:rFonts w:ascii="Times New Roman" w:hAnsi="Times New Roman" w:hint="eastAsia"/>
          <w:sz w:val="24"/>
        </w:rPr>
        <w:t>公司</w:t>
      </w:r>
      <w:r w:rsidRPr="00E002D6">
        <w:rPr>
          <w:rFonts w:ascii="Times New Roman" w:hAnsi="Times New Roman"/>
          <w:sz w:val="24"/>
        </w:rPr>
        <w:t>都设有</w:t>
      </w:r>
      <w:r w:rsidRPr="00E002D6">
        <w:rPr>
          <w:rFonts w:ascii="Times New Roman" w:hAnsi="Times New Roman" w:hint="eastAsia"/>
          <w:sz w:val="24"/>
        </w:rPr>
        <w:t>产品</w:t>
      </w:r>
      <w:r w:rsidRPr="00E002D6">
        <w:rPr>
          <w:rFonts w:ascii="Times New Roman" w:hAnsi="Times New Roman"/>
          <w:sz w:val="24"/>
        </w:rPr>
        <w:t>部门。（</w:t>
      </w:r>
      <w:r w:rsidRPr="00E002D6">
        <w:rPr>
          <w:rFonts w:ascii="Times New Roman" w:hAnsi="Times New Roman"/>
          <w:sz w:val="24"/>
        </w:rPr>
        <w:t>department</w:t>
      </w:r>
      <w:r w:rsidRPr="00E002D6">
        <w:rPr>
          <w:rFonts w:ascii="Times New Roman" w:hAnsi="Times New Roman"/>
          <w:sz w:val="24"/>
        </w:rPr>
        <w:t>）</w:t>
      </w:r>
    </w:p>
    <w:p w14:paraId="61EEEEBF" w14:textId="77777777" w:rsidR="00792C08" w:rsidRPr="00E002D6" w:rsidRDefault="00000000">
      <w:pPr>
        <w:numPr>
          <w:ilvl w:val="0"/>
          <w:numId w:val="56"/>
        </w:numPr>
        <w:spacing w:line="400" w:lineRule="exact"/>
        <w:ind w:firstLine="480"/>
        <w:rPr>
          <w:rFonts w:ascii="Times New Roman" w:hAnsi="Times New Roman"/>
          <w:sz w:val="24"/>
        </w:rPr>
      </w:pPr>
      <w:r w:rsidRPr="00E002D6">
        <w:rPr>
          <w:rFonts w:ascii="Times New Roman" w:hAnsi="Times New Roman"/>
          <w:sz w:val="24"/>
        </w:rPr>
        <w:t>当你</w:t>
      </w:r>
      <w:r w:rsidRPr="00E002D6">
        <w:rPr>
          <w:rFonts w:ascii="Times New Roman" w:hAnsi="Times New Roman" w:hint="eastAsia"/>
          <w:sz w:val="24"/>
        </w:rPr>
        <w:t>需要帮助</w:t>
      </w:r>
      <w:r w:rsidRPr="00E002D6">
        <w:rPr>
          <w:rFonts w:ascii="Times New Roman" w:hAnsi="Times New Roman"/>
          <w:sz w:val="24"/>
        </w:rPr>
        <w:t>时，</w:t>
      </w:r>
      <w:r w:rsidRPr="00E002D6">
        <w:rPr>
          <w:rFonts w:ascii="Times New Roman" w:hAnsi="Times New Roman" w:hint="eastAsia"/>
          <w:sz w:val="24"/>
        </w:rPr>
        <w:t>你会认为狗是有用的</w:t>
      </w:r>
      <w:r w:rsidRPr="00E002D6">
        <w:rPr>
          <w:rFonts w:ascii="Times New Roman" w:hAnsi="Times New Roman"/>
          <w:sz w:val="24"/>
        </w:rPr>
        <w:t>。（</w:t>
      </w:r>
      <w:r w:rsidRPr="00E002D6">
        <w:rPr>
          <w:rFonts w:ascii="Times New Roman" w:hAnsi="Times New Roman" w:hint="eastAsia"/>
          <w:sz w:val="24"/>
        </w:rPr>
        <w:t>helpful</w:t>
      </w:r>
      <w:r w:rsidRPr="00E002D6">
        <w:rPr>
          <w:rFonts w:ascii="Times New Roman" w:hAnsi="Times New Roman"/>
          <w:sz w:val="24"/>
        </w:rPr>
        <w:t>）</w:t>
      </w:r>
    </w:p>
    <w:p w14:paraId="264A03D5" w14:textId="77777777" w:rsidR="00792C08" w:rsidRPr="00E002D6" w:rsidRDefault="00792C08">
      <w:pPr>
        <w:spacing w:line="400" w:lineRule="exact"/>
        <w:rPr>
          <w:rFonts w:ascii="Times New Roman" w:hAnsi="Times New Roman"/>
          <w:sz w:val="24"/>
        </w:rPr>
      </w:pPr>
    </w:p>
    <w:p w14:paraId="0081D22F" w14:textId="77777777" w:rsidR="00792C08" w:rsidRPr="00E002D6" w:rsidRDefault="00792C08">
      <w:pPr>
        <w:spacing w:line="400" w:lineRule="exact"/>
        <w:rPr>
          <w:rFonts w:ascii="Times New Roman" w:hAnsi="Times New Roman"/>
          <w:sz w:val="24"/>
        </w:rPr>
      </w:pPr>
    </w:p>
    <w:p w14:paraId="0F68F35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作业：找出作副词的介词短语。</w:t>
      </w:r>
    </w:p>
    <w:p w14:paraId="484C5F7F" w14:textId="77777777" w:rsidR="00792C08" w:rsidRPr="00E002D6" w:rsidRDefault="00792C08">
      <w:pPr>
        <w:spacing w:line="400" w:lineRule="exact"/>
        <w:rPr>
          <w:rFonts w:ascii="Times New Roman" w:hAnsi="Times New Roman"/>
          <w:sz w:val="24"/>
        </w:rPr>
      </w:pPr>
    </w:p>
    <w:p w14:paraId="34F85907" w14:textId="77777777" w:rsidR="00792C08" w:rsidRPr="00E002D6" w:rsidRDefault="00792C08">
      <w:pPr>
        <w:spacing w:line="400" w:lineRule="exact"/>
        <w:rPr>
          <w:rFonts w:ascii="Times New Roman" w:hAnsi="Times New Roman"/>
          <w:sz w:val="24"/>
        </w:rPr>
      </w:pPr>
    </w:p>
    <w:p w14:paraId="367C2115" w14:textId="77777777" w:rsidR="00792C08" w:rsidRPr="00E002D6" w:rsidRDefault="00792C08">
      <w:pPr>
        <w:spacing w:line="400" w:lineRule="exact"/>
        <w:rPr>
          <w:rFonts w:ascii="Times New Roman" w:hAnsi="Times New Roman"/>
          <w:sz w:val="24"/>
        </w:rPr>
      </w:pPr>
    </w:p>
    <w:p w14:paraId="530DFDAA" w14:textId="77777777" w:rsidR="00792C08" w:rsidRPr="00E002D6" w:rsidRDefault="00792C08">
      <w:pPr>
        <w:spacing w:line="400" w:lineRule="exact"/>
        <w:rPr>
          <w:rFonts w:ascii="Times New Roman" w:hAnsi="Times New Roman"/>
          <w:sz w:val="24"/>
        </w:rPr>
      </w:pPr>
    </w:p>
    <w:p w14:paraId="5AC95732" w14:textId="77777777" w:rsidR="00792C08" w:rsidRPr="00E002D6" w:rsidRDefault="00792C08">
      <w:pPr>
        <w:spacing w:line="400" w:lineRule="exact"/>
        <w:rPr>
          <w:rFonts w:ascii="Times New Roman" w:hAnsi="Times New Roman"/>
          <w:sz w:val="24"/>
        </w:rPr>
      </w:pPr>
    </w:p>
    <w:p w14:paraId="7922FD57" w14:textId="77777777" w:rsidR="00792C08" w:rsidRPr="00E002D6" w:rsidRDefault="00792C08">
      <w:pPr>
        <w:spacing w:line="400" w:lineRule="exact"/>
        <w:rPr>
          <w:rFonts w:ascii="Times New Roman" w:hAnsi="Times New Roman"/>
          <w:sz w:val="24"/>
        </w:rPr>
      </w:pPr>
    </w:p>
    <w:p w14:paraId="4E5DED30" w14:textId="77777777" w:rsidR="00792C08" w:rsidRPr="00E002D6" w:rsidRDefault="00792C08">
      <w:pPr>
        <w:spacing w:line="400" w:lineRule="exact"/>
        <w:rPr>
          <w:rFonts w:ascii="Times New Roman" w:hAnsi="Times New Roman"/>
          <w:sz w:val="24"/>
        </w:rPr>
      </w:pPr>
    </w:p>
    <w:p w14:paraId="04612A93" w14:textId="77777777" w:rsidR="00792C08" w:rsidRPr="00E002D6" w:rsidRDefault="00792C08">
      <w:pPr>
        <w:spacing w:line="400" w:lineRule="exact"/>
        <w:rPr>
          <w:rFonts w:ascii="Times New Roman" w:hAnsi="Times New Roman"/>
          <w:sz w:val="24"/>
        </w:rPr>
      </w:pPr>
    </w:p>
    <w:p w14:paraId="1EAAFE9B" w14:textId="77777777" w:rsidR="00792C08" w:rsidRPr="00E002D6" w:rsidRDefault="00792C08">
      <w:pPr>
        <w:spacing w:line="400" w:lineRule="exact"/>
        <w:rPr>
          <w:rFonts w:ascii="Times New Roman" w:hAnsi="Times New Roman"/>
          <w:sz w:val="24"/>
        </w:rPr>
      </w:pPr>
    </w:p>
    <w:p w14:paraId="20F63270" w14:textId="77777777" w:rsidR="00792C08" w:rsidRPr="00E002D6" w:rsidRDefault="00792C08">
      <w:pPr>
        <w:spacing w:line="400" w:lineRule="exact"/>
        <w:rPr>
          <w:rFonts w:ascii="Times New Roman" w:hAnsi="Times New Roman"/>
          <w:sz w:val="24"/>
        </w:rPr>
      </w:pPr>
    </w:p>
    <w:p w14:paraId="1FF9BA06" w14:textId="77777777" w:rsidR="00792C08" w:rsidRPr="00E002D6" w:rsidRDefault="00792C08">
      <w:pPr>
        <w:spacing w:line="400" w:lineRule="exact"/>
        <w:rPr>
          <w:rFonts w:ascii="Times New Roman" w:hAnsi="Times New Roman"/>
          <w:sz w:val="24"/>
        </w:rPr>
      </w:pPr>
    </w:p>
    <w:p w14:paraId="4A6228A8" w14:textId="77777777" w:rsidR="00792C08" w:rsidRPr="00E002D6" w:rsidRDefault="00792C08">
      <w:pPr>
        <w:spacing w:line="400" w:lineRule="exact"/>
        <w:rPr>
          <w:rFonts w:ascii="Times New Roman" w:hAnsi="Times New Roman"/>
          <w:sz w:val="24"/>
        </w:rPr>
      </w:pPr>
    </w:p>
    <w:p w14:paraId="32BEA2E1" w14:textId="77777777" w:rsidR="00792C08" w:rsidRPr="00E002D6" w:rsidRDefault="00792C08">
      <w:pPr>
        <w:spacing w:line="400" w:lineRule="exact"/>
        <w:rPr>
          <w:rFonts w:ascii="Times New Roman" w:hAnsi="Times New Roman"/>
          <w:sz w:val="24"/>
        </w:rPr>
      </w:pPr>
    </w:p>
    <w:p w14:paraId="567B5027" w14:textId="77777777" w:rsidR="00792C08" w:rsidRPr="00E002D6" w:rsidRDefault="00792C08">
      <w:pPr>
        <w:spacing w:line="400" w:lineRule="exact"/>
        <w:rPr>
          <w:rFonts w:ascii="Times New Roman" w:hAnsi="Times New Roman"/>
          <w:sz w:val="24"/>
        </w:rPr>
      </w:pPr>
    </w:p>
    <w:p w14:paraId="53BECDC5" w14:textId="77777777" w:rsidR="00792C08" w:rsidRPr="00E002D6" w:rsidRDefault="00792C08">
      <w:pPr>
        <w:spacing w:line="400" w:lineRule="exact"/>
        <w:rPr>
          <w:rFonts w:ascii="Times New Roman" w:hAnsi="Times New Roman"/>
          <w:sz w:val="24"/>
        </w:rPr>
      </w:pPr>
    </w:p>
    <w:p w14:paraId="59E8E418" w14:textId="77777777" w:rsidR="00792C08" w:rsidRPr="00E002D6" w:rsidRDefault="00792C08">
      <w:pPr>
        <w:spacing w:line="400" w:lineRule="exact"/>
        <w:rPr>
          <w:rFonts w:ascii="Times New Roman" w:hAnsi="Times New Roman"/>
          <w:sz w:val="24"/>
        </w:rPr>
      </w:pPr>
    </w:p>
    <w:p w14:paraId="56834B47" w14:textId="77777777" w:rsidR="00792C08" w:rsidRPr="00E002D6" w:rsidRDefault="00792C08">
      <w:pPr>
        <w:spacing w:line="400" w:lineRule="exact"/>
        <w:rPr>
          <w:rFonts w:ascii="Times New Roman" w:hAnsi="Times New Roman"/>
          <w:sz w:val="24"/>
        </w:rPr>
      </w:pPr>
    </w:p>
    <w:p w14:paraId="05EBC57A" w14:textId="77777777" w:rsidR="00792C08" w:rsidRPr="00E002D6" w:rsidRDefault="00792C08">
      <w:pPr>
        <w:spacing w:line="400" w:lineRule="exact"/>
        <w:rPr>
          <w:rFonts w:ascii="Times New Roman" w:hAnsi="Times New Roman"/>
          <w:sz w:val="24"/>
        </w:rPr>
      </w:pPr>
    </w:p>
    <w:p w14:paraId="41039543" w14:textId="77777777" w:rsidR="00792C08" w:rsidRPr="00E002D6" w:rsidRDefault="00792C08">
      <w:pPr>
        <w:spacing w:line="400" w:lineRule="exact"/>
        <w:rPr>
          <w:rFonts w:ascii="Times New Roman" w:hAnsi="Times New Roman"/>
          <w:sz w:val="24"/>
        </w:rPr>
      </w:pPr>
    </w:p>
    <w:p w14:paraId="4182112B" w14:textId="77777777" w:rsidR="00792C08" w:rsidRPr="00E002D6" w:rsidRDefault="00792C08">
      <w:pPr>
        <w:spacing w:line="400" w:lineRule="exact"/>
        <w:rPr>
          <w:rFonts w:ascii="Times New Roman" w:hAnsi="Times New Roman"/>
          <w:sz w:val="24"/>
        </w:rPr>
      </w:pPr>
    </w:p>
    <w:p w14:paraId="35D972B1" w14:textId="77777777" w:rsidR="00792C08" w:rsidRPr="00E002D6" w:rsidRDefault="00792C08">
      <w:pPr>
        <w:spacing w:line="400" w:lineRule="exact"/>
        <w:rPr>
          <w:rFonts w:ascii="Times New Roman" w:hAnsi="Times New Roman"/>
          <w:sz w:val="24"/>
        </w:rPr>
      </w:pPr>
    </w:p>
    <w:p w14:paraId="7211C27F" w14:textId="77777777" w:rsidR="00792C08" w:rsidRPr="00E002D6" w:rsidRDefault="00792C08">
      <w:pPr>
        <w:spacing w:line="400" w:lineRule="exact"/>
        <w:rPr>
          <w:rFonts w:ascii="Times New Roman" w:hAnsi="Times New Roman"/>
          <w:sz w:val="24"/>
        </w:rPr>
      </w:pPr>
    </w:p>
    <w:p w14:paraId="2E5F65F1" w14:textId="77777777" w:rsidR="00792C08" w:rsidRPr="00E002D6" w:rsidRDefault="00792C08">
      <w:pPr>
        <w:spacing w:line="400" w:lineRule="exact"/>
        <w:rPr>
          <w:rFonts w:ascii="Times New Roman" w:hAnsi="Times New Roman"/>
          <w:sz w:val="24"/>
        </w:rPr>
      </w:pPr>
    </w:p>
    <w:p w14:paraId="1CD6A64B" w14:textId="77777777" w:rsidR="00792C08" w:rsidRPr="00E002D6" w:rsidRDefault="00792C08">
      <w:pPr>
        <w:spacing w:line="400" w:lineRule="exact"/>
        <w:rPr>
          <w:rFonts w:ascii="Times New Roman" w:hAnsi="Times New Roman"/>
          <w:sz w:val="24"/>
        </w:rPr>
      </w:pPr>
    </w:p>
    <w:p w14:paraId="71B6599E" w14:textId="77777777" w:rsidR="00792C08" w:rsidRPr="00E002D6" w:rsidRDefault="00792C08">
      <w:pPr>
        <w:spacing w:line="400" w:lineRule="exact"/>
        <w:jc w:val="center"/>
        <w:rPr>
          <w:rFonts w:ascii="Times New Roman" w:hAnsi="Times New Roman" w:cs="Times New Roman"/>
          <w:b/>
          <w:bCs/>
          <w:sz w:val="44"/>
          <w:szCs w:val="52"/>
        </w:rPr>
      </w:pPr>
    </w:p>
    <w:p w14:paraId="7B990273" w14:textId="77777777" w:rsidR="00792C08" w:rsidRPr="00E002D6" w:rsidRDefault="00000000">
      <w:pPr>
        <w:spacing w:line="400" w:lineRule="exact"/>
        <w:jc w:val="center"/>
        <w:rPr>
          <w:rFonts w:ascii="Cambria" w:hAnsi="Cambria" w:cs="Cambria"/>
          <w:sz w:val="22"/>
          <w:szCs w:val="2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41-42</w:t>
      </w:r>
    </w:p>
    <w:p w14:paraId="37FFDFF4"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Getting a Tan</w:t>
      </w:r>
    </w:p>
    <w:p w14:paraId="6E3F55F3" w14:textId="77777777" w:rsidR="00792C08" w:rsidRPr="00E002D6" w:rsidRDefault="00792C08">
      <w:pPr>
        <w:spacing w:line="400" w:lineRule="exact"/>
        <w:jc w:val="center"/>
        <w:rPr>
          <w:rFonts w:ascii="Times New Roman" w:hAnsi="Times New Roman" w:cs="Times New Roman"/>
          <w:b/>
          <w:bCs/>
          <w:sz w:val="36"/>
          <w:szCs w:val="44"/>
        </w:rPr>
      </w:pPr>
    </w:p>
    <w:p w14:paraId="0ED141F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0CDC6FC9" w14:textId="77777777" w:rsidR="00792C08" w:rsidRPr="00E002D6" w:rsidRDefault="00000000">
      <w:pPr>
        <w:spacing w:line="400" w:lineRule="exact"/>
        <w:rPr>
          <w:rFonts w:ascii="Cambria" w:hAnsi="Cambria" w:cs="Cambria"/>
          <w:b/>
          <w:bCs/>
          <w:i/>
          <w:iCs/>
          <w:sz w:val="22"/>
          <w:szCs w:val="22"/>
        </w:rPr>
      </w:pPr>
      <w:r w:rsidRPr="00E002D6">
        <w:rPr>
          <w:rFonts w:ascii="Times New Roman" w:hAnsi="Times New Roman" w:cs="Times New Roman" w:hint="eastAsia"/>
          <w:b/>
          <w:bCs/>
          <w:i/>
          <w:iCs/>
          <w:sz w:val="32"/>
          <w:szCs w:val="40"/>
        </w:rPr>
        <w:t xml:space="preserve">                        </w:t>
      </w:r>
      <w:r w:rsidRPr="00E002D6">
        <w:rPr>
          <w:rFonts w:ascii="Cambria" w:hAnsi="Cambria" w:cs="Cambria"/>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aᴜtˌɡoɪŋ</w:t>
      </w:r>
      <w:proofErr w:type="spellEnd"/>
      <w:r w:rsidRPr="00E002D6">
        <w:rPr>
          <w:rFonts w:ascii="Cambria" w:hAnsi="Cambria" w:cs="Cambria"/>
          <w:i/>
          <w:iCs/>
          <w:sz w:val="22"/>
          <w:szCs w:val="22"/>
        </w:rPr>
        <w:t>/</w:t>
      </w:r>
    </w:p>
    <w:p w14:paraId="7FB91755"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Both my brother and I are outgoing people.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He as well as I </w:t>
      </w:r>
      <w:proofErr w:type="gramStart"/>
      <w:r w:rsidRPr="00E002D6">
        <w:rPr>
          <w:rFonts w:ascii="Times New Roman" w:eastAsia="宋体" w:hAnsi="Times New Roman" w:cs="Times New Roman"/>
          <w:spacing w:val="-1"/>
          <w:sz w:val="28"/>
          <w:szCs w:val="28"/>
        </w:rPr>
        <w:t>likes</w:t>
      </w:r>
      <w:proofErr w:type="gramEnd"/>
      <w:r w:rsidRPr="00E002D6">
        <w:rPr>
          <w:rFonts w:ascii="Times New Roman" w:eastAsia="宋体" w:hAnsi="Times New Roman" w:cs="Times New Roman"/>
          <w:spacing w:val="-1"/>
          <w:sz w:val="28"/>
          <w:szCs w:val="28"/>
        </w:rPr>
        <w:t xml:space="preserve"> being in the sun.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It goes without saying, therefore,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that we spend a lot of </w:t>
      </w:r>
    </w:p>
    <w:p w14:paraId="7AC1033F"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rɪˈlæks</w:t>
      </w:r>
      <w:proofErr w:type="spellEnd"/>
      <w:r w:rsidRPr="00E002D6">
        <w:rPr>
          <w:rFonts w:ascii="Cambria" w:eastAsia="宋体" w:hAnsi="Cambria" w:cs="Cambria"/>
          <w:spacing w:val="-1"/>
          <w:sz w:val="22"/>
          <w:szCs w:val="22"/>
        </w:rPr>
        <w:t>/</w:t>
      </w:r>
    </w:p>
    <w:p w14:paraId="59A69354"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our free time at the beach.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We go there to relax as well as to keep fit.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To be </w:t>
      </w:r>
    </w:p>
    <w:p w14:paraId="666ED8B4"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fræŋk</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sinərɪ</w:t>
      </w:r>
      <w:proofErr w:type="spellEnd"/>
      <w:r w:rsidRPr="00E002D6">
        <w:rPr>
          <w:rFonts w:ascii="Cambria" w:eastAsia="宋体" w:hAnsi="Cambria" w:cs="Cambria"/>
          <w:spacing w:val="-1"/>
          <w:sz w:val="22"/>
          <w:szCs w:val="22"/>
        </w:rPr>
        <w:t>/</w:t>
      </w:r>
    </w:p>
    <w:p w14:paraId="457C4D67"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frank,</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though,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he no less than I </w:t>
      </w:r>
      <w:proofErr w:type="gramStart"/>
      <w:r w:rsidRPr="00E002D6">
        <w:rPr>
          <w:rFonts w:ascii="Times New Roman" w:eastAsia="宋体" w:hAnsi="Times New Roman" w:cs="Times New Roman"/>
          <w:spacing w:val="-1"/>
          <w:sz w:val="28"/>
          <w:szCs w:val="28"/>
        </w:rPr>
        <w:t>enjoys</w:t>
      </w:r>
      <w:proofErr w:type="gramEnd"/>
      <w:r w:rsidRPr="00E002D6">
        <w:rPr>
          <w:rFonts w:ascii="Times New Roman" w:eastAsia="宋体" w:hAnsi="Times New Roman" w:cs="Times New Roman"/>
          <w:spacing w:val="-1"/>
          <w:sz w:val="28"/>
          <w:szCs w:val="28"/>
        </w:rPr>
        <w:t xml:space="preserve"> looking</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at the beautiful “scenery”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around the beach.</w:t>
      </w:r>
    </w:p>
    <w:p w14:paraId="4CB2445B"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ədˈvaɪs</w:t>
      </w:r>
      <w:proofErr w:type="spellEnd"/>
      <w:r w:rsidRPr="00E002D6">
        <w:rPr>
          <w:rFonts w:ascii="Cambria" w:eastAsia="宋体" w:hAnsi="Cambria" w:cs="Cambria"/>
          <w:spacing w:val="-1"/>
          <w:sz w:val="22"/>
          <w:szCs w:val="22"/>
        </w:rPr>
        <w:t>/</w:t>
      </w:r>
    </w:p>
    <w:p w14:paraId="6DF52C06"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However,</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if you are anything like us,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we have a piece of advice for  </w:t>
      </w:r>
    </w:p>
    <w:p w14:paraId="71A6E1A1"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rʌb</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ɡᴜd</w:t>
      </w:r>
      <w:proofErr w:type="spellEnd"/>
      <w:r w:rsidRPr="00E002D6">
        <w:rPr>
          <w:rFonts w:ascii="Cambria" w:eastAsia="宋体" w:hAnsi="Cambria" w:cs="Cambria"/>
          <w:spacing w:val="-1"/>
          <w:sz w:val="22"/>
          <w:szCs w:val="22"/>
        </w:rPr>
        <w:t xml:space="preserve"> /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lang w:eastAsia="zh"/>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sʌnˌskrin</w:t>
      </w:r>
      <w:proofErr w:type="spellEnd"/>
      <w:r w:rsidRPr="00E002D6">
        <w:rPr>
          <w:rFonts w:ascii="Cambria" w:eastAsia="宋体" w:hAnsi="Cambria" w:cs="Cambria"/>
          <w:i/>
          <w:iCs/>
          <w:spacing w:val="-1"/>
          <w:sz w:val="22"/>
          <w:szCs w:val="22"/>
        </w:rPr>
        <w:t xml:space="preserve"> ˈ</w:t>
      </w:r>
      <w:proofErr w:type="spellStart"/>
      <w:r w:rsidRPr="00E002D6">
        <w:rPr>
          <w:rFonts w:ascii="Cambria" w:eastAsia="宋体" w:hAnsi="Cambria" w:cs="Cambria"/>
          <w:i/>
          <w:iCs/>
          <w:spacing w:val="-1"/>
          <w:sz w:val="22"/>
          <w:szCs w:val="22"/>
        </w:rPr>
        <w:t>loʃən</w:t>
      </w:r>
      <w:proofErr w:type="spellEnd"/>
      <w:r w:rsidRPr="00E002D6">
        <w:rPr>
          <w:rFonts w:ascii="Cambria" w:eastAsia="宋体" w:hAnsi="Cambria" w:cs="Cambria"/>
          <w:spacing w:val="-1"/>
          <w:sz w:val="22"/>
          <w:szCs w:val="22"/>
        </w:rPr>
        <w:t>/</w:t>
      </w:r>
    </w:p>
    <w:p w14:paraId="2A2ADCA5"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you.</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Don’t forget to rub a good amount of sunscreen lotion all over your</w:t>
      </w:r>
    </w:p>
    <w:p w14:paraId="495F62DC"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prəˈtɛk</w:t>
      </w:r>
      <w:r w:rsidRPr="00E002D6">
        <w:rPr>
          <w:rFonts w:ascii="Cambria" w:eastAsia="宋体" w:hAnsi="Cambria" w:cs="Cambria"/>
          <w:spacing w:val="-1"/>
          <w:sz w:val="22"/>
          <w:szCs w:val="22"/>
        </w:rPr>
        <w:t>t</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kænsɚ</w:t>
      </w:r>
      <w:proofErr w:type="spellEnd"/>
      <w:r w:rsidRPr="00E002D6">
        <w:rPr>
          <w:rFonts w:ascii="Cambria" w:eastAsia="宋体" w:hAnsi="Cambria" w:cs="Cambria"/>
          <w:spacing w:val="-1"/>
          <w:sz w:val="22"/>
          <w:szCs w:val="22"/>
        </w:rPr>
        <w:t>/</w:t>
      </w:r>
    </w:p>
    <w:p w14:paraId="6B605F3F"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body.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Not only does it protect you from getting skin cancer,</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but it also helps to keep you nicely tanned.</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Both my brother and I forgot to do that</w:t>
      </w:r>
    </w:p>
    <w:p w14:paraId="6B32DF1B"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ˌ</w:t>
      </w:r>
      <w:proofErr w:type="spellStart"/>
      <w:r w:rsidRPr="00E002D6">
        <w:rPr>
          <w:rFonts w:ascii="Cambria" w:eastAsia="宋体" w:hAnsi="Cambria" w:cs="Cambria"/>
          <w:i/>
          <w:iCs/>
          <w:spacing w:val="-1"/>
          <w:sz w:val="22"/>
          <w:szCs w:val="22"/>
        </w:rPr>
        <w:t>æfro</w:t>
      </w:r>
      <w:proofErr w:type="spellEnd"/>
      <w:r w:rsidRPr="00E002D6">
        <w:rPr>
          <w:rFonts w:ascii="Cambria" w:eastAsia="宋体" w:hAnsi="Cambria" w:cs="Cambria"/>
          <w:i/>
          <w:iCs/>
          <w:spacing w:val="-1"/>
          <w:sz w:val="22"/>
          <w:szCs w:val="22"/>
        </w:rPr>
        <w:t xml:space="preserve"> </w:t>
      </w:r>
      <w:proofErr w:type="spellStart"/>
      <w:r w:rsidRPr="00E002D6">
        <w:rPr>
          <w:rFonts w:ascii="Cambria" w:eastAsia="宋体" w:hAnsi="Cambria" w:cs="Cambria"/>
          <w:i/>
          <w:iCs/>
          <w:spacing w:val="-1"/>
          <w:sz w:val="22"/>
          <w:szCs w:val="22"/>
        </w:rPr>
        <w:t>əˈmɛrɪkən</w:t>
      </w:r>
      <w:r w:rsidRPr="00E002D6">
        <w:rPr>
          <w:rFonts w:ascii="Cambria" w:eastAsia="宋体" w:hAnsi="Cambria" w:cs="Cambria" w:hint="eastAsia"/>
          <w:i/>
          <w:iCs/>
          <w:spacing w:val="-1"/>
          <w:sz w:val="22"/>
          <w:szCs w:val="22"/>
        </w:rPr>
        <w:t>z</w:t>
      </w:r>
      <w:proofErr w:type="spellEnd"/>
      <w:r w:rsidRPr="00E002D6">
        <w:rPr>
          <w:rFonts w:ascii="Cambria" w:eastAsia="宋体" w:hAnsi="Cambria" w:cs="Cambria"/>
          <w:spacing w:val="-1"/>
          <w:sz w:val="22"/>
          <w:szCs w:val="22"/>
        </w:rPr>
        <w:t>/</w:t>
      </w:r>
    </w:p>
    <w:p w14:paraId="19A60C51"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and now we look like Afro-Americans rather than Chinese.</w:t>
      </w:r>
    </w:p>
    <w:p w14:paraId="12333C7F" w14:textId="77777777" w:rsidR="00792C08" w:rsidRPr="00E002D6" w:rsidRDefault="00792C08">
      <w:pPr>
        <w:spacing w:line="400" w:lineRule="exact"/>
        <w:rPr>
          <w:rFonts w:ascii="Times New Roman" w:eastAsia="宋体" w:hAnsi="Times New Roman" w:cs="Times New Roman"/>
          <w:spacing w:val="-1"/>
          <w:sz w:val="28"/>
          <w:szCs w:val="28"/>
        </w:rPr>
      </w:pPr>
    </w:p>
    <w:p w14:paraId="52A48909" w14:textId="77777777" w:rsidR="00792C08" w:rsidRPr="00E002D6" w:rsidRDefault="00792C08">
      <w:pPr>
        <w:spacing w:line="400" w:lineRule="exact"/>
        <w:rPr>
          <w:rFonts w:ascii="Times New Roman" w:eastAsia="宋体" w:hAnsi="Times New Roman" w:cs="Times New Roman"/>
          <w:spacing w:val="-1"/>
          <w:sz w:val="28"/>
          <w:szCs w:val="28"/>
        </w:rPr>
      </w:pPr>
    </w:p>
    <w:p w14:paraId="0D2A0141"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My brother,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Luke,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goes to see his girlfriend,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Daisy.</w:t>
      </w:r>
    </w:p>
    <w:p w14:paraId="1F7ECC11"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Daisy;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Luke)</w:t>
      </w:r>
    </w:p>
    <w:p w14:paraId="5E677D84"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on earth happened to you?</w:t>
      </w:r>
    </w:p>
    <w:p w14:paraId="43472CE2" w14:textId="77777777" w:rsidR="00792C08" w:rsidRPr="00E002D6" w:rsidRDefault="00000000">
      <w:pPr>
        <w:pStyle w:val="a3"/>
        <w:spacing w:line="400" w:lineRule="exact"/>
        <w:ind w:right="181"/>
        <w:jc w:val="left"/>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lezɪ</w:t>
      </w:r>
      <w:proofErr w:type="spellEnd"/>
      <w:r w:rsidRPr="00E002D6">
        <w:rPr>
          <w:rFonts w:ascii="Cambria" w:hAnsi="Cambria" w:cs="Cambria"/>
          <w:sz w:val="22"/>
          <w:szCs w:val="22"/>
          <w:lang w:eastAsia="zh-CN"/>
        </w:rPr>
        <w:t>/</w:t>
      </w:r>
    </w:p>
    <w:p w14:paraId="1C91C494"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just had a lazy day at the beach.</w:t>
      </w:r>
    </w:p>
    <w:p w14:paraId="1F2F1984" w14:textId="77777777" w:rsidR="00792C08" w:rsidRPr="00E002D6" w:rsidRDefault="00000000">
      <w:pPr>
        <w:pStyle w:val="a3"/>
        <w:spacing w:line="400" w:lineRule="exact"/>
        <w:ind w:right="181"/>
        <w:jc w:val="left"/>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bɝnt</w:t>
      </w:r>
      <w:proofErr w:type="spellEnd"/>
      <w:r w:rsidRPr="00E002D6">
        <w:rPr>
          <w:rFonts w:ascii="Cambria" w:hAnsi="Cambria" w:cs="Cambria"/>
          <w:sz w:val="22"/>
          <w:szCs w:val="22"/>
          <w:lang w:eastAsia="zh-CN"/>
        </w:rPr>
        <w:t>/</w:t>
      </w:r>
    </w:p>
    <w:p w14:paraId="6CF295D2"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My goodness!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really burnt.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alright?</w:t>
      </w:r>
    </w:p>
    <w:p w14:paraId="316A9453"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I feel like I’ve been roasted.</w:t>
      </w:r>
    </w:p>
    <w:p w14:paraId="60C8F184"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In that case,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let’s eat in rather than go out for dinner.</w:t>
      </w:r>
    </w:p>
    <w:p w14:paraId="17E64C18"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Up to you.</w:t>
      </w:r>
    </w:p>
    <w:p w14:paraId="7901E0D9"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would you like to eat?</w:t>
      </w:r>
    </w:p>
    <w:p w14:paraId="581BE482"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L: Uh</w:t>
      </w:r>
      <w:r w:rsidRPr="00E002D6">
        <w:rPr>
          <w:rFonts w:ascii="Times New Roman" w:hAnsi="Times New Roman" w:cs="Times New Roman" w:hint="eastAsia"/>
          <w:sz w:val="28"/>
          <w:szCs w:val="28"/>
          <w:lang w:eastAsia="zh-CN"/>
        </w:rPr>
        <w:t>...</w:t>
      </w:r>
    </w:p>
    <w:p w14:paraId="411A3CD9" w14:textId="77777777" w:rsidR="00792C08" w:rsidRPr="00E002D6" w:rsidRDefault="00000000">
      <w:pPr>
        <w:pStyle w:val="a3"/>
        <w:spacing w:line="400" w:lineRule="exact"/>
        <w:ind w:right="181"/>
        <w:jc w:val="left"/>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fevərɪt</w:t>
      </w:r>
      <w:proofErr w:type="spellEnd"/>
      <w:r w:rsidRPr="00E002D6">
        <w:rPr>
          <w:rFonts w:ascii="Cambria" w:hAnsi="Cambria" w:cs="Cambria"/>
          <w:sz w:val="22"/>
          <w:szCs w:val="22"/>
          <w:lang w:eastAsia="zh-CN"/>
        </w:rPr>
        <w:t>/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rost</w:t>
      </w:r>
      <w:proofErr w:type="spellEnd"/>
      <w:r w:rsidRPr="00E002D6">
        <w:rPr>
          <w:rFonts w:ascii="Cambria" w:hAnsi="Cambria" w:cs="Cambria"/>
          <w:i/>
          <w:iCs/>
          <w:sz w:val="22"/>
          <w:szCs w:val="22"/>
          <w:lang w:eastAsia="zh-CN"/>
        </w:rPr>
        <w:t xml:space="preserve"> ˌ</w:t>
      </w:r>
      <w:proofErr w:type="spellStart"/>
      <w:r w:rsidRPr="00E002D6">
        <w:rPr>
          <w:rFonts w:ascii="Cambria" w:hAnsi="Cambria" w:cs="Cambria"/>
          <w:i/>
          <w:iCs/>
          <w:sz w:val="22"/>
          <w:szCs w:val="22"/>
          <w:lang w:eastAsia="zh-CN"/>
        </w:rPr>
        <w:t>bif</w:t>
      </w:r>
      <w:proofErr w:type="spellEnd"/>
      <w:r w:rsidRPr="00E002D6">
        <w:rPr>
          <w:rFonts w:ascii="Cambria" w:hAnsi="Cambria" w:cs="Cambria"/>
          <w:sz w:val="22"/>
          <w:szCs w:val="22"/>
          <w:lang w:eastAsia="zh-CN"/>
        </w:rPr>
        <w:t>/</w:t>
      </w:r>
    </w:p>
    <w:p w14:paraId="269D20B5"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about your favorite: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roast beef?</w:t>
      </w:r>
    </w:p>
    <w:p w14:paraId="74FC8B5B"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Not today,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w:t>
      </w:r>
    </w:p>
    <w:p w14:paraId="177B0677"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understand.</w:t>
      </w:r>
    </w:p>
    <w:p w14:paraId="65B3C5FD" w14:textId="77777777" w:rsidR="00792C08" w:rsidRPr="00E002D6" w:rsidRDefault="00792C08">
      <w:pPr>
        <w:spacing w:line="400" w:lineRule="exact"/>
        <w:rPr>
          <w:rFonts w:ascii="Times New Roman" w:eastAsia="宋体" w:hAnsi="Times New Roman" w:cs="Times New Roman"/>
          <w:spacing w:val="-1"/>
          <w:sz w:val="28"/>
          <w:szCs w:val="28"/>
        </w:rPr>
      </w:pPr>
    </w:p>
    <w:p w14:paraId="3CBF750B"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17FA03AF"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tæn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tæn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（皮肤因日晒而成的）黄褐色</w:t>
      </w:r>
      <w:r w:rsidRPr="00E002D6">
        <w:rPr>
          <w:rFonts w:ascii="Times New Roman" w:hAnsi="Times New Roman" w:cs="Times New Roman"/>
          <w:sz w:val="22"/>
          <w:szCs w:val="22"/>
        </w:rPr>
        <w:t>&amp;</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使晒成黄</w:t>
      </w:r>
    </w:p>
    <w:p w14:paraId="6D6C1E7F" w14:textId="77777777" w:rsidR="00792C08" w:rsidRPr="00E002D6" w:rsidRDefault="00000000">
      <w:pPr>
        <w:spacing w:line="400" w:lineRule="exact"/>
        <w:ind w:firstLineChars="200" w:firstLine="440"/>
        <w:jc w:val="left"/>
        <w:rPr>
          <w:rFonts w:ascii="Times New Roman" w:hAnsi="Times New Roman" w:cs="Times New Roman"/>
          <w:sz w:val="22"/>
          <w:szCs w:val="22"/>
          <w:u w:val="single"/>
        </w:rPr>
      </w:pPr>
      <w:r w:rsidRPr="00E002D6">
        <w:rPr>
          <w:rFonts w:ascii="Times New Roman" w:hAnsi="Times New Roman" w:cs="Times New Roman"/>
          <w:sz w:val="22"/>
          <w:szCs w:val="22"/>
        </w:rPr>
        <w:t>褐色</w:t>
      </w:r>
      <w:r w:rsidRPr="00E002D6">
        <w:rPr>
          <w:rFonts w:ascii="Times New Roman" w:hAnsi="Times New Roman" w:cs="Times New Roman"/>
          <w:sz w:val="22"/>
          <w:szCs w:val="22"/>
        </w:rPr>
        <w:t xml:space="preserve"> </w:t>
      </w:r>
    </w:p>
    <w:p w14:paraId="67DAEABE"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outgoing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aᴜtˌɡoɪŋ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aʊtɡəʊɪŋ</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外向的；喜欢外出的</w:t>
      </w:r>
    </w:p>
    <w:p w14:paraId="546C578F"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relax</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rɪˈlæks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rɪˈlæks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&amp;</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（使）放松</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（使）松弛</w:t>
      </w:r>
    </w:p>
    <w:p w14:paraId="5B67EF4D"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frank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fræŋk</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坦白的</w:t>
      </w:r>
    </w:p>
    <w:p w14:paraId="3D543B75"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scenery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sinərɪ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siːnəri</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风景（不可数）</w:t>
      </w:r>
    </w:p>
    <w:p w14:paraId="6379D337"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advice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建议（不可数）</w:t>
      </w:r>
      <w:r w:rsidRPr="00E002D6">
        <w:rPr>
          <w:rFonts w:ascii="Times New Roman" w:hAnsi="Times New Roman" w:cs="Times New Roman"/>
          <w:sz w:val="22"/>
          <w:szCs w:val="22"/>
        </w:rPr>
        <w:t xml:space="preserve"> </w:t>
      </w:r>
    </w:p>
    <w:p w14:paraId="53A8CB68"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rub</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rʌb</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rʌb</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涂抹</w:t>
      </w:r>
    </w:p>
    <w:p w14:paraId="0D903A3D"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good</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ɡᴜd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ɡʊd</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大量的，多的</w:t>
      </w:r>
    </w:p>
    <w:p w14:paraId="7116E763" w14:textId="77777777" w:rsidR="00792C08" w:rsidRPr="00E002D6" w:rsidRDefault="00000000">
      <w:pPr>
        <w:numPr>
          <w:ilvl w:val="0"/>
          <w:numId w:val="5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sunscreen </w:t>
      </w:r>
      <w:proofErr w:type="gramStart"/>
      <w:r w:rsidRPr="00E002D6">
        <w:rPr>
          <w:rFonts w:ascii="Times New Roman" w:hAnsi="Times New Roman" w:cs="Times New Roman"/>
          <w:b/>
          <w:bCs/>
          <w:sz w:val="22"/>
          <w:szCs w:val="22"/>
        </w:rPr>
        <w:t>lotion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sʌnˌskrin</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loʃən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sʌnskriːn</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ləʊʃən</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防晒乳</w:t>
      </w:r>
    </w:p>
    <w:p w14:paraId="16B7A7C5" w14:textId="77777777" w:rsidR="00792C08" w:rsidRPr="00E002D6" w:rsidRDefault="00000000">
      <w:pPr>
        <w:numPr>
          <w:ilvl w:val="0"/>
          <w:numId w:val="5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protect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prəˈtekt</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保护</w:t>
      </w:r>
    </w:p>
    <w:p w14:paraId="1EABEC23"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cancer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kænsɚ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kænsər</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癌</w:t>
      </w:r>
    </w:p>
    <w:p w14:paraId="448EBDB3" w14:textId="77777777" w:rsidR="00792C08" w:rsidRPr="00E002D6" w:rsidRDefault="00000000">
      <w:pPr>
        <w:numPr>
          <w:ilvl w:val="0"/>
          <w:numId w:val="5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Afro-American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æfro</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əˈmɛr</w:t>
      </w:r>
      <w:proofErr w:type="spellEnd"/>
      <w:r w:rsidRPr="00E002D6">
        <w:rPr>
          <w:rFonts w:ascii="Cambria" w:eastAsia="宋体" w:hAnsi="Cambria" w:cs="Cambria" w:hint="eastAsia"/>
          <w:spacing w:val="-1"/>
          <w:sz w:val="22"/>
          <w:szCs w:val="22"/>
        </w:rPr>
        <w:t>ɪ</w:t>
      </w:r>
      <w:proofErr w:type="spellStart"/>
      <w:r w:rsidRPr="00E002D6">
        <w:rPr>
          <w:rFonts w:ascii="Cambria" w:eastAsia="宋体" w:hAnsi="Cambria" w:cs="Cambria"/>
          <w:spacing w:val="-1"/>
          <w:sz w:val="22"/>
          <w:szCs w:val="22"/>
        </w:rPr>
        <w:t>kən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æfrəʊ</w:t>
      </w:r>
      <w:proofErr w:type="spellEnd"/>
      <w:r w:rsidRPr="00E002D6">
        <w:rPr>
          <w:rFonts w:ascii="Cambria" w:eastAsia="宋体" w:hAnsi="Cambria" w:cs="Cambria"/>
          <w:spacing w:val="-1"/>
          <w:sz w:val="22"/>
          <w:szCs w:val="22"/>
        </w:rPr>
        <w:t xml:space="preserve"> </w:t>
      </w:r>
      <w:proofErr w:type="spellStart"/>
      <w:r w:rsidRPr="00E002D6">
        <w:rPr>
          <w:rFonts w:ascii="Cambria" w:eastAsia="宋体" w:hAnsi="Cambria" w:cs="Cambria"/>
          <w:spacing w:val="-1"/>
          <w:sz w:val="22"/>
          <w:szCs w:val="22"/>
        </w:rPr>
        <w:t>əˈmer</w:t>
      </w:r>
      <w:proofErr w:type="spellEnd"/>
      <w:r w:rsidRPr="00E002D6">
        <w:rPr>
          <w:rFonts w:ascii="Cambria" w:eastAsia="宋体" w:hAnsi="Cambria" w:cs="Cambria" w:hint="eastAsia"/>
          <w:spacing w:val="-1"/>
          <w:sz w:val="22"/>
          <w:szCs w:val="22"/>
        </w:rPr>
        <w:t>ɪ</w:t>
      </w:r>
      <w:proofErr w:type="spellStart"/>
      <w:r w:rsidRPr="00E002D6">
        <w:rPr>
          <w:rFonts w:ascii="Cambria" w:eastAsia="宋体" w:hAnsi="Cambria" w:cs="Cambria"/>
          <w:spacing w:val="-1"/>
          <w:sz w:val="22"/>
          <w:szCs w:val="22"/>
        </w:rPr>
        <w:t>kən</w:t>
      </w:r>
      <w:proofErr w:type="spellEnd"/>
      <w:r w:rsidRPr="00E002D6">
        <w:rPr>
          <w:rFonts w:ascii="Cambria" w:eastAsia="宋体" w:hAnsi="Cambria" w:cs="Cambria"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非裔美</w:t>
      </w:r>
    </w:p>
    <w:p w14:paraId="331064B4"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国人</w:t>
      </w:r>
    </w:p>
    <w:p w14:paraId="16F41DB7" w14:textId="77777777" w:rsidR="00792C08" w:rsidRPr="00E002D6" w:rsidRDefault="00000000">
      <w:pPr>
        <w:numPr>
          <w:ilvl w:val="0"/>
          <w:numId w:val="5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roast </w:t>
      </w:r>
      <w:proofErr w:type="gramStart"/>
      <w:r w:rsidRPr="00E002D6">
        <w:rPr>
          <w:rFonts w:ascii="Times New Roman" w:hAnsi="Times New Roman" w:cs="Times New Roman"/>
          <w:b/>
          <w:bCs/>
          <w:sz w:val="22"/>
          <w:szCs w:val="22"/>
        </w:rPr>
        <w:t>beef</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hAnsi="Cambria" w:cs="Cambria"/>
          <w:sz w:val="22"/>
          <w:szCs w:val="22"/>
        </w:rPr>
        <w:t>rost</w:t>
      </w:r>
      <w:proofErr w:type="spellEnd"/>
      <w:r w:rsidRPr="00E002D6">
        <w:rPr>
          <w:rFonts w:ascii="Cambria" w:hAnsi="Cambria" w:cs="Cambria"/>
          <w:sz w:val="22"/>
          <w:szCs w:val="22"/>
        </w:rPr>
        <w:t xml:space="preserve"> </w:t>
      </w:r>
      <w:proofErr w:type="gramStart"/>
      <w:r w:rsidRPr="00E002D6">
        <w:rPr>
          <w:rFonts w:ascii="Cambria" w:hAnsi="Cambria" w:cs="Cambria"/>
          <w:sz w:val="22"/>
          <w:szCs w:val="22"/>
        </w:rPr>
        <w:t>ˌ</w:t>
      </w:r>
      <w:proofErr w:type="spellStart"/>
      <w:r w:rsidRPr="00E002D6">
        <w:rPr>
          <w:rFonts w:ascii="Cambria" w:hAnsi="Cambria" w:cs="Cambria"/>
          <w:sz w:val="22"/>
          <w:szCs w:val="22"/>
        </w:rPr>
        <w:t>bif</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hAnsi="Cambria" w:cs="Cambria"/>
          <w:sz w:val="22"/>
          <w:szCs w:val="22"/>
        </w:rPr>
        <w:t>rəʊst</w:t>
      </w:r>
      <w:proofErr w:type="spellEnd"/>
      <w:r w:rsidRPr="00E002D6">
        <w:rPr>
          <w:rFonts w:ascii="Cambria" w:hAnsi="Cambria" w:cs="Cambria"/>
          <w:sz w:val="22"/>
          <w:szCs w:val="22"/>
        </w:rPr>
        <w:t xml:space="preserve"> </w:t>
      </w:r>
      <w:proofErr w:type="gramStart"/>
      <w:r w:rsidRPr="00E002D6">
        <w:rPr>
          <w:rFonts w:ascii="Cambria" w:hAnsi="Cambria" w:cs="Cambria"/>
          <w:sz w:val="22"/>
          <w:szCs w:val="22"/>
        </w:rPr>
        <w:t>ˌ</w:t>
      </w:r>
      <w:proofErr w:type="spellStart"/>
      <w:r w:rsidRPr="00E002D6">
        <w:rPr>
          <w:rFonts w:ascii="Cambria" w:hAnsi="Cambria" w:cs="Cambria"/>
          <w:sz w:val="22"/>
          <w:szCs w:val="22"/>
        </w:rPr>
        <w:t>biːf</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烤牛肉</w:t>
      </w:r>
      <w:r w:rsidRPr="00E002D6">
        <w:rPr>
          <w:rFonts w:ascii="Times New Roman" w:hAnsi="Times New Roman" w:cs="Times New Roman"/>
          <w:sz w:val="22"/>
          <w:szCs w:val="22"/>
        </w:rPr>
        <w:t xml:space="preserve"> </w:t>
      </w:r>
    </w:p>
    <w:p w14:paraId="2E24C488"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lazy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lezɪ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leɪzi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懒惰的</w:t>
      </w:r>
    </w:p>
    <w:p w14:paraId="53946115"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burnt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bɝnt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bɜːrnt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灼伤的；烧焦的</w:t>
      </w:r>
      <w:r w:rsidRPr="00E002D6">
        <w:rPr>
          <w:rFonts w:ascii="Times New Roman" w:hAnsi="Times New Roman" w:cs="Times New Roman"/>
          <w:sz w:val="22"/>
          <w:szCs w:val="22"/>
        </w:rPr>
        <w:t xml:space="preserve"> </w:t>
      </w:r>
    </w:p>
    <w:p w14:paraId="7E5D4DFF" w14:textId="77777777" w:rsidR="00792C08" w:rsidRPr="00E002D6" w:rsidRDefault="00000000">
      <w:pPr>
        <w:numPr>
          <w:ilvl w:val="0"/>
          <w:numId w:val="5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favorite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fevərɪt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feɪvərɪt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&amp;</w:t>
      </w:r>
      <w:r w:rsidRPr="00E002D6">
        <w:rPr>
          <w:rFonts w:ascii="Times New Roman" w:hAnsi="Times New Roman" w:cs="Times New Roman" w:hint="eastAsia"/>
          <w:i/>
          <w:sz w:val="22"/>
          <w:szCs w:val="22"/>
        </w:rPr>
        <w:t>adj</w:t>
      </w:r>
      <w:proofErr w:type="spell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最喜爱的（人或事物</w:t>
      </w:r>
      <w:r w:rsidRPr="00E002D6">
        <w:rPr>
          <w:rFonts w:ascii="Times New Roman" w:hAnsi="Times New Roman" w:cs="Times New Roman" w:hint="eastAsia"/>
          <w:sz w:val="22"/>
          <w:szCs w:val="22"/>
          <w:lang w:eastAsia="zh"/>
        </w:rPr>
        <w:t>）</w:t>
      </w:r>
    </w:p>
    <w:p w14:paraId="5C863B00" w14:textId="77777777" w:rsidR="00792C08" w:rsidRPr="00E002D6" w:rsidRDefault="00792C08">
      <w:pPr>
        <w:spacing w:line="400" w:lineRule="exact"/>
        <w:jc w:val="left"/>
        <w:rPr>
          <w:rFonts w:ascii="Times New Roman" w:hAnsi="Times New Roman" w:cs="Times New Roman"/>
          <w:sz w:val="22"/>
          <w:szCs w:val="22"/>
        </w:rPr>
      </w:pPr>
    </w:p>
    <w:p w14:paraId="24926982"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1FE67965"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本课主要学习对等短语连词的用法并复习独立不定式短语的用法。</w:t>
      </w:r>
    </w:p>
    <w:p w14:paraId="67CBD102" w14:textId="77777777" w:rsidR="00792C08" w:rsidRPr="00E002D6" w:rsidRDefault="00000000">
      <w:pPr>
        <w:numPr>
          <w:ilvl w:val="0"/>
          <w:numId w:val="58"/>
        </w:numPr>
        <w:spacing w:line="400" w:lineRule="exact"/>
        <w:rPr>
          <w:rFonts w:ascii="Times New Roman" w:hAnsi="Times New Roman"/>
          <w:sz w:val="24"/>
        </w:rPr>
      </w:pPr>
      <w:r w:rsidRPr="00E002D6">
        <w:rPr>
          <w:rFonts w:ascii="Times New Roman" w:hAnsi="Times New Roman"/>
          <w:sz w:val="24"/>
        </w:rPr>
        <w:t>对等短语连词的用法</w:t>
      </w:r>
    </w:p>
    <w:p w14:paraId="111E383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对等短语连词可用以连接对等的单词、短语或从句，常见的有下列：</w:t>
      </w:r>
    </w:p>
    <w:p w14:paraId="4F5F141B"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sz w:val="24"/>
        </w:rPr>
        <w:t>both...and</w:t>
      </w:r>
      <w:r w:rsidRPr="00E002D6">
        <w:rPr>
          <w:rFonts w:ascii="Times New Roman" w:hAnsi="Times New Roman" w:hint="eastAsia"/>
          <w:sz w:val="24"/>
        </w:rPr>
        <w:t xml:space="preserve">...   </w:t>
      </w:r>
      <w:r w:rsidRPr="00E002D6">
        <w:rPr>
          <w:rFonts w:ascii="Times New Roman" w:hAnsi="Times New Roman" w:hint="eastAsia"/>
          <w:sz w:val="24"/>
          <w:lang w:eastAsia="zh"/>
        </w:rPr>
        <w:t>……</w:t>
      </w:r>
      <w:proofErr w:type="gramStart"/>
      <w:r w:rsidRPr="00E002D6">
        <w:rPr>
          <w:rFonts w:ascii="Times New Roman" w:hAnsi="Times New Roman" w:hint="eastAsia"/>
          <w:sz w:val="24"/>
        </w:rPr>
        <w:t>和</w:t>
      </w:r>
      <w:proofErr w:type="gramEnd"/>
      <w:r w:rsidRPr="00E002D6">
        <w:rPr>
          <w:rFonts w:ascii="Times New Roman" w:hAnsi="Times New Roman" w:hint="eastAsia"/>
          <w:sz w:val="24"/>
          <w:lang w:eastAsia="zh"/>
        </w:rPr>
        <w:t>……</w:t>
      </w:r>
    </w:p>
    <w:p w14:paraId="0D933B42" w14:textId="77777777" w:rsidR="00792C08" w:rsidRPr="00E002D6" w:rsidRDefault="00000000">
      <w:pPr>
        <w:spacing w:line="400" w:lineRule="exact"/>
        <w:rPr>
          <w:rFonts w:ascii="Times New Roman" w:hAnsi="Times New Roman"/>
          <w:sz w:val="24"/>
          <w:lang w:eastAsia="zh"/>
        </w:rPr>
      </w:pPr>
      <w:r w:rsidRPr="00E002D6">
        <w:rPr>
          <w:rFonts w:ascii="Times New Roman" w:hAnsi="Times New Roman"/>
          <w:sz w:val="24"/>
        </w:rPr>
        <w:t>….as well as</w:t>
      </w:r>
      <w:r w:rsidRPr="00E002D6">
        <w:rPr>
          <w:rFonts w:ascii="Times New Roman" w:hAnsi="Times New Roman" w:hint="eastAsia"/>
          <w:sz w:val="24"/>
        </w:rPr>
        <w:t xml:space="preserve">...   </w:t>
      </w:r>
      <w:r w:rsidRPr="00E002D6">
        <w:rPr>
          <w:rFonts w:ascii="Times New Roman" w:hAnsi="Times New Roman" w:hint="eastAsia"/>
          <w:sz w:val="24"/>
          <w:lang w:eastAsia="zh"/>
        </w:rPr>
        <w:t>……</w:t>
      </w:r>
      <w:r w:rsidRPr="00E002D6">
        <w:rPr>
          <w:rFonts w:ascii="Times New Roman" w:hAnsi="Times New Roman"/>
          <w:sz w:val="24"/>
        </w:rPr>
        <w:t>以及</w:t>
      </w:r>
      <w:r w:rsidRPr="00E002D6">
        <w:rPr>
          <w:rFonts w:ascii="Times New Roman" w:hAnsi="Times New Roman" w:hint="eastAsia"/>
          <w:sz w:val="24"/>
          <w:lang w:eastAsia="zh"/>
        </w:rPr>
        <w:t>……</w:t>
      </w:r>
    </w:p>
    <w:p w14:paraId="64551895" w14:textId="77777777" w:rsidR="00792C08" w:rsidRPr="00E002D6" w:rsidRDefault="00000000">
      <w:pPr>
        <w:numPr>
          <w:ilvl w:val="0"/>
          <w:numId w:val="59"/>
        </w:numPr>
        <w:spacing w:line="400" w:lineRule="exact"/>
        <w:ind w:left="425" w:hanging="425"/>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2F9D028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The professo</w:t>
      </w:r>
      <w:r w:rsidRPr="00E002D6">
        <w:rPr>
          <w:rFonts w:ascii="Times New Roman" w:hAnsi="Times New Roman" w:hint="eastAsia"/>
          <w:sz w:val="24"/>
        </w:rPr>
        <w:t>r</w:t>
      </w:r>
      <w:r w:rsidRPr="00E002D6">
        <w:rPr>
          <w:rFonts w:ascii="Times New Roman" w:hAnsi="Times New Roman"/>
          <w:sz w:val="24"/>
        </w:rPr>
        <w:t>'s speech was both interesting and instructive.</w:t>
      </w:r>
    </w:p>
    <w:p w14:paraId="35765B7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=The professor's speech was interesting as well as instructive.</w:t>
      </w:r>
    </w:p>
    <w:p w14:paraId="18A0CCF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该教授的</w:t>
      </w:r>
      <w:proofErr w:type="gramStart"/>
      <w:r w:rsidRPr="00E002D6">
        <w:rPr>
          <w:rFonts w:ascii="Times New Roman" w:hAnsi="Times New Roman"/>
          <w:sz w:val="24"/>
        </w:rPr>
        <w:t>演说既</w:t>
      </w:r>
      <w:proofErr w:type="gramEnd"/>
      <w:r w:rsidRPr="00E002D6">
        <w:rPr>
          <w:rFonts w:ascii="Times New Roman" w:hAnsi="Times New Roman"/>
          <w:sz w:val="24"/>
        </w:rPr>
        <w:t>有趣又有益。</w:t>
      </w:r>
    </w:p>
    <w:p w14:paraId="6BE2D6B2" w14:textId="77777777" w:rsidR="00792C08" w:rsidRPr="00E002D6" w:rsidRDefault="00000000">
      <w:pPr>
        <w:numPr>
          <w:ilvl w:val="0"/>
          <w:numId w:val="59"/>
        </w:numPr>
        <w:spacing w:line="400" w:lineRule="exact"/>
        <w:ind w:left="425" w:hanging="425"/>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78535DC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She is interested both in music and in writing.</w:t>
      </w:r>
    </w:p>
    <w:p w14:paraId="31408EF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is interested in music as well as in writing.</w:t>
      </w:r>
    </w:p>
    <w:p w14:paraId="14B8F86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她对音乐和写作都感兴趣。</w:t>
      </w:r>
    </w:p>
    <w:p w14:paraId="171DCE53" w14:textId="77777777" w:rsidR="00792C08" w:rsidRPr="00E002D6" w:rsidRDefault="00000000">
      <w:pPr>
        <w:numPr>
          <w:ilvl w:val="0"/>
          <w:numId w:val="59"/>
        </w:numPr>
        <w:spacing w:line="400" w:lineRule="exact"/>
        <w:ind w:left="425" w:hanging="425"/>
        <w:rPr>
          <w:rFonts w:ascii="Times New Roman" w:hAnsi="Times New Roman"/>
          <w:sz w:val="24"/>
        </w:rPr>
      </w:pPr>
      <w:r w:rsidRPr="00E002D6">
        <w:rPr>
          <w:rFonts w:ascii="Times New Roman" w:hAnsi="Times New Roman"/>
          <w:sz w:val="24"/>
        </w:rPr>
        <w:t>连接从句</w:t>
      </w:r>
      <w:r w:rsidRPr="00E002D6">
        <w:rPr>
          <w:rFonts w:ascii="Times New Roman" w:hAnsi="Times New Roman" w:hint="eastAsia"/>
          <w:sz w:val="24"/>
        </w:rPr>
        <w:t>：</w:t>
      </w:r>
    </w:p>
    <w:p w14:paraId="6D81104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succeeded both because he was intelligent</w:t>
      </w:r>
      <w:r w:rsidRPr="00E002D6">
        <w:rPr>
          <w:rFonts w:ascii="Times New Roman" w:hAnsi="Times New Roman" w:hint="eastAsia"/>
          <w:sz w:val="24"/>
        </w:rPr>
        <w:t xml:space="preserve"> </w:t>
      </w:r>
      <w:r w:rsidRPr="00E002D6">
        <w:rPr>
          <w:rFonts w:ascii="Times New Roman" w:hAnsi="Times New Roman"/>
          <w:sz w:val="24"/>
        </w:rPr>
        <w:t>and because he was diligent.</w:t>
      </w:r>
    </w:p>
    <w:p w14:paraId="0B59801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succeeded because he was intelligent as well as because he</w:t>
      </w:r>
      <w:r w:rsidRPr="00E002D6">
        <w:rPr>
          <w:rFonts w:ascii="Times New Roman" w:hAnsi="Times New Roman" w:hint="eastAsia"/>
          <w:sz w:val="24"/>
        </w:rPr>
        <w:t xml:space="preserve"> </w:t>
      </w:r>
      <w:r w:rsidRPr="00E002D6">
        <w:rPr>
          <w:rFonts w:ascii="Times New Roman" w:hAnsi="Times New Roman"/>
          <w:sz w:val="24"/>
        </w:rPr>
        <w:t>was diligent.</w:t>
      </w:r>
    </w:p>
    <w:p w14:paraId="0394544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他成功是因为他既聪明又勤奋。</w:t>
      </w:r>
    </w:p>
    <w:p w14:paraId="6C7180FA" w14:textId="77777777" w:rsidR="00792C08" w:rsidRPr="00E002D6" w:rsidRDefault="00000000">
      <w:pPr>
        <w:numPr>
          <w:ilvl w:val="0"/>
          <w:numId w:val="59"/>
        </w:numPr>
        <w:spacing w:line="400" w:lineRule="exact"/>
        <w:ind w:left="425" w:hanging="425"/>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596DF393"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sz w:val="24"/>
        </w:rPr>
        <w:t>a</w:t>
      </w:r>
      <w:r w:rsidRPr="00E002D6">
        <w:rPr>
          <w:rFonts w:ascii="Times New Roman" w:hAnsi="Times New Roman" w:hint="eastAsia"/>
          <w:sz w:val="24"/>
          <w:lang w:eastAsia="zh"/>
        </w:rPr>
        <w:t xml:space="preserve">) </w:t>
      </w:r>
      <w:r w:rsidRPr="00E002D6">
        <w:rPr>
          <w:rFonts w:ascii="Times New Roman" w:hAnsi="Times New Roman"/>
          <w:sz w:val="24"/>
        </w:rPr>
        <w:t>both...and</w:t>
      </w:r>
      <w:r w:rsidRPr="00E002D6">
        <w:rPr>
          <w:rFonts w:ascii="Times New Roman" w:hAnsi="Times New Roman" w:hint="eastAsia"/>
          <w:sz w:val="24"/>
        </w:rPr>
        <w:t>...</w:t>
      </w:r>
      <w:r w:rsidRPr="00E002D6">
        <w:rPr>
          <w:rFonts w:ascii="Times New Roman" w:hAnsi="Times New Roman"/>
          <w:sz w:val="24"/>
        </w:rPr>
        <w:t>若连接主语时，主语视为复数，故其后要用复数动词。</w:t>
      </w:r>
    </w:p>
    <w:p w14:paraId="6A2638E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Both Carl and I are interested in playing baseball.</w:t>
      </w:r>
    </w:p>
    <w:p w14:paraId="5760C77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卡尔和我都对打棒球很感兴趣。</w:t>
      </w:r>
    </w:p>
    <w:p w14:paraId="36D1BF48"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sz w:val="24"/>
        </w:rPr>
        <w:t>b</w:t>
      </w:r>
      <w:r w:rsidRPr="00E002D6">
        <w:rPr>
          <w:rFonts w:ascii="Times New Roman" w:hAnsi="Times New Roman" w:hint="eastAsia"/>
          <w:sz w:val="24"/>
          <w:lang w:eastAsia="zh"/>
        </w:rPr>
        <w:t xml:space="preserve">)  </w:t>
      </w:r>
      <w:r w:rsidRPr="00E002D6">
        <w:rPr>
          <w:rFonts w:ascii="Times New Roman" w:hAnsi="Times New Roman"/>
          <w:sz w:val="24"/>
        </w:rPr>
        <w:t>...as well a</w:t>
      </w:r>
      <w:r w:rsidRPr="00E002D6">
        <w:rPr>
          <w:rFonts w:ascii="Times New Roman" w:hAnsi="Times New Roman" w:hint="eastAsia"/>
          <w:sz w:val="24"/>
        </w:rPr>
        <w:t>s...</w:t>
      </w:r>
      <w:r w:rsidRPr="00E002D6">
        <w:rPr>
          <w:rFonts w:ascii="Times New Roman" w:hAnsi="Times New Roman"/>
          <w:sz w:val="24"/>
        </w:rPr>
        <w:t>若连接主语时，其后动词要随第一个主语做变化。</w:t>
      </w:r>
    </w:p>
    <w:p w14:paraId="27A401D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Peter as well as I am satisfied with the </w:t>
      </w:r>
      <w:proofErr w:type="gramStart"/>
      <w:r w:rsidRPr="00E002D6">
        <w:rPr>
          <w:rFonts w:ascii="Times New Roman" w:hAnsi="Times New Roman"/>
          <w:sz w:val="24"/>
        </w:rPr>
        <w:t>result.(</w:t>
      </w:r>
      <w:proofErr w:type="gramEnd"/>
      <w:r w:rsidRPr="00E002D6">
        <w:rPr>
          <w:rFonts w:ascii="Times New Roman" w:hAnsi="Times New Roman"/>
          <w:sz w:val="24"/>
        </w:rPr>
        <w:t>×)</w:t>
      </w:r>
    </w:p>
    <w:p w14:paraId="59E6DF3B"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 xml:space="preserve">→Peter as well as I </w:t>
      </w:r>
      <w:proofErr w:type="gramStart"/>
      <w:r w:rsidRPr="00E002D6">
        <w:rPr>
          <w:rFonts w:ascii="Times New Roman" w:hAnsi="Times New Roman"/>
          <w:sz w:val="24"/>
        </w:rPr>
        <w:t>is</w:t>
      </w:r>
      <w:proofErr w:type="gramEnd"/>
      <w:r w:rsidRPr="00E002D6">
        <w:rPr>
          <w:rFonts w:ascii="Times New Roman" w:hAnsi="Times New Roman"/>
          <w:sz w:val="24"/>
        </w:rPr>
        <w:t xml:space="preserve"> satisfied with the </w:t>
      </w:r>
      <w:proofErr w:type="gramStart"/>
      <w:r w:rsidRPr="00E002D6">
        <w:rPr>
          <w:rFonts w:ascii="Times New Roman" w:hAnsi="Times New Roman"/>
          <w:sz w:val="24"/>
        </w:rPr>
        <w:t>result.(</w:t>
      </w:r>
      <w:proofErr w:type="gramEnd"/>
      <w:r w:rsidRPr="00E002D6">
        <w:rPr>
          <w:rFonts w:ascii="Times New Roman" w:hAnsi="Times New Roman"/>
          <w:sz w:val="24"/>
        </w:rPr>
        <w:t>√)</w:t>
      </w:r>
    </w:p>
    <w:p w14:paraId="090EC3A3"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=Peter</w:t>
      </w:r>
      <w:r w:rsidRPr="00E002D6">
        <w:rPr>
          <w:rFonts w:ascii="Times New Roman" w:hAnsi="Times New Roman" w:hint="eastAsia"/>
          <w:sz w:val="24"/>
        </w:rPr>
        <w:t xml:space="preserve"> </w:t>
      </w:r>
      <w:r w:rsidRPr="00E002D6">
        <w:rPr>
          <w:rFonts w:ascii="Times New Roman" w:hAnsi="Times New Roman"/>
          <w:sz w:val="24"/>
        </w:rPr>
        <w:t>no less than I is satisfied with the result.</w:t>
      </w:r>
    </w:p>
    <w:p w14:paraId="1673F898"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=Peter along with me is satisfied with the result.</w:t>
      </w:r>
    </w:p>
    <w:p w14:paraId="7A14916B"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w:t>
      </w:r>
      <w:proofErr w:type="gramStart"/>
      <w:r w:rsidRPr="00E002D6">
        <w:rPr>
          <w:rFonts w:ascii="Times New Roman" w:hAnsi="Times New Roman"/>
          <w:sz w:val="24"/>
        </w:rPr>
        <w:t>Peter together</w:t>
      </w:r>
      <w:proofErr w:type="gramEnd"/>
      <w:r w:rsidRPr="00E002D6">
        <w:rPr>
          <w:rFonts w:ascii="Times New Roman" w:hAnsi="Times New Roman"/>
          <w:sz w:val="24"/>
        </w:rPr>
        <w:t xml:space="preserve"> with me is satisfied with the result.</w:t>
      </w:r>
    </w:p>
    <w:p w14:paraId="021BAA8A"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彼得和我都满意这样的结果。</w:t>
      </w:r>
    </w:p>
    <w:p w14:paraId="7A6A1C9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上</w:t>
      </w:r>
      <w:proofErr w:type="gramStart"/>
      <w:r w:rsidRPr="00E002D6">
        <w:rPr>
          <w:rFonts w:ascii="Times New Roman" w:hAnsi="Times New Roman"/>
          <w:sz w:val="24"/>
        </w:rPr>
        <w:t>列句</w:t>
      </w:r>
      <w:proofErr w:type="gramEnd"/>
      <w:r w:rsidRPr="00E002D6">
        <w:rPr>
          <w:rFonts w:ascii="Times New Roman" w:hAnsi="Times New Roman"/>
          <w:sz w:val="24"/>
        </w:rPr>
        <w:t>中，由于</w:t>
      </w:r>
      <w:r w:rsidRPr="00E002D6">
        <w:rPr>
          <w:rFonts w:ascii="Times New Roman" w:hAnsi="Times New Roman"/>
          <w:sz w:val="24"/>
        </w:rPr>
        <w:t>as well as</w:t>
      </w:r>
      <w:r w:rsidRPr="00E002D6">
        <w:rPr>
          <w:rFonts w:ascii="Times New Roman" w:hAnsi="Times New Roman"/>
          <w:sz w:val="24"/>
        </w:rPr>
        <w:t>和</w:t>
      </w:r>
      <w:r w:rsidRPr="00E002D6">
        <w:rPr>
          <w:rFonts w:ascii="Times New Roman" w:hAnsi="Times New Roman"/>
          <w:sz w:val="24"/>
        </w:rPr>
        <w:t>no less than</w:t>
      </w:r>
      <w:r w:rsidRPr="00E002D6">
        <w:rPr>
          <w:rFonts w:ascii="Times New Roman" w:hAnsi="Times New Roman"/>
          <w:sz w:val="24"/>
        </w:rPr>
        <w:t>是对等连词，故其后接主格形态</w:t>
      </w:r>
      <w:r w:rsidRPr="00E002D6">
        <w:rPr>
          <w:rFonts w:ascii="Times New Roman" w:hAnsi="Times New Roman"/>
          <w:sz w:val="24"/>
        </w:rPr>
        <w:t>I</w:t>
      </w:r>
      <w:r w:rsidRPr="00E002D6">
        <w:rPr>
          <w:rFonts w:ascii="Times New Roman" w:hAnsi="Times New Roman" w:hint="eastAsia"/>
          <w:sz w:val="24"/>
        </w:rPr>
        <w:t>；</w:t>
      </w:r>
      <w:r w:rsidRPr="00E002D6">
        <w:rPr>
          <w:rFonts w:ascii="Times New Roman" w:hAnsi="Times New Roman"/>
          <w:sz w:val="24"/>
        </w:rPr>
        <w:t>而</w:t>
      </w:r>
      <w:r w:rsidRPr="00E002D6">
        <w:rPr>
          <w:rFonts w:ascii="Times New Roman" w:hAnsi="Times New Roman"/>
          <w:sz w:val="24"/>
        </w:rPr>
        <w:t>along with</w:t>
      </w:r>
      <w:r w:rsidRPr="00E002D6">
        <w:rPr>
          <w:rFonts w:ascii="Times New Roman" w:hAnsi="Times New Roman"/>
          <w:sz w:val="24"/>
        </w:rPr>
        <w:t>及</w:t>
      </w:r>
      <w:r w:rsidRPr="00E002D6">
        <w:rPr>
          <w:rFonts w:ascii="Times New Roman" w:hAnsi="Times New Roman"/>
          <w:sz w:val="24"/>
        </w:rPr>
        <w:t>together with</w:t>
      </w:r>
      <w:r w:rsidRPr="00E002D6">
        <w:rPr>
          <w:rFonts w:ascii="Times New Roman" w:hAnsi="Times New Roman"/>
          <w:sz w:val="24"/>
        </w:rPr>
        <w:t>则视为介词，</w:t>
      </w:r>
      <w:proofErr w:type="gramStart"/>
      <w:r w:rsidRPr="00E002D6">
        <w:rPr>
          <w:rFonts w:ascii="Times New Roman" w:hAnsi="Times New Roman"/>
          <w:sz w:val="24"/>
        </w:rPr>
        <w:t>故之后</w:t>
      </w:r>
      <w:proofErr w:type="gramEnd"/>
      <w:r w:rsidRPr="00E002D6">
        <w:rPr>
          <w:rFonts w:ascii="Times New Roman" w:hAnsi="Times New Roman"/>
          <w:sz w:val="24"/>
        </w:rPr>
        <w:t>接宾格形态</w:t>
      </w:r>
      <w:r w:rsidRPr="00E002D6">
        <w:rPr>
          <w:rFonts w:ascii="Times New Roman" w:hAnsi="Times New Roman"/>
          <w:sz w:val="24"/>
        </w:rPr>
        <w:t>me</w:t>
      </w:r>
      <w:r w:rsidRPr="00E002D6">
        <w:rPr>
          <w:rFonts w:ascii="Times New Roman" w:hAnsi="Times New Roman"/>
          <w:sz w:val="24"/>
        </w:rPr>
        <w:t>。</w:t>
      </w:r>
    </w:p>
    <w:p w14:paraId="53D6B580" w14:textId="77777777" w:rsidR="00792C08" w:rsidRPr="00E002D6" w:rsidRDefault="00792C08">
      <w:pPr>
        <w:spacing w:line="400" w:lineRule="exact"/>
        <w:rPr>
          <w:rFonts w:ascii="Times New Roman" w:hAnsi="Times New Roman"/>
          <w:sz w:val="24"/>
        </w:rPr>
      </w:pPr>
    </w:p>
    <w:p w14:paraId="6EFDE3B6"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y...but</w:t>
      </w:r>
      <w:r w:rsidRPr="00E002D6">
        <w:rPr>
          <w:rFonts w:ascii="Times New Roman" w:hAnsi="Times New Roman" w:hint="eastAsia"/>
          <w:sz w:val="24"/>
        </w:rPr>
        <w:t xml:space="preserve"> </w:t>
      </w:r>
      <w:r w:rsidRPr="00E002D6">
        <w:rPr>
          <w:rFonts w:ascii="Times New Roman" w:hAnsi="Times New Roman"/>
          <w:sz w:val="24"/>
        </w:rPr>
        <w:t>(also)</w:t>
      </w:r>
      <w:r w:rsidRPr="00E002D6">
        <w:rPr>
          <w:rFonts w:ascii="Times New Roman" w:hAnsi="Times New Roman" w:hint="eastAsia"/>
          <w:sz w:val="24"/>
        </w:rPr>
        <w:t xml:space="preserve"> ...   </w:t>
      </w:r>
      <w:r w:rsidRPr="00E002D6">
        <w:rPr>
          <w:rFonts w:ascii="Times New Roman" w:hAnsi="Times New Roman"/>
          <w:sz w:val="24"/>
        </w:rPr>
        <w:t>不仅</w:t>
      </w:r>
      <w:r w:rsidRPr="00E002D6">
        <w:rPr>
          <w:rFonts w:ascii="Times New Roman" w:hAnsi="Times New Roman" w:hint="eastAsia"/>
          <w:sz w:val="24"/>
          <w:lang w:eastAsia="zh"/>
        </w:rPr>
        <w:t>……</w:t>
      </w:r>
      <w:r w:rsidRPr="00E002D6">
        <w:rPr>
          <w:rFonts w:ascii="Times New Roman" w:hAnsi="Times New Roman"/>
          <w:sz w:val="24"/>
        </w:rPr>
        <w:t>而且</w:t>
      </w:r>
      <w:r w:rsidRPr="00E002D6">
        <w:rPr>
          <w:rFonts w:ascii="Times New Roman" w:hAnsi="Times New Roman" w:hint="eastAsia"/>
          <w:sz w:val="24"/>
          <w:lang w:eastAsia="zh"/>
        </w:rPr>
        <w:t>……</w:t>
      </w:r>
    </w:p>
    <w:p w14:paraId="1D15B2C2" w14:textId="77777777" w:rsidR="00792C08" w:rsidRPr="00E002D6" w:rsidRDefault="00000000">
      <w:pPr>
        <w:spacing w:line="400" w:lineRule="exact"/>
        <w:ind w:firstLineChars="100" w:firstLine="240"/>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w:t>
      </w:r>
      <w:r w:rsidRPr="00E002D6">
        <w:rPr>
          <w:rFonts w:ascii="Times New Roman" w:hAnsi="Times New Roman" w:hint="eastAsia"/>
          <w:sz w:val="24"/>
        </w:rPr>
        <w:t>t</w:t>
      </w:r>
      <w:r w:rsidRPr="00E002D6">
        <w:rPr>
          <w:rFonts w:ascii="Times New Roman" w:hAnsi="Times New Roman"/>
          <w:sz w:val="24"/>
        </w:rPr>
        <w:t>...a</w:t>
      </w:r>
      <w:r w:rsidRPr="00E002D6">
        <w:rPr>
          <w:rFonts w:ascii="Times New Roman" w:hAnsi="Times New Roman" w:hint="eastAsia"/>
          <w:sz w:val="24"/>
        </w:rPr>
        <w:t>s</w:t>
      </w:r>
      <w:r w:rsidRPr="00E002D6">
        <w:rPr>
          <w:rFonts w:ascii="Times New Roman" w:hAnsi="Times New Roman"/>
          <w:sz w:val="24"/>
        </w:rPr>
        <w:t xml:space="preserve"> well</w:t>
      </w:r>
    </w:p>
    <w:p w14:paraId="647776D8"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not…bu</w:t>
      </w:r>
      <w:r w:rsidRPr="00E002D6">
        <w:rPr>
          <w:rFonts w:ascii="Times New Roman" w:hAnsi="Times New Roman" w:hint="eastAsia"/>
          <w:sz w:val="24"/>
        </w:rPr>
        <w:t>t</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并非</w:t>
      </w:r>
      <w:r w:rsidRPr="00E002D6">
        <w:rPr>
          <w:rFonts w:ascii="Times New Roman" w:hAnsi="Times New Roman" w:hint="eastAsia"/>
          <w:sz w:val="24"/>
          <w:lang w:eastAsia="zh"/>
        </w:rPr>
        <w:t>……</w:t>
      </w:r>
      <w:r w:rsidRPr="00E002D6">
        <w:rPr>
          <w:rFonts w:ascii="Times New Roman" w:hAnsi="Times New Roman"/>
          <w:sz w:val="24"/>
        </w:rPr>
        <w:t>而是</w:t>
      </w:r>
      <w:r w:rsidRPr="00E002D6">
        <w:rPr>
          <w:rFonts w:ascii="Times New Roman" w:hAnsi="Times New Roman" w:hint="eastAsia"/>
          <w:sz w:val="24"/>
          <w:lang w:eastAsia="zh"/>
        </w:rPr>
        <w:t>……</w:t>
      </w:r>
    </w:p>
    <w:p w14:paraId="5617296A"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either...o</w:t>
      </w:r>
      <w:r w:rsidRPr="00E002D6">
        <w:rPr>
          <w:rFonts w:ascii="Times New Roman" w:hAnsi="Times New Roman" w:hint="eastAsia"/>
          <w:sz w:val="24"/>
        </w:rPr>
        <w:t>r</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要不</w:t>
      </w:r>
      <w:r w:rsidRPr="00E002D6">
        <w:rPr>
          <w:rFonts w:ascii="Times New Roman" w:hAnsi="Times New Roman" w:hint="eastAsia"/>
          <w:sz w:val="24"/>
          <w:lang w:eastAsia="zh"/>
        </w:rPr>
        <w:t>……</w:t>
      </w:r>
      <w:r w:rsidRPr="00E002D6">
        <w:rPr>
          <w:rFonts w:ascii="Times New Roman" w:hAnsi="Times New Roman"/>
          <w:sz w:val="24"/>
        </w:rPr>
        <w:t>就是</w:t>
      </w:r>
      <w:r w:rsidRPr="00E002D6">
        <w:rPr>
          <w:rFonts w:ascii="Times New Roman" w:hAnsi="Times New Roman" w:hint="eastAsia"/>
          <w:sz w:val="24"/>
          <w:lang w:eastAsia="zh"/>
        </w:rPr>
        <w:t>……</w:t>
      </w:r>
    </w:p>
    <w:p w14:paraId="519CA564"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neither...nor...</w:t>
      </w:r>
      <w:r w:rsidRPr="00E002D6">
        <w:rPr>
          <w:rFonts w:ascii="Times New Roman" w:hAnsi="Times New Roman" w:hint="eastAsia"/>
          <w:sz w:val="24"/>
        </w:rPr>
        <w:t xml:space="preserve">  </w:t>
      </w:r>
      <w:r w:rsidRPr="00E002D6">
        <w:rPr>
          <w:rFonts w:ascii="Times New Roman" w:hAnsi="Times New Roman"/>
          <w:sz w:val="24"/>
        </w:rPr>
        <w:t>既非</w:t>
      </w:r>
      <w:r w:rsidRPr="00E002D6">
        <w:rPr>
          <w:rFonts w:ascii="Times New Roman" w:hAnsi="Times New Roman" w:hint="eastAsia"/>
          <w:sz w:val="24"/>
          <w:lang w:eastAsia="zh"/>
        </w:rPr>
        <w:t>……</w:t>
      </w:r>
      <w:r w:rsidRPr="00E002D6">
        <w:rPr>
          <w:rFonts w:ascii="Times New Roman" w:hAnsi="Times New Roman"/>
          <w:sz w:val="24"/>
        </w:rPr>
        <w:t>也非</w:t>
      </w:r>
      <w:r w:rsidRPr="00E002D6">
        <w:rPr>
          <w:rFonts w:ascii="Times New Roman" w:hAnsi="Times New Roman" w:hint="eastAsia"/>
          <w:sz w:val="24"/>
          <w:lang w:eastAsia="zh"/>
        </w:rPr>
        <w:t>……</w:t>
      </w:r>
    </w:p>
    <w:p w14:paraId="0181DE06" w14:textId="77777777" w:rsidR="00792C08" w:rsidRPr="00E002D6" w:rsidRDefault="00000000">
      <w:pPr>
        <w:numPr>
          <w:ilvl w:val="0"/>
          <w:numId w:val="60"/>
        </w:numPr>
        <w:spacing w:line="400" w:lineRule="exact"/>
        <w:ind w:left="425" w:hanging="425"/>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6E2F46D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w:t>
      </w:r>
      <w:r w:rsidRPr="00E002D6">
        <w:rPr>
          <w:rFonts w:ascii="Times New Roman" w:hAnsi="Times New Roman" w:hint="eastAsia"/>
          <w:sz w:val="24"/>
        </w:rPr>
        <w:t xml:space="preserve"> i</w:t>
      </w:r>
      <w:r w:rsidRPr="00E002D6">
        <w:rPr>
          <w:rFonts w:ascii="Times New Roman" w:hAnsi="Times New Roman"/>
          <w:sz w:val="24"/>
        </w:rPr>
        <w:t>s</w:t>
      </w:r>
      <w:r w:rsidRPr="00E002D6">
        <w:rPr>
          <w:rFonts w:ascii="Times New Roman" w:hAnsi="Times New Roman" w:hint="eastAsia"/>
          <w:sz w:val="24"/>
        </w:rPr>
        <w:t xml:space="preserve"> </w:t>
      </w:r>
      <w:r w:rsidRPr="00E002D6">
        <w:rPr>
          <w:rFonts w:ascii="Times New Roman" w:hAnsi="Times New Roman"/>
          <w:sz w:val="24"/>
        </w:rPr>
        <w:t>no</w:t>
      </w:r>
      <w:r w:rsidRPr="00E002D6">
        <w:rPr>
          <w:rFonts w:ascii="Times New Roman" w:hAnsi="Times New Roman" w:hint="eastAsia"/>
          <w:sz w:val="24"/>
        </w:rPr>
        <w:t xml:space="preserve">t only </w:t>
      </w:r>
      <w:r w:rsidRPr="00E002D6">
        <w:rPr>
          <w:rFonts w:ascii="Times New Roman" w:hAnsi="Times New Roman"/>
          <w:sz w:val="24"/>
        </w:rPr>
        <w:t>a</w:t>
      </w:r>
      <w:r w:rsidRPr="00E002D6">
        <w:rPr>
          <w:rFonts w:ascii="Times New Roman" w:hAnsi="Times New Roman" w:hint="eastAsia"/>
          <w:sz w:val="24"/>
        </w:rPr>
        <w:t xml:space="preserve"> d</w:t>
      </w:r>
      <w:r w:rsidRPr="00E002D6">
        <w:rPr>
          <w:rFonts w:ascii="Times New Roman" w:hAnsi="Times New Roman"/>
          <w:sz w:val="24"/>
        </w:rPr>
        <w:t>o</w:t>
      </w:r>
      <w:r w:rsidRPr="00E002D6">
        <w:rPr>
          <w:rFonts w:ascii="Times New Roman" w:hAnsi="Times New Roman" w:hint="eastAsia"/>
          <w:sz w:val="24"/>
        </w:rPr>
        <w:t>ctor</w:t>
      </w:r>
      <w:r w:rsidRPr="00E002D6">
        <w:rPr>
          <w:rFonts w:ascii="Times New Roman" w:hAnsi="Times New Roman"/>
          <w:sz w:val="24"/>
        </w:rPr>
        <w:t xml:space="preserve"> bu</w:t>
      </w:r>
      <w:r w:rsidRPr="00E002D6">
        <w:rPr>
          <w:rFonts w:ascii="Times New Roman" w:hAnsi="Times New Roman" w:hint="eastAsia"/>
          <w:sz w:val="24"/>
        </w:rPr>
        <w:t xml:space="preserve">t </w:t>
      </w:r>
      <w:r w:rsidRPr="00E002D6">
        <w:rPr>
          <w:rFonts w:ascii="Times New Roman" w:hAnsi="Times New Roman"/>
          <w:sz w:val="24"/>
        </w:rPr>
        <w:t>a</w:t>
      </w:r>
      <w:r w:rsidRPr="00E002D6">
        <w:rPr>
          <w:rFonts w:ascii="Times New Roman" w:hAnsi="Times New Roman" w:hint="eastAsia"/>
          <w:sz w:val="24"/>
        </w:rPr>
        <w:t xml:space="preserve"> writer.</w:t>
      </w:r>
    </w:p>
    <w:p w14:paraId="26BDD54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=He is </w:t>
      </w:r>
      <w:proofErr w:type="gramStart"/>
      <w:r w:rsidRPr="00E002D6">
        <w:rPr>
          <w:rFonts w:ascii="Times New Roman" w:hAnsi="Times New Roman"/>
          <w:sz w:val="24"/>
        </w:rPr>
        <w:t>no</w:t>
      </w:r>
      <w:proofErr w:type="gramEnd"/>
      <w:r w:rsidRPr="00E002D6">
        <w:rPr>
          <w:rFonts w:ascii="Times New Roman" w:hAnsi="Times New Roman"/>
          <w:sz w:val="24"/>
        </w:rPr>
        <w:t xml:space="preserve"> only a doctor but a writer as well.</w:t>
      </w:r>
    </w:p>
    <w:p w14:paraId="5BAC50D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他不仅是位医生，而且还是位作家。</w:t>
      </w:r>
    </w:p>
    <w:p w14:paraId="7CA5796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not stingy but generous.</w:t>
      </w:r>
    </w:p>
    <w:p w14:paraId="7330557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他不是吝啬而是慷慨。</w:t>
      </w:r>
    </w:p>
    <w:p w14:paraId="204A99D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Can you speak either English or Japanese?</w:t>
      </w:r>
    </w:p>
    <w:p w14:paraId="68FD3D4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你会说英语或日语吗</w:t>
      </w:r>
      <w:r w:rsidRPr="00E002D6">
        <w:rPr>
          <w:rFonts w:ascii="Times New Roman" w:hAnsi="Times New Roman"/>
          <w:sz w:val="24"/>
        </w:rPr>
        <w:t>?</w:t>
      </w:r>
    </w:p>
    <w:p w14:paraId="5623A02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It is neither cold nor hot in fall.</w:t>
      </w:r>
    </w:p>
    <w:p w14:paraId="2FC40B8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秋天的天气既不冷也不热。</w:t>
      </w:r>
    </w:p>
    <w:p w14:paraId="0EFC0514" w14:textId="77777777" w:rsidR="00792C08" w:rsidRPr="00E002D6" w:rsidRDefault="00000000">
      <w:pPr>
        <w:numPr>
          <w:ilvl w:val="0"/>
          <w:numId w:val="60"/>
        </w:numPr>
        <w:spacing w:line="400" w:lineRule="exact"/>
        <w:ind w:left="425" w:hanging="425"/>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755B967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is known not only as a businessman but</w:t>
      </w:r>
      <w:r w:rsidRPr="00E002D6">
        <w:rPr>
          <w:rFonts w:ascii="Times New Roman" w:hAnsi="Times New Roman" w:hint="eastAsia"/>
          <w:sz w:val="24"/>
        </w:rPr>
        <w:t xml:space="preserve"> </w:t>
      </w:r>
      <w:r w:rsidRPr="00E002D6">
        <w:rPr>
          <w:rFonts w:ascii="Times New Roman" w:hAnsi="Times New Roman"/>
          <w:sz w:val="24"/>
        </w:rPr>
        <w:t>(also)</w:t>
      </w:r>
      <w:r w:rsidRPr="00E002D6">
        <w:rPr>
          <w:rFonts w:ascii="Times New Roman" w:hAnsi="Times New Roman" w:hint="eastAsia"/>
          <w:sz w:val="24"/>
        </w:rPr>
        <w:t xml:space="preserve"> </w:t>
      </w:r>
      <w:r w:rsidRPr="00E002D6">
        <w:rPr>
          <w:rFonts w:ascii="Times New Roman" w:hAnsi="Times New Roman"/>
          <w:sz w:val="24"/>
        </w:rPr>
        <w:t>as a statesman.</w:t>
      </w:r>
    </w:p>
    <w:p w14:paraId="55A8815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known not only as a businessman but as a statesman as well.</w:t>
      </w:r>
    </w:p>
    <w:p w14:paraId="3C77ABB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他不仅是知名的商人，而且也是知名的政治家。</w:t>
      </w:r>
    </w:p>
    <w:p w14:paraId="5603910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was not in Paris but in London.</w:t>
      </w:r>
    </w:p>
    <w:p w14:paraId="61DEA11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她当时人不在巴黎，而是在伦敦。</w:t>
      </w:r>
    </w:p>
    <w:p w14:paraId="34D5CA8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either at home or at school</w:t>
      </w:r>
      <w:r w:rsidRPr="00E002D6">
        <w:rPr>
          <w:rFonts w:ascii="Times New Roman" w:hAnsi="Times New Roman" w:hint="eastAsia"/>
          <w:sz w:val="24"/>
        </w:rPr>
        <w:t>.</w:t>
      </w:r>
    </w:p>
    <w:p w14:paraId="08C6EC6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他要不是在家，就是在学校。</w:t>
      </w:r>
    </w:p>
    <w:p w14:paraId="52687CC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neither at home nor at work.</w:t>
      </w:r>
    </w:p>
    <w:p w14:paraId="0D87586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他既不在家，也没上班。</w:t>
      </w:r>
    </w:p>
    <w:p w14:paraId="1C56274E" w14:textId="77777777" w:rsidR="00792C08" w:rsidRPr="00E002D6" w:rsidRDefault="00000000">
      <w:pPr>
        <w:numPr>
          <w:ilvl w:val="0"/>
          <w:numId w:val="60"/>
        </w:numPr>
        <w:spacing w:line="400" w:lineRule="exact"/>
        <w:ind w:left="425" w:hanging="425"/>
        <w:rPr>
          <w:rFonts w:ascii="Times New Roman" w:hAnsi="Times New Roman"/>
          <w:sz w:val="24"/>
        </w:rPr>
      </w:pPr>
      <w:r w:rsidRPr="00E002D6">
        <w:rPr>
          <w:rFonts w:ascii="Times New Roman" w:hAnsi="Times New Roman"/>
          <w:sz w:val="24"/>
        </w:rPr>
        <w:t>连接从句或并列句</w:t>
      </w:r>
      <w:r w:rsidRPr="00E002D6">
        <w:rPr>
          <w:rFonts w:ascii="Times New Roman" w:hAnsi="Times New Roman" w:hint="eastAsia"/>
          <w:sz w:val="24"/>
        </w:rPr>
        <w:t>：</w:t>
      </w:r>
    </w:p>
    <w:p w14:paraId="302E994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He is famous not only because he is rich but(also)</w:t>
      </w:r>
      <w:r w:rsidRPr="00E002D6">
        <w:rPr>
          <w:rFonts w:ascii="Times New Roman" w:hAnsi="Times New Roman" w:hint="eastAsia"/>
          <w:sz w:val="24"/>
        </w:rPr>
        <w:t xml:space="preserve"> b</w:t>
      </w:r>
      <w:r w:rsidRPr="00E002D6">
        <w:rPr>
          <w:rFonts w:ascii="Times New Roman" w:hAnsi="Times New Roman"/>
          <w:sz w:val="24"/>
        </w:rPr>
        <w:t>ecau</w:t>
      </w:r>
      <w:r w:rsidRPr="00E002D6">
        <w:rPr>
          <w:rFonts w:ascii="Times New Roman" w:hAnsi="Times New Roman" w:hint="eastAsia"/>
          <w:sz w:val="24"/>
        </w:rPr>
        <w:t>se he is g</w:t>
      </w:r>
      <w:r w:rsidRPr="00E002D6">
        <w:rPr>
          <w:rFonts w:ascii="Times New Roman" w:hAnsi="Times New Roman"/>
          <w:sz w:val="24"/>
        </w:rPr>
        <w:t>enerous.</w:t>
      </w:r>
    </w:p>
    <w:p w14:paraId="06BC012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famous not only because he is rich but because he is generous</w:t>
      </w:r>
      <w:r w:rsidRPr="00E002D6">
        <w:rPr>
          <w:rFonts w:ascii="Times New Roman" w:hAnsi="Times New Roman" w:hint="eastAsia"/>
          <w:sz w:val="24"/>
        </w:rPr>
        <w:t xml:space="preserve"> </w:t>
      </w:r>
      <w:r w:rsidRPr="00E002D6">
        <w:rPr>
          <w:rFonts w:ascii="Times New Roman" w:hAnsi="Times New Roman"/>
          <w:sz w:val="24"/>
        </w:rPr>
        <w:t>as well.</w:t>
      </w:r>
    </w:p>
    <w:p w14:paraId="758426E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他出名不仅是因为他有钱，也是因为他很慷慨。</w:t>
      </w:r>
    </w:p>
    <w:p w14:paraId="69D4620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 want to buy this not</w:t>
      </w:r>
      <w:r w:rsidRPr="00E002D6">
        <w:rPr>
          <w:rFonts w:ascii="Times New Roman" w:hAnsi="Times New Roman" w:hint="eastAsia"/>
          <w:sz w:val="24"/>
        </w:rPr>
        <w:t xml:space="preserve"> b</w:t>
      </w:r>
      <w:r w:rsidRPr="00E002D6">
        <w:rPr>
          <w:rFonts w:ascii="Times New Roman" w:hAnsi="Times New Roman"/>
          <w:sz w:val="24"/>
        </w:rPr>
        <w:t>eca</w:t>
      </w:r>
      <w:r w:rsidRPr="00E002D6">
        <w:rPr>
          <w:rFonts w:ascii="Times New Roman" w:hAnsi="Times New Roman" w:hint="eastAsia"/>
          <w:sz w:val="24"/>
        </w:rPr>
        <w:t xml:space="preserve">use it is </w:t>
      </w:r>
      <w:r w:rsidRPr="00E002D6">
        <w:rPr>
          <w:rFonts w:ascii="Times New Roman" w:hAnsi="Times New Roman"/>
          <w:sz w:val="24"/>
        </w:rPr>
        <w:t>cheap,</w:t>
      </w:r>
      <w:r w:rsidRPr="00E002D6">
        <w:rPr>
          <w:rFonts w:ascii="Times New Roman" w:hAnsi="Times New Roman" w:hint="eastAsia"/>
          <w:sz w:val="24"/>
        </w:rPr>
        <w:t xml:space="preserve"> </w:t>
      </w:r>
      <w:r w:rsidRPr="00E002D6">
        <w:rPr>
          <w:rFonts w:ascii="Times New Roman" w:hAnsi="Times New Roman"/>
          <w:sz w:val="24"/>
        </w:rPr>
        <w:t>bu</w:t>
      </w:r>
      <w:r w:rsidRPr="00E002D6">
        <w:rPr>
          <w:rFonts w:ascii="Times New Roman" w:hAnsi="Times New Roman" w:hint="eastAsia"/>
          <w:sz w:val="24"/>
        </w:rPr>
        <w:t>t</w:t>
      </w:r>
      <w:r w:rsidRPr="00E002D6">
        <w:rPr>
          <w:rFonts w:ascii="Times New Roman" w:hAnsi="Times New Roman"/>
          <w:sz w:val="24"/>
        </w:rPr>
        <w:t xml:space="preserve"> becaus</w:t>
      </w:r>
      <w:r w:rsidRPr="00E002D6">
        <w:rPr>
          <w:rFonts w:ascii="Times New Roman" w:hAnsi="Times New Roman" w:hint="eastAsia"/>
          <w:sz w:val="24"/>
        </w:rPr>
        <w:t>e it is useful.</w:t>
      </w:r>
    </w:p>
    <w:p w14:paraId="13C25E2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我想买这样东西不是因为便宜，而是因为实用。</w:t>
      </w:r>
    </w:p>
    <w:p w14:paraId="22A3827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Either you</w:t>
      </w:r>
      <w:r w:rsidRPr="00E002D6">
        <w:rPr>
          <w:rFonts w:ascii="Times New Roman" w:hAnsi="Times New Roman" w:hint="eastAsia"/>
          <w:sz w:val="24"/>
        </w:rPr>
        <w:t xml:space="preserve"> are w</w:t>
      </w:r>
      <w:r w:rsidRPr="00E002D6">
        <w:rPr>
          <w:rFonts w:ascii="Times New Roman" w:hAnsi="Times New Roman"/>
          <w:sz w:val="24"/>
        </w:rPr>
        <w:t>rong</w:t>
      </w:r>
      <w:r w:rsidRPr="00E002D6">
        <w:rPr>
          <w:rFonts w:ascii="Times New Roman" w:hAnsi="Times New Roman" w:hint="eastAsia"/>
          <w:sz w:val="24"/>
        </w:rPr>
        <w:t xml:space="preserve">, </w:t>
      </w:r>
      <w:r w:rsidRPr="00E002D6">
        <w:rPr>
          <w:rFonts w:ascii="Times New Roman" w:hAnsi="Times New Roman"/>
          <w:sz w:val="24"/>
        </w:rPr>
        <w:t>or</w:t>
      </w:r>
      <w:r w:rsidRPr="00E002D6">
        <w:rPr>
          <w:rFonts w:ascii="Times New Roman" w:hAnsi="Times New Roman" w:hint="eastAsia"/>
          <w:sz w:val="24"/>
        </w:rPr>
        <w:t xml:space="preserve"> I am.</w:t>
      </w:r>
    </w:p>
    <w:p w14:paraId="75D1102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不是你错，就是我错了。</w:t>
      </w:r>
    </w:p>
    <w:p w14:paraId="7066A5B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Helen wants to marry Tom neithe</w:t>
      </w:r>
      <w:r w:rsidRPr="00E002D6">
        <w:rPr>
          <w:rFonts w:ascii="Times New Roman" w:hAnsi="Times New Roman" w:hint="eastAsia"/>
          <w:sz w:val="24"/>
        </w:rPr>
        <w:t>r</w:t>
      </w:r>
      <w:r w:rsidRPr="00E002D6">
        <w:rPr>
          <w:rFonts w:ascii="Times New Roman" w:hAnsi="Times New Roman"/>
          <w:sz w:val="24"/>
        </w:rPr>
        <w:t xml:space="preserve"> because he is rich nor</w:t>
      </w:r>
      <w:r w:rsidRPr="00E002D6">
        <w:rPr>
          <w:rFonts w:ascii="Times New Roman" w:hAnsi="Times New Roman" w:hint="eastAsia"/>
          <w:sz w:val="24"/>
        </w:rPr>
        <w:t xml:space="preserve"> be</w:t>
      </w:r>
      <w:r w:rsidRPr="00E002D6">
        <w:rPr>
          <w:rFonts w:ascii="Times New Roman" w:hAnsi="Times New Roman"/>
          <w:sz w:val="24"/>
        </w:rPr>
        <w:t>cause</w:t>
      </w:r>
      <w:r w:rsidRPr="00E002D6">
        <w:rPr>
          <w:rFonts w:ascii="Times New Roman" w:hAnsi="Times New Roman" w:hint="eastAsia"/>
          <w:sz w:val="24"/>
        </w:rPr>
        <w:t xml:space="preserve"> </w:t>
      </w:r>
      <w:r w:rsidRPr="00E002D6">
        <w:rPr>
          <w:rFonts w:ascii="Times New Roman" w:hAnsi="Times New Roman"/>
          <w:sz w:val="24"/>
        </w:rPr>
        <w:t>h</w:t>
      </w:r>
      <w:r w:rsidRPr="00E002D6">
        <w:rPr>
          <w:rFonts w:ascii="Times New Roman" w:hAnsi="Times New Roman" w:hint="eastAsia"/>
          <w:sz w:val="24"/>
        </w:rPr>
        <w:t>e is good-lo</w:t>
      </w:r>
      <w:r w:rsidRPr="00E002D6">
        <w:rPr>
          <w:rFonts w:ascii="Times New Roman" w:hAnsi="Times New Roman"/>
          <w:sz w:val="24"/>
        </w:rPr>
        <w:t>oking</w:t>
      </w:r>
      <w:r w:rsidRPr="00E002D6">
        <w:rPr>
          <w:rFonts w:ascii="Times New Roman" w:hAnsi="Times New Roman" w:hint="eastAsia"/>
          <w:sz w:val="24"/>
        </w:rPr>
        <w:t>.</w:t>
      </w:r>
    </w:p>
    <w:p w14:paraId="2CEFC0E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海伦想嫁给汤</w:t>
      </w:r>
      <w:proofErr w:type="gramStart"/>
      <w:r w:rsidRPr="00E002D6">
        <w:rPr>
          <w:rFonts w:ascii="Times New Roman" w:hAnsi="Times New Roman"/>
          <w:sz w:val="24"/>
        </w:rPr>
        <w:t>姆</w:t>
      </w:r>
      <w:proofErr w:type="gramEnd"/>
      <w:r w:rsidRPr="00E002D6">
        <w:rPr>
          <w:rFonts w:ascii="Times New Roman" w:hAnsi="Times New Roman"/>
          <w:sz w:val="24"/>
        </w:rPr>
        <w:t>既不是因为他有钱，也不是因为他长得帅。</w:t>
      </w:r>
    </w:p>
    <w:p w14:paraId="04C962E0" w14:textId="77777777" w:rsidR="00792C08" w:rsidRPr="00E002D6" w:rsidRDefault="00000000">
      <w:pPr>
        <w:numPr>
          <w:ilvl w:val="0"/>
          <w:numId w:val="60"/>
        </w:numPr>
        <w:spacing w:line="400" w:lineRule="exact"/>
        <w:ind w:left="425" w:hanging="425"/>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3CE2DAE1" w14:textId="77777777" w:rsidR="00792C08" w:rsidRPr="00E002D6" w:rsidRDefault="00000000">
      <w:pPr>
        <w:numPr>
          <w:ilvl w:val="0"/>
          <w:numId w:val="61"/>
        </w:numPr>
        <w:spacing w:line="400" w:lineRule="exact"/>
        <w:ind w:left="425" w:hanging="425"/>
        <w:rPr>
          <w:rFonts w:ascii="Times New Roman" w:hAnsi="Times New Roman"/>
          <w:sz w:val="24"/>
        </w:rPr>
      </w:pPr>
      <w:r w:rsidRPr="00E002D6">
        <w:rPr>
          <w:rFonts w:ascii="Times New Roman" w:hAnsi="Times New Roman"/>
          <w:sz w:val="24"/>
        </w:rPr>
        <w:t>上述四个对等连词连接对等的主语时，其后动词要</w:t>
      </w:r>
      <w:proofErr w:type="gramStart"/>
      <w:r w:rsidRPr="00E002D6">
        <w:rPr>
          <w:rFonts w:ascii="Times New Roman" w:hAnsi="Times New Roman"/>
          <w:sz w:val="24"/>
        </w:rPr>
        <w:t>随最近</w:t>
      </w:r>
      <w:proofErr w:type="gramEnd"/>
      <w:r w:rsidRPr="00E002D6">
        <w:rPr>
          <w:rFonts w:ascii="Times New Roman" w:hAnsi="Times New Roman"/>
          <w:sz w:val="24"/>
        </w:rPr>
        <w:t>的主语做变化。</w:t>
      </w:r>
    </w:p>
    <w:p w14:paraId="65F3C9B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Not only you but I am to blame.</w:t>
      </w:r>
    </w:p>
    <w:p w14:paraId="548E8BD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不仅你，连我也要受责难。</w:t>
      </w:r>
    </w:p>
    <w:p w14:paraId="7B974B1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I but she is responsible for it</w:t>
      </w:r>
      <w:r w:rsidRPr="00E002D6">
        <w:rPr>
          <w:rFonts w:ascii="Times New Roman" w:hAnsi="Times New Roman" w:hint="eastAsia"/>
          <w:sz w:val="24"/>
        </w:rPr>
        <w:t>.</w:t>
      </w:r>
    </w:p>
    <w:p w14:paraId="76295E1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不是我，而是她该负责任。</w:t>
      </w:r>
    </w:p>
    <w:p w14:paraId="2C0C82E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Either you or he has made the mistake.</w:t>
      </w:r>
    </w:p>
    <w:p w14:paraId="7707E32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不是你就是他犯了这个错。</w:t>
      </w:r>
    </w:p>
    <w:p w14:paraId="04A2A20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Neither she nor I am free.</w:t>
      </w:r>
    </w:p>
    <w:p w14:paraId="6E2E52A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她和我都没空。</w:t>
      </w:r>
    </w:p>
    <w:p w14:paraId="0226FE9C" w14:textId="77777777" w:rsidR="00792C08" w:rsidRPr="00E002D6" w:rsidRDefault="00000000">
      <w:pPr>
        <w:numPr>
          <w:ilvl w:val="0"/>
          <w:numId w:val="61"/>
        </w:numPr>
        <w:spacing w:line="400" w:lineRule="exact"/>
        <w:ind w:left="425" w:hanging="425"/>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y...but also...</w:t>
      </w:r>
      <w:r w:rsidRPr="00E002D6">
        <w:rPr>
          <w:rFonts w:ascii="Times New Roman" w:hAnsi="Times New Roman"/>
          <w:sz w:val="24"/>
        </w:rPr>
        <w:t>连接对等的主句时，</w:t>
      </w:r>
      <w:r w:rsidRPr="00E002D6">
        <w:rPr>
          <w:rFonts w:ascii="Times New Roman" w:hAnsi="Times New Roman"/>
          <w:sz w:val="24"/>
        </w:rPr>
        <w:t>not only</w:t>
      </w:r>
      <w:r w:rsidRPr="00E002D6">
        <w:rPr>
          <w:rFonts w:ascii="Times New Roman" w:hAnsi="Times New Roman"/>
          <w:sz w:val="24"/>
        </w:rPr>
        <w:t>若置于句首，其后的句子要采用倒装结构；且</w:t>
      </w:r>
      <w:r w:rsidRPr="00E002D6">
        <w:rPr>
          <w:rFonts w:ascii="Times New Roman" w:hAnsi="Times New Roman"/>
          <w:sz w:val="24"/>
        </w:rPr>
        <w:t>but also</w:t>
      </w:r>
      <w:r w:rsidRPr="00E002D6">
        <w:rPr>
          <w:rFonts w:ascii="Times New Roman" w:hAnsi="Times New Roman"/>
          <w:sz w:val="24"/>
        </w:rPr>
        <w:t>在连接句子时，</w:t>
      </w:r>
      <w:r w:rsidRPr="00E002D6">
        <w:rPr>
          <w:rFonts w:ascii="Times New Roman" w:hAnsi="Times New Roman"/>
          <w:sz w:val="24"/>
        </w:rPr>
        <w:t>also</w:t>
      </w:r>
      <w:r w:rsidRPr="00E002D6">
        <w:rPr>
          <w:rFonts w:ascii="Times New Roman" w:hAnsi="Times New Roman"/>
          <w:sz w:val="24"/>
        </w:rPr>
        <w:t>要省略，或置于句中，而不可在</w:t>
      </w:r>
      <w:r w:rsidRPr="00E002D6">
        <w:rPr>
          <w:rFonts w:ascii="Times New Roman" w:hAnsi="Times New Roman"/>
          <w:sz w:val="24"/>
        </w:rPr>
        <w:t>but also</w:t>
      </w:r>
      <w:r w:rsidRPr="00E002D6">
        <w:rPr>
          <w:rFonts w:ascii="Times New Roman" w:hAnsi="Times New Roman"/>
          <w:sz w:val="24"/>
        </w:rPr>
        <w:t>后直接</w:t>
      </w:r>
      <w:proofErr w:type="gramStart"/>
      <w:r w:rsidRPr="00E002D6">
        <w:rPr>
          <w:rFonts w:ascii="Times New Roman" w:hAnsi="Times New Roman"/>
          <w:sz w:val="24"/>
        </w:rPr>
        <w:t>接</w:t>
      </w:r>
      <w:proofErr w:type="gramEnd"/>
      <w:r w:rsidRPr="00E002D6">
        <w:rPr>
          <w:rFonts w:ascii="Times New Roman" w:hAnsi="Times New Roman"/>
          <w:sz w:val="24"/>
        </w:rPr>
        <w:t>句子。</w:t>
      </w:r>
    </w:p>
    <w:p w14:paraId="2D02640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Not only </w:t>
      </w:r>
      <w:proofErr w:type="gramStart"/>
      <w:r w:rsidRPr="00E002D6">
        <w:rPr>
          <w:rFonts w:ascii="Times New Roman" w:hAnsi="Times New Roman"/>
          <w:sz w:val="24"/>
        </w:rPr>
        <w:t>he is</w:t>
      </w:r>
      <w:proofErr w:type="gramEnd"/>
      <w:r w:rsidRPr="00E002D6">
        <w:rPr>
          <w:rFonts w:ascii="Times New Roman" w:hAnsi="Times New Roman"/>
          <w:sz w:val="24"/>
        </w:rPr>
        <w:t xml:space="preserve"> clever,</w:t>
      </w:r>
      <w:r w:rsidRPr="00E002D6">
        <w:rPr>
          <w:rFonts w:ascii="Times New Roman" w:hAnsi="Times New Roman" w:hint="eastAsia"/>
          <w:sz w:val="24"/>
        </w:rPr>
        <w:t xml:space="preserve"> </w:t>
      </w:r>
      <w:r w:rsidRPr="00E002D6">
        <w:rPr>
          <w:rFonts w:ascii="Times New Roman" w:hAnsi="Times New Roman"/>
          <w:sz w:val="24"/>
        </w:rPr>
        <w:t xml:space="preserve">but </w:t>
      </w:r>
      <w:proofErr w:type="gramStart"/>
      <w:r w:rsidRPr="00E002D6">
        <w:rPr>
          <w:rFonts w:ascii="Times New Roman" w:hAnsi="Times New Roman"/>
          <w:sz w:val="24"/>
        </w:rPr>
        <w:t>also</w:t>
      </w:r>
      <w:proofErr w:type="gramEnd"/>
      <w:r w:rsidRPr="00E002D6">
        <w:rPr>
          <w:rFonts w:ascii="Times New Roman" w:hAnsi="Times New Roman"/>
          <w:sz w:val="24"/>
        </w:rPr>
        <w:t xml:space="preserve"> he is </w:t>
      </w:r>
      <w:proofErr w:type="gramStart"/>
      <w:r w:rsidRPr="00E002D6">
        <w:rPr>
          <w:rFonts w:ascii="Times New Roman" w:hAnsi="Times New Roman"/>
          <w:sz w:val="24"/>
        </w:rPr>
        <w:t>humorous.(</w:t>
      </w:r>
      <w:proofErr w:type="gramEnd"/>
      <w:r w:rsidRPr="00E002D6">
        <w:rPr>
          <w:rFonts w:ascii="Times New Roman" w:hAnsi="Times New Roman"/>
          <w:sz w:val="24"/>
        </w:rPr>
        <w:t>×)</w:t>
      </w:r>
    </w:p>
    <w:p w14:paraId="4FC4A46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 xml:space="preserve">but he </w:t>
      </w:r>
      <w:r w:rsidRPr="00E002D6">
        <w:rPr>
          <w:rFonts w:ascii="Times New Roman" w:hAnsi="Times New Roman" w:hint="eastAsia"/>
          <w:sz w:val="24"/>
        </w:rPr>
        <w:t xml:space="preserve">is (also) </w:t>
      </w:r>
      <w:proofErr w:type="gramStart"/>
      <w:r w:rsidRPr="00E002D6">
        <w:rPr>
          <w:rFonts w:ascii="Times New Roman" w:hAnsi="Times New Roman" w:hint="eastAsia"/>
          <w:sz w:val="24"/>
        </w:rPr>
        <w:t>humorous.</w:t>
      </w:r>
      <w:r w:rsidRPr="00E002D6">
        <w:rPr>
          <w:rFonts w:ascii="Times New Roman" w:hAnsi="Times New Roman"/>
          <w:sz w:val="24"/>
        </w:rPr>
        <w:t>(</w:t>
      </w:r>
      <w:proofErr w:type="gramEnd"/>
      <w:r w:rsidRPr="00E002D6">
        <w:rPr>
          <w:rFonts w:ascii="Times New Roman" w:hAnsi="Times New Roman"/>
          <w:sz w:val="24"/>
        </w:rPr>
        <w:t>√)</w:t>
      </w:r>
    </w:p>
    <w:p w14:paraId="45E4134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but he is humorous as well.</w:t>
      </w:r>
    </w:p>
    <w:p w14:paraId="59C4816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他不仅聪明而且还很幽默。</w:t>
      </w:r>
    </w:p>
    <w:p w14:paraId="62A53ADC" w14:textId="77777777" w:rsidR="00792C08" w:rsidRPr="00E002D6" w:rsidRDefault="00792C08">
      <w:pPr>
        <w:spacing w:line="400" w:lineRule="exact"/>
        <w:rPr>
          <w:rFonts w:ascii="Times New Roman" w:hAnsi="Times New Roman"/>
          <w:sz w:val="24"/>
        </w:rPr>
      </w:pPr>
    </w:p>
    <w:p w14:paraId="77D00015"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sz w:val="24"/>
        </w:rPr>
        <w:t>...rather than..</w:t>
      </w:r>
      <w:r w:rsidRPr="00E002D6">
        <w:rPr>
          <w:rFonts w:ascii="Times New Roman" w:hAnsi="Times New Roman" w:hint="eastAsia"/>
          <w:sz w:val="24"/>
          <w:lang w:eastAsia="zh"/>
        </w:rPr>
        <w:t>……</w:t>
      </w:r>
      <w:r w:rsidRPr="00E002D6">
        <w:rPr>
          <w:rFonts w:ascii="Times New Roman" w:hAnsi="Times New Roman"/>
          <w:sz w:val="24"/>
        </w:rPr>
        <w:t>而非</w:t>
      </w:r>
      <w:r w:rsidRPr="00E002D6">
        <w:rPr>
          <w:rFonts w:ascii="Times New Roman" w:hAnsi="Times New Roman" w:hint="eastAsia"/>
          <w:sz w:val="24"/>
          <w:lang w:eastAsia="zh"/>
        </w:rPr>
        <w:t>……</w:t>
      </w:r>
    </w:p>
    <w:p w14:paraId="01A010A1" w14:textId="77777777" w:rsidR="00792C08" w:rsidRPr="00E002D6" w:rsidRDefault="00000000">
      <w:pPr>
        <w:numPr>
          <w:ilvl w:val="0"/>
          <w:numId w:val="62"/>
        </w:numPr>
        <w:spacing w:line="400" w:lineRule="exact"/>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74AAB2A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She is sad rather than happy.</w:t>
      </w:r>
    </w:p>
    <w:p w14:paraId="5394730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她是悲伤而非快乐。</w:t>
      </w:r>
    </w:p>
    <w:p w14:paraId="010EC2EC" w14:textId="77777777" w:rsidR="00792C08" w:rsidRPr="00E002D6" w:rsidRDefault="00000000">
      <w:pPr>
        <w:numPr>
          <w:ilvl w:val="0"/>
          <w:numId w:val="62"/>
        </w:numPr>
        <w:spacing w:line="400" w:lineRule="exact"/>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2E587B4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is interested in painting rather than in music.</w:t>
      </w:r>
    </w:p>
    <w:p w14:paraId="137D23D7" w14:textId="77777777" w:rsidR="00792C08" w:rsidRPr="00E002D6" w:rsidRDefault="00000000">
      <w:pPr>
        <w:spacing w:line="400" w:lineRule="exact"/>
        <w:rPr>
          <w:rFonts w:ascii="Times New Roman" w:hAnsi="Times New Roman"/>
          <w:sz w:val="24"/>
        </w:rPr>
      </w:pPr>
      <w:proofErr w:type="gramStart"/>
      <w:r w:rsidRPr="00E002D6">
        <w:rPr>
          <w:rFonts w:ascii="Times New Roman" w:hAnsi="Times New Roman"/>
          <w:sz w:val="24"/>
        </w:rPr>
        <w:t>介词短语介词短语</w:t>
      </w:r>
      <w:proofErr w:type="gramEnd"/>
      <w:r w:rsidRPr="00E002D6">
        <w:rPr>
          <w:rFonts w:ascii="Times New Roman" w:hAnsi="Times New Roman"/>
          <w:sz w:val="24"/>
        </w:rPr>
        <w:t>他对绘画有兴趣，而不是音乐。</w:t>
      </w:r>
    </w:p>
    <w:p w14:paraId="42D4A910" w14:textId="77777777" w:rsidR="00792C08" w:rsidRPr="00E002D6" w:rsidRDefault="00000000">
      <w:pPr>
        <w:numPr>
          <w:ilvl w:val="0"/>
          <w:numId w:val="62"/>
        </w:numPr>
        <w:spacing w:line="400" w:lineRule="exact"/>
        <w:rPr>
          <w:rFonts w:ascii="Times New Roman" w:hAnsi="Times New Roman"/>
          <w:sz w:val="24"/>
        </w:rPr>
      </w:pPr>
      <w:r w:rsidRPr="00E002D6">
        <w:rPr>
          <w:rFonts w:ascii="Times New Roman" w:hAnsi="Times New Roman"/>
          <w:sz w:val="24"/>
        </w:rPr>
        <w:t>连接从句</w:t>
      </w:r>
      <w:r w:rsidRPr="00E002D6">
        <w:rPr>
          <w:rFonts w:ascii="Times New Roman" w:hAnsi="Times New Roman" w:hint="eastAsia"/>
          <w:sz w:val="24"/>
        </w:rPr>
        <w:t>：</w:t>
      </w:r>
    </w:p>
    <w:p w14:paraId="7366A49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failed because he was lazy rather than because he was stupid.</w:t>
      </w:r>
    </w:p>
    <w:p w14:paraId="43C5FC7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他失败是因为懒，而非因为他笨。</w:t>
      </w:r>
    </w:p>
    <w:p w14:paraId="1D7259FD" w14:textId="77777777" w:rsidR="00792C08" w:rsidRPr="00E002D6" w:rsidRDefault="00000000">
      <w:pPr>
        <w:numPr>
          <w:ilvl w:val="0"/>
          <w:numId w:val="62"/>
        </w:numPr>
        <w:spacing w:line="400" w:lineRule="exact"/>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46F2F7B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rather than</w:t>
      </w:r>
      <w:r w:rsidRPr="00E002D6">
        <w:rPr>
          <w:rFonts w:ascii="Times New Roman" w:hAnsi="Times New Roman"/>
          <w:sz w:val="24"/>
        </w:rPr>
        <w:t>连接对等的主语时，其后动词始终要随第一个主语做变化。</w:t>
      </w:r>
    </w:p>
    <w:p w14:paraId="7215A87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 xml:space="preserve">He rather than I </w:t>
      </w:r>
      <w:proofErr w:type="gramStart"/>
      <w:r w:rsidRPr="00E002D6">
        <w:rPr>
          <w:rFonts w:ascii="Times New Roman" w:hAnsi="Times New Roman"/>
          <w:sz w:val="24"/>
        </w:rPr>
        <w:t>is</w:t>
      </w:r>
      <w:proofErr w:type="gramEnd"/>
      <w:r w:rsidRPr="00E002D6">
        <w:rPr>
          <w:rFonts w:ascii="Times New Roman" w:hAnsi="Times New Roman"/>
          <w:sz w:val="24"/>
        </w:rPr>
        <w:t xml:space="preserve"> in</w:t>
      </w:r>
      <w:r w:rsidRPr="00E002D6">
        <w:rPr>
          <w:rFonts w:ascii="Times New Roman" w:hAnsi="Times New Roman" w:hint="eastAsia"/>
          <w:sz w:val="24"/>
        </w:rPr>
        <w:t xml:space="preserve"> </w:t>
      </w:r>
      <w:r w:rsidRPr="00E002D6">
        <w:rPr>
          <w:rFonts w:ascii="Times New Roman" w:hAnsi="Times New Roman"/>
          <w:sz w:val="24"/>
        </w:rPr>
        <w:t>charge of the office.</w:t>
      </w:r>
    </w:p>
    <w:p w14:paraId="43EC51D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办公室是由他负责，而不是我。</w:t>
      </w:r>
    </w:p>
    <w:p w14:paraId="5C0C8DEE" w14:textId="77777777" w:rsidR="00792C08" w:rsidRPr="00E002D6" w:rsidRDefault="00792C08">
      <w:pPr>
        <w:spacing w:line="400" w:lineRule="exact"/>
        <w:rPr>
          <w:rFonts w:ascii="Times New Roman" w:hAnsi="Times New Roman"/>
          <w:sz w:val="24"/>
        </w:rPr>
      </w:pPr>
    </w:p>
    <w:p w14:paraId="68ADC1B8" w14:textId="77777777" w:rsidR="00792C08" w:rsidRPr="00E002D6" w:rsidRDefault="00000000">
      <w:pPr>
        <w:numPr>
          <w:ilvl w:val="0"/>
          <w:numId w:val="63"/>
        </w:numPr>
        <w:spacing w:line="400" w:lineRule="exact"/>
        <w:rPr>
          <w:rFonts w:ascii="Times New Roman" w:hAnsi="Times New Roman"/>
          <w:sz w:val="24"/>
        </w:rPr>
      </w:pPr>
      <w:r w:rsidRPr="00E002D6">
        <w:rPr>
          <w:rFonts w:ascii="Times New Roman" w:hAnsi="Times New Roman" w:hint="eastAsia"/>
          <w:sz w:val="24"/>
        </w:rPr>
        <w:t>独立不定式短语的用法</w:t>
      </w:r>
    </w:p>
    <w:p w14:paraId="6CED9D0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To be frank, I like that girl.</w:t>
      </w:r>
    </w:p>
    <w:p w14:paraId="72AD6EE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To be ho</w:t>
      </w:r>
      <w:r w:rsidRPr="00E002D6">
        <w:rPr>
          <w:rFonts w:ascii="Times New Roman" w:hAnsi="Times New Roman" w:hint="eastAsia"/>
          <w:sz w:val="24"/>
          <w:lang w:eastAsia="zh"/>
        </w:rPr>
        <w:t xml:space="preserve"> </w:t>
      </w:r>
      <w:r w:rsidRPr="00E002D6">
        <w:rPr>
          <w:rFonts w:ascii="Times New Roman" w:hAnsi="Times New Roman" w:hint="eastAsia"/>
          <w:sz w:val="24"/>
        </w:rPr>
        <w:t>nest, she is pretty.</w:t>
      </w:r>
    </w:p>
    <w:p w14:paraId="0283921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He has two cars, not to mention a small bike. </w:t>
      </w:r>
    </w:p>
    <w:p w14:paraId="0C87786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这样的不定式短语，我们称之为独立不定式，为副词性的，用来修饰整句，不修饰句中的主语或动词，使用时不考虑不定式短语的主语是谁，可以随便用。单独用</w:t>
      </w:r>
      <w:proofErr w:type="gramStart"/>
      <w:r w:rsidRPr="00E002D6">
        <w:rPr>
          <w:rFonts w:ascii="Times New Roman" w:hAnsi="Times New Roman" w:hint="eastAsia"/>
          <w:sz w:val="24"/>
        </w:rPr>
        <w:t>一</w:t>
      </w:r>
      <w:proofErr w:type="gramEnd"/>
      <w:r w:rsidRPr="00E002D6">
        <w:rPr>
          <w:rFonts w:ascii="Times New Roman" w:hAnsi="Times New Roman" w:hint="eastAsia"/>
          <w:sz w:val="24"/>
        </w:rPr>
        <w:t>小节讲它，是因为这种不定式短语的用法非常简单，一般放句首，有时候也放句子中间作插入语，只需用逗号隔开即可。</w:t>
      </w:r>
    </w:p>
    <w:p w14:paraId="44230CA5" w14:textId="77777777" w:rsidR="00792C08" w:rsidRPr="00E002D6" w:rsidRDefault="00792C08">
      <w:pPr>
        <w:spacing w:line="400" w:lineRule="exact"/>
        <w:rPr>
          <w:rFonts w:ascii="Times New Roman" w:hAnsi="Times New Roman"/>
          <w:sz w:val="24"/>
        </w:rPr>
      </w:pPr>
    </w:p>
    <w:p w14:paraId="0FA8DEC4"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5C76BEAC" w14:textId="77777777" w:rsidR="00792C08" w:rsidRPr="00E002D6" w:rsidRDefault="00000000">
      <w:pPr>
        <w:pStyle w:val="a3"/>
        <w:numPr>
          <w:ilvl w:val="0"/>
          <w:numId w:val="64"/>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从下列句子中找出独立不定时结构的句子。</w:t>
      </w:r>
    </w:p>
    <w:p w14:paraId="527DB289"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lastRenderedPageBreak/>
        <w:t>To be honest, I haven’t made up my mind yet.</w:t>
      </w:r>
    </w:p>
    <w:p w14:paraId="3B371ABF"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She wants to wait and see before getting married.</w:t>
      </w:r>
    </w:p>
    <w:p w14:paraId="4C09D738"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To tell the truth, he is not ambitious enough.</w:t>
      </w:r>
    </w:p>
    <w:p w14:paraId="30926446"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It is important to think carefully about your future.</w:t>
      </w:r>
    </w:p>
    <w:p w14:paraId="7B1D9E9A"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To sum up, making a final decision needs time.</w:t>
      </w:r>
    </w:p>
    <w:p w14:paraId="3A5A7D98"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He plans to propose to his girlfriend next year.</w:t>
      </w:r>
    </w:p>
    <w:p w14:paraId="3C910F9A"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To begin with, we should know each other well first.</w:t>
      </w:r>
    </w:p>
    <w:p w14:paraId="2410698E"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The young man hopes to keep fit all the time.</w:t>
      </w:r>
    </w:p>
    <w:p w14:paraId="24AE2190"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To be frank, getting married is a serious matter.</w:t>
      </w:r>
    </w:p>
    <w:p w14:paraId="474A54E6" w14:textId="77777777" w:rsidR="00792C08" w:rsidRPr="00E002D6" w:rsidRDefault="00000000">
      <w:pPr>
        <w:pStyle w:val="a3"/>
        <w:numPr>
          <w:ilvl w:val="0"/>
          <w:numId w:val="6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 xml:space="preserve">They </w:t>
      </w:r>
      <w:proofErr w:type="gramStart"/>
      <w:r w:rsidRPr="00E002D6">
        <w:rPr>
          <w:rFonts w:ascii="Times New Roman" w:eastAsia="宋体" w:hAnsi="Times New Roman" w:cs="Times New Roman"/>
          <w:spacing w:val="-1"/>
          <w:sz w:val="24"/>
          <w:szCs w:val="24"/>
          <w:lang w:eastAsia="zh-CN"/>
        </w:rPr>
        <w:t>decide</w:t>
      </w:r>
      <w:proofErr w:type="gramEnd"/>
      <w:r w:rsidRPr="00E002D6">
        <w:rPr>
          <w:rFonts w:ascii="Times New Roman" w:eastAsia="宋体" w:hAnsi="Times New Roman" w:cs="Times New Roman"/>
          <w:spacing w:val="-1"/>
          <w:sz w:val="24"/>
          <w:szCs w:val="24"/>
          <w:lang w:eastAsia="zh-CN"/>
        </w:rPr>
        <w:t xml:space="preserve"> to talk about their life plans tonight.</w:t>
      </w:r>
    </w:p>
    <w:p w14:paraId="09A7CF41" w14:textId="77777777" w:rsidR="00792C08" w:rsidRPr="00E002D6" w:rsidRDefault="00792C08">
      <w:pPr>
        <w:rPr>
          <w:rFonts w:ascii="Times New Roman" w:eastAsia="宋体" w:hAnsi="Times New Roman" w:cs="Times New Roman"/>
          <w:spacing w:val="-1"/>
          <w:sz w:val="24"/>
        </w:rPr>
      </w:pPr>
    </w:p>
    <w:p w14:paraId="05C69FF9" w14:textId="77777777" w:rsidR="00792C08" w:rsidRPr="00E002D6" w:rsidRDefault="00000000">
      <w:pPr>
        <w:numPr>
          <w:ilvl w:val="0"/>
          <w:numId w:val="64"/>
        </w:num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翻译</w:t>
      </w:r>
    </w:p>
    <w:p w14:paraId="2FF3BF24"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坦白说，</w:t>
      </w:r>
      <w:r w:rsidRPr="00E002D6">
        <w:rPr>
          <w:rFonts w:ascii="Times New Roman" w:eastAsia="宋体" w:hAnsi="Times New Roman" w:cs="Times New Roman" w:hint="eastAsia"/>
          <w:spacing w:val="-1"/>
          <w:sz w:val="24"/>
        </w:rPr>
        <w:t>我快速完成作业是为了能和我的朋友出去玩</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frank</w:t>
      </w:r>
      <w:r w:rsidRPr="00E002D6">
        <w:rPr>
          <w:rFonts w:ascii="Times New Roman" w:eastAsia="宋体" w:hAnsi="Times New Roman" w:cs="Times New Roman"/>
          <w:spacing w:val="-1"/>
          <w:sz w:val="24"/>
        </w:rPr>
        <w:t>）</w:t>
      </w:r>
    </w:p>
    <w:p w14:paraId="34F89DF2"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你最好涂抹足量</w:t>
      </w:r>
      <w:proofErr w:type="gramStart"/>
      <w:r w:rsidRPr="00E002D6">
        <w:rPr>
          <w:rFonts w:ascii="Times New Roman" w:eastAsia="宋体" w:hAnsi="Times New Roman" w:cs="Times New Roman"/>
          <w:spacing w:val="-1"/>
          <w:sz w:val="24"/>
        </w:rPr>
        <w:t>防晒乳来保护</w:t>
      </w:r>
      <w:proofErr w:type="gramEnd"/>
      <w:r w:rsidRPr="00E002D6">
        <w:rPr>
          <w:rFonts w:ascii="Times New Roman" w:eastAsia="宋体" w:hAnsi="Times New Roman" w:cs="Times New Roman"/>
          <w:spacing w:val="-1"/>
          <w:sz w:val="24"/>
        </w:rPr>
        <w:t>皮肤。（</w:t>
      </w:r>
      <w:r w:rsidRPr="00E002D6">
        <w:rPr>
          <w:rFonts w:ascii="Times New Roman" w:eastAsia="宋体" w:hAnsi="Times New Roman" w:cs="Times New Roman"/>
          <w:spacing w:val="-1"/>
          <w:sz w:val="24"/>
        </w:rPr>
        <w:t>protect</w:t>
      </w:r>
      <w:r w:rsidRPr="00E002D6">
        <w:rPr>
          <w:rFonts w:ascii="Times New Roman" w:eastAsia="宋体" w:hAnsi="Times New Roman" w:cs="Times New Roman"/>
          <w:spacing w:val="-1"/>
          <w:sz w:val="24"/>
        </w:rPr>
        <w:t>）</w:t>
      </w:r>
    </w:p>
    <w:p w14:paraId="40D02CE6"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他去海边既是为了放松，也是为了</w:t>
      </w:r>
      <w:r w:rsidRPr="00E002D6">
        <w:rPr>
          <w:rFonts w:ascii="Times New Roman" w:eastAsia="宋体" w:hAnsi="Times New Roman" w:cs="Times New Roman" w:hint="eastAsia"/>
          <w:spacing w:val="-1"/>
          <w:sz w:val="24"/>
        </w:rPr>
        <w:t>锻炼</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relax</w:t>
      </w:r>
      <w:r w:rsidRPr="00E002D6">
        <w:rPr>
          <w:rFonts w:ascii="Times New Roman" w:eastAsia="宋体" w:hAnsi="Times New Roman" w:cs="Times New Roman"/>
          <w:spacing w:val="-1"/>
          <w:sz w:val="24"/>
        </w:rPr>
        <w:t>）</w:t>
      </w:r>
    </w:p>
    <w:p w14:paraId="0D57412F"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我和妹妹都喜欢在阳光下晒出</w:t>
      </w:r>
      <w:r w:rsidRPr="00E002D6">
        <w:rPr>
          <w:rFonts w:ascii="Times New Roman" w:eastAsia="宋体" w:hAnsi="Times New Roman" w:cs="Times New Roman" w:hint="eastAsia"/>
          <w:spacing w:val="-1"/>
          <w:sz w:val="24"/>
        </w:rPr>
        <w:t>小麦</w:t>
      </w:r>
      <w:r w:rsidRPr="00E002D6">
        <w:rPr>
          <w:rFonts w:ascii="Times New Roman" w:eastAsia="宋体" w:hAnsi="Times New Roman" w:cs="Times New Roman"/>
          <w:spacing w:val="-1"/>
          <w:sz w:val="24"/>
        </w:rPr>
        <w:t>肤色。（</w:t>
      </w:r>
      <w:r w:rsidRPr="00E002D6">
        <w:rPr>
          <w:rFonts w:ascii="Times New Roman" w:eastAsia="宋体" w:hAnsi="Times New Roman" w:cs="Times New Roman"/>
          <w:spacing w:val="-1"/>
          <w:sz w:val="24"/>
        </w:rPr>
        <w:t>tan</w:t>
      </w:r>
      <w:r w:rsidRPr="00E002D6">
        <w:rPr>
          <w:rFonts w:ascii="Times New Roman" w:eastAsia="宋体" w:hAnsi="Times New Roman" w:cs="Times New Roman"/>
          <w:spacing w:val="-1"/>
          <w:sz w:val="24"/>
        </w:rPr>
        <w:t>）</w:t>
      </w:r>
    </w:p>
    <w:p w14:paraId="676C6271"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与其周末</w:t>
      </w:r>
      <w:r w:rsidRPr="00E002D6">
        <w:rPr>
          <w:rFonts w:ascii="Times New Roman" w:eastAsia="宋体" w:hAnsi="Times New Roman" w:cs="Times New Roman" w:hint="eastAsia"/>
          <w:spacing w:val="-1"/>
          <w:sz w:val="24"/>
        </w:rPr>
        <w:t>待在</w:t>
      </w:r>
      <w:r w:rsidRPr="00E002D6">
        <w:rPr>
          <w:rFonts w:ascii="Times New Roman" w:eastAsia="宋体" w:hAnsi="Times New Roman" w:cs="Times New Roman"/>
          <w:spacing w:val="-1"/>
          <w:sz w:val="24"/>
        </w:rPr>
        <w:t>家</w:t>
      </w:r>
      <w:r w:rsidRPr="00E002D6">
        <w:rPr>
          <w:rFonts w:ascii="Times New Roman" w:eastAsia="宋体" w:hAnsi="Times New Roman" w:cs="Times New Roman" w:hint="eastAsia"/>
          <w:spacing w:val="-1"/>
          <w:sz w:val="24"/>
        </w:rPr>
        <w:t>里</w:t>
      </w:r>
      <w:r w:rsidRPr="00E002D6">
        <w:rPr>
          <w:rFonts w:ascii="Times New Roman" w:eastAsia="宋体" w:hAnsi="Times New Roman" w:cs="Times New Roman"/>
          <w:spacing w:val="-1"/>
          <w:sz w:val="24"/>
        </w:rPr>
        <w:t>，不如去海边</w:t>
      </w:r>
      <w:r w:rsidRPr="00E002D6">
        <w:rPr>
          <w:rFonts w:ascii="Times New Roman" w:eastAsia="宋体" w:hAnsi="Times New Roman" w:cs="Times New Roman" w:hint="eastAsia"/>
          <w:spacing w:val="-1"/>
          <w:sz w:val="24"/>
        </w:rPr>
        <w:t>散步</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rather than</w:t>
      </w:r>
      <w:r w:rsidRPr="00E002D6">
        <w:rPr>
          <w:rFonts w:ascii="Times New Roman" w:eastAsia="宋体" w:hAnsi="Times New Roman" w:cs="Times New Roman"/>
          <w:spacing w:val="-1"/>
          <w:sz w:val="24"/>
        </w:rPr>
        <w:t>）</w:t>
      </w:r>
    </w:p>
    <w:p w14:paraId="440975FF"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我给你一条建议：不要长时间</w:t>
      </w:r>
      <w:r w:rsidRPr="00E002D6">
        <w:rPr>
          <w:rFonts w:ascii="Times New Roman" w:eastAsia="宋体" w:hAnsi="Times New Roman" w:cs="Times New Roman" w:hint="eastAsia"/>
          <w:spacing w:val="-1"/>
          <w:sz w:val="24"/>
        </w:rPr>
        <w:t>玩电脑游戏</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advice</w:t>
      </w:r>
      <w:r w:rsidRPr="00E002D6">
        <w:rPr>
          <w:rFonts w:ascii="Times New Roman" w:eastAsia="宋体" w:hAnsi="Times New Roman" w:cs="Times New Roman"/>
          <w:spacing w:val="-1"/>
          <w:sz w:val="24"/>
        </w:rPr>
        <w:t>）</w:t>
      </w:r>
    </w:p>
    <w:p w14:paraId="3A009586"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他不仅皮肤晒伤了，而且也很累。（</w:t>
      </w:r>
      <w:r w:rsidRPr="00E002D6">
        <w:rPr>
          <w:rFonts w:ascii="Times New Roman" w:eastAsia="宋体" w:hAnsi="Times New Roman" w:cs="Times New Roman"/>
          <w:spacing w:val="-1"/>
          <w:sz w:val="24"/>
        </w:rPr>
        <w:t>burnt</w:t>
      </w:r>
      <w:r w:rsidRPr="00E002D6">
        <w:rPr>
          <w:rFonts w:ascii="Times New Roman" w:eastAsia="宋体" w:hAnsi="Times New Roman" w:cs="Times New Roman"/>
          <w:spacing w:val="-1"/>
          <w:sz w:val="24"/>
        </w:rPr>
        <w:t>）</w:t>
      </w:r>
    </w:p>
    <w:p w14:paraId="43750002" w14:textId="77777777" w:rsidR="00792C08" w:rsidRPr="00E002D6" w:rsidRDefault="00000000">
      <w:pPr>
        <w:numPr>
          <w:ilvl w:val="0"/>
          <w:numId w:val="66"/>
        </w:numPr>
        <w:ind w:firstLine="476"/>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外向的人更受别人的欢迎</w:t>
      </w:r>
      <w:r w:rsidRPr="00E002D6">
        <w:rPr>
          <w:rFonts w:ascii="Times New Roman" w:eastAsia="宋体" w:hAnsi="Times New Roman" w:cs="Times New Roman"/>
          <w:spacing w:val="-1"/>
          <w:sz w:val="24"/>
        </w:rPr>
        <w:t>。（</w:t>
      </w:r>
      <w:r w:rsidRPr="00E002D6">
        <w:rPr>
          <w:rFonts w:ascii="Times New Roman" w:eastAsia="宋体" w:hAnsi="Times New Roman" w:cs="Times New Roman"/>
          <w:spacing w:val="-1"/>
          <w:sz w:val="24"/>
        </w:rPr>
        <w:t>outgoing</w:t>
      </w:r>
      <w:r w:rsidRPr="00E002D6">
        <w:rPr>
          <w:rFonts w:ascii="Times New Roman" w:eastAsia="宋体" w:hAnsi="Times New Roman" w:cs="Times New Roman"/>
          <w:spacing w:val="-1"/>
          <w:sz w:val="24"/>
        </w:rPr>
        <w:t>）</w:t>
      </w:r>
    </w:p>
    <w:p w14:paraId="7A8E2DC1"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3B7E4DEF" w14:textId="77777777" w:rsidR="00792C08" w:rsidRPr="00E002D6" w:rsidRDefault="00000000">
      <w:pPr>
        <w:spacing w:line="400" w:lineRule="exact"/>
        <w:jc w:val="center"/>
        <w:rPr>
          <w:rFonts w:ascii="Cambria" w:hAnsi="Cambria" w:cs="Cambria"/>
          <w:b/>
          <w:bCs/>
          <w:sz w:val="22"/>
          <w:szCs w:val="2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43-44</w:t>
      </w:r>
    </w:p>
    <w:p w14:paraId="7780975F"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Hi-tech Romance</w:t>
      </w:r>
    </w:p>
    <w:p w14:paraId="1B3C17A4" w14:textId="77777777" w:rsidR="00792C08" w:rsidRPr="00E002D6" w:rsidRDefault="00792C08">
      <w:pPr>
        <w:spacing w:line="400" w:lineRule="exact"/>
        <w:jc w:val="center"/>
        <w:rPr>
          <w:rFonts w:ascii="Times New Roman" w:hAnsi="Times New Roman" w:cs="Times New Roman"/>
          <w:b/>
          <w:bCs/>
          <w:sz w:val="36"/>
          <w:szCs w:val="44"/>
        </w:rPr>
      </w:pPr>
    </w:p>
    <w:p w14:paraId="6B63B96E"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6BCD9C68"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laɪˈbrɛrɪənz</w:t>
      </w:r>
      <w:proofErr w:type="spellEnd"/>
      <w:r w:rsidRPr="00E002D6">
        <w:rPr>
          <w:rFonts w:ascii="Cambria" w:hAnsi="Cambria" w:cs="Cambria"/>
          <w:sz w:val="22"/>
          <w:szCs w:val="22"/>
        </w:rPr>
        <w:t xml:space="preserve">/              </w:t>
      </w:r>
    </w:p>
    <w:p w14:paraId="49F62DE7"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Both Charlene and Robert are librarians.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Charlene is from America</w:t>
      </w:r>
    </w:p>
    <w:p w14:paraId="044BD4F5"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ɔˈstreljə</w:t>
      </w:r>
      <w:proofErr w:type="spellEnd"/>
      <w:r w:rsidRPr="00E002D6">
        <w:rPr>
          <w:rFonts w:ascii="Cambria" w:eastAsia="微软雅黑" w:hAnsi="Cambria" w:cs="Cambria"/>
          <w:spacing w:val="-1"/>
          <w:sz w:val="22"/>
          <w:szCs w:val="22"/>
        </w:rPr>
        <w:t>/</w:t>
      </w:r>
    </w:p>
    <w:p w14:paraId="6C356CE7"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and Robert is from Australia. Four days after they met face to face for the</w:t>
      </w:r>
    </w:p>
    <w:p w14:paraId="589FD912"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mærɪd</w:t>
      </w:r>
      <w:proofErr w:type="spellEnd"/>
      <w:r w:rsidRPr="00E002D6">
        <w:rPr>
          <w:rFonts w:ascii="Cambria" w:eastAsia="微软雅黑" w:hAnsi="Cambria" w:cs="Cambria"/>
          <w:spacing w:val="-1"/>
          <w:sz w:val="22"/>
          <w:szCs w:val="22"/>
        </w:rPr>
        <w:t xml:space="preserve">/ </w:t>
      </w:r>
    </w:p>
    <w:p w14:paraId="07576AD3"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 xml:space="preserve">first </w:t>
      </w:r>
      <w:proofErr w:type="gramStart"/>
      <w:r w:rsidRPr="00E002D6">
        <w:rPr>
          <w:rFonts w:ascii="Times New Roman" w:eastAsia="微软雅黑" w:hAnsi="Times New Roman" w:cs="Times New Roman"/>
          <w:spacing w:val="-1"/>
          <w:sz w:val="28"/>
          <w:szCs w:val="28"/>
        </w:rPr>
        <w:t>time,</w:t>
      </w:r>
      <w:proofErr w:type="gramEnd"/>
      <w:r w:rsidRPr="00E002D6">
        <w:rPr>
          <w:rFonts w:ascii="Times New Roman" w:eastAsia="微软雅黑" w:hAnsi="Times New Roman" w:cs="Times New Roman"/>
          <w:spacing w:val="-1"/>
          <w:sz w:val="28"/>
          <w:szCs w:val="28"/>
        </w:rPr>
        <w:t xml:space="preserve"> they got married.</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“That was quick,”</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you might think. </w:t>
      </w:r>
      <w:proofErr w:type="gramStart"/>
      <w:r w:rsidRPr="00E002D6">
        <w:rPr>
          <w:rFonts w:ascii="Times New Roman" w:eastAsia="微软雅黑" w:hAnsi="Times New Roman" w:cs="Times New Roman"/>
          <w:spacing w:val="-1"/>
          <w:sz w:val="28"/>
          <w:szCs w:val="28"/>
        </w:rPr>
        <w:t>Actually,</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they</w:t>
      </w:r>
      <w:proofErr w:type="gramEnd"/>
      <w:r w:rsidRPr="00E002D6">
        <w:rPr>
          <w:rFonts w:ascii="Times New Roman" w:eastAsia="微软雅黑" w:hAnsi="Times New Roman" w:cs="Times New Roman"/>
          <w:spacing w:val="-1"/>
          <w:sz w:val="28"/>
          <w:szCs w:val="28"/>
        </w:rPr>
        <w:t xml:space="preserve"> had known each other for nine months before they met.</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Thanks to</w:t>
      </w:r>
    </w:p>
    <w:p w14:paraId="3FA9C79E"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imel</w:t>
      </w:r>
      <w:proofErr w:type="spellEnd"/>
      <w:r w:rsidRPr="00E002D6">
        <w:rPr>
          <w:rFonts w:ascii="Cambria" w:eastAsia="微软雅黑" w:hAnsi="Cambria" w:cs="Cambria"/>
          <w:spacing w:val="-1"/>
          <w:sz w:val="22"/>
          <w:szCs w:val="22"/>
        </w:rPr>
        <w:t>/   /</w:t>
      </w:r>
      <w:proofErr w:type="spellStart"/>
      <w:r w:rsidRPr="00E002D6">
        <w:rPr>
          <w:rFonts w:ascii="Cambria" w:eastAsia="微软雅黑" w:hAnsi="Cambria" w:cs="Cambria"/>
          <w:i/>
          <w:iCs/>
          <w:spacing w:val="-1"/>
          <w:sz w:val="22"/>
          <w:szCs w:val="22"/>
        </w:rPr>
        <w:t>ɪˌlɛkˈtrɑnɪk</w:t>
      </w:r>
      <w:proofErr w:type="spellEnd"/>
      <w:r w:rsidRPr="00E002D6">
        <w:rPr>
          <w:rFonts w:ascii="Cambria" w:eastAsia="微软雅黑" w:hAnsi="Cambria" w:cs="Cambria"/>
          <w:spacing w:val="-1"/>
          <w:sz w:val="22"/>
          <w:szCs w:val="22"/>
        </w:rPr>
        <w:t>/ /</w:t>
      </w:r>
      <w:r w:rsidRPr="00E002D6">
        <w:rPr>
          <w:rFonts w:ascii="Cambria" w:eastAsia="微软雅黑" w:hAnsi="Cambria" w:cs="Cambria"/>
          <w:i/>
          <w:iCs/>
          <w:spacing w:val="-1"/>
          <w:sz w:val="22"/>
          <w:szCs w:val="22"/>
        </w:rPr>
        <w:t>mel</w:t>
      </w: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ˌ</w:t>
      </w:r>
      <w:proofErr w:type="spellStart"/>
      <w:r w:rsidRPr="00E002D6">
        <w:rPr>
          <w:rFonts w:ascii="Cambria" w:eastAsia="微软雅黑" w:hAnsi="Cambria" w:cs="Cambria"/>
          <w:i/>
          <w:iCs/>
          <w:spacing w:val="-1"/>
          <w:sz w:val="22"/>
          <w:szCs w:val="22"/>
        </w:rPr>
        <w:t>kɔrəˈspɑndɪŋ</w:t>
      </w:r>
      <w:proofErr w:type="spellEnd"/>
      <w:r w:rsidRPr="00E002D6">
        <w:rPr>
          <w:rFonts w:ascii="Cambria" w:eastAsia="微软雅黑" w:hAnsi="Cambria" w:cs="Cambria"/>
          <w:spacing w:val="-1"/>
          <w:sz w:val="22"/>
          <w:szCs w:val="22"/>
        </w:rPr>
        <w:t>/</w:t>
      </w:r>
    </w:p>
    <w:p w14:paraId="6F5BBD41"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E-mail</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(electronic</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mail), they had been corresponding with each other </w:t>
      </w:r>
    </w:p>
    <w:p w14:paraId="2D78640B"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kəmˈpjutɚz</w:t>
      </w:r>
      <w:proofErr w:type="spellEnd"/>
      <w:r w:rsidRPr="00E002D6">
        <w:rPr>
          <w:rFonts w:ascii="Cambria" w:eastAsia="微软雅黑" w:hAnsi="Cambria" w:cs="Cambria"/>
          <w:spacing w:val="-1"/>
          <w:sz w:val="22"/>
          <w:szCs w:val="22"/>
        </w:rPr>
        <w:t>/</w:t>
      </w:r>
    </w:p>
    <w:p w14:paraId="7EA2D687"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through their computers.</w:t>
      </w:r>
    </w:p>
    <w:p w14:paraId="480D05C2"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not</w:t>
      </w:r>
      <w:r w:rsidRPr="00E002D6">
        <w:rPr>
          <w:rFonts w:ascii="Cambria" w:eastAsia="微软雅黑" w:hAnsi="Cambria" w:cs="Cambria"/>
          <w:spacing w:val="-1"/>
          <w:sz w:val="22"/>
          <w:szCs w:val="22"/>
        </w:rPr>
        <w:t>/</w:t>
      </w:r>
    </w:p>
    <w:p w14:paraId="36A2C21D"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 xml:space="preserve">It all started when Charlene came across Robert’s note in her </w:t>
      </w:r>
    </w:p>
    <w:p w14:paraId="1CFD95D3" w14:textId="77777777" w:rsidR="00792C08" w:rsidRPr="00E002D6" w:rsidRDefault="00000000">
      <w:pPr>
        <w:spacing w:line="400" w:lineRule="exact"/>
        <w:ind w:firstLineChars="200" w:firstLine="436"/>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rɪˈplaɪd</w:t>
      </w:r>
      <w:proofErr w:type="spellEnd"/>
      <w:r w:rsidRPr="00E002D6">
        <w:rPr>
          <w:rFonts w:ascii="Cambria" w:eastAsia="微软雅黑" w:hAnsi="Cambria" w:cs="Cambria"/>
          <w:spacing w:val="-1"/>
          <w:sz w:val="22"/>
          <w:szCs w:val="22"/>
        </w:rPr>
        <w:t xml:space="preserve">/       </w:t>
      </w:r>
    </w:p>
    <w:p w14:paraId="47697779"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computer.</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She replied to it.</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From then on, they would not only get in </w:t>
      </w:r>
    </w:p>
    <w:p w14:paraId="34194329" w14:textId="77777777" w:rsidR="00792C08" w:rsidRPr="00E002D6" w:rsidRDefault="00000000">
      <w:pPr>
        <w:spacing w:line="400" w:lineRule="exact"/>
        <w:rPr>
          <w:rFonts w:ascii="Cambria" w:eastAsia="Arial" w:hAnsi="Cambria" w:cs="Cambria"/>
          <w:i/>
          <w:iCs/>
          <w:spacing w:val="-1"/>
          <w:sz w:val="22"/>
          <w:szCs w:val="22"/>
          <w:lang w:eastAsia="zh"/>
        </w:rPr>
      </w:pP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flɝt</w:t>
      </w:r>
      <w:proofErr w:type="spellEnd"/>
      <w:r w:rsidRPr="00E002D6">
        <w:rPr>
          <w:rFonts w:ascii="Cambria" w:eastAsia="微软雅黑" w:hAnsi="Cambria" w:cs="Cambria"/>
          <w:spacing w:val="-1"/>
          <w:sz w:val="22"/>
          <w:szCs w:val="22"/>
        </w:rPr>
        <w:t>/</w:t>
      </w:r>
      <w:r w:rsidRPr="00E002D6">
        <w:rPr>
          <w:rFonts w:ascii="Cambria" w:eastAsia="微软雅黑" w:hAnsi="Cambria" w:cs="Cambria" w:hint="eastAsia"/>
          <w:spacing w:val="-1"/>
          <w:sz w:val="22"/>
          <w:szCs w:val="22"/>
          <w:lang w:eastAsia="zh"/>
        </w:rPr>
        <w:t xml:space="preserve">                                     </w:t>
      </w:r>
      <w:r w:rsidRPr="00E002D6">
        <w:rPr>
          <w:rFonts w:ascii="Cambria" w:eastAsia="Arial" w:hAnsi="Cambria" w:cs="Cambria"/>
          <w:i/>
          <w:iCs/>
          <w:szCs w:val="21"/>
          <w:shd w:val="clear" w:color="auto" w:fill="FFFFFF"/>
        </w:rPr>
        <w:t>/ˈ</w:t>
      </w:r>
      <w:proofErr w:type="spellStart"/>
      <w:r w:rsidRPr="00E002D6">
        <w:rPr>
          <w:rFonts w:ascii="Cambria" w:eastAsia="Arial" w:hAnsi="Cambria" w:cs="Cambria"/>
          <w:i/>
          <w:iCs/>
          <w:szCs w:val="21"/>
          <w:shd w:val="clear" w:color="auto" w:fill="FFFFFF"/>
        </w:rPr>
        <w:t>haɪˈtɛk</w:t>
      </w:r>
      <w:proofErr w:type="spellEnd"/>
      <w:proofErr w:type="gramStart"/>
      <w:r w:rsidRPr="00E002D6">
        <w:rPr>
          <w:rFonts w:ascii="Cambria" w:eastAsia="Arial" w:hAnsi="Cambria" w:cs="Cambria"/>
          <w:i/>
          <w:iCs/>
          <w:szCs w:val="21"/>
          <w:shd w:val="clear" w:color="auto" w:fill="FFFFFF"/>
        </w:rPr>
        <w:t>/</w:t>
      </w:r>
      <w:r w:rsidRPr="00E002D6">
        <w:rPr>
          <w:rFonts w:ascii="Arial" w:eastAsia="Arial" w:hAnsi="Arial" w:cs="Arial"/>
          <w:szCs w:val="21"/>
          <w:shd w:val="clear" w:color="auto" w:fill="FFFFFF"/>
        </w:rPr>
        <w:t> </w:t>
      </w:r>
      <w:r w:rsidRPr="00E002D6">
        <w:rPr>
          <w:rFonts w:ascii="Arial" w:eastAsia="Arial" w:hAnsi="Arial" w:cs="Arial" w:hint="eastAsia"/>
          <w:sz w:val="22"/>
          <w:szCs w:val="22"/>
          <w:shd w:val="clear" w:color="auto" w:fill="FFFFFF"/>
          <w:lang w:eastAsia="zh"/>
        </w:rPr>
        <w:t xml:space="preserve"> </w:t>
      </w:r>
      <w:r w:rsidRPr="00E002D6">
        <w:rPr>
          <w:rFonts w:ascii="Cambria" w:eastAsia="Arial" w:hAnsi="Cambria" w:cs="Cambria"/>
          <w:i/>
          <w:iCs/>
          <w:sz w:val="22"/>
          <w:szCs w:val="22"/>
          <w:shd w:val="clear" w:color="auto" w:fill="FFFFFF"/>
        </w:rPr>
        <w:t>/</w:t>
      </w:r>
      <w:proofErr w:type="gramEnd"/>
      <w:r w:rsidRPr="00E002D6">
        <w:rPr>
          <w:rFonts w:ascii="Cambria" w:eastAsia="Arial" w:hAnsi="Cambria" w:cs="Cambria"/>
          <w:i/>
          <w:iCs/>
          <w:sz w:val="22"/>
          <w:szCs w:val="22"/>
          <w:shd w:val="clear" w:color="auto" w:fill="FFFFFF"/>
        </w:rPr>
        <w:t>ˈ</w:t>
      </w:r>
      <w:proofErr w:type="spellStart"/>
      <w:r w:rsidRPr="00E002D6">
        <w:rPr>
          <w:rFonts w:ascii="Cambria" w:eastAsia="Arial" w:hAnsi="Cambria" w:cs="Cambria"/>
          <w:i/>
          <w:iCs/>
          <w:sz w:val="22"/>
          <w:szCs w:val="22"/>
          <w:shd w:val="clear" w:color="auto" w:fill="FFFFFF"/>
        </w:rPr>
        <w:t>romæns</w:t>
      </w:r>
      <w:proofErr w:type="spellEnd"/>
      <w:r w:rsidRPr="00E002D6">
        <w:rPr>
          <w:rFonts w:ascii="Cambria" w:eastAsia="Arial" w:hAnsi="Cambria" w:cs="Cambria"/>
          <w:i/>
          <w:iCs/>
          <w:sz w:val="22"/>
          <w:szCs w:val="22"/>
          <w:shd w:val="clear" w:color="auto" w:fill="FFFFFF"/>
        </w:rPr>
        <w:t>/</w:t>
      </w:r>
    </w:p>
    <w:p w14:paraId="48324C71"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touch</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but</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flirt with each other.</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That was how this “hi-tech”</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 xml:space="preserve">romance </w:t>
      </w:r>
    </w:p>
    <w:p w14:paraId="4CAB6F01"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spaᴜ</w:t>
      </w:r>
      <w:r w:rsidRPr="00E002D6">
        <w:rPr>
          <w:rFonts w:ascii="Cambria" w:eastAsia="微软雅黑" w:hAnsi="Cambria" w:cs="Cambria" w:hint="eastAsia"/>
          <w:i/>
          <w:iCs/>
          <w:spacing w:val="-1"/>
          <w:sz w:val="22"/>
          <w:szCs w:val="22"/>
        </w:rPr>
        <w:t>s</w:t>
      </w:r>
      <w:proofErr w:type="spellEnd"/>
      <w:r w:rsidRPr="00E002D6">
        <w:rPr>
          <w:rFonts w:ascii="Cambria" w:eastAsia="微软雅黑" w:hAnsi="Cambria" w:cs="Cambria"/>
          <w:spacing w:val="-1"/>
          <w:sz w:val="22"/>
          <w:szCs w:val="22"/>
        </w:rPr>
        <w:t>/</w:t>
      </w:r>
    </w:p>
    <w:p w14:paraId="67CE5F0A"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began.</w:t>
      </w:r>
      <w:r w:rsidRPr="00E002D6">
        <w:rPr>
          <w:rFonts w:ascii="Times New Roman" w:eastAsia="微软雅黑" w:hAnsi="Times New Roman" w:cs="Times New Roman" w:hint="eastAsia"/>
          <w:spacing w:val="-1"/>
          <w:sz w:val="28"/>
          <w:szCs w:val="28"/>
        </w:rPr>
        <w:t xml:space="preserve"> </w:t>
      </w:r>
      <w:proofErr w:type="gramStart"/>
      <w:r w:rsidRPr="00E002D6">
        <w:rPr>
          <w:rFonts w:ascii="Times New Roman" w:eastAsia="微软雅黑" w:hAnsi="Times New Roman" w:cs="Times New Roman"/>
          <w:spacing w:val="-1"/>
          <w:sz w:val="28"/>
          <w:szCs w:val="28"/>
        </w:rPr>
        <w:t>Sound</w:t>
      </w:r>
      <w:proofErr w:type="gramEnd"/>
      <w:r w:rsidRPr="00E002D6">
        <w:rPr>
          <w:rFonts w:ascii="Times New Roman" w:eastAsia="微软雅黑" w:hAnsi="Times New Roman" w:cs="Times New Roman"/>
          <w:spacing w:val="-1"/>
          <w:sz w:val="28"/>
          <w:szCs w:val="28"/>
        </w:rPr>
        <w:t xml:space="preserve"> interesting?</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Well,</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if you’re looking for a spouse, why not give it a try?</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Who knows?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You might be just as lucky as Charlene and Robert.</w:t>
      </w:r>
    </w:p>
    <w:p w14:paraId="7320EF20" w14:textId="77777777" w:rsidR="00792C08" w:rsidRPr="00E002D6" w:rsidRDefault="00792C08">
      <w:pPr>
        <w:spacing w:line="400" w:lineRule="exact"/>
        <w:rPr>
          <w:rFonts w:ascii="Times New Roman" w:eastAsia="微软雅黑" w:hAnsi="Times New Roman" w:cs="Times New Roman"/>
          <w:spacing w:val="-1"/>
          <w:sz w:val="28"/>
          <w:szCs w:val="28"/>
        </w:rPr>
      </w:pPr>
    </w:p>
    <w:p w14:paraId="51829F6D" w14:textId="77777777" w:rsidR="00792C08" w:rsidRPr="00E002D6" w:rsidRDefault="00000000">
      <w:pPr>
        <w:pStyle w:val="a3"/>
        <w:spacing w:before="78" w:line="400" w:lineRule="exact"/>
        <w:ind w:right="181"/>
        <w:jc w:val="left"/>
        <w:rPr>
          <w:rFonts w:ascii="Cambria" w:hAnsi="Cambria" w:cs="Cambria"/>
          <w:b/>
          <w:bCs/>
          <w:i/>
          <w:iCs/>
          <w:sz w:val="22"/>
          <w:szCs w:val="22"/>
          <w:lang w:eastAsia="zh-CN"/>
        </w:rPr>
      </w:pPr>
      <w:r w:rsidRPr="00E002D6">
        <w:rPr>
          <w:rFonts w:ascii="Cambria" w:hAnsi="Cambria" w:cs="Cambria"/>
          <w:b/>
          <w:bCs/>
          <w:i/>
          <w:iCs/>
          <w:sz w:val="22"/>
          <w:szCs w:val="22"/>
          <w:lang w:eastAsia="zh-CN"/>
        </w:rPr>
        <w:t xml:space="preserve">      </w:t>
      </w:r>
      <w:r w:rsidRPr="00E002D6">
        <w:rPr>
          <w:rFonts w:ascii="Cambria" w:hAnsi="Cambria" w:cs="Cambria" w:hint="eastAsia"/>
          <w:b/>
          <w:bCs/>
          <w:i/>
          <w:iCs/>
          <w:sz w:val="22"/>
          <w:szCs w:val="22"/>
          <w:lang w:eastAsia="zh-CN"/>
        </w:rPr>
        <w:t xml:space="preserve">  </w:t>
      </w:r>
      <w:r w:rsidRPr="00E002D6">
        <w:rPr>
          <w:rFonts w:ascii="Cambria" w:hAnsi="Cambria" w:cs="Cambria"/>
          <w:b/>
          <w:bCs/>
          <w:i/>
          <w:iCs/>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tʃætɪŋ</w:t>
      </w:r>
      <w:proofErr w:type="spellEnd"/>
      <w:r w:rsidRPr="00E002D6">
        <w:rPr>
          <w:rFonts w:ascii="Cambria" w:hAnsi="Cambria" w:cs="Cambria"/>
          <w:sz w:val="22"/>
          <w:szCs w:val="22"/>
          <w:lang w:eastAsia="zh-CN"/>
        </w:rPr>
        <w:t>/</w:t>
      </w:r>
    </w:p>
    <w:p w14:paraId="1B2AFBB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Steve is chatting with his sister,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Diana.</w:t>
      </w:r>
    </w:p>
    <w:p w14:paraId="5B07F45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Steve;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Diana)</w:t>
      </w:r>
    </w:p>
    <w:p w14:paraId="5B34E14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dʒi</w:t>
      </w:r>
      <w:proofErr w:type="spellEnd"/>
      <w:r w:rsidRPr="00E002D6">
        <w:rPr>
          <w:rFonts w:ascii="Cambria" w:hAnsi="Cambria" w:cs="Cambria"/>
          <w:sz w:val="22"/>
          <w:szCs w:val="22"/>
          <w:lang w:eastAsia="zh-CN"/>
        </w:rPr>
        <w:t>/</w:t>
      </w:r>
    </w:p>
    <w:p w14:paraId="16B250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Gee,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Diana,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always at home.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you have any friends to go out with?</w:t>
      </w:r>
    </w:p>
    <w:p w14:paraId="51D79DE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Sure,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all my friends are either out shopping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or they’re </w:t>
      </w:r>
    </w:p>
    <w:p w14:paraId="57D10F17"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bɔrɪŋ</w:t>
      </w:r>
      <w:proofErr w:type="spellEnd"/>
      <w:r w:rsidRPr="00E002D6">
        <w:rPr>
          <w:rFonts w:ascii="Cambria" w:hAnsi="Cambria" w:cs="Cambria"/>
          <w:sz w:val="22"/>
          <w:szCs w:val="22"/>
          <w:lang w:eastAsia="zh-CN"/>
        </w:rPr>
        <w:t>/</w:t>
      </w:r>
    </w:p>
    <w:p w14:paraId="0A3CC85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boring.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you know I hate shopping.</w:t>
      </w:r>
    </w:p>
    <w:p w14:paraId="58DE630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bɔrd</w:t>
      </w:r>
      <w:proofErr w:type="spellEnd"/>
      <w:r w:rsidRPr="00E002D6">
        <w:rPr>
          <w:rFonts w:ascii="Cambria" w:hAnsi="Cambria" w:cs="Cambria"/>
          <w:sz w:val="22"/>
          <w:szCs w:val="22"/>
          <w:lang w:eastAsia="zh-CN"/>
        </w:rPr>
        <w:t>/</w:t>
      </w:r>
    </w:p>
    <w:p w14:paraId="668B0BC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Get a boyfriend.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sure you won’t be bored then.</w:t>
      </w:r>
    </w:p>
    <w:p w14:paraId="7F50405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Actually,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 want to meet some interesting </w:t>
      </w:r>
      <w:proofErr w:type="gramStart"/>
      <w:r w:rsidRPr="00E002D6">
        <w:rPr>
          <w:rFonts w:ascii="Times New Roman" w:hAnsi="Times New Roman" w:cs="Times New Roman"/>
          <w:sz w:val="28"/>
          <w:szCs w:val="28"/>
          <w:lang w:eastAsia="zh-CN"/>
        </w:rPr>
        <w:t>guys</w:t>
      </w:r>
      <w:proofErr w:type="gramEnd"/>
      <w:r w:rsidRPr="00E002D6">
        <w:rPr>
          <w:rFonts w:ascii="Times New Roman" w:hAnsi="Times New Roman" w:cs="Times New Roman"/>
          <w:sz w:val="28"/>
          <w:szCs w:val="28"/>
          <w:lang w:eastAsia="zh-CN"/>
        </w:rPr>
        <w:t xml:space="preserve"> but I don’t know how to.</w:t>
      </w:r>
    </w:p>
    <w:p w14:paraId="44C02789"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Why don’t you try E-mail?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might get lucky.</w:t>
      </w:r>
    </w:p>
    <w:p w14:paraId="1AB990F5" w14:textId="77777777" w:rsidR="00792C08" w:rsidRPr="00E002D6" w:rsidRDefault="00000000">
      <w:pPr>
        <w:pStyle w:val="a3"/>
        <w:spacing w:before="78"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detɪŋ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pɝsənl</w:t>
      </w:r>
      <w:proofErr w:type="spellEnd"/>
      <w:r w:rsidRPr="00E002D6">
        <w:rPr>
          <w:rFonts w:ascii="Cambria" w:hAnsi="Cambria" w:cs="Cambria"/>
          <w:i/>
          <w:iCs/>
          <w:sz w:val="22"/>
          <w:szCs w:val="22"/>
          <w:lang w:eastAsia="zh-CN"/>
        </w:rPr>
        <w:t>̣</w:t>
      </w:r>
      <w:r w:rsidRPr="00E002D6">
        <w:rPr>
          <w:rFonts w:ascii="Cambria" w:hAnsi="Cambria" w:cs="Cambria"/>
          <w:sz w:val="22"/>
          <w:szCs w:val="22"/>
          <w:lang w:eastAsia="zh-CN"/>
        </w:rPr>
        <w:t>/</w:t>
      </w:r>
    </w:p>
    <w:p w14:paraId="5BFAC6D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don’t think so.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Besides,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dating through E-mail is neither personal</w:t>
      </w:r>
    </w:p>
    <w:p w14:paraId="3EAB1D0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ˌ</w:t>
      </w:r>
      <w:proofErr w:type="spellStart"/>
      <w:r w:rsidRPr="00E002D6">
        <w:rPr>
          <w:rFonts w:ascii="Cambria" w:hAnsi="Cambria" w:cs="Cambria"/>
          <w:i/>
          <w:iCs/>
          <w:sz w:val="22"/>
          <w:szCs w:val="22"/>
          <w:lang w:eastAsia="zh-CN"/>
        </w:rPr>
        <w:t>ɪntrəˈdus</w:t>
      </w:r>
      <w:proofErr w:type="spellEnd"/>
      <w:r w:rsidRPr="00E002D6">
        <w:rPr>
          <w:rFonts w:ascii="Cambria" w:hAnsi="Cambria" w:cs="Cambria"/>
          <w:sz w:val="22"/>
          <w:szCs w:val="22"/>
          <w:lang w:eastAsia="zh-CN"/>
        </w:rPr>
        <w:t>/</w:t>
      </w:r>
    </w:p>
    <w:p w14:paraId="4585066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nor romantic.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 don’t you introduce me to some of your friends?</w:t>
      </w:r>
    </w:p>
    <w:p w14:paraId="1B53A976"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 didn’t I think of that?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about my best 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Fred? </w:t>
      </w:r>
    </w:p>
    <w:p w14:paraId="7398D9FF" w14:textId="77777777" w:rsidR="00792C08" w:rsidRPr="00E002D6" w:rsidRDefault="00000000">
      <w:pPr>
        <w:pStyle w:val="a3"/>
        <w:spacing w:line="400" w:lineRule="exact"/>
        <w:ind w:right="181"/>
        <w:jc w:val="left"/>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maybe I’ll be better off with E-mail.</w:t>
      </w:r>
    </w:p>
    <w:p w14:paraId="49F00C70" w14:textId="77777777" w:rsidR="00792C08" w:rsidRPr="00E002D6" w:rsidRDefault="00792C08">
      <w:pPr>
        <w:spacing w:line="400" w:lineRule="exact"/>
        <w:rPr>
          <w:rFonts w:ascii="Times New Roman" w:eastAsia="微软雅黑" w:hAnsi="Times New Roman" w:cs="Times New Roman"/>
          <w:spacing w:val="-1"/>
          <w:sz w:val="28"/>
          <w:szCs w:val="28"/>
        </w:rPr>
      </w:pPr>
    </w:p>
    <w:p w14:paraId="191A07D2"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16AAC2AE" w14:textId="77777777" w:rsidR="00792C08" w:rsidRPr="00E002D6" w:rsidRDefault="00000000">
      <w:pPr>
        <w:numPr>
          <w:ilvl w:val="0"/>
          <w:numId w:val="6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hi-</w:t>
      </w:r>
      <w:proofErr w:type="gramStart"/>
      <w:r w:rsidRPr="00E002D6">
        <w:rPr>
          <w:rFonts w:ascii="Times New Roman" w:hAnsi="Times New Roman" w:cs="Times New Roman"/>
          <w:b/>
          <w:bCs/>
          <w:sz w:val="22"/>
          <w:szCs w:val="22"/>
        </w:rPr>
        <w:t>tech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haɪˈtɛk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haɪ</w:t>
      </w:r>
      <w:r w:rsidRPr="00E002D6">
        <w:rPr>
          <w:rFonts w:ascii="Cambria" w:eastAsia="宋体" w:hAnsi="Cambria" w:cs="Cambria"/>
          <w:spacing w:val="-1"/>
          <w:sz w:val="22"/>
          <w:szCs w:val="22"/>
        </w:rPr>
        <w:t>ˈ</w:t>
      </w:r>
      <w:r w:rsidRPr="00E002D6">
        <w:rPr>
          <w:rFonts w:ascii="Cambria" w:hAnsi="Cambria" w:cs="Cambria"/>
          <w:sz w:val="22"/>
          <w:szCs w:val="22"/>
        </w:rPr>
        <w:t>tek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高科技的</w:t>
      </w:r>
      <w:r w:rsidRPr="00E002D6">
        <w:rPr>
          <w:rFonts w:ascii="Times New Roman" w:hAnsi="Times New Roman" w:cs="Times New Roman"/>
          <w:sz w:val="22"/>
          <w:szCs w:val="22"/>
        </w:rPr>
        <w:t xml:space="preserve"> </w:t>
      </w:r>
    </w:p>
    <w:p w14:paraId="2FFB5A50"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romance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romæns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hAnsi="Cambria" w:cs="Cambria"/>
          <w:sz w:val="22"/>
          <w:szCs w:val="22"/>
        </w:rPr>
        <w:t>rəʊmæns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罗曼史</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爱情故事</w:t>
      </w:r>
      <w:r w:rsidRPr="00E002D6">
        <w:rPr>
          <w:rFonts w:ascii="Times New Roman" w:hAnsi="Times New Roman" w:cs="Times New Roman"/>
          <w:sz w:val="22"/>
          <w:szCs w:val="22"/>
        </w:rPr>
        <w:t xml:space="preserve"> </w:t>
      </w:r>
    </w:p>
    <w:p w14:paraId="58C48561" w14:textId="77777777" w:rsidR="00792C08" w:rsidRPr="00E002D6" w:rsidRDefault="00000000">
      <w:pPr>
        <w:numPr>
          <w:ilvl w:val="0"/>
          <w:numId w:val="6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librarian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laɪˈbrɛrɪən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laɪˈbreriən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图书馆管理员</w:t>
      </w:r>
    </w:p>
    <w:p w14:paraId="063DBDAC" w14:textId="77777777" w:rsidR="00792C08" w:rsidRPr="00E002D6" w:rsidRDefault="00000000">
      <w:pPr>
        <w:numPr>
          <w:ilvl w:val="0"/>
          <w:numId w:val="6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Australia</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ɔˈstreljə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ɔˈstreɪljə</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澳大利亚</w:t>
      </w:r>
    </w:p>
    <w:p w14:paraId="09A22463"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marry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mærɪ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mæri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结婚</w:t>
      </w:r>
    </w:p>
    <w:p w14:paraId="2C5AA695"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E-mail</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imel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iːmeɪl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电子邮件</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electronic mail</w:t>
      </w:r>
    </w:p>
    <w:p w14:paraId="2CB579F2"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electronic</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ɪˌlɛkˈtrɑnɪk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ɪˌlekˈtrɑːnɪk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电子的</w:t>
      </w:r>
    </w:p>
    <w:p w14:paraId="49140E42"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mail</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mel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meɪl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邮件（集合名词，不可数</w:t>
      </w:r>
      <w:r w:rsidRPr="00E002D6">
        <w:rPr>
          <w:rFonts w:ascii="Times New Roman" w:hAnsi="Times New Roman" w:cs="Times New Roman" w:hint="eastAsia"/>
          <w:sz w:val="22"/>
          <w:szCs w:val="22"/>
          <w:lang w:eastAsia="zh"/>
        </w:rPr>
        <w:t>）</w:t>
      </w:r>
    </w:p>
    <w:p w14:paraId="2173CF8C" w14:textId="77777777" w:rsidR="00792C08" w:rsidRPr="00E002D6" w:rsidRDefault="00000000">
      <w:pPr>
        <w:numPr>
          <w:ilvl w:val="0"/>
          <w:numId w:val="6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correspond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kɔr</w:t>
      </w:r>
      <w:proofErr w:type="spellEnd"/>
      <w:r w:rsidRPr="00E002D6">
        <w:rPr>
          <w:rFonts w:ascii="Cambria" w:eastAsia="宋体" w:hAnsi="Cambria" w:cs="Cambria" w:hint="eastAsia"/>
          <w:spacing w:val="-1"/>
          <w:sz w:val="22"/>
          <w:szCs w:val="22"/>
        </w:rPr>
        <w:t>ə</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spɑnd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hAnsi="Cambria" w:cs="Cambria"/>
          <w:sz w:val="22"/>
          <w:szCs w:val="22"/>
        </w:rPr>
        <w:t>ˌ</w:t>
      </w:r>
      <w:proofErr w:type="spellStart"/>
      <w:r w:rsidRPr="00E002D6">
        <w:rPr>
          <w:rFonts w:ascii="Cambria" w:hAnsi="Cambria" w:cs="Cambria"/>
          <w:sz w:val="22"/>
          <w:szCs w:val="22"/>
        </w:rPr>
        <w:t>kɔːr</w:t>
      </w:r>
      <w:proofErr w:type="spellEnd"/>
      <w:r w:rsidRPr="00E002D6">
        <w:rPr>
          <w:rFonts w:ascii="Cambria" w:hAnsi="Cambria" w:cs="Cambria" w:hint="eastAsia"/>
          <w:sz w:val="22"/>
          <w:szCs w:val="22"/>
        </w:rPr>
        <w:t>ə</w:t>
      </w:r>
      <w:r w:rsidRPr="00E002D6">
        <w:rPr>
          <w:rFonts w:ascii="Cambria" w:hAnsi="Cambria" w:cs="Cambria"/>
          <w:sz w:val="22"/>
          <w:szCs w:val="22"/>
        </w:rPr>
        <w:t>ˈ</w:t>
      </w:r>
      <w:proofErr w:type="spellStart"/>
      <w:r w:rsidRPr="00E002D6">
        <w:rPr>
          <w:rFonts w:ascii="Cambria" w:hAnsi="Cambria" w:cs="Cambria"/>
          <w:sz w:val="22"/>
          <w:szCs w:val="22"/>
        </w:rPr>
        <w:t>spɑːnd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通信</w:t>
      </w:r>
      <w:r w:rsidRPr="00E002D6">
        <w:rPr>
          <w:rFonts w:ascii="Times New Roman" w:hAnsi="Times New Roman" w:cs="Times New Roman"/>
          <w:sz w:val="22"/>
          <w:szCs w:val="22"/>
        </w:rPr>
        <w:t xml:space="preserve"> </w:t>
      </w:r>
    </w:p>
    <w:p w14:paraId="72EDF1F7"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computer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kəmˈpjutɚ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kəmˈpjuːtər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计算机</w:t>
      </w:r>
    </w:p>
    <w:p w14:paraId="2D689535"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note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not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nəʊt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留言</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便条</w:t>
      </w:r>
    </w:p>
    <w:p w14:paraId="2030CB20"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reply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rɪˈplaɪ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rɪˈplaɪ</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答复</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回答</w:t>
      </w:r>
      <w:r w:rsidRPr="00E002D6">
        <w:rPr>
          <w:rFonts w:ascii="Times New Roman" w:hAnsi="Times New Roman" w:cs="Times New Roman"/>
          <w:sz w:val="22"/>
          <w:szCs w:val="22"/>
        </w:rPr>
        <w:t xml:space="preserve"> </w:t>
      </w:r>
    </w:p>
    <w:p w14:paraId="0AED5F4C"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flirt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flɝt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flɜːrt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调情</w:t>
      </w:r>
    </w:p>
    <w:p w14:paraId="4F6DA3D3"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spouse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spaᴜ</w:t>
      </w:r>
      <w:r w:rsidRPr="00E002D6">
        <w:rPr>
          <w:rFonts w:ascii="Cambria" w:eastAsia="宋体" w:hAnsi="Cambria" w:cs="Cambria" w:hint="eastAsia"/>
          <w:spacing w:val="-1"/>
          <w:sz w:val="22"/>
          <w:szCs w:val="22"/>
        </w:rPr>
        <w:t>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spaʊ</w:t>
      </w:r>
      <w:r w:rsidRPr="00E002D6">
        <w:rPr>
          <w:rFonts w:ascii="Cambria" w:hAnsi="Cambria" w:cs="Cambria" w:hint="eastAsia"/>
          <w:sz w:val="22"/>
          <w:szCs w:val="22"/>
        </w:rPr>
        <w:t>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配偶</w:t>
      </w:r>
    </w:p>
    <w:p w14:paraId="3C32BEDA"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chat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tʃæt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tʃæt</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闲谈</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01D08BF0"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dʒi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dʒi</w:t>
      </w:r>
      <w:proofErr w:type="spellEnd"/>
      <w:r w:rsidRPr="00E002D6">
        <w:rPr>
          <w:rFonts w:ascii="Cambria" w:eastAsia="宋体" w:hAnsi="Cambria" w:cs="Cambria"/>
          <w:spacing w:val="-1"/>
          <w:sz w:val="22"/>
          <w:szCs w:val="22"/>
        </w:rPr>
        <w:t>ː</w:t>
      </w:r>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int.</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感叹语</w:t>
      </w:r>
      <w:r w:rsidRPr="00E002D6">
        <w:rPr>
          <w:rFonts w:ascii="Times New Roman" w:hAnsi="Times New Roman" w:cs="Times New Roman" w:hint="eastAsia"/>
          <w:sz w:val="22"/>
          <w:szCs w:val="22"/>
        </w:rPr>
        <w:t>；</w:t>
      </w:r>
      <w:proofErr w:type="gramStart"/>
      <w:r w:rsidRPr="00E002D6">
        <w:rPr>
          <w:rFonts w:ascii="Times New Roman" w:hAnsi="Times New Roman" w:cs="Times New Roman"/>
          <w:sz w:val="22"/>
          <w:szCs w:val="22"/>
        </w:rPr>
        <w:t>相当于口语的</w:t>
      </w:r>
      <w:r w:rsidRPr="00E002D6">
        <w:rPr>
          <w:rFonts w:ascii="Times New Roman" w:hAnsi="Times New Roman" w:cs="Times New Roman" w:hint="eastAsia"/>
          <w:sz w:val="22"/>
          <w:szCs w:val="22"/>
        </w:rPr>
        <w:t>“</w:t>
      </w:r>
      <w:proofErr w:type="gramEnd"/>
      <w:r w:rsidRPr="00E002D6">
        <w:rPr>
          <w:rFonts w:ascii="Times New Roman" w:hAnsi="Times New Roman" w:cs="Times New Roman"/>
          <w:sz w:val="22"/>
          <w:szCs w:val="22"/>
        </w:rPr>
        <w:t>咦、</w:t>
      </w:r>
      <w:proofErr w:type="gramStart"/>
      <w:r w:rsidRPr="00E002D6">
        <w:rPr>
          <w:rFonts w:ascii="Times New Roman" w:hAnsi="Times New Roman" w:cs="Times New Roman"/>
          <w:sz w:val="22"/>
          <w:szCs w:val="22"/>
        </w:rPr>
        <w:t>哇</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等等</w:t>
      </w:r>
      <w:proofErr w:type="gramEnd"/>
    </w:p>
    <w:p w14:paraId="38952864"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boring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bɔrɪŋ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bɔːrɪŋ</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无聊的</w:t>
      </w:r>
    </w:p>
    <w:p w14:paraId="4D3B52A1"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bored</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bɔrd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bɔːrd</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感到无聊的；厌烦的</w:t>
      </w:r>
      <w:r w:rsidRPr="00E002D6">
        <w:rPr>
          <w:rFonts w:ascii="Times New Roman" w:hAnsi="Times New Roman" w:cs="Times New Roman"/>
          <w:sz w:val="22"/>
          <w:szCs w:val="22"/>
        </w:rPr>
        <w:t xml:space="preserve"> </w:t>
      </w:r>
    </w:p>
    <w:p w14:paraId="77DDD436"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date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det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deɪt</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（与某人）约会</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约（某人）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和（某人）约会</w:t>
      </w:r>
      <w:r w:rsidRPr="00E002D6">
        <w:rPr>
          <w:rFonts w:ascii="Times New Roman" w:hAnsi="Times New Roman" w:cs="Times New Roman"/>
          <w:sz w:val="22"/>
          <w:szCs w:val="22"/>
        </w:rPr>
        <w:t>/</w:t>
      </w:r>
    </w:p>
    <w:p w14:paraId="142300C6" w14:textId="77777777" w:rsidR="00792C08" w:rsidRPr="00E002D6" w:rsidRDefault="00000000">
      <w:pPr>
        <w:numPr>
          <w:ilvl w:val="0"/>
          <w:numId w:val="6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lastRenderedPageBreak/>
        <w:t>personal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pɝs</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hint="eastAsia"/>
          <w:spacing w:val="-1"/>
          <w:sz w:val="22"/>
          <w:szCs w:val="22"/>
        </w:rPr>
        <w:t>n</w:t>
      </w:r>
      <w:r w:rsidRPr="00E002D6">
        <w:rPr>
          <w:rFonts w:ascii="Cambria" w:eastAsia="宋体" w:hAnsi="Cambria" w:cs="Cambria"/>
          <w:spacing w:val="-1"/>
          <w:sz w:val="22"/>
          <w:szCs w:val="22"/>
        </w:rPr>
        <w:t>l</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pɜːrsənəl</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亲切的；私人的</w:t>
      </w:r>
    </w:p>
    <w:p w14:paraId="1DE167CD" w14:textId="77777777" w:rsidR="00792C08" w:rsidRPr="00E002D6" w:rsidRDefault="00000000">
      <w:pPr>
        <w:numPr>
          <w:ilvl w:val="0"/>
          <w:numId w:val="6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introduce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ɪntrəˈdus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ɪntrəˈduːs</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介绍</w:t>
      </w:r>
    </w:p>
    <w:p w14:paraId="6B57DBF7" w14:textId="77777777" w:rsidR="00792C08" w:rsidRPr="00E002D6" w:rsidRDefault="00792C08">
      <w:pPr>
        <w:spacing w:line="400" w:lineRule="exact"/>
        <w:jc w:val="left"/>
        <w:rPr>
          <w:rFonts w:ascii="Times New Roman" w:hAnsi="Times New Roman" w:cs="Times New Roman"/>
          <w:sz w:val="22"/>
          <w:szCs w:val="22"/>
        </w:rPr>
      </w:pPr>
    </w:p>
    <w:p w14:paraId="249E914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72386F6A"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本课主要了解过去完成时的</w:t>
      </w:r>
      <w:r w:rsidRPr="00E002D6">
        <w:rPr>
          <w:rFonts w:ascii="Times New Roman" w:hAnsi="Times New Roman" w:cs="Times New Roman"/>
          <w:color w:val="FDD860" w:themeColor="accent3" w:themeTint="99"/>
          <w:sz w:val="24"/>
        </w:rPr>
        <w:t>用法，复习</w:t>
      </w:r>
      <w:r w:rsidRPr="00E002D6">
        <w:rPr>
          <w:rFonts w:ascii="Times New Roman" w:hAnsi="Times New Roman" w:cs="Times New Roman"/>
          <w:color w:val="FDD860" w:themeColor="accent3" w:themeTint="99"/>
          <w:sz w:val="24"/>
        </w:rPr>
        <w:t>Why don</w:t>
      </w:r>
      <w:proofErr w:type="gramStart"/>
      <w:r w:rsidRPr="00E002D6">
        <w:rPr>
          <w:rFonts w:ascii="Times New Roman" w:hAnsi="Times New Roman" w:cs="Times New Roman"/>
          <w:color w:val="FDD860" w:themeColor="accent3" w:themeTint="99"/>
          <w:sz w:val="24"/>
        </w:rPr>
        <w:t>’</w:t>
      </w:r>
      <w:proofErr w:type="gramEnd"/>
      <w:r w:rsidRPr="00E002D6">
        <w:rPr>
          <w:rFonts w:ascii="Times New Roman" w:hAnsi="Times New Roman" w:cs="Times New Roman"/>
          <w:color w:val="FDD860" w:themeColor="accent3" w:themeTint="99"/>
          <w:sz w:val="24"/>
        </w:rPr>
        <w:t>t you.</w:t>
      </w:r>
      <w:proofErr w:type="gramStart"/>
      <w:r w:rsidRPr="00E002D6">
        <w:rPr>
          <w:rFonts w:ascii="Times New Roman" w:hAnsi="Times New Roman" w:cs="Times New Roman"/>
          <w:color w:val="FDD860" w:themeColor="accent3" w:themeTint="99"/>
          <w:sz w:val="24"/>
        </w:rPr>
        <w:t>..?</w:t>
      </w:r>
      <w:proofErr w:type="gramEnd"/>
      <w:r w:rsidRPr="00E002D6">
        <w:rPr>
          <w:rFonts w:ascii="Times New Roman" w:hAnsi="Times New Roman" w:cs="Times New Roman"/>
          <w:color w:val="FDD860" w:themeColor="accent3" w:themeTint="99"/>
          <w:sz w:val="24"/>
        </w:rPr>
        <w:t>句型</w:t>
      </w:r>
      <w:r w:rsidRPr="00E002D6">
        <w:rPr>
          <w:rFonts w:ascii="Times New Roman" w:hAnsi="Times New Roman" w:cs="Times New Roman" w:hint="eastAsia"/>
          <w:color w:val="FDD860" w:themeColor="accent3" w:themeTint="99"/>
          <w:sz w:val="24"/>
        </w:rPr>
        <w:t>和</w:t>
      </w:r>
      <w:r w:rsidRPr="00E002D6">
        <w:rPr>
          <w:rFonts w:ascii="Times New Roman" w:hAnsi="Times New Roman" w:hint="eastAsia"/>
          <w:color w:val="FDD860" w:themeColor="accent3" w:themeTint="99"/>
          <w:sz w:val="24"/>
        </w:rPr>
        <w:t>对等连词的用法和关系副词</w:t>
      </w:r>
      <w:r w:rsidRPr="00E002D6">
        <w:rPr>
          <w:rFonts w:ascii="Times New Roman" w:hAnsi="Times New Roman" w:hint="eastAsia"/>
          <w:color w:val="FDD860" w:themeColor="accent3" w:themeTint="99"/>
          <w:sz w:val="24"/>
        </w:rPr>
        <w:t>how</w:t>
      </w:r>
      <w:r w:rsidRPr="00E002D6">
        <w:rPr>
          <w:rFonts w:ascii="Times New Roman" w:hAnsi="Times New Roman" w:hint="eastAsia"/>
          <w:color w:val="FDD860" w:themeColor="accent3" w:themeTint="99"/>
          <w:sz w:val="24"/>
        </w:rPr>
        <w:t>的用法。</w:t>
      </w:r>
    </w:p>
    <w:p w14:paraId="7A1723CD" w14:textId="77777777" w:rsidR="00792C08" w:rsidRPr="00E002D6" w:rsidRDefault="00000000">
      <w:pPr>
        <w:numPr>
          <w:ilvl w:val="0"/>
          <w:numId w:val="68"/>
        </w:numPr>
        <w:spacing w:line="400" w:lineRule="exact"/>
        <w:rPr>
          <w:rFonts w:ascii="Times New Roman" w:hAnsi="Times New Roman"/>
          <w:sz w:val="24"/>
        </w:rPr>
      </w:pPr>
      <w:r w:rsidRPr="00E002D6">
        <w:rPr>
          <w:rFonts w:ascii="Times New Roman" w:hAnsi="Times New Roman" w:hint="eastAsia"/>
          <w:sz w:val="24"/>
        </w:rPr>
        <w:t>过去完成时的用法</w:t>
      </w:r>
    </w:p>
    <w:p w14:paraId="64C557B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表示已经完成动作的时候，需要用到完成时，这也是“态”的一种。从“时”的维度讲，依然分过去、现在和将来。这里主要讲过去完成时。结构：</w:t>
      </w:r>
      <w:r w:rsidRPr="00E002D6">
        <w:rPr>
          <w:rFonts w:ascii="Times New Roman" w:hAnsi="Times New Roman" w:hint="eastAsia"/>
          <w:sz w:val="24"/>
        </w:rPr>
        <w:t>had</w:t>
      </w:r>
      <w:r w:rsidRPr="00E002D6">
        <w:rPr>
          <w:rFonts w:ascii="Times New Roman" w:hAnsi="Times New Roman" w:hint="eastAsia"/>
          <w:sz w:val="24"/>
        </w:rPr>
        <w:t>（助动词）</w:t>
      </w:r>
      <w:r w:rsidRPr="00E002D6">
        <w:rPr>
          <w:rFonts w:ascii="Times New Roman" w:hAnsi="Times New Roman" w:hint="eastAsia"/>
          <w:sz w:val="24"/>
        </w:rPr>
        <w:t xml:space="preserve">+ </w:t>
      </w:r>
      <w:r w:rsidRPr="00E002D6">
        <w:rPr>
          <w:rFonts w:ascii="Times New Roman" w:hAnsi="Times New Roman" w:hint="eastAsia"/>
          <w:sz w:val="24"/>
        </w:rPr>
        <w:t>过去分词。时态变化只需要变</w:t>
      </w:r>
      <w:r w:rsidRPr="00E002D6">
        <w:rPr>
          <w:rFonts w:ascii="Times New Roman" w:hAnsi="Times New Roman" w:hint="eastAsia"/>
          <w:sz w:val="24"/>
        </w:rPr>
        <w:t>be</w:t>
      </w:r>
      <w:r w:rsidRPr="00E002D6">
        <w:rPr>
          <w:rFonts w:ascii="Times New Roman" w:hAnsi="Times New Roman" w:hint="eastAsia"/>
          <w:sz w:val="24"/>
        </w:rPr>
        <w:t>的部分就行了。其使用时机与在汉语中的使用逻辑一样。举例如下：</w:t>
      </w:r>
    </w:p>
    <w:p w14:paraId="01C23AF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一般现在时</w:t>
      </w:r>
      <w:r w:rsidRPr="00E002D6">
        <w:rPr>
          <w:rFonts w:ascii="Times New Roman" w:hAnsi="Times New Roman" w:hint="eastAsia"/>
          <w:sz w:val="24"/>
        </w:rPr>
        <w:t xml:space="preserve">                       </w:t>
      </w:r>
      <w:r w:rsidRPr="00E002D6">
        <w:rPr>
          <w:rFonts w:ascii="Times New Roman" w:hAnsi="Times New Roman" w:hint="eastAsia"/>
          <w:sz w:val="24"/>
        </w:rPr>
        <w:t>过去完成时</w:t>
      </w:r>
      <w:r w:rsidRPr="00E002D6">
        <w:rPr>
          <w:rFonts w:ascii="Times New Roman" w:hAnsi="Times New Roman" w:hint="eastAsia"/>
          <w:sz w:val="24"/>
        </w:rPr>
        <w:t xml:space="preserve">     </w:t>
      </w:r>
    </w:p>
    <w:p w14:paraId="135D779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Lily sees that guy.                   </w:t>
      </w:r>
      <w:r w:rsidRPr="00E002D6">
        <w:rPr>
          <w:rFonts w:ascii="Times New Roman" w:hAnsi="Times New Roman" w:cs="Times New Roman"/>
          <w:color w:val="333333"/>
          <w:sz w:val="24"/>
        </w:rPr>
        <w:t xml:space="preserve">Lily had seen that guy two years ago. </w:t>
      </w:r>
      <w:r w:rsidRPr="00E002D6">
        <w:rPr>
          <w:rFonts w:ascii="Times New Roman" w:hAnsi="Times New Roman" w:hint="eastAsia"/>
          <w:sz w:val="24"/>
        </w:rPr>
        <w:t xml:space="preserve">  </w:t>
      </w:r>
    </w:p>
    <w:p w14:paraId="03C0BAF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Belinda smiles.                     Belinda had smiled.</w:t>
      </w:r>
    </w:p>
    <w:p w14:paraId="13D2471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Bela is nice.                       Bela had been nice.  </w:t>
      </w:r>
    </w:p>
    <w:p w14:paraId="04FD11C6" w14:textId="77777777" w:rsidR="00792C08" w:rsidRPr="00E002D6" w:rsidRDefault="00792C08">
      <w:pPr>
        <w:spacing w:line="400" w:lineRule="exact"/>
        <w:rPr>
          <w:rFonts w:ascii="Times New Roman" w:hAnsi="Times New Roman"/>
          <w:sz w:val="24"/>
        </w:rPr>
      </w:pPr>
    </w:p>
    <w:p w14:paraId="7B9F8E0D" w14:textId="77777777" w:rsidR="00792C08" w:rsidRPr="00E002D6" w:rsidRDefault="00000000">
      <w:pPr>
        <w:numPr>
          <w:ilvl w:val="0"/>
          <w:numId w:val="68"/>
        </w:numPr>
        <w:spacing w:line="400" w:lineRule="exact"/>
        <w:rPr>
          <w:rFonts w:ascii="Times New Roman" w:hAnsi="Times New Roman"/>
          <w:sz w:val="24"/>
        </w:rPr>
      </w:pPr>
      <w:r w:rsidRPr="00E002D6">
        <w:rPr>
          <w:rFonts w:ascii="Times New Roman" w:hAnsi="Times New Roman" w:hint="eastAsia"/>
          <w:sz w:val="24"/>
        </w:rPr>
        <w:t>W</w:t>
      </w:r>
      <w:r w:rsidRPr="00E002D6">
        <w:rPr>
          <w:rFonts w:ascii="Times New Roman" w:hAnsi="Times New Roman" w:cs="Times New Roman"/>
          <w:sz w:val="24"/>
        </w:rPr>
        <w:t>hy don’t you</w:t>
      </w:r>
      <w:proofErr w:type="gramStart"/>
      <w:r w:rsidRPr="00E002D6">
        <w:rPr>
          <w:rFonts w:ascii="Times New Roman" w:hAnsi="Times New Roman" w:cs="Times New Roman"/>
          <w:sz w:val="24"/>
        </w:rPr>
        <w:t>...?</w:t>
      </w:r>
      <w:r w:rsidRPr="00E002D6">
        <w:rPr>
          <w:rFonts w:ascii="Times New Roman" w:hAnsi="Times New Roman" w:hint="eastAsia"/>
          <w:sz w:val="24"/>
        </w:rPr>
        <w:t>句型</w:t>
      </w:r>
      <w:proofErr w:type="gramEnd"/>
    </w:p>
    <w:p w14:paraId="3319809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本句型为口语常用提建议句型，并非真正询问原因，用来委婉、客气地向对方提出建议、给出提议，语气自然亲切。</w:t>
      </w:r>
    </w:p>
    <w:p w14:paraId="7467AC1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另有同义简化结构：</w:t>
      </w:r>
      <w:r w:rsidRPr="00E002D6">
        <w:rPr>
          <w:rFonts w:ascii="Times New Roman" w:hAnsi="Times New Roman" w:hint="eastAsia"/>
          <w:sz w:val="24"/>
        </w:rPr>
        <w:t>Why not +</w:t>
      </w:r>
      <w:r w:rsidRPr="00E002D6">
        <w:rPr>
          <w:rFonts w:ascii="Times New Roman" w:hAnsi="Times New Roman" w:hint="eastAsia"/>
          <w:sz w:val="24"/>
        </w:rPr>
        <w:t>动词原形</w:t>
      </w:r>
      <w:r w:rsidRPr="00E002D6">
        <w:rPr>
          <w:rFonts w:ascii="Times New Roman" w:hAnsi="Times New Roman" w:hint="eastAsia"/>
          <w:sz w:val="24"/>
        </w:rPr>
        <w:t>+</w:t>
      </w:r>
      <w:r w:rsidRPr="00E002D6">
        <w:rPr>
          <w:rFonts w:ascii="Times New Roman" w:hAnsi="Times New Roman" w:hint="eastAsia"/>
          <w:sz w:val="24"/>
        </w:rPr>
        <w:t>其他成分？</w:t>
      </w:r>
    </w:p>
    <w:p w14:paraId="48431E1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句型后必须紧跟动词原形，不可使用动词</w:t>
      </w:r>
      <w:r w:rsidRPr="00E002D6">
        <w:rPr>
          <w:rFonts w:ascii="Times New Roman" w:hAnsi="Times New Roman" w:hint="eastAsia"/>
          <w:sz w:val="24"/>
        </w:rPr>
        <w:t>-</w:t>
      </w:r>
      <w:proofErr w:type="spellStart"/>
      <w:r w:rsidRPr="00E002D6">
        <w:rPr>
          <w:rFonts w:ascii="Times New Roman" w:hAnsi="Times New Roman" w:hint="eastAsia"/>
          <w:sz w:val="24"/>
        </w:rPr>
        <w:t>ing</w:t>
      </w:r>
      <w:proofErr w:type="spellEnd"/>
      <w:r w:rsidRPr="00E002D6">
        <w:rPr>
          <w:rFonts w:ascii="Times New Roman" w:hAnsi="Times New Roman" w:hint="eastAsia"/>
          <w:sz w:val="24"/>
        </w:rPr>
        <w:t>形式、不定式、第三人称单数或过去式。本句式固定使用一般现在时，句式结构不随时态发生变化。句式本身已</w:t>
      </w:r>
      <w:proofErr w:type="gramStart"/>
      <w:r w:rsidRPr="00E002D6">
        <w:rPr>
          <w:rFonts w:ascii="Times New Roman" w:hAnsi="Times New Roman" w:hint="eastAsia"/>
          <w:sz w:val="24"/>
        </w:rPr>
        <w:t>含建议</w:t>
      </w:r>
      <w:proofErr w:type="gramEnd"/>
      <w:r w:rsidRPr="00E002D6">
        <w:rPr>
          <w:rFonts w:ascii="Times New Roman" w:hAnsi="Times New Roman" w:hint="eastAsia"/>
          <w:sz w:val="24"/>
        </w:rPr>
        <w:t>语义，不可再额外叠加否定词。</w:t>
      </w:r>
    </w:p>
    <w:p w14:paraId="51E649DF"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Why don</w:t>
      </w:r>
      <w:proofErr w:type="gramStart"/>
      <w:r w:rsidRPr="00E002D6">
        <w:rPr>
          <w:rFonts w:ascii="Times New Roman" w:hAnsi="Times New Roman" w:cs="Times New Roman"/>
          <w:sz w:val="24"/>
        </w:rPr>
        <w:t>’</w:t>
      </w:r>
      <w:proofErr w:type="gramEnd"/>
      <w:r w:rsidRPr="00E002D6">
        <w:rPr>
          <w:rFonts w:ascii="Times New Roman" w:hAnsi="Times New Roman" w:cs="Times New Roman"/>
          <w:sz w:val="24"/>
        </w:rPr>
        <w:t>t you+</w:t>
      </w:r>
      <w:r w:rsidRPr="00E002D6">
        <w:rPr>
          <w:rFonts w:ascii="Times New Roman" w:hAnsi="Times New Roman" w:cs="Times New Roman"/>
          <w:sz w:val="24"/>
        </w:rPr>
        <w:t>动词原形</w:t>
      </w:r>
      <w:r w:rsidRPr="00E002D6">
        <w:rPr>
          <w:rFonts w:ascii="Times New Roman" w:hAnsi="Times New Roman" w:cs="Times New Roman"/>
          <w:sz w:val="24"/>
        </w:rPr>
        <w:t>…?</w:t>
      </w:r>
    </w:p>
    <w:p w14:paraId="0AACD0F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 Why not+</w:t>
      </w:r>
      <w:r w:rsidRPr="00E002D6">
        <w:rPr>
          <w:rFonts w:ascii="Times New Roman" w:hAnsi="Times New Roman" w:cs="Times New Roman"/>
          <w:sz w:val="24"/>
        </w:rPr>
        <w:t>动词原形</w:t>
      </w:r>
      <w:r w:rsidRPr="00E002D6">
        <w:rPr>
          <w:rFonts w:ascii="Times New Roman" w:hAnsi="Times New Roman" w:cs="Times New Roman"/>
          <w:sz w:val="24"/>
        </w:rPr>
        <w:t>…?</w:t>
      </w:r>
    </w:p>
    <w:p w14:paraId="22D99595"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 How about+</w:t>
      </w:r>
      <w:r w:rsidRPr="00E002D6">
        <w:rPr>
          <w:rFonts w:ascii="Times New Roman" w:hAnsi="Times New Roman" w:cs="Times New Roman"/>
          <w:sz w:val="24"/>
        </w:rPr>
        <w:t>动词</w:t>
      </w:r>
      <w:r w:rsidRPr="00E002D6">
        <w:rPr>
          <w:rFonts w:ascii="Times New Roman" w:hAnsi="Times New Roman" w:cs="Times New Roman" w:hint="eastAsia"/>
          <w:sz w:val="24"/>
        </w:rPr>
        <w:t>-</w:t>
      </w:r>
      <w:proofErr w:type="spellStart"/>
      <w:r w:rsidRPr="00E002D6">
        <w:rPr>
          <w:rFonts w:ascii="Times New Roman" w:hAnsi="Times New Roman" w:cs="Times New Roman"/>
          <w:sz w:val="24"/>
        </w:rPr>
        <w:t>ing</w:t>
      </w:r>
      <w:proofErr w:type="spellEnd"/>
      <w:r w:rsidRPr="00E002D6">
        <w:rPr>
          <w:rFonts w:ascii="Times New Roman" w:hAnsi="Times New Roman" w:cs="Times New Roman"/>
          <w:sz w:val="24"/>
        </w:rPr>
        <w:t>形式</w:t>
      </w:r>
      <w:r w:rsidRPr="00E002D6">
        <w:rPr>
          <w:rFonts w:ascii="Times New Roman" w:hAnsi="Times New Roman" w:cs="Times New Roman"/>
          <w:sz w:val="24"/>
        </w:rPr>
        <w:t>…?</w:t>
      </w:r>
    </w:p>
    <w:p w14:paraId="104C46A7" w14:textId="77777777" w:rsidR="00792C08" w:rsidRPr="00E002D6" w:rsidRDefault="00000000">
      <w:pPr>
        <w:spacing w:line="400" w:lineRule="exact"/>
        <w:rPr>
          <w:rFonts w:ascii="Times New Roman" w:hAnsi="Times New Roman" w:cs="Times New Roman"/>
          <w:sz w:val="24"/>
        </w:rPr>
      </w:pPr>
      <w:r w:rsidRPr="00E002D6">
        <w:rPr>
          <w:rFonts w:ascii="Times New Roman" w:hAnsi="Times New Roman" w:cs="Times New Roman" w:hint="eastAsia"/>
          <w:sz w:val="24"/>
        </w:rPr>
        <w:t>例如：</w:t>
      </w:r>
      <w:r w:rsidRPr="00E002D6">
        <w:rPr>
          <w:rFonts w:ascii="Times New Roman" w:hAnsi="Times New Roman" w:cs="Times New Roman"/>
          <w:sz w:val="24"/>
        </w:rPr>
        <w:t>Why don’t you ask your teacher for help?</w:t>
      </w:r>
    </w:p>
    <w:p w14:paraId="593F401F" w14:textId="77777777" w:rsidR="00792C08" w:rsidRPr="00E002D6" w:rsidRDefault="00000000">
      <w:pPr>
        <w:spacing w:line="400" w:lineRule="exact"/>
        <w:ind w:firstLineChars="300" w:firstLine="720"/>
        <w:rPr>
          <w:rFonts w:ascii="Times New Roman" w:hAnsi="Times New Roman" w:cs="Times New Roman"/>
          <w:sz w:val="24"/>
        </w:rPr>
      </w:pPr>
      <w:r w:rsidRPr="00E002D6">
        <w:rPr>
          <w:rFonts w:ascii="Times New Roman" w:hAnsi="Times New Roman" w:cs="Times New Roman" w:hint="eastAsia"/>
          <w:sz w:val="24"/>
        </w:rPr>
        <w:t>=</w:t>
      </w:r>
      <w:r w:rsidRPr="00E002D6">
        <w:rPr>
          <w:rFonts w:ascii="Times New Roman" w:hAnsi="Times New Roman" w:cs="Times New Roman"/>
          <w:sz w:val="24"/>
        </w:rPr>
        <w:t>Why not</w:t>
      </w:r>
      <w:r w:rsidRPr="00E002D6">
        <w:rPr>
          <w:rFonts w:ascii="Times New Roman" w:hAnsi="Times New Roman" w:cs="Times New Roman" w:hint="eastAsia"/>
          <w:sz w:val="24"/>
        </w:rPr>
        <w:t xml:space="preserve"> </w:t>
      </w:r>
      <w:r w:rsidRPr="00E002D6">
        <w:rPr>
          <w:rFonts w:ascii="Times New Roman" w:hAnsi="Times New Roman" w:cs="Times New Roman"/>
          <w:sz w:val="24"/>
        </w:rPr>
        <w:t>ask your teacher for help</w:t>
      </w:r>
      <w:r w:rsidRPr="00E002D6">
        <w:rPr>
          <w:rFonts w:ascii="Times New Roman" w:hAnsi="Times New Roman" w:cs="Times New Roman" w:hint="eastAsia"/>
          <w:sz w:val="24"/>
        </w:rPr>
        <w:t>?</w:t>
      </w:r>
    </w:p>
    <w:p w14:paraId="6A8BBBBA" w14:textId="77777777" w:rsidR="00792C08" w:rsidRPr="00E002D6" w:rsidRDefault="00000000">
      <w:pPr>
        <w:spacing w:line="400" w:lineRule="exact"/>
        <w:ind w:firstLineChars="300" w:firstLine="720"/>
        <w:rPr>
          <w:rFonts w:ascii="Times New Roman" w:hAnsi="Times New Roman" w:cs="Times New Roman"/>
          <w:sz w:val="24"/>
        </w:rPr>
      </w:pPr>
      <w:r w:rsidRPr="00E002D6">
        <w:rPr>
          <w:rFonts w:ascii="Times New Roman" w:hAnsi="Times New Roman" w:cs="Times New Roman" w:hint="eastAsia"/>
          <w:sz w:val="24"/>
        </w:rPr>
        <w:t>=How about asking your teacher for help?</w:t>
      </w:r>
    </w:p>
    <w:p w14:paraId="0DADBFF1" w14:textId="77777777" w:rsidR="00792C08" w:rsidRPr="00E002D6" w:rsidRDefault="00000000">
      <w:pPr>
        <w:spacing w:line="400" w:lineRule="exact"/>
        <w:ind w:firstLineChars="300" w:firstLine="720"/>
        <w:rPr>
          <w:rFonts w:ascii="Times New Roman" w:hAnsi="Times New Roman" w:cs="Times New Roman"/>
          <w:sz w:val="24"/>
        </w:rPr>
      </w:pPr>
      <w:r w:rsidRPr="00E002D6">
        <w:rPr>
          <w:rFonts w:ascii="Times New Roman" w:hAnsi="Times New Roman" w:cs="Times New Roman"/>
          <w:sz w:val="24"/>
        </w:rPr>
        <w:t>你何不向老师寻求帮助呢？</w:t>
      </w:r>
    </w:p>
    <w:p w14:paraId="5DA92D35" w14:textId="77777777" w:rsidR="00792C08" w:rsidRPr="00E002D6" w:rsidRDefault="00792C08">
      <w:pPr>
        <w:spacing w:line="400" w:lineRule="exact"/>
        <w:ind w:firstLineChars="200" w:firstLine="480"/>
        <w:rPr>
          <w:rFonts w:ascii="Times New Roman" w:hAnsi="Times New Roman" w:cs="Times New Roman"/>
          <w:sz w:val="24"/>
        </w:rPr>
      </w:pPr>
    </w:p>
    <w:p w14:paraId="3E382DFC" w14:textId="77777777" w:rsidR="00792C08" w:rsidRPr="00E002D6" w:rsidRDefault="00000000">
      <w:pPr>
        <w:numPr>
          <w:ilvl w:val="0"/>
          <w:numId w:val="68"/>
        </w:numPr>
        <w:spacing w:line="400" w:lineRule="exact"/>
        <w:rPr>
          <w:rFonts w:ascii="Times New Roman" w:hAnsi="Times New Roman"/>
          <w:sz w:val="24"/>
        </w:rPr>
      </w:pPr>
      <w:r w:rsidRPr="00E002D6">
        <w:rPr>
          <w:rFonts w:ascii="Times New Roman" w:hAnsi="Times New Roman" w:hint="eastAsia"/>
          <w:sz w:val="24"/>
        </w:rPr>
        <w:t>对等连词的用法</w:t>
      </w:r>
    </w:p>
    <w:p w14:paraId="0C48ED5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对等短语连词可用以连接对等的单词、短语或从句，常见的有下列：</w:t>
      </w:r>
    </w:p>
    <w:p w14:paraId="64C53548" w14:textId="77777777" w:rsidR="00792C08" w:rsidRPr="00E002D6" w:rsidRDefault="00000000">
      <w:pPr>
        <w:numPr>
          <w:ilvl w:val="0"/>
          <w:numId w:val="69"/>
        </w:numPr>
        <w:spacing w:line="400" w:lineRule="exact"/>
        <w:rPr>
          <w:rFonts w:ascii="Times New Roman" w:hAnsi="Times New Roman"/>
          <w:sz w:val="24"/>
        </w:rPr>
      </w:pPr>
      <w:r w:rsidRPr="00E002D6">
        <w:rPr>
          <w:rFonts w:ascii="Times New Roman" w:hAnsi="Times New Roman"/>
          <w:sz w:val="24"/>
        </w:rPr>
        <w:t>both...and</w:t>
      </w:r>
      <w:r w:rsidRPr="00E002D6">
        <w:rPr>
          <w:rFonts w:ascii="Times New Roman" w:hAnsi="Times New Roman" w:hint="eastAsia"/>
          <w:sz w:val="24"/>
        </w:rPr>
        <w:t xml:space="preserve">...   </w:t>
      </w:r>
      <w:r w:rsidRPr="00E002D6">
        <w:rPr>
          <w:rFonts w:ascii="Times New Roman" w:hAnsi="Times New Roman" w:hint="eastAsia"/>
          <w:sz w:val="24"/>
          <w:lang w:eastAsia="zh"/>
        </w:rPr>
        <w:t>……</w:t>
      </w:r>
      <w:proofErr w:type="gramStart"/>
      <w:r w:rsidRPr="00E002D6">
        <w:rPr>
          <w:rFonts w:ascii="Times New Roman" w:hAnsi="Times New Roman" w:hint="eastAsia"/>
          <w:sz w:val="24"/>
        </w:rPr>
        <w:t>和</w:t>
      </w:r>
      <w:proofErr w:type="gramEnd"/>
      <w:r w:rsidRPr="00E002D6">
        <w:rPr>
          <w:rFonts w:ascii="Times New Roman" w:hAnsi="Times New Roman" w:hint="eastAsia"/>
          <w:sz w:val="24"/>
          <w:lang w:eastAsia="zh"/>
        </w:rPr>
        <w:t>……</w:t>
      </w:r>
    </w:p>
    <w:p w14:paraId="7C9A0AD5" w14:textId="77777777" w:rsidR="00792C08" w:rsidRPr="00E002D6" w:rsidRDefault="00000000">
      <w:pPr>
        <w:spacing w:line="400" w:lineRule="exact"/>
        <w:rPr>
          <w:rFonts w:ascii="Times New Roman" w:hAnsi="Times New Roman"/>
          <w:sz w:val="24"/>
          <w:lang w:eastAsia="zh"/>
        </w:rPr>
      </w:pPr>
      <w:r w:rsidRPr="00E002D6">
        <w:rPr>
          <w:rFonts w:ascii="Times New Roman" w:hAnsi="Times New Roman"/>
          <w:sz w:val="24"/>
        </w:rPr>
        <w:lastRenderedPageBreak/>
        <w:t>….as well as</w:t>
      </w:r>
      <w:r w:rsidRPr="00E002D6">
        <w:rPr>
          <w:rFonts w:ascii="Times New Roman" w:hAnsi="Times New Roman" w:hint="eastAsia"/>
          <w:sz w:val="24"/>
        </w:rPr>
        <w:t xml:space="preserve">...   </w:t>
      </w:r>
      <w:r w:rsidRPr="00E002D6">
        <w:rPr>
          <w:rFonts w:ascii="Times New Roman" w:hAnsi="Times New Roman" w:hint="eastAsia"/>
          <w:sz w:val="24"/>
          <w:lang w:eastAsia="zh"/>
        </w:rPr>
        <w:t>……</w:t>
      </w:r>
      <w:r w:rsidRPr="00E002D6">
        <w:rPr>
          <w:rFonts w:ascii="Times New Roman" w:hAnsi="Times New Roman"/>
          <w:sz w:val="24"/>
        </w:rPr>
        <w:t>以及</w:t>
      </w:r>
      <w:r w:rsidRPr="00E002D6">
        <w:rPr>
          <w:rFonts w:ascii="Times New Roman" w:hAnsi="Times New Roman" w:hint="eastAsia"/>
          <w:sz w:val="24"/>
          <w:lang w:eastAsia="zh"/>
        </w:rPr>
        <w:t>……</w:t>
      </w:r>
    </w:p>
    <w:p w14:paraId="3C9E7B00" w14:textId="77777777" w:rsidR="00792C08" w:rsidRPr="00E002D6" w:rsidRDefault="00000000">
      <w:pPr>
        <w:numPr>
          <w:ilvl w:val="0"/>
          <w:numId w:val="70"/>
        </w:numPr>
        <w:spacing w:line="400" w:lineRule="exact"/>
        <w:ind w:left="425" w:hanging="425"/>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26E17EF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The professo</w:t>
      </w:r>
      <w:r w:rsidRPr="00E002D6">
        <w:rPr>
          <w:rFonts w:ascii="Times New Roman" w:hAnsi="Times New Roman" w:hint="eastAsia"/>
          <w:sz w:val="24"/>
        </w:rPr>
        <w:t>r</w:t>
      </w:r>
      <w:r w:rsidRPr="00E002D6">
        <w:rPr>
          <w:rFonts w:ascii="Times New Roman" w:hAnsi="Times New Roman"/>
          <w:sz w:val="24"/>
        </w:rPr>
        <w:t>'s speech was both interesting and instructive.</w:t>
      </w:r>
    </w:p>
    <w:p w14:paraId="33D002D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=The professor's speech was interesting as well as instructive.</w:t>
      </w:r>
    </w:p>
    <w:p w14:paraId="4E0A1F1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该教授的</w:t>
      </w:r>
      <w:proofErr w:type="gramStart"/>
      <w:r w:rsidRPr="00E002D6">
        <w:rPr>
          <w:rFonts w:ascii="Times New Roman" w:hAnsi="Times New Roman"/>
          <w:sz w:val="24"/>
        </w:rPr>
        <w:t>演说既</w:t>
      </w:r>
      <w:proofErr w:type="gramEnd"/>
      <w:r w:rsidRPr="00E002D6">
        <w:rPr>
          <w:rFonts w:ascii="Times New Roman" w:hAnsi="Times New Roman"/>
          <w:sz w:val="24"/>
        </w:rPr>
        <w:t>有趣又有益。</w:t>
      </w:r>
    </w:p>
    <w:p w14:paraId="75588508" w14:textId="77777777" w:rsidR="00792C08" w:rsidRPr="00E002D6" w:rsidRDefault="00000000">
      <w:pPr>
        <w:numPr>
          <w:ilvl w:val="0"/>
          <w:numId w:val="70"/>
        </w:numPr>
        <w:spacing w:line="400" w:lineRule="exact"/>
        <w:ind w:left="425" w:hanging="425"/>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5FF47A8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She is interested both in music and in writing.</w:t>
      </w:r>
    </w:p>
    <w:p w14:paraId="410D087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is interested in music as well as in writing.</w:t>
      </w:r>
    </w:p>
    <w:p w14:paraId="2C0AE0B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她对音乐和写作都感兴趣。</w:t>
      </w:r>
    </w:p>
    <w:p w14:paraId="385C0016" w14:textId="77777777" w:rsidR="00792C08" w:rsidRPr="00E002D6" w:rsidRDefault="00000000">
      <w:pPr>
        <w:numPr>
          <w:ilvl w:val="0"/>
          <w:numId w:val="70"/>
        </w:numPr>
        <w:spacing w:line="400" w:lineRule="exact"/>
        <w:ind w:left="425" w:hanging="425"/>
        <w:rPr>
          <w:rFonts w:ascii="Times New Roman" w:hAnsi="Times New Roman"/>
          <w:sz w:val="24"/>
        </w:rPr>
      </w:pPr>
      <w:r w:rsidRPr="00E002D6">
        <w:rPr>
          <w:rFonts w:ascii="Times New Roman" w:hAnsi="Times New Roman"/>
          <w:sz w:val="24"/>
        </w:rPr>
        <w:t>连接从句</w:t>
      </w:r>
      <w:r w:rsidRPr="00E002D6">
        <w:rPr>
          <w:rFonts w:ascii="Times New Roman" w:hAnsi="Times New Roman" w:hint="eastAsia"/>
          <w:sz w:val="24"/>
        </w:rPr>
        <w:t>：</w:t>
      </w:r>
    </w:p>
    <w:p w14:paraId="3C7C0E8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succeeded both because he was intelligent</w:t>
      </w:r>
      <w:r w:rsidRPr="00E002D6">
        <w:rPr>
          <w:rFonts w:ascii="Times New Roman" w:hAnsi="Times New Roman" w:hint="eastAsia"/>
          <w:sz w:val="24"/>
        </w:rPr>
        <w:t xml:space="preserve"> </w:t>
      </w:r>
      <w:r w:rsidRPr="00E002D6">
        <w:rPr>
          <w:rFonts w:ascii="Times New Roman" w:hAnsi="Times New Roman"/>
          <w:sz w:val="24"/>
        </w:rPr>
        <w:t>and because he was diligent.</w:t>
      </w:r>
    </w:p>
    <w:p w14:paraId="7E46364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succeeded because he was intelligent as well as because he</w:t>
      </w:r>
      <w:r w:rsidRPr="00E002D6">
        <w:rPr>
          <w:rFonts w:ascii="Times New Roman" w:hAnsi="Times New Roman" w:hint="eastAsia"/>
          <w:sz w:val="24"/>
        </w:rPr>
        <w:t xml:space="preserve"> </w:t>
      </w:r>
      <w:r w:rsidRPr="00E002D6">
        <w:rPr>
          <w:rFonts w:ascii="Times New Roman" w:hAnsi="Times New Roman"/>
          <w:sz w:val="24"/>
        </w:rPr>
        <w:t>was diligent.</w:t>
      </w:r>
    </w:p>
    <w:p w14:paraId="669CDE1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他成功是因为他既聪明又勤奋。</w:t>
      </w:r>
    </w:p>
    <w:p w14:paraId="2B01F1DA" w14:textId="77777777" w:rsidR="00792C08" w:rsidRPr="00E002D6" w:rsidRDefault="00000000">
      <w:pPr>
        <w:numPr>
          <w:ilvl w:val="0"/>
          <w:numId w:val="70"/>
        </w:numPr>
        <w:spacing w:line="400" w:lineRule="exact"/>
        <w:ind w:left="425" w:hanging="425"/>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04A80094" w14:textId="77777777" w:rsidR="00792C08" w:rsidRPr="00E002D6" w:rsidRDefault="00000000">
      <w:pPr>
        <w:numPr>
          <w:ilvl w:val="0"/>
          <w:numId w:val="71"/>
        </w:numPr>
        <w:spacing w:line="400" w:lineRule="exact"/>
        <w:ind w:left="425" w:hanging="425"/>
        <w:rPr>
          <w:rFonts w:ascii="Times New Roman" w:hAnsi="Times New Roman"/>
          <w:sz w:val="24"/>
        </w:rPr>
      </w:pPr>
      <w:r w:rsidRPr="00E002D6">
        <w:rPr>
          <w:rFonts w:ascii="Times New Roman" w:hAnsi="Times New Roman"/>
          <w:sz w:val="24"/>
        </w:rPr>
        <w:t>both...and</w:t>
      </w:r>
      <w:r w:rsidRPr="00E002D6">
        <w:rPr>
          <w:rFonts w:ascii="Times New Roman" w:hAnsi="Times New Roman" w:hint="eastAsia"/>
          <w:sz w:val="24"/>
        </w:rPr>
        <w:t>...</w:t>
      </w:r>
      <w:r w:rsidRPr="00E002D6">
        <w:rPr>
          <w:rFonts w:ascii="Times New Roman" w:hAnsi="Times New Roman"/>
          <w:sz w:val="24"/>
        </w:rPr>
        <w:t>若连接主语时，主语视为复数，故其后要用复数动词。</w:t>
      </w:r>
    </w:p>
    <w:p w14:paraId="3C2AF31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Both Carl and I are interested in playing baseball.</w:t>
      </w:r>
    </w:p>
    <w:p w14:paraId="56BBFA6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卡尔和我都对打棒球很感兴趣。</w:t>
      </w:r>
    </w:p>
    <w:p w14:paraId="04829E89" w14:textId="77777777" w:rsidR="00792C08" w:rsidRPr="00E002D6" w:rsidRDefault="00000000">
      <w:pPr>
        <w:numPr>
          <w:ilvl w:val="0"/>
          <w:numId w:val="71"/>
        </w:numPr>
        <w:spacing w:line="400" w:lineRule="exact"/>
        <w:ind w:left="425" w:hanging="425"/>
        <w:rPr>
          <w:rFonts w:ascii="Times New Roman" w:hAnsi="Times New Roman"/>
          <w:sz w:val="24"/>
        </w:rPr>
      </w:pPr>
      <w:r w:rsidRPr="00E002D6">
        <w:rPr>
          <w:rFonts w:ascii="Times New Roman" w:hAnsi="Times New Roman"/>
          <w:sz w:val="24"/>
        </w:rPr>
        <w:t>...as well a</w:t>
      </w:r>
      <w:r w:rsidRPr="00E002D6">
        <w:rPr>
          <w:rFonts w:ascii="Times New Roman" w:hAnsi="Times New Roman" w:hint="eastAsia"/>
          <w:sz w:val="24"/>
        </w:rPr>
        <w:t>s...</w:t>
      </w:r>
      <w:r w:rsidRPr="00E002D6">
        <w:rPr>
          <w:rFonts w:ascii="Times New Roman" w:hAnsi="Times New Roman"/>
          <w:sz w:val="24"/>
        </w:rPr>
        <w:t>若连接主语时，其后动词要随第一个主语做变化。</w:t>
      </w:r>
    </w:p>
    <w:p w14:paraId="2208A21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Peter as well as I am satisfied with the </w:t>
      </w:r>
      <w:proofErr w:type="gramStart"/>
      <w:r w:rsidRPr="00E002D6">
        <w:rPr>
          <w:rFonts w:ascii="Times New Roman" w:hAnsi="Times New Roman"/>
          <w:sz w:val="24"/>
        </w:rPr>
        <w:t>result.(</w:t>
      </w:r>
      <w:proofErr w:type="gramEnd"/>
      <w:r w:rsidRPr="00E002D6">
        <w:rPr>
          <w:rFonts w:ascii="Times New Roman" w:hAnsi="Times New Roman"/>
          <w:sz w:val="24"/>
        </w:rPr>
        <w:t>×)</w:t>
      </w:r>
    </w:p>
    <w:p w14:paraId="403E5E23"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 xml:space="preserve">→Peter as well as I </w:t>
      </w:r>
      <w:proofErr w:type="gramStart"/>
      <w:r w:rsidRPr="00E002D6">
        <w:rPr>
          <w:rFonts w:ascii="Times New Roman" w:hAnsi="Times New Roman"/>
          <w:sz w:val="24"/>
        </w:rPr>
        <w:t>is</w:t>
      </w:r>
      <w:proofErr w:type="gramEnd"/>
      <w:r w:rsidRPr="00E002D6">
        <w:rPr>
          <w:rFonts w:ascii="Times New Roman" w:hAnsi="Times New Roman"/>
          <w:sz w:val="24"/>
        </w:rPr>
        <w:t xml:space="preserve"> satisfied with the </w:t>
      </w:r>
      <w:proofErr w:type="gramStart"/>
      <w:r w:rsidRPr="00E002D6">
        <w:rPr>
          <w:rFonts w:ascii="Times New Roman" w:hAnsi="Times New Roman"/>
          <w:sz w:val="24"/>
        </w:rPr>
        <w:t>result.(</w:t>
      </w:r>
      <w:proofErr w:type="gramEnd"/>
      <w:r w:rsidRPr="00E002D6">
        <w:rPr>
          <w:rFonts w:ascii="Times New Roman" w:hAnsi="Times New Roman"/>
          <w:sz w:val="24"/>
        </w:rPr>
        <w:t>√)</w:t>
      </w:r>
    </w:p>
    <w:p w14:paraId="33AE3723"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=Peter</w:t>
      </w:r>
      <w:r w:rsidRPr="00E002D6">
        <w:rPr>
          <w:rFonts w:ascii="Times New Roman" w:hAnsi="Times New Roman" w:hint="eastAsia"/>
          <w:sz w:val="24"/>
        </w:rPr>
        <w:t xml:space="preserve"> </w:t>
      </w:r>
      <w:r w:rsidRPr="00E002D6">
        <w:rPr>
          <w:rFonts w:ascii="Times New Roman" w:hAnsi="Times New Roman"/>
          <w:sz w:val="24"/>
        </w:rPr>
        <w:t>no less than I is satisfied with the result.</w:t>
      </w:r>
    </w:p>
    <w:p w14:paraId="3D860C10"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=Peter along with me is satisfied with the result.</w:t>
      </w:r>
    </w:p>
    <w:p w14:paraId="5A898D30"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w:t>
      </w:r>
      <w:proofErr w:type="gramStart"/>
      <w:r w:rsidRPr="00E002D6">
        <w:rPr>
          <w:rFonts w:ascii="Times New Roman" w:hAnsi="Times New Roman"/>
          <w:sz w:val="24"/>
        </w:rPr>
        <w:t>Peter together</w:t>
      </w:r>
      <w:proofErr w:type="gramEnd"/>
      <w:r w:rsidRPr="00E002D6">
        <w:rPr>
          <w:rFonts w:ascii="Times New Roman" w:hAnsi="Times New Roman"/>
          <w:sz w:val="24"/>
        </w:rPr>
        <w:t xml:space="preserve"> with me is satisfied with the result.</w:t>
      </w:r>
    </w:p>
    <w:p w14:paraId="69FA604C"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sz w:val="24"/>
        </w:rPr>
        <w:t>彼得和我都满意这样的结果。</w:t>
      </w:r>
    </w:p>
    <w:p w14:paraId="454D391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上</w:t>
      </w:r>
      <w:proofErr w:type="gramStart"/>
      <w:r w:rsidRPr="00E002D6">
        <w:rPr>
          <w:rFonts w:ascii="Times New Roman" w:hAnsi="Times New Roman"/>
          <w:sz w:val="24"/>
        </w:rPr>
        <w:t>列句</w:t>
      </w:r>
      <w:proofErr w:type="gramEnd"/>
      <w:r w:rsidRPr="00E002D6">
        <w:rPr>
          <w:rFonts w:ascii="Times New Roman" w:hAnsi="Times New Roman"/>
          <w:sz w:val="24"/>
        </w:rPr>
        <w:t>中，由于</w:t>
      </w:r>
      <w:r w:rsidRPr="00E002D6">
        <w:rPr>
          <w:rFonts w:ascii="Times New Roman" w:hAnsi="Times New Roman"/>
          <w:sz w:val="24"/>
        </w:rPr>
        <w:t>as well as</w:t>
      </w:r>
      <w:r w:rsidRPr="00E002D6">
        <w:rPr>
          <w:rFonts w:ascii="Times New Roman" w:hAnsi="Times New Roman"/>
          <w:sz w:val="24"/>
        </w:rPr>
        <w:t>和</w:t>
      </w:r>
      <w:r w:rsidRPr="00E002D6">
        <w:rPr>
          <w:rFonts w:ascii="Times New Roman" w:hAnsi="Times New Roman"/>
          <w:sz w:val="24"/>
        </w:rPr>
        <w:t>no less than</w:t>
      </w:r>
      <w:r w:rsidRPr="00E002D6">
        <w:rPr>
          <w:rFonts w:ascii="Times New Roman" w:hAnsi="Times New Roman"/>
          <w:sz w:val="24"/>
        </w:rPr>
        <w:t>是对等连词，故其后接主格形态</w:t>
      </w:r>
      <w:r w:rsidRPr="00E002D6">
        <w:rPr>
          <w:rFonts w:ascii="Times New Roman" w:hAnsi="Times New Roman"/>
          <w:sz w:val="24"/>
        </w:rPr>
        <w:t>I</w:t>
      </w:r>
      <w:r w:rsidRPr="00E002D6">
        <w:rPr>
          <w:rFonts w:ascii="Times New Roman" w:hAnsi="Times New Roman" w:hint="eastAsia"/>
          <w:sz w:val="24"/>
        </w:rPr>
        <w:t>；</w:t>
      </w:r>
      <w:r w:rsidRPr="00E002D6">
        <w:rPr>
          <w:rFonts w:ascii="Times New Roman" w:hAnsi="Times New Roman"/>
          <w:sz w:val="24"/>
        </w:rPr>
        <w:t>而</w:t>
      </w:r>
      <w:r w:rsidRPr="00E002D6">
        <w:rPr>
          <w:rFonts w:ascii="Times New Roman" w:hAnsi="Times New Roman"/>
          <w:sz w:val="24"/>
        </w:rPr>
        <w:t>along with</w:t>
      </w:r>
      <w:r w:rsidRPr="00E002D6">
        <w:rPr>
          <w:rFonts w:ascii="Times New Roman" w:hAnsi="Times New Roman"/>
          <w:sz w:val="24"/>
        </w:rPr>
        <w:t>及</w:t>
      </w:r>
      <w:r w:rsidRPr="00E002D6">
        <w:rPr>
          <w:rFonts w:ascii="Times New Roman" w:hAnsi="Times New Roman"/>
          <w:sz w:val="24"/>
        </w:rPr>
        <w:t>together with</w:t>
      </w:r>
      <w:r w:rsidRPr="00E002D6">
        <w:rPr>
          <w:rFonts w:ascii="Times New Roman" w:hAnsi="Times New Roman"/>
          <w:sz w:val="24"/>
        </w:rPr>
        <w:t>则视为介词，</w:t>
      </w:r>
      <w:proofErr w:type="gramStart"/>
      <w:r w:rsidRPr="00E002D6">
        <w:rPr>
          <w:rFonts w:ascii="Times New Roman" w:hAnsi="Times New Roman"/>
          <w:sz w:val="24"/>
        </w:rPr>
        <w:t>故之后</w:t>
      </w:r>
      <w:proofErr w:type="gramEnd"/>
      <w:r w:rsidRPr="00E002D6">
        <w:rPr>
          <w:rFonts w:ascii="Times New Roman" w:hAnsi="Times New Roman"/>
          <w:sz w:val="24"/>
        </w:rPr>
        <w:t>接宾格形态</w:t>
      </w:r>
      <w:r w:rsidRPr="00E002D6">
        <w:rPr>
          <w:rFonts w:ascii="Times New Roman" w:hAnsi="Times New Roman"/>
          <w:sz w:val="24"/>
        </w:rPr>
        <w:t>me</w:t>
      </w:r>
      <w:r w:rsidRPr="00E002D6">
        <w:rPr>
          <w:rFonts w:ascii="Times New Roman" w:hAnsi="Times New Roman"/>
          <w:sz w:val="24"/>
        </w:rPr>
        <w:t>。</w:t>
      </w:r>
    </w:p>
    <w:p w14:paraId="3E9446BA" w14:textId="77777777" w:rsidR="00792C08" w:rsidRPr="00E002D6" w:rsidRDefault="00792C08">
      <w:pPr>
        <w:spacing w:line="400" w:lineRule="exact"/>
        <w:rPr>
          <w:rFonts w:ascii="Times New Roman" w:hAnsi="Times New Roman"/>
          <w:sz w:val="24"/>
        </w:rPr>
      </w:pPr>
    </w:p>
    <w:p w14:paraId="596A34D2" w14:textId="77777777" w:rsidR="00792C08" w:rsidRPr="00E002D6" w:rsidRDefault="00000000">
      <w:pPr>
        <w:numPr>
          <w:ilvl w:val="0"/>
          <w:numId w:val="69"/>
        </w:numPr>
        <w:spacing w:line="400" w:lineRule="exact"/>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y...but</w:t>
      </w:r>
      <w:r w:rsidRPr="00E002D6">
        <w:rPr>
          <w:rFonts w:ascii="Times New Roman" w:hAnsi="Times New Roman" w:hint="eastAsia"/>
          <w:sz w:val="24"/>
          <w:lang w:eastAsia="zh"/>
        </w:rPr>
        <w:t xml:space="preserve"> </w:t>
      </w:r>
      <w:r w:rsidRPr="00E002D6">
        <w:rPr>
          <w:rFonts w:ascii="Times New Roman" w:hAnsi="Times New Roman"/>
          <w:sz w:val="24"/>
        </w:rPr>
        <w:t>(also)</w:t>
      </w:r>
      <w:r w:rsidRPr="00E002D6">
        <w:rPr>
          <w:rFonts w:ascii="Times New Roman" w:hAnsi="Times New Roman" w:hint="eastAsia"/>
          <w:sz w:val="24"/>
        </w:rPr>
        <w:t xml:space="preserve">...   </w:t>
      </w:r>
      <w:r w:rsidRPr="00E002D6">
        <w:rPr>
          <w:rFonts w:ascii="Times New Roman" w:hAnsi="Times New Roman"/>
          <w:sz w:val="24"/>
        </w:rPr>
        <w:t>不仅</w:t>
      </w:r>
      <w:r w:rsidRPr="00E002D6">
        <w:rPr>
          <w:rFonts w:ascii="Times New Roman" w:hAnsi="Times New Roman" w:hint="eastAsia"/>
          <w:sz w:val="24"/>
          <w:lang w:eastAsia="zh"/>
        </w:rPr>
        <w:t>……</w:t>
      </w:r>
      <w:r w:rsidRPr="00E002D6">
        <w:rPr>
          <w:rFonts w:ascii="Times New Roman" w:hAnsi="Times New Roman"/>
          <w:sz w:val="24"/>
        </w:rPr>
        <w:t>而且</w:t>
      </w:r>
      <w:r w:rsidRPr="00E002D6">
        <w:rPr>
          <w:rFonts w:ascii="Times New Roman" w:hAnsi="Times New Roman" w:hint="eastAsia"/>
          <w:sz w:val="24"/>
          <w:lang w:eastAsia="zh"/>
        </w:rPr>
        <w:t>……</w:t>
      </w:r>
    </w:p>
    <w:p w14:paraId="5A7941AA" w14:textId="77777777" w:rsidR="00792C08" w:rsidRPr="00E002D6" w:rsidRDefault="00000000">
      <w:pPr>
        <w:spacing w:line="400" w:lineRule="exact"/>
        <w:ind w:firstLineChars="100" w:firstLine="240"/>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w:t>
      </w:r>
      <w:r w:rsidRPr="00E002D6">
        <w:rPr>
          <w:rFonts w:ascii="Times New Roman" w:hAnsi="Times New Roman" w:hint="eastAsia"/>
          <w:sz w:val="24"/>
        </w:rPr>
        <w:t>t</w:t>
      </w:r>
      <w:r w:rsidRPr="00E002D6">
        <w:rPr>
          <w:rFonts w:ascii="Times New Roman" w:hAnsi="Times New Roman"/>
          <w:sz w:val="24"/>
        </w:rPr>
        <w:t>...a</w:t>
      </w:r>
      <w:r w:rsidRPr="00E002D6">
        <w:rPr>
          <w:rFonts w:ascii="Times New Roman" w:hAnsi="Times New Roman" w:hint="eastAsia"/>
          <w:sz w:val="24"/>
        </w:rPr>
        <w:t>s</w:t>
      </w:r>
      <w:r w:rsidRPr="00E002D6">
        <w:rPr>
          <w:rFonts w:ascii="Times New Roman" w:hAnsi="Times New Roman"/>
          <w:sz w:val="24"/>
        </w:rPr>
        <w:t xml:space="preserve"> well</w:t>
      </w:r>
    </w:p>
    <w:p w14:paraId="78D90DBE"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not…bu</w:t>
      </w:r>
      <w:r w:rsidRPr="00E002D6">
        <w:rPr>
          <w:rFonts w:ascii="Times New Roman" w:hAnsi="Times New Roman" w:hint="eastAsia"/>
          <w:sz w:val="24"/>
        </w:rPr>
        <w:t>t</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并非</w:t>
      </w:r>
      <w:r w:rsidRPr="00E002D6">
        <w:rPr>
          <w:rFonts w:ascii="Times New Roman" w:hAnsi="Times New Roman" w:hint="eastAsia"/>
          <w:sz w:val="24"/>
          <w:lang w:eastAsia="zh"/>
        </w:rPr>
        <w:t>……</w:t>
      </w:r>
      <w:r w:rsidRPr="00E002D6">
        <w:rPr>
          <w:rFonts w:ascii="Times New Roman" w:hAnsi="Times New Roman"/>
          <w:sz w:val="24"/>
        </w:rPr>
        <w:t>而是</w:t>
      </w:r>
      <w:r w:rsidRPr="00E002D6">
        <w:rPr>
          <w:rFonts w:ascii="Times New Roman" w:hAnsi="Times New Roman" w:hint="eastAsia"/>
          <w:sz w:val="24"/>
          <w:lang w:eastAsia="zh"/>
        </w:rPr>
        <w:t>……</w:t>
      </w:r>
    </w:p>
    <w:p w14:paraId="39F11CF2"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either...o</w:t>
      </w:r>
      <w:r w:rsidRPr="00E002D6">
        <w:rPr>
          <w:rFonts w:ascii="Times New Roman" w:hAnsi="Times New Roman" w:hint="eastAsia"/>
          <w:sz w:val="24"/>
        </w:rPr>
        <w:t>r</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要不</w:t>
      </w:r>
      <w:r w:rsidRPr="00E002D6">
        <w:rPr>
          <w:rFonts w:ascii="Times New Roman" w:hAnsi="Times New Roman" w:hint="eastAsia"/>
          <w:sz w:val="24"/>
          <w:lang w:eastAsia="zh"/>
        </w:rPr>
        <w:t>……</w:t>
      </w:r>
      <w:r w:rsidRPr="00E002D6">
        <w:rPr>
          <w:rFonts w:ascii="Times New Roman" w:hAnsi="Times New Roman"/>
          <w:sz w:val="24"/>
        </w:rPr>
        <w:t>就是</w:t>
      </w:r>
      <w:r w:rsidRPr="00E002D6">
        <w:rPr>
          <w:rFonts w:ascii="Times New Roman" w:hAnsi="Times New Roman" w:hint="eastAsia"/>
          <w:sz w:val="24"/>
          <w:lang w:eastAsia="zh"/>
        </w:rPr>
        <w:t>……</w:t>
      </w:r>
    </w:p>
    <w:p w14:paraId="71F0518B"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neither...nor...</w:t>
      </w:r>
      <w:r w:rsidRPr="00E002D6">
        <w:rPr>
          <w:rFonts w:ascii="Times New Roman" w:hAnsi="Times New Roman" w:hint="eastAsia"/>
          <w:sz w:val="24"/>
        </w:rPr>
        <w:t xml:space="preserve">  </w:t>
      </w:r>
      <w:r w:rsidRPr="00E002D6">
        <w:rPr>
          <w:rFonts w:ascii="Times New Roman" w:hAnsi="Times New Roman"/>
          <w:sz w:val="24"/>
        </w:rPr>
        <w:t>既非</w:t>
      </w:r>
      <w:r w:rsidRPr="00E002D6">
        <w:rPr>
          <w:rFonts w:ascii="Times New Roman" w:hAnsi="Times New Roman" w:hint="eastAsia"/>
          <w:sz w:val="24"/>
          <w:lang w:eastAsia="zh"/>
        </w:rPr>
        <w:t>……</w:t>
      </w:r>
      <w:r w:rsidRPr="00E002D6">
        <w:rPr>
          <w:rFonts w:ascii="Times New Roman" w:hAnsi="Times New Roman"/>
          <w:sz w:val="24"/>
        </w:rPr>
        <w:t>也非</w:t>
      </w:r>
      <w:r w:rsidRPr="00E002D6">
        <w:rPr>
          <w:rFonts w:ascii="Times New Roman" w:hAnsi="Times New Roman" w:hint="eastAsia"/>
          <w:sz w:val="24"/>
          <w:lang w:eastAsia="zh"/>
        </w:rPr>
        <w:t>……</w:t>
      </w:r>
    </w:p>
    <w:p w14:paraId="2B753556" w14:textId="77777777" w:rsidR="00792C08" w:rsidRPr="00E002D6" w:rsidRDefault="00000000">
      <w:pPr>
        <w:numPr>
          <w:ilvl w:val="0"/>
          <w:numId w:val="72"/>
        </w:numPr>
        <w:spacing w:line="400" w:lineRule="exact"/>
        <w:ind w:left="425" w:hanging="425"/>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4A8BF73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w:t>
      </w:r>
      <w:r w:rsidRPr="00E002D6">
        <w:rPr>
          <w:rFonts w:ascii="Times New Roman" w:hAnsi="Times New Roman" w:hint="eastAsia"/>
          <w:sz w:val="24"/>
        </w:rPr>
        <w:t xml:space="preserve"> i</w:t>
      </w:r>
      <w:r w:rsidRPr="00E002D6">
        <w:rPr>
          <w:rFonts w:ascii="Times New Roman" w:hAnsi="Times New Roman"/>
          <w:sz w:val="24"/>
        </w:rPr>
        <w:t>s</w:t>
      </w:r>
      <w:r w:rsidRPr="00E002D6">
        <w:rPr>
          <w:rFonts w:ascii="Times New Roman" w:hAnsi="Times New Roman" w:hint="eastAsia"/>
          <w:sz w:val="24"/>
        </w:rPr>
        <w:t xml:space="preserve"> </w:t>
      </w:r>
      <w:r w:rsidRPr="00E002D6">
        <w:rPr>
          <w:rFonts w:ascii="Times New Roman" w:hAnsi="Times New Roman"/>
          <w:sz w:val="24"/>
        </w:rPr>
        <w:t>no</w:t>
      </w:r>
      <w:r w:rsidRPr="00E002D6">
        <w:rPr>
          <w:rFonts w:ascii="Times New Roman" w:hAnsi="Times New Roman" w:hint="eastAsia"/>
          <w:sz w:val="24"/>
        </w:rPr>
        <w:t xml:space="preserve">t only </w:t>
      </w:r>
      <w:r w:rsidRPr="00E002D6">
        <w:rPr>
          <w:rFonts w:ascii="Times New Roman" w:hAnsi="Times New Roman"/>
          <w:sz w:val="24"/>
        </w:rPr>
        <w:t>a</w:t>
      </w:r>
      <w:r w:rsidRPr="00E002D6">
        <w:rPr>
          <w:rFonts w:ascii="Times New Roman" w:hAnsi="Times New Roman" w:hint="eastAsia"/>
          <w:sz w:val="24"/>
        </w:rPr>
        <w:t xml:space="preserve"> d</w:t>
      </w:r>
      <w:r w:rsidRPr="00E002D6">
        <w:rPr>
          <w:rFonts w:ascii="Times New Roman" w:hAnsi="Times New Roman"/>
          <w:sz w:val="24"/>
        </w:rPr>
        <w:t>o</w:t>
      </w:r>
      <w:r w:rsidRPr="00E002D6">
        <w:rPr>
          <w:rFonts w:ascii="Times New Roman" w:hAnsi="Times New Roman" w:hint="eastAsia"/>
          <w:sz w:val="24"/>
        </w:rPr>
        <w:t>ctor</w:t>
      </w:r>
      <w:r w:rsidRPr="00E002D6">
        <w:rPr>
          <w:rFonts w:ascii="Times New Roman" w:hAnsi="Times New Roman"/>
          <w:sz w:val="24"/>
        </w:rPr>
        <w:t xml:space="preserve"> bu</w:t>
      </w:r>
      <w:r w:rsidRPr="00E002D6">
        <w:rPr>
          <w:rFonts w:ascii="Times New Roman" w:hAnsi="Times New Roman" w:hint="eastAsia"/>
          <w:sz w:val="24"/>
        </w:rPr>
        <w:t xml:space="preserve">t </w:t>
      </w:r>
      <w:r w:rsidRPr="00E002D6">
        <w:rPr>
          <w:rFonts w:ascii="Times New Roman" w:hAnsi="Times New Roman"/>
          <w:sz w:val="24"/>
        </w:rPr>
        <w:t>a</w:t>
      </w:r>
      <w:r w:rsidRPr="00E002D6">
        <w:rPr>
          <w:rFonts w:ascii="Times New Roman" w:hAnsi="Times New Roman" w:hint="eastAsia"/>
          <w:sz w:val="24"/>
        </w:rPr>
        <w:t xml:space="preserve"> writer.</w:t>
      </w:r>
    </w:p>
    <w:p w14:paraId="7696C93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 xml:space="preserve">=He is </w:t>
      </w:r>
      <w:proofErr w:type="gramStart"/>
      <w:r w:rsidRPr="00E002D6">
        <w:rPr>
          <w:rFonts w:ascii="Times New Roman" w:hAnsi="Times New Roman"/>
          <w:sz w:val="24"/>
        </w:rPr>
        <w:t>no</w:t>
      </w:r>
      <w:proofErr w:type="gramEnd"/>
      <w:r w:rsidRPr="00E002D6">
        <w:rPr>
          <w:rFonts w:ascii="Times New Roman" w:hAnsi="Times New Roman"/>
          <w:sz w:val="24"/>
        </w:rPr>
        <w:t xml:space="preserve"> only a doctor but a writer as well.</w:t>
      </w:r>
    </w:p>
    <w:p w14:paraId="11B17E6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他不仅是位医生，而且还是位作家。</w:t>
      </w:r>
    </w:p>
    <w:p w14:paraId="614BC76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not stingy but generous.</w:t>
      </w:r>
    </w:p>
    <w:p w14:paraId="332EAAC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他不是吝啬而是慷慨。</w:t>
      </w:r>
    </w:p>
    <w:p w14:paraId="2059F8F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Can you speak either English or Japanese?</w:t>
      </w:r>
    </w:p>
    <w:p w14:paraId="36B02A4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你会说英语或日语吗</w:t>
      </w:r>
      <w:r w:rsidRPr="00E002D6">
        <w:rPr>
          <w:rFonts w:ascii="Times New Roman" w:hAnsi="Times New Roman"/>
          <w:sz w:val="24"/>
        </w:rPr>
        <w:t>?</w:t>
      </w:r>
    </w:p>
    <w:p w14:paraId="1F53329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It is neither cold nor hot in fall.</w:t>
      </w:r>
    </w:p>
    <w:p w14:paraId="55C7F52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秋天的天气既不冷也不热。</w:t>
      </w:r>
    </w:p>
    <w:p w14:paraId="73142158" w14:textId="77777777" w:rsidR="00792C08" w:rsidRPr="00E002D6" w:rsidRDefault="00000000">
      <w:pPr>
        <w:numPr>
          <w:ilvl w:val="0"/>
          <w:numId w:val="72"/>
        </w:numPr>
        <w:spacing w:line="400" w:lineRule="exact"/>
        <w:ind w:left="425" w:hanging="425"/>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665020C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is known not only as a businessman but</w:t>
      </w:r>
      <w:r w:rsidRPr="00E002D6">
        <w:rPr>
          <w:rFonts w:ascii="Times New Roman" w:hAnsi="Times New Roman" w:hint="eastAsia"/>
          <w:sz w:val="24"/>
        </w:rPr>
        <w:t xml:space="preserve"> </w:t>
      </w:r>
      <w:r w:rsidRPr="00E002D6">
        <w:rPr>
          <w:rFonts w:ascii="Times New Roman" w:hAnsi="Times New Roman"/>
          <w:sz w:val="24"/>
        </w:rPr>
        <w:t>(also)</w:t>
      </w:r>
      <w:r w:rsidRPr="00E002D6">
        <w:rPr>
          <w:rFonts w:ascii="Times New Roman" w:hAnsi="Times New Roman" w:hint="eastAsia"/>
          <w:sz w:val="24"/>
        </w:rPr>
        <w:t xml:space="preserve"> </w:t>
      </w:r>
      <w:r w:rsidRPr="00E002D6">
        <w:rPr>
          <w:rFonts w:ascii="Times New Roman" w:hAnsi="Times New Roman"/>
          <w:sz w:val="24"/>
        </w:rPr>
        <w:t>as a statesman.</w:t>
      </w:r>
    </w:p>
    <w:p w14:paraId="2B07782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known not only as a businessman but as a statesman as well.</w:t>
      </w:r>
    </w:p>
    <w:p w14:paraId="5899003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他不仅是知名的商人，而且也是知名的政治家。</w:t>
      </w:r>
    </w:p>
    <w:p w14:paraId="00A99FC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was not in Paris but in London.</w:t>
      </w:r>
    </w:p>
    <w:p w14:paraId="0663B42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她当时人不在巴黎，而是在伦敦。</w:t>
      </w:r>
    </w:p>
    <w:p w14:paraId="3A02A5E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either at home or at school</w:t>
      </w:r>
      <w:r w:rsidRPr="00E002D6">
        <w:rPr>
          <w:rFonts w:ascii="Times New Roman" w:hAnsi="Times New Roman" w:hint="eastAsia"/>
          <w:sz w:val="24"/>
        </w:rPr>
        <w:t>.</w:t>
      </w:r>
    </w:p>
    <w:p w14:paraId="12A3E95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他要不是在家，就是在学校。</w:t>
      </w:r>
    </w:p>
    <w:p w14:paraId="353C903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neither at home nor at work.</w:t>
      </w:r>
    </w:p>
    <w:p w14:paraId="6F7487D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他既不在家，也没上班。</w:t>
      </w:r>
    </w:p>
    <w:p w14:paraId="648CD784" w14:textId="77777777" w:rsidR="00792C08" w:rsidRPr="00E002D6" w:rsidRDefault="00000000">
      <w:pPr>
        <w:numPr>
          <w:ilvl w:val="0"/>
          <w:numId w:val="72"/>
        </w:numPr>
        <w:spacing w:line="400" w:lineRule="exact"/>
        <w:ind w:left="425" w:hanging="425"/>
        <w:rPr>
          <w:rFonts w:ascii="Times New Roman" w:hAnsi="Times New Roman"/>
          <w:sz w:val="24"/>
        </w:rPr>
      </w:pPr>
      <w:r w:rsidRPr="00E002D6">
        <w:rPr>
          <w:rFonts w:ascii="Times New Roman" w:hAnsi="Times New Roman"/>
          <w:sz w:val="24"/>
        </w:rPr>
        <w:t>连接从句或并列句</w:t>
      </w:r>
      <w:r w:rsidRPr="00E002D6">
        <w:rPr>
          <w:rFonts w:ascii="Times New Roman" w:hAnsi="Times New Roman" w:hint="eastAsia"/>
          <w:sz w:val="24"/>
        </w:rPr>
        <w:t>：</w:t>
      </w:r>
    </w:p>
    <w:p w14:paraId="0A34BFA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He is famous not only because he is rich but(also)</w:t>
      </w:r>
      <w:r w:rsidRPr="00E002D6">
        <w:rPr>
          <w:rFonts w:ascii="Times New Roman" w:hAnsi="Times New Roman" w:hint="eastAsia"/>
          <w:sz w:val="24"/>
        </w:rPr>
        <w:t xml:space="preserve"> b</w:t>
      </w:r>
      <w:r w:rsidRPr="00E002D6">
        <w:rPr>
          <w:rFonts w:ascii="Times New Roman" w:hAnsi="Times New Roman"/>
          <w:sz w:val="24"/>
        </w:rPr>
        <w:t>ecau</w:t>
      </w:r>
      <w:r w:rsidRPr="00E002D6">
        <w:rPr>
          <w:rFonts w:ascii="Times New Roman" w:hAnsi="Times New Roman" w:hint="eastAsia"/>
          <w:sz w:val="24"/>
        </w:rPr>
        <w:t>se he is g</w:t>
      </w:r>
      <w:r w:rsidRPr="00E002D6">
        <w:rPr>
          <w:rFonts w:ascii="Times New Roman" w:hAnsi="Times New Roman"/>
          <w:sz w:val="24"/>
        </w:rPr>
        <w:t>enerous.</w:t>
      </w:r>
    </w:p>
    <w:p w14:paraId="24A8C48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famous not only because he is rich but because he is generous</w:t>
      </w:r>
      <w:r w:rsidRPr="00E002D6">
        <w:rPr>
          <w:rFonts w:ascii="Times New Roman" w:hAnsi="Times New Roman" w:hint="eastAsia"/>
          <w:sz w:val="24"/>
        </w:rPr>
        <w:t xml:space="preserve"> </w:t>
      </w:r>
      <w:r w:rsidRPr="00E002D6">
        <w:rPr>
          <w:rFonts w:ascii="Times New Roman" w:hAnsi="Times New Roman"/>
          <w:sz w:val="24"/>
        </w:rPr>
        <w:t>as well.</w:t>
      </w:r>
    </w:p>
    <w:p w14:paraId="79875F1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他出名不仅是因为他有钱，也是因为他很慷慨。</w:t>
      </w:r>
    </w:p>
    <w:p w14:paraId="59586B4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 want to buy this not</w:t>
      </w:r>
      <w:r w:rsidRPr="00E002D6">
        <w:rPr>
          <w:rFonts w:ascii="Times New Roman" w:hAnsi="Times New Roman" w:hint="eastAsia"/>
          <w:sz w:val="24"/>
        </w:rPr>
        <w:t xml:space="preserve"> b</w:t>
      </w:r>
      <w:r w:rsidRPr="00E002D6">
        <w:rPr>
          <w:rFonts w:ascii="Times New Roman" w:hAnsi="Times New Roman"/>
          <w:sz w:val="24"/>
        </w:rPr>
        <w:t>eca</w:t>
      </w:r>
      <w:r w:rsidRPr="00E002D6">
        <w:rPr>
          <w:rFonts w:ascii="Times New Roman" w:hAnsi="Times New Roman" w:hint="eastAsia"/>
          <w:sz w:val="24"/>
        </w:rPr>
        <w:t xml:space="preserve">use it is </w:t>
      </w:r>
      <w:r w:rsidRPr="00E002D6">
        <w:rPr>
          <w:rFonts w:ascii="Times New Roman" w:hAnsi="Times New Roman"/>
          <w:sz w:val="24"/>
        </w:rPr>
        <w:t>cheap,</w:t>
      </w:r>
      <w:r w:rsidRPr="00E002D6">
        <w:rPr>
          <w:rFonts w:ascii="Times New Roman" w:hAnsi="Times New Roman" w:hint="eastAsia"/>
          <w:sz w:val="24"/>
        </w:rPr>
        <w:t xml:space="preserve"> </w:t>
      </w:r>
      <w:r w:rsidRPr="00E002D6">
        <w:rPr>
          <w:rFonts w:ascii="Times New Roman" w:hAnsi="Times New Roman"/>
          <w:sz w:val="24"/>
        </w:rPr>
        <w:t>bu</w:t>
      </w:r>
      <w:r w:rsidRPr="00E002D6">
        <w:rPr>
          <w:rFonts w:ascii="Times New Roman" w:hAnsi="Times New Roman" w:hint="eastAsia"/>
          <w:sz w:val="24"/>
        </w:rPr>
        <w:t>t</w:t>
      </w:r>
      <w:r w:rsidRPr="00E002D6">
        <w:rPr>
          <w:rFonts w:ascii="Times New Roman" w:hAnsi="Times New Roman"/>
          <w:sz w:val="24"/>
        </w:rPr>
        <w:t xml:space="preserve"> becaus</w:t>
      </w:r>
      <w:r w:rsidRPr="00E002D6">
        <w:rPr>
          <w:rFonts w:ascii="Times New Roman" w:hAnsi="Times New Roman" w:hint="eastAsia"/>
          <w:sz w:val="24"/>
        </w:rPr>
        <w:t>e it is useful.</w:t>
      </w:r>
    </w:p>
    <w:p w14:paraId="3018159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我想买这样东西不是因为便宜，而是因为实用。</w:t>
      </w:r>
    </w:p>
    <w:p w14:paraId="27017F20"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Either you</w:t>
      </w:r>
      <w:r w:rsidRPr="00E002D6">
        <w:rPr>
          <w:rFonts w:ascii="Times New Roman" w:hAnsi="Times New Roman" w:hint="eastAsia"/>
          <w:sz w:val="24"/>
        </w:rPr>
        <w:t xml:space="preserve"> are w</w:t>
      </w:r>
      <w:r w:rsidRPr="00E002D6">
        <w:rPr>
          <w:rFonts w:ascii="Times New Roman" w:hAnsi="Times New Roman"/>
          <w:sz w:val="24"/>
        </w:rPr>
        <w:t>rong</w:t>
      </w:r>
      <w:r w:rsidRPr="00E002D6">
        <w:rPr>
          <w:rFonts w:ascii="Times New Roman" w:hAnsi="Times New Roman" w:hint="eastAsia"/>
          <w:sz w:val="24"/>
        </w:rPr>
        <w:t xml:space="preserve">, </w:t>
      </w:r>
      <w:r w:rsidRPr="00E002D6">
        <w:rPr>
          <w:rFonts w:ascii="Times New Roman" w:hAnsi="Times New Roman"/>
          <w:sz w:val="24"/>
        </w:rPr>
        <w:t>or</w:t>
      </w:r>
      <w:r w:rsidRPr="00E002D6">
        <w:rPr>
          <w:rFonts w:ascii="Times New Roman" w:hAnsi="Times New Roman" w:hint="eastAsia"/>
          <w:sz w:val="24"/>
        </w:rPr>
        <w:t xml:space="preserve"> I am.</w:t>
      </w:r>
    </w:p>
    <w:p w14:paraId="7F76C1B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不是你错，就是我错了。</w:t>
      </w:r>
    </w:p>
    <w:p w14:paraId="09F29A8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Helen wants to marry Tom neithe</w:t>
      </w:r>
      <w:r w:rsidRPr="00E002D6">
        <w:rPr>
          <w:rFonts w:ascii="Times New Roman" w:hAnsi="Times New Roman" w:hint="eastAsia"/>
          <w:sz w:val="24"/>
        </w:rPr>
        <w:t>r</w:t>
      </w:r>
      <w:r w:rsidRPr="00E002D6">
        <w:rPr>
          <w:rFonts w:ascii="Times New Roman" w:hAnsi="Times New Roman"/>
          <w:sz w:val="24"/>
        </w:rPr>
        <w:t xml:space="preserve"> because he is rich nor</w:t>
      </w:r>
      <w:r w:rsidRPr="00E002D6">
        <w:rPr>
          <w:rFonts w:ascii="Times New Roman" w:hAnsi="Times New Roman" w:hint="eastAsia"/>
          <w:sz w:val="24"/>
        </w:rPr>
        <w:t xml:space="preserve"> be</w:t>
      </w:r>
      <w:r w:rsidRPr="00E002D6">
        <w:rPr>
          <w:rFonts w:ascii="Times New Roman" w:hAnsi="Times New Roman"/>
          <w:sz w:val="24"/>
        </w:rPr>
        <w:t>cause</w:t>
      </w:r>
      <w:r w:rsidRPr="00E002D6">
        <w:rPr>
          <w:rFonts w:ascii="Times New Roman" w:hAnsi="Times New Roman" w:hint="eastAsia"/>
          <w:sz w:val="24"/>
        </w:rPr>
        <w:t xml:space="preserve"> </w:t>
      </w:r>
      <w:r w:rsidRPr="00E002D6">
        <w:rPr>
          <w:rFonts w:ascii="Times New Roman" w:hAnsi="Times New Roman"/>
          <w:sz w:val="24"/>
        </w:rPr>
        <w:t>h</w:t>
      </w:r>
      <w:r w:rsidRPr="00E002D6">
        <w:rPr>
          <w:rFonts w:ascii="Times New Roman" w:hAnsi="Times New Roman" w:hint="eastAsia"/>
          <w:sz w:val="24"/>
        </w:rPr>
        <w:t>e is good-lo</w:t>
      </w:r>
      <w:r w:rsidRPr="00E002D6">
        <w:rPr>
          <w:rFonts w:ascii="Times New Roman" w:hAnsi="Times New Roman"/>
          <w:sz w:val="24"/>
        </w:rPr>
        <w:t>oking</w:t>
      </w:r>
      <w:r w:rsidRPr="00E002D6">
        <w:rPr>
          <w:rFonts w:ascii="Times New Roman" w:hAnsi="Times New Roman" w:hint="eastAsia"/>
          <w:sz w:val="24"/>
        </w:rPr>
        <w:t>.</w:t>
      </w:r>
    </w:p>
    <w:p w14:paraId="3B1F932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海伦想嫁给汤</w:t>
      </w:r>
      <w:proofErr w:type="gramStart"/>
      <w:r w:rsidRPr="00E002D6">
        <w:rPr>
          <w:rFonts w:ascii="Times New Roman" w:hAnsi="Times New Roman"/>
          <w:sz w:val="24"/>
        </w:rPr>
        <w:t>姆</w:t>
      </w:r>
      <w:proofErr w:type="gramEnd"/>
      <w:r w:rsidRPr="00E002D6">
        <w:rPr>
          <w:rFonts w:ascii="Times New Roman" w:hAnsi="Times New Roman"/>
          <w:sz w:val="24"/>
        </w:rPr>
        <w:t>既不是因为他有钱，也不是因为他长得帅。</w:t>
      </w:r>
    </w:p>
    <w:p w14:paraId="455CEBAD" w14:textId="77777777" w:rsidR="00792C08" w:rsidRPr="00E002D6" w:rsidRDefault="00000000">
      <w:pPr>
        <w:numPr>
          <w:ilvl w:val="0"/>
          <w:numId w:val="72"/>
        </w:numPr>
        <w:spacing w:line="400" w:lineRule="exact"/>
        <w:ind w:left="425" w:hanging="425"/>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18CA21A5" w14:textId="77777777" w:rsidR="00792C08" w:rsidRPr="00E002D6" w:rsidRDefault="00000000">
      <w:pPr>
        <w:numPr>
          <w:ilvl w:val="0"/>
          <w:numId w:val="73"/>
        </w:numPr>
        <w:spacing w:line="400" w:lineRule="exact"/>
        <w:ind w:left="425" w:hanging="425"/>
        <w:rPr>
          <w:rFonts w:ascii="Times New Roman" w:hAnsi="Times New Roman"/>
          <w:sz w:val="24"/>
        </w:rPr>
      </w:pPr>
      <w:r w:rsidRPr="00E002D6">
        <w:rPr>
          <w:rFonts w:ascii="Times New Roman" w:hAnsi="Times New Roman"/>
          <w:sz w:val="24"/>
        </w:rPr>
        <w:t>上述四个对等连词连接对等的主语时，其后动词要</w:t>
      </w:r>
      <w:proofErr w:type="gramStart"/>
      <w:r w:rsidRPr="00E002D6">
        <w:rPr>
          <w:rFonts w:ascii="Times New Roman" w:hAnsi="Times New Roman"/>
          <w:sz w:val="24"/>
        </w:rPr>
        <w:t>随最近</w:t>
      </w:r>
      <w:proofErr w:type="gramEnd"/>
      <w:r w:rsidRPr="00E002D6">
        <w:rPr>
          <w:rFonts w:ascii="Times New Roman" w:hAnsi="Times New Roman"/>
          <w:sz w:val="24"/>
        </w:rPr>
        <w:t>的主语做变化。</w:t>
      </w:r>
    </w:p>
    <w:p w14:paraId="1D79699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Not only you but I am to blame.</w:t>
      </w:r>
    </w:p>
    <w:p w14:paraId="55D4BDF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不仅你，连我也要受责难。</w:t>
      </w:r>
    </w:p>
    <w:p w14:paraId="5D888D1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I but she is responsible for it</w:t>
      </w:r>
      <w:r w:rsidRPr="00E002D6">
        <w:rPr>
          <w:rFonts w:ascii="Times New Roman" w:hAnsi="Times New Roman" w:hint="eastAsia"/>
          <w:sz w:val="24"/>
        </w:rPr>
        <w:t>.</w:t>
      </w:r>
    </w:p>
    <w:p w14:paraId="5A99757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不是我，而是她该负责任。</w:t>
      </w:r>
    </w:p>
    <w:p w14:paraId="4C3BFBF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Either you or he has made the mistake.</w:t>
      </w:r>
    </w:p>
    <w:p w14:paraId="343F2E1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不是你就是他犯了这个错。</w:t>
      </w:r>
    </w:p>
    <w:p w14:paraId="76D81AF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Neither she nor I am free.</w:t>
      </w:r>
    </w:p>
    <w:p w14:paraId="5B907F0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她和我都没空。</w:t>
      </w:r>
    </w:p>
    <w:p w14:paraId="51661A04" w14:textId="77777777" w:rsidR="00792C08" w:rsidRPr="00E002D6" w:rsidRDefault="00000000">
      <w:pPr>
        <w:numPr>
          <w:ilvl w:val="0"/>
          <w:numId w:val="73"/>
        </w:numPr>
        <w:spacing w:line="400" w:lineRule="exact"/>
        <w:ind w:left="425" w:hanging="425"/>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y...but also...</w:t>
      </w:r>
      <w:r w:rsidRPr="00E002D6">
        <w:rPr>
          <w:rFonts w:ascii="Times New Roman" w:hAnsi="Times New Roman"/>
          <w:sz w:val="24"/>
        </w:rPr>
        <w:t>连接对等的主句时，</w:t>
      </w:r>
      <w:r w:rsidRPr="00E002D6">
        <w:rPr>
          <w:rFonts w:ascii="Times New Roman" w:hAnsi="Times New Roman"/>
          <w:sz w:val="24"/>
        </w:rPr>
        <w:t>not only</w:t>
      </w:r>
      <w:r w:rsidRPr="00E002D6">
        <w:rPr>
          <w:rFonts w:ascii="Times New Roman" w:hAnsi="Times New Roman"/>
          <w:sz w:val="24"/>
        </w:rPr>
        <w:t>若置于句首，其后的句子要采用倒装结构；且</w:t>
      </w:r>
      <w:r w:rsidRPr="00E002D6">
        <w:rPr>
          <w:rFonts w:ascii="Times New Roman" w:hAnsi="Times New Roman"/>
          <w:sz w:val="24"/>
        </w:rPr>
        <w:t>but also</w:t>
      </w:r>
      <w:r w:rsidRPr="00E002D6">
        <w:rPr>
          <w:rFonts w:ascii="Times New Roman" w:hAnsi="Times New Roman"/>
          <w:sz w:val="24"/>
        </w:rPr>
        <w:t>在连接句子时，</w:t>
      </w:r>
      <w:r w:rsidRPr="00E002D6">
        <w:rPr>
          <w:rFonts w:ascii="Times New Roman" w:hAnsi="Times New Roman"/>
          <w:sz w:val="24"/>
        </w:rPr>
        <w:t>also</w:t>
      </w:r>
      <w:r w:rsidRPr="00E002D6">
        <w:rPr>
          <w:rFonts w:ascii="Times New Roman" w:hAnsi="Times New Roman"/>
          <w:sz w:val="24"/>
        </w:rPr>
        <w:t>要省略，或置于句中，而不可在</w:t>
      </w:r>
      <w:r w:rsidRPr="00E002D6">
        <w:rPr>
          <w:rFonts w:ascii="Times New Roman" w:hAnsi="Times New Roman"/>
          <w:sz w:val="24"/>
        </w:rPr>
        <w:t>but also</w:t>
      </w:r>
      <w:r w:rsidRPr="00E002D6">
        <w:rPr>
          <w:rFonts w:ascii="Times New Roman" w:hAnsi="Times New Roman"/>
          <w:sz w:val="24"/>
        </w:rPr>
        <w:t>后直接</w:t>
      </w:r>
      <w:proofErr w:type="gramStart"/>
      <w:r w:rsidRPr="00E002D6">
        <w:rPr>
          <w:rFonts w:ascii="Times New Roman" w:hAnsi="Times New Roman"/>
          <w:sz w:val="24"/>
        </w:rPr>
        <w:t>接</w:t>
      </w:r>
      <w:proofErr w:type="gramEnd"/>
      <w:r w:rsidRPr="00E002D6">
        <w:rPr>
          <w:rFonts w:ascii="Times New Roman" w:hAnsi="Times New Roman"/>
          <w:sz w:val="24"/>
        </w:rPr>
        <w:t>句子。</w:t>
      </w:r>
    </w:p>
    <w:p w14:paraId="5500E99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Not only </w:t>
      </w:r>
      <w:proofErr w:type="gramStart"/>
      <w:r w:rsidRPr="00E002D6">
        <w:rPr>
          <w:rFonts w:ascii="Times New Roman" w:hAnsi="Times New Roman"/>
          <w:sz w:val="24"/>
        </w:rPr>
        <w:t>he is</w:t>
      </w:r>
      <w:proofErr w:type="gramEnd"/>
      <w:r w:rsidRPr="00E002D6">
        <w:rPr>
          <w:rFonts w:ascii="Times New Roman" w:hAnsi="Times New Roman"/>
          <w:sz w:val="24"/>
        </w:rPr>
        <w:t xml:space="preserve"> clever,</w:t>
      </w:r>
      <w:r w:rsidRPr="00E002D6">
        <w:rPr>
          <w:rFonts w:ascii="Times New Roman" w:hAnsi="Times New Roman" w:hint="eastAsia"/>
          <w:sz w:val="24"/>
        </w:rPr>
        <w:t xml:space="preserve"> </w:t>
      </w:r>
      <w:r w:rsidRPr="00E002D6">
        <w:rPr>
          <w:rFonts w:ascii="Times New Roman" w:hAnsi="Times New Roman"/>
          <w:sz w:val="24"/>
        </w:rPr>
        <w:t xml:space="preserve">but </w:t>
      </w:r>
      <w:proofErr w:type="gramStart"/>
      <w:r w:rsidRPr="00E002D6">
        <w:rPr>
          <w:rFonts w:ascii="Times New Roman" w:hAnsi="Times New Roman"/>
          <w:sz w:val="24"/>
        </w:rPr>
        <w:t>also</w:t>
      </w:r>
      <w:proofErr w:type="gramEnd"/>
      <w:r w:rsidRPr="00E002D6">
        <w:rPr>
          <w:rFonts w:ascii="Times New Roman" w:hAnsi="Times New Roman"/>
          <w:sz w:val="24"/>
        </w:rPr>
        <w:t xml:space="preserve"> he is </w:t>
      </w:r>
      <w:proofErr w:type="gramStart"/>
      <w:r w:rsidRPr="00E002D6">
        <w:rPr>
          <w:rFonts w:ascii="Times New Roman" w:hAnsi="Times New Roman"/>
          <w:sz w:val="24"/>
        </w:rPr>
        <w:t>humorous.(</w:t>
      </w:r>
      <w:proofErr w:type="gramEnd"/>
      <w:r w:rsidRPr="00E002D6">
        <w:rPr>
          <w:rFonts w:ascii="Times New Roman" w:hAnsi="Times New Roman"/>
          <w:sz w:val="24"/>
        </w:rPr>
        <w:t>×)</w:t>
      </w:r>
    </w:p>
    <w:p w14:paraId="1F0D188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 xml:space="preserve">but he </w:t>
      </w:r>
      <w:r w:rsidRPr="00E002D6">
        <w:rPr>
          <w:rFonts w:ascii="Times New Roman" w:hAnsi="Times New Roman" w:hint="eastAsia"/>
          <w:sz w:val="24"/>
        </w:rPr>
        <w:t xml:space="preserve">is (also) </w:t>
      </w:r>
      <w:proofErr w:type="gramStart"/>
      <w:r w:rsidRPr="00E002D6">
        <w:rPr>
          <w:rFonts w:ascii="Times New Roman" w:hAnsi="Times New Roman" w:hint="eastAsia"/>
          <w:sz w:val="24"/>
        </w:rPr>
        <w:t>humorous.</w:t>
      </w:r>
      <w:r w:rsidRPr="00E002D6">
        <w:rPr>
          <w:rFonts w:ascii="Times New Roman" w:hAnsi="Times New Roman"/>
          <w:sz w:val="24"/>
        </w:rPr>
        <w:t>(</w:t>
      </w:r>
      <w:proofErr w:type="gramEnd"/>
      <w:r w:rsidRPr="00E002D6">
        <w:rPr>
          <w:rFonts w:ascii="Times New Roman" w:hAnsi="Times New Roman"/>
          <w:sz w:val="24"/>
        </w:rPr>
        <w:t>√)</w:t>
      </w:r>
    </w:p>
    <w:p w14:paraId="5473878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but he is humorous as well.</w:t>
      </w:r>
    </w:p>
    <w:p w14:paraId="6F23299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他不仅聪明而且还很幽默。</w:t>
      </w:r>
    </w:p>
    <w:p w14:paraId="3300A1F6" w14:textId="77777777" w:rsidR="00792C08" w:rsidRPr="00E002D6" w:rsidRDefault="00792C08">
      <w:pPr>
        <w:spacing w:line="400" w:lineRule="exact"/>
        <w:rPr>
          <w:rFonts w:ascii="Times New Roman" w:hAnsi="Times New Roman"/>
          <w:sz w:val="24"/>
        </w:rPr>
      </w:pPr>
    </w:p>
    <w:p w14:paraId="3A52351B" w14:textId="77777777" w:rsidR="00792C08" w:rsidRPr="00E002D6" w:rsidRDefault="00000000">
      <w:pPr>
        <w:numPr>
          <w:ilvl w:val="0"/>
          <w:numId w:val="69"/>
        </w:numPr>
        <w:spacing w:line="400" w:lineRule="exact"/>
        <w:rPr>
          <w:rFonts w:ascii="Times New Roman" w:hAnsi="Times New Roman"/>
          <w:sz w:val="24"/>
        </w:rPr>
      </w:pPr>
      <w:r w:rsidRPr="00E002D6">
        <w:rPr>
          <w:rFonts w:ascii="Times New Roman" w:hAnsi="Times New Roman"/>
          <w:sz w:val="24"/>
        </w:rPr>
        <w:t>...rather than</w:t>
      </w:r>
      <w:r w:rsidRPr="00E002D6">
        <w:rPr>
          <w:rFonts w:ascii="Times New Roman" w:hAnsi="Times New Roman" w:hint="eastAsia"/>
          <w:sz w:val="24"/>
        </w:rPr>
        <w:t xml:space="preserve">...  </w:t>
      </w:r>
      <w:r w:rsidRPr="00E002D6">
        <w:rPr>
          <w:rFonts w:ascii="Times New Roman" w:hAnsi="Times New Roman" w:hint="eastAsia"/>
          <w:sz w:val="24"/>
          <w:lang w:eastAsia="zh"/>
        </w:rPr>
        <w:t>……</w:t>
      </w:r>
      <w:r w:rsidRPr="00E002D6">
        <w:rPr>
          <w:rFonts w:ascii="Times New Roman" w:hAnsi="Times New Roman"/>
          <w:sz w:val="24"/>
        </w:rPr>
        <w:t>而非</w:t>
      </w:r>
      <w:r w:rsidRPr="00E002D6">
        <w:rPr>
          <w:rFonts w:ascii="Times New Roman" w:hAnsi="Times New Roman" w:hint="eastAsia"/>
          <w:sz w:val="24"/>
          <w:lang w:eastAsia="zh"/>
        </w:rPr>
        <w:t>……</w:t>
      </w:r>
    </w:p>
    <w:p w14:paraId="7ECC255F" w14:textId="77777777" w:rsidR="00792C08" w:rsidRPr="00E002D6" w:rsidRDefault="00000000">
      <w:pPr>
        <w:spacing w:line="400" w:lineRule="exact"/>
        <w:ind w:left="425" w:hanging="425"/>
        <w:rPr>
          <w:rFonts w:ascii="Times New Roman" w:hAnsi="Times New Roman"/>
          <w:sz w:val="24"/>
        </w:rPr>
      </w:pPr>
      <w:r w:rsidRPr="00E002D6">
        <w:rPr>
          <w:rFonts w:ascii="Times New Roman" w:hAnsi="Times New Roman"/>
          <w:sz w:val="24"/>
        </w:rPr>
        <w:t>a.</w:t>
      </w:r>
      <w:r w:rsidRPr="00E002D6">
        <w:rPr>
          <w:rFonts w:ascii="Times New Roman" w:hAnsi="Times New Roman"/>
          <w:sz w:val="24"/>
        </w:rPr>
        <w:t>连接单词</w:t>
      </w:r>
      <w:r w:rsidRPr="00E002D6">
        <w:rPr>
          <w:rFonts w:ascii="Times New Roman" w:hAnsi="Times New Roman" w:hint="eastAsia"/>
          <w:sz w:val="24"/>
        </w:rPr>
        <w:t>：</w:t>
      </w:r>
    </w:p>
    <w:p w14:paraId="78C2A22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She is sad rather than happy.</w:t>
      </w:r>
    </w:p>
    <w:p w14:paraId="5DD46B2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她是悲伤而非快乐。</w:t>
      </w:r>
    </w:p>
    <w:p w14:paraId="391F395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b.</w:t>
      </w:r>
      <w:r w:rsidRPr="00E002D6">
        <w:rPr>
          <w:rFonts w:ascii="Times New Roman" w:hAnsi="Times New Roman"/>
          <w:sz w:val="24"/>
        </w:rPr>
        <w:t>连接短语</w:t>
      </w:r>
      <w:r w:rsidRPr="00E002D6">
        <w:rPr>
          <w:rFonts w:ascii="Times New Roman" w:hAnsi="Times New Roman" w:hint="eastAsia"/>
          <w:sz w:val="24"/>
        </w:rPr>
        <w:t>：</w:t>
      </w:r>
    </w:p>
    <w:p w14:paraId="7DE7A2B5"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is interested in painting rather than in music.</w:t>
      </w:r>
    </w:p>
    <w:p w14:paraId="3A59ED5E" w14:textId="77777777" w:rsidR="00792C08" w:rsidRPr="00E002D6" w:rsidRDefault="00000000">
      <w:pPr>
        <w:spacing w:line="400" w:lineRule="exact"/>
        <w:rPr>
          <w:rFonts w:ascii="Times New Roman" w:hAnsi="Times New Roman"/>
          <w:sz w:val="24"/>
        </w:rPr>
      </w:pPr>
      <w:proofErr w:type="gramStart"/>
      <w:r w:rsidRPr="00E002D6">
        <w:rPr>
          <w:rFonts w:ascii="Times New Roman" w:hAnsi="Times New Roman"/>
          <w:sz w:val="24"/>
        </w:rPr>
        <w:t>介词短语介词短语</w:t>
      </w:r>
      <w:proofErr w:type="gramEnd"/>
      <w:r w:rsidRPr="00E002D6">
        <w:rPr>
          <w:rFonts w:ascii="Times New Roman" w:hAnsi="Times New Roman"/>
          <w:sz w:val="24"/>
        </w:rPr>
        <w:t>他对绘画有兴趣，而不是音乐。</w:t>
      </w:r>
    </w:p>
    <w:p w14:paraId="26F4137B"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c.</w:t>
      </w:r>
      <w:r w:rsidRPr="00E002D6">
        <w:rPr>
          <w:rFonts w:ascii="Times New Roman" w:hAnsi="Times New Roman"/>
          <w:sz w:val="24"/>
        </w:rPr>
        <w:t>连接从句</w:t>
      </w:r>
      <w:r w:rsidRPr="00E002D6">
        <w:rPr>
          <w:rFonts w:ascii="Times New Roman" w:hAnsi="Times New Roman" w:hint="eastAsia"/>
          <w:sz w:val="24"/>
        </w:rPr>
        <w:t>：</w:t>
      </w:r>
    </w:p>
    <w:p w14:paraId="7C9C117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failed because he was lazy rather than because he was stupid.</w:t>
      </w:r>
    </w:p>
    <w:p w14:paraId="0A574D3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他失败是因为懒，而非因为他笨。</w:t>
      </w:r>
    </w:p>
    <w:p w14:paraId="5239ED0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d.</w:t>
      </w:r>
      <w:r w:rsidRPr="00E002D6">
        <w:rPr>
          <w:rFonts w:ascii="Times New Roman" w:hAnsi="Times New Roman"/>
          <w:sz w:val="24"/>
        </w:rPr>
        <w:t>注意</w:t>
      </w:r>
      <w:r w:rsidRPr="00E002D6">
        <w:rPr>
          <w:rFonts w:ascii="Times New Roman" w:hAnsi="Times New Roman" w:hint="eastAsia"/>
          <w:sz w:val="24"/>
        </w:rPr>
        <w:t>：</w:t>
      </w:r>
    </w:p>
    <w:p w14:paraId="134617C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rather than</w:t>
      </w:r>
      <w:r w:rsidRPr="00E002D6">
        <w:rPr>
          <w:rFonts w:ascii="Times New Roman" w:hAnsi="Times New Roman"/>
          <w:sz w:val="24"/>
        </w:rPr>
        <w:t>连接对等的主语时，其后动词始终要随第一个主语做变化。</w:t>
      </w:r>
    </w:p>
    <w:p w14:paraId="030B140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 xml:space="preserve">He rather than I </w:t>
      </w:r>
      <w:proofErr w:type="gramStart"/>
      <w:r w:rsidRPr="00E002D6">
        <w:rPr>
          <w:rFonts w:ascii="Times New Roman" w:hAnsi="Times New Roman"/>
          <w:sz w:val="24"/>
        </w:rPr>
        <w:t>is</w:t>
      </w:r>
      <w:proofErr w:type="gramEnd"/>
      <w:r w:rsidRPr="00E002D6">
        <w:rPr>
          <w:rFonts w:ascii="Times New Roman" w:hAnsi="Times New Roman"/>
          <w:sz w:val="24"/>
        </w:rPr>
        <w:t xml:space="preserve"> in</w:t>
      </w:r>
      <w:r w:rsidRPr="00E002D6">
        <w:rPr>
          <w:rFonts w:ascii="Times New Roman" w:hAnsi="Times New Roman" w:hint="eastAsia"/>
          <w:sz w:val="24"/>
        </w:rPr>
        <w:t xml:space="preserve"> </w:t>
      </w:r>
      <w:r w:rsidRPr="00E002D6">
        <w:rPr>
          <w:rFonts w:ascii="Times New Roman" w:hAnsi="Times New Roman"/>
          <w:sz w:val="24"/>
        </w:rPr>
        <w:t>charge of the office.</w:t>
      </w:r>
    </w:p>
    <w:p w14:paraId="5B0BDEC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办公室是由他负责，而不是我。</w:t>
      </w:r>
    </w:p>
    <w:p w14:paraId="716E65C3" w14:textId="77777777" w:rsidR="00792C08" w:rsidRPr="00E002D6" w:rsidRDefault="00792C08">
      <w:pPr>
        <w:spacing w:line="400" w:lineRule="exact"/>
        <w:rPr>
          <w:rFonts w:ascii="Times New Roman" w:hAnsi="Times New Roman"/>
          <w:sz w:val="24"/>
        </w:rPr>
      </w:pPr>
    </w:p>
    <w:p w14:paraId="3342E925" w14:textId="77777777" w:rsidR="00792C08" w:rsidRPr="00E002D6" w:rsidRDefault="00000000">
      <w:pPr>
        <w:numPr>
          <w:ilvl w:val="0"/>
          <w:numId w:val="68"/>
        </w:numPr>
        <w:spacing w:line="400" w:lineRule="exact"/>
        <w:rPr>
          <w:rFonts w:ascii="Times New Roman" w:hAnsi="Times New Roman"/>
          <w:sz w:val="24"/>
        </w:rPr>
      </w:pPr>
      <w:r w:rsidRPr="00E002D6">
        <w:rPr>
          <w:rFonts w:ascii="Times New Roman" w:hAnsi="Times New Roman" w:hint="eastAsia"/>
          <w:sz w:val="24"/>
        </w:rPr>
        <w:t>关系副词</w:t>
      </w:r>
      <w:r w:rsidRPr="00E002D6">
        <w:rPr>
          <w:rFonts w:ascii="Times New Roman" w:hAnsi="Times New Roman" w:hint="eastAsia"/>
          <w:sz w:val="24"/>
        </w:rPr>
        <w:t>how</w:t>
      </w:r>
      <w:r w:rsidRPr="00E002D6">
        <w:rPr>
          <w:rFonts w:ascii="Times New Roman" w:hAnsi="Times New Roman" w:hint="eastAsia"/>
          <w:sz w:val="24"/>
        </w:rPr>
        <w:t>的用法</w:t>
      </w:r>
    </w:p>
    <w:p w14:paraId="28F6FB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how</w:t>
      </w:r>
      <w:proofErr w:type="gramStart"/>
      <w:r w:rsidRPr="00E002D6">
        <w:rPr>
          <w:rFonts w:ascii="Times New Roman" w:hAnsi="Times New Roman" w:hint="eastAsia"/>
          <w:sz w:val="24"/>
        </w:rPr>
        <w:t>作</w:t>
      </w:r>
      <w:r w:rsidRPr="00E002D6">
        <w:rPr>
          <w:rFonts w:ascii="Times New Roman" w:hAnsi="Times New Roman"/>
          <w:sz w:val="24"/>
        </w:rPr>
        <w:t>关系</w:t>
      </w:r>
      <w:proofErr w:type="gramEnd"/>
      <w:r w:rsidRPr="00E002D6">
        <w:rPr>
          <w:rFonts w:ascii="Times New Roman" w:hAnsi="Times New Roman"/>
          <w:sz w:val="24"/>
        </w:rPr>
        <w:t>副词</w:t>
      </w:r>
      <w:r w:rsidRPr="00E002D6">
        <w:rPr>
          <w:rFonts w:ascii="Times New Roman" w:hAnsi="Times New Roman" w:hint="eastAsia"/>
          <w:sz w:val="24"/>
        </w:rPr>
        <w:t>时</w:t>
      </w:r>
      <w:r w:rsidRPr="00E002D6">
        <w:rPr>
          <w:rFonts w:ascii="Times New Roman" w:hAnsi="Times New Roman"/>
          <w:sz w:val="24"/>
        </w:rPr>
        <w:t>，其所引导的定语从句用以修饰</w:t>
      </w:r>
      <w:r w:rsidRPr="00E002D6">
        <w:rPr>
          <w:rFonts w:ascii="Times New Roman" w:hAnsi="Times New Roman"/>
          <w:sz w:val="24"/>
        </w:rPr>
        <w:t>the</w:t>
      </w:r>
      <w:r w:rsidRPr="00E002D6">
        <w:rPr>
          <w:rFonts w:ascii="Times New Roman" w:hAnsi="Times New Roman" w:hint="eastAsia"/>
          <w:sz w:val="24"/>
        </w:rPr>
        <w:t xml:space="preserve"> </w:t>
      </w:r>
      <w:r w:rsidRPr="00E002D6">
        <w:rPr>
          <w:rFonts w:ascii="Times New Roman" w:hAnsi="Times New Roman"/>
          <w:sz w:val="24"/>
        </w:rPr>
        <w:t>way</w:t>
      </w:r>
      <w:r w:rsidRPr="00E002D6">
        <w:rPr>
          <w:rFonts w:ascii="Times New Roman" w:hAnsi="Times New Roman" w:hint="eastAsia"/>
          <w:sz w:val="24"/>
          <w:lang w:eastAsia="zh"/>
        </w:rPr>
        <w:t>（</w:t>
      </w:r>
      <w:r w:rsidRPr="00E002D6">
        <w:rPr>
          <w:rFonts w:ascii="Times New Roman" w:hAnsi="Times New Roman"/>
          <w:sz w:val="24"/>
        </w:rPr>
        <w:t>方式、方法）</w:t>
      </w:r>
      <w:r w:rsidRPr="00E002D6">
        <w:rPr>
          <w:rFonts w:ascii="Times New Roman" w:hAnsi="Times New Roman" w:hint="eastAsia"/>
          <w:sz w:val="24"/>
        </w:rPr>
        <w:t>，</w:t>
      </w:r>
      <w:r w:rsidRPr="00E002D6">
        <w:rPr>
          <w:rFonts w:ascii="Times New Roman" w:hAnsi="Times New Roman"/>
          <w:sz w:val="24"/>
        </w:rPr>
        <w:t>此处</w:t>
      </w:r>
      <w:r w:rsidRPr="00E002D6">
        <w:rPr>
          <w:rFonts w:ascii="Times New Roman" w:hAnsi="Times New Roman"/>
          <w:sz w:val="24"/>
        </w:rPr>
        <w:t>the way</w:t>
      </w:r>
      <w:r w:rsidRPr="00E002D6">
        <w:rPr>
          <w:rFonts w:ascii="Times New Roman" w:hAnsi="Times New Roman"/>
          <w:sz w:val="24"/>
        </w:rPr>
        <w:t>因在</w:t>
      </w:r>
      <w:r w:rsidRPr="00E002D6">
        <w:rPr>
          <w:rFonts w:ascii="Times New Roman" w:hAnsi="Times New Roman"/>
          <w:sz w:val="24"/>
        </w:rPr>
        <w:t>be</w:t>
      </w:r>
      <w:r w:rsidRPr="00E002D6">
        <w:rPr>
          <w:rFonts w:ascii="Times New Roman" w:hAnsi="Times New Roman"/>
          <w:sz w:val="24"/>
        </w:rPr>
        <w:t>动词</w:t>
      </w:r>
      <w:r w:rsidRPr="00E002D6">
        <w:rPr>
          <w:rFonts w:ascii="Times New Roman" w:hAnsi="Times New Roman"/>
          <w:sz w:val="24"/>
        </w:rPr>
        <w:t>was</w:t>
      </w:r>
      <w:r w:rsidRPr="00E002D6">
        <w:rPr>
          <w:rFonts w:ascii="Times New Roman" w:hAnsi="Times New Roman"/>
          <w:sz w:val="24"/>
        </w:rPr>
        <w:t>后作表语，故我们可将</w:t>
      </w:r>
      <w:r w:rsidRPr="00E002D6">
        <w:rPr>
          <w:rFonts w:ascii="Times New Roman" w:hAnsi="Times New Roman"/>
          <w:sz w:val="24"/>
        </w:rPr>
        <w:t>the way</w:t>
      </w:r>
      <w:r w:rsidRPr="00E002D6">
        <w:rPr>
          <w:rFonts w:ascii="Times New Roman" w:hAnsi="Times New Roman"/>
          <w:sz w:val="24"/>
        </w:rPr>
        <w:t>省略，而保留</w:t>
      </w:r>
      <w:r w:rsidRPr="00E002D6">
        <w:rPr>
          <w:rFonts w:ascii="Times New Roman" w:hAnsi="Times New Roman"/>
          <w:sz w:val="24"/>
        </w:rPr>
        <w:t>how</w:t>
      </w:r>
      <w:r w:rsidRPr="00E002D6">
        <w:rPr>
          <w:rFonts w:ascii="Times New Roman" w:hAnsi="Times New Roman" w:hint="eastAsia"/>
          <w:sz w:val="24"/>
        </w:rPr>
        <w:t>；</w:t>
      </w:r>
      <w:r w:rsidRPr="00E002D6">
        <w:rPr>
          <w:rFonts w:ascii="Times New Roman" w:hAnsi="Times New Roman"/>
          <w:sz w:val="24"/>
        </w:rPr>
        <w:t>但我们亦可保留</w:t>
      </w:r>
      <w:r w:rsidRPr="00E002D6">
        <w:rPr>
          <w:rFonts w:ascii="Times New Roman" w:hAnsi="Times New Roman"/>
          <w:sz w:val="24"/>
        </w:rPr>
        <w:t>the way</w:t>
      </w:r>
      <w:r w:rsidRPr="00E002D6">
        <w:rPr>
          <w:rFonts w:ascii="Times New Roman" w:hAnsi="Times New Roman" w:hint="eastAsia"/>
          <w:sz w:val="24"/>
        </w:rPr>
        <w:t>，</w:t>
      </w:r>
      <w:r w:rsidRPr="00E002D6">
        <w:rPr>
          <w:rFonts w:ascii="Times New Roman" w:hAnsi="Times New Roman"/>
          <w:sz w:val="24"/>
        </w:rPr>
        <w:t>而省略</w:t>
      </w:r>
      <w:r w:rsidRPr="00E002D6">
        <w:rPr>
          <w:rFonts w:ascii="Times New Roman" w:hAnsi="Times New Roman"/>
          <w:sz w:val="24"/>
        </w:rPr>
        <w:t>how</w:t>
      </w:r>
      <w:r w:rsidRPr="00E002D6">
        <w:rPr>
          <w:rFonts w:ascii="Times New Roman" w:hAnsi="Times New Roman" w:hint="eastAsia"/>
          <w:sz w:val="24"/>
          <w:lang w:eastAsia="zh"/>
        </w:rPr>
        <w:t>（</w:t>
      </w:r>
      <w:r w:rsidRPr="00E002D6">
        <w:rPr>
          <w:rFonts w:ascii="Times New Roman" w:hAnsi="Times New Roman"/>
          <w:sz w:val="24"/>
        </w:rPr>
        <w:t>如不省略反而会成为赘述）。</w:t>
      </w:r>
    </w:p>
    <w:p w14:paraId="261357B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 xml:space="preserve">That's the </w:t>
      </w:r>
      <w:proofErr w:type="gramStart"/>
      <w:r w:rsidRPr="00E002D6">
        <w:rPr>
          <w:rFonts w:ascii="Times New Roman" w:hAnsi="Times New Roman"/>
          <w:sz w:val="24"/>
        </w:rPr>
        <w:t>way how</w:t>
      </w:r>
      <w:proofErr w:type="gramEnd"/>
      <w:r w:rsidRPr="00E002D6">
        <w:rPr>
          <w:rFonts w:ascii="Times New Roman" w:hAnsi="Times New Roman"/>
          <w:sz w:val="24"/>
        </w:rPr>
        <w:t xml:space="preserve"> he keeps </w:t>
      </w:r>
      <w:proofErr w:type="gramStart"/>
      <w:r w:rsidRPr="00E002D6">
        <w:rPr>
          <w:rFonts w:ascii="Times New Roman" w:hAnsi="Times New Roman"/>
          <w:sz w:val="24"/>
        </w:rPr>
        <w:t>fit.(</w:t>
      </w:r>
      <w:proofErr w:type="gramEnd"/>
      <w:r w:rsidRPr="00E002D6">
        <w:rPr>
          <w:rFonts w:ascii="Times New Roman" w:hAnsi="Times New Roman"/>
          <w:sz w:val="24"/>
        </w:rPr>
        <w:t>×)</w:t>
      </w:r>
    </w:p>
    <w:p w14:paraId="4F180D4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 That's the way he keeps </w:t>
      </w:r>
      <w:proofErr w:type="gramStart"/>
      <w:r w:rsidRPr="00E002D6">
        <w:rPr>
          <w:rFonts w:ascii="Times New Roman" w:hAnsi="Times New Roman"/>
          <w:sz w:val="24"/>
        </w:rPr>
        <w:t>fit.(</w:t>
      </w:r>
      <w:proofErr w:type="gramEnd"/>
      <w:r w:rsidRPr="00E002D6">
        <w:rPr>
          <w:rFonts w:ascii="Times New Roman" w:hAnsi="Times New Roman"/>
          <w:sz w:val="24"/>
        </w:rPr>
        <w:t>√)</w:t>
      </w:r>
    </w:p>
    <w:p w14:paraId="68C2067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=That's how he keeps fit.</w:t>
      </w:r>
    </w:p>
    <w:p w14:paraId="767E69A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lastRenderedPageBreak/>
        <w:t>那就是他保持健康的方法。</w:t>
      </w:r>
    </w:p>
    <w:p w14:paraId="6AA9145F" w14:textId="77777777" w:rsidR="00792C08" w:rsidRPr="00E002D6" w:rsidRDefault="00792C08">
      <w:pPr>
        <w:spacing w:line="400" w:lineRule="exact"/>
        <w:rPr>
          <w:rFonts w:ascii="Times New Roman" w:eastAsia="Times New Roman" w:hAnsi="Times New Roman" w:cs="Times New Roman"/>
          <w:i/>
          <w:spacing w:val="-2"/>
          <w:sz w:val="22"/>
          <w:szCs w:val="22"/>
        </w:rPr>
      </w:pPr>
    </w:p>
    <w:p w14:paraId="737F6A88"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7A26E46E" w14:textId="77777777" w:rsidR="00792C08" w:rsidRPr="00E002D6" w:rsidRDefault="00000000">
      <w:pPr>
        <w:pStyle w:val="a3"/>
        <w:numPr>
          <w:ilvl w:val="0"/>
          <w:numId w:val="74"/>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从下列句子中找出正确使用过去完成时的句子。</w:t>
      </w:r>
    </w:p>
    <w:p w14:paraId="41164812"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He left after he </w:t>
      </w:r>
      <w:proofErr w:type="gramStart"/>
      <w:r w:rsidRPr="00E002D6">
        <w:rPr>
          <w:rFonts w:ascii="Times New Roman" w:hAnsi="Times New Roman" w:cs="Times New Roman"/>
          <w:sz w:val="22"/>
          <w:szCs w:val="22"/>
        </w:rPr>
        <w:t>finish</w:t>
      </w:r>
      <w:proofErr w:type="gramEnd"/>
      <w:r w:rsidRPr="00E002D6">
        <w:rPr>
          <w:rFonts w:ascii="Times New Roman" w:hAnsi="Times New Roman" w:cs="Times New Roman"/>
          <w:sz w:val="22"/>
          <w:szCs w:val="22"/>
        </w:rPr>
        <w:t xml:space="preserve"> his homework.</w:t>
      </w:r>
    </w:p>
    <w:p w14:paraId="0ED7BAFA"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By the time she arrived, we had already waited for two hours.</w:t>
      </w:r>
    </w:p>
    <w:p w14:paraId="052CB389"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He had finished his work before he went out.</w:t>
      </w:r>
    </w:p>
    <w:p w14:paraId="1EF0306A"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I </w:t>
      </w:r>
      <w:proofErr w:type="gramStart"/>
      <w:r w:rsidRPr="00E002D6">
        <w:rPr>
          <w:rFonts w:ascii="Times New Roman" w:hAnsi="Times New Roman" w:cs="Times New Roman"/>
          <w:sz w:val="22"/>
          <w:szCs w:val="22"/>
        </w:rPr>
        <w:t>had</w:t>
      </w:r>
      <w:proofErr w:type="gramEnd"/>
      <w:r w:rsidRPr="00E002D6">
        <w:rPr>
          <w:rFonts w:ascii="Times New Roman" w:hAnsi="Times New Roman" w:cs="Times New Roman"/>
          <w:sz w:val="22"/>
          <w:szCs w:val="22"/>
        </w:rPr>
        <w:t xml:space="preserve"> lived here for three years so far.</w:t>
      </w:r>
    </w:p>
    <w:p w14:paraId="7F7E1B56"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I </w:t>
      </w:r>
      <w:proofErr w:type="gramStart"/>
      <w:r w:rsidRPr="00E002D6">
        <w:rPr>
          <w:rFonts w:ascii="Times New Roman" w:hAnsi="Times New Roman" w:cs="Times New Roman"/>
          <w:sz w:val="22"/>
          <w:szCs w:val="22"/>
        </w:rPr>
        <w:t>had seen</w:t>
      </w:r>
      <w:proofErr w:type="gramEnd"/>
      <w:r w:rsidRPr="00E002D6">
        <w:rPr>
          <w:rFonts w:ascii="Times New Roman" w:hAnsi="Times New Roman" w:cs="Times New Roman"/>
          <w:sz w:val="22"/>
          <w:szCs w:val="22"/>
        </w:rPr>
        <w:t xml:space="preserve"> this movie yesterday.</w:t>
      </w:r>
    </w:p>
    <w:p w14:paraId="23EBA15D"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They have known each other since they were kids.</w:t>
      </w:r>
    </w:p>
    <w:p w14:paraId="219A2EA6"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She had made up her mind long before he proposed to her.</w:t>
      </w:r>
    </w:p>
    <w:p w14:paraId="32FC632F"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 girl had been engaged before she met him.</w:t>
      </w:r>
    </w:p>
    <w:p w14:paraId="1775C37D"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When I got to the station, the train had left already.</w:t>
      </w:r>
    </w:p>
    <w:p w14:paraId="1BD95BD8" w14:textId="77777777" w:rsidR="00792C08" w:rsidRPr="00E002D6" w:rsidRDefault="00000000">
      <w:pPr>
        <w:numPr>
          <w:ilvl w:val="0"/>
          <w:numId w:val="75"/>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She has </w:t>
      </w:r>
      <w:proofErr w:type="gramStart"/>
      <w:r w:rsidRPr="00E002D6">
        <w:rPr>
          <w:rFonts w:ascii="Times New Roman" w:hAnsi="Times New Roman" w:cs="Times New Roman"/>
          <w:sz w:val="22"/>
          <w:szCs w:val="22"/>
        </w:rPr>
        <w:t>waited</w:t>
      </w:r>
      <w:proofErr w:type="gramEnd"/>
      <w:r w:rsidRPr="00E002D6">
        <w:rPr>
          <w:rFonts w:ascii="Times New Roman" w:hAnsi="Times New Roman" w:cs="Times New Roman"/>
          <w:sz w:val="22"/>
          <w:szCs w:val="22"/>
        </w:rPr>
        <w:t xml:space="preserve"> for him since last week.</w:t>
      </w:r>
    </w:p>
    <w:p w14:paraId="7CA5213E" w14:textId="77777777" w:rsidR="00792C08" w:rsidRPr="00E002D6" w:rsidRDefault="00792C08">
      <w:pPr>
        <w:spacing w:line="400" w:lineRule="exact"/>
        <w:jc w:val="left"/>
        <w:rPr>
          <w:rFonts w:ascii="Times New Roman" w:hAnsi="Times New Roman" w:cs="Times New Roman"/>
          <w:sz w:val="22"/>
          <w:szCs w:val="22"/>
        </w:rPr>
      </w:pPr>
    </w:p>
    <w:p w14:paraId="65F93511" w14:textId="77777777" w:rsidR="00792C08" w:rsidRPr="00E002D6" w:rsidRDefault="00000000">
      <w:pPr>
        <w:numPr>
          <w:ilvl w:val="0"/>
          <w:numId w:val="7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翻译</w:t>
      </w:r>
    </w:p>
    <w:p w14:paraId="2475BC99" w14:textId="77777777" w:rsidR="00792C08" w:rsidRPr="00E002D6" w:rsidRDefault="00000000">
      <w:pPr>
        <w:numPr>
          <w:ilvl w:val="0"/>
          <w:numId w:val="76"/>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你可以通过网络和远方的朋友通信。（</w:t>
      </w:r>
      <w:r w:rsidRPr="00E002D6">
        <w:rPr>
          <w:rFonts w:ascii="Times New Roman" w:hAnsi="Times New Roman" w:cs="Times New Roman"/>
          <w:sz w:val="22"/>
          <w:szCs w:val="22"/>
        </w:rPr>
        <w:t>correspond</w:t>
      </w:r>
      <w:r w:rsidRPr="00E002D6">
        <w:rPr>
          <w:rFonts w:ascii="Times New Roman" w:hAnsi="Times New Roman" w:cs="Times New Roman"/>
          <w:sz w:val="22"/>
          <w:szCs w:val="22"/>
        </w:rPr>
        <w:t>）</w:t>
      </w:r>
    </w:p>
    <w:p w14:paraId="53D0F0E1" w14:textId="77777777" w:rsidR="00792C08" w:rsidRPr="00E002D6" w:rsidRDefault="00000000">
      <w:pPr>
        <w:numPr>
          <w:ilvl w:val="0"/>
          <w:numId w:val="76"/>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何不试着发一封邮件给他</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r w:rsidRPr="00E002D6">
        <w:rPr>
          <w:rFonts w:ascii="Times New Roman" w:hAnsi="Times New Roman" w:cs="Times New Roman"/>
          <w:sz w:val="22"/>
          <w:szCs w:val="22"/>
        </w:rPr>
        <w:t>E-mail</w:t>
      </w:r>
      <w:r w:rsidRPr="00E002D6">
        <w:rPr>
          <w:rFonts w:ascii="Times New Roman" w:hAnsi="Times New Roman" w:cs="Times New Roman"/>
          <w:sz w:val="22"/>
          <w:szCs w:val="22"/>
        </w:rPr>
        <w:t>）</w:t>
      </w:r>
    </w:p>
    <w:p w14:paraId="11B5C387" w14:textId="77777777" w:rsidR="00792C08" w:rsidRPr="00E002D6" w:rsidRDefault="00000000">
      <w:pPr>
        <w:numPr>
          <w:ilvl w:val="0"/>
          <w:numId w:val="76"/>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我昨天看到留言后，立刻就回复</w:t>
      </w:r>
      <w:r w:rsidRPr="00E002D6">
        <w:rPr>
          <w:rFonts w:ascii="Times New Roman" w:hAnsi="Times New Roman" w:cs="Times New Roman" w:hint="eastAsia"/>
          <w:sz w:val="22"/>
          <w:szCs w:val="22"/>
          <w:lang w:eastAsia="zh"/>
        </w:rPr>
        <w:t>了他</w:t>
      </w:r>
      <w:r w:rsidRPr="00E002D6">
        <w:rPr>
          <w:rFonts w:ascii="Times New Roman" w:hAnsi="Times New Roman" w:cs="Times New Roman"/>
          <w:sz w:val="22"/>
          <w:szCs w:val="22"/>
        </w:rPr>
        <w:t>。（</w:t>
      </w:r>
      <w:r w:rsidRPr="00E002D6">
        <w:rPr>
          <w:rFonts w:ascii="Times New Roman" w:hAnsi="Times New Roman" w:cs="Times New Roman"/>
          <w:sz w:val="22"/>
          <w:szCs w:val="22"/>
        </w:rPr>
        <w:t>reply</w:t>
      </w:r>
      <w:r w:rsidRPr="00E002D6">
        <w:rPr>
          <w:rFonts w:ascii="Times New Roman" w:hAnsi="Times New Roman" w:cs="Times New Roman"/>
          <w:sz w:val="22"/>
          <w:szCs w:val="22"/>
        </w:rPr>
        <w:t>）</w:t>
      </w:r>
    </w:p>
    <w:p w14:paraId="051AD914" w14:textId="77777777" w:rsidR="00792C08" w:rsidRPr="00E002D6" w:rsidRDefault="00000000">
      <w:pPr>
        <w:numPr>
          <w:ilvl w:val="0"/>
          <w:numId w:val="76"/>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他喜欢空闲时和好友在线闲聊。（</w:t>
      </w:r>
      <w:r w:rsidRPr="00E002D6">
        <w:rPr>
          <w:rFonts w:ascii="Times New Roman" w:hAnsi="Times New Roman" w:cs="Times New Roman"/>
          <w:sz w:val="22"/>
          <w:szCs w:val="22"/>
        </w:rPr>
        <w:t>chat</w:t>
      </w:r>
      <w:r w:rsidRPr="00E002D6">
        <w:rPr>
          <w:rFonts w:ascii="Times New Roman" w:hAnsi="Times New Roman" w:cs="Times New Roman"/>
          <w:sz w:val="22"/>
          <w:szCs w:val="22"/>
        </w:rPr>
        <w:t>）</w:t>
      </w:r>
    </w:p>
    <w:p w14:paraId="72068F3B" w14:textId="77777777" w:rsidR="00792C08" w:rsidRPr="00E002D6" w:rsidRDefault="00000000">
      <w:pPr>
        <w:numPr>
          <w:ilvl w:val="0"/>
          <w:numId w:val="76"/>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在她搬到这座城市之前，我们就已经认识了。（</w:t>
      </w:r>
      <w:r w:rsidRPr="00E002D6">
        <w:rPr>
          <w:rFonts w:ascii="Times New Roman" w:hAnsi="Times New Roman" w:cs="Times New Roman"/>
          <w:sz w:val="22"/>
          <w:szCs w:val="22"/>
        </w:rPr>
        <w:t>meet</w:t>
      </w:r>
      <w:r w:rsidRPr="00E002D6">
        <w:rPr>
          <w:rFonts w:ascii="Times New Roman" w:hAnsi="Times New Roman" w:cs="Times New Roman"/>
          <w:sz w:val="22"/>
          <w:szCs w:val="22"/>
        </w:rPr>
        <w:t>）</w:t>
      </w:r>
    </w:p>
    <w:p w14:paraId="00B1C8C4" w14:textId="77777777" w:rsidR="00792C08" w:rsidRPr="00E002D6" w:rsidRDefault="00000000">
      <w:pPr>
        <w:numPr>
          <w:ilvl w:val="0"/>
          <w:numId w:val="76"/>
        </w:numPr>
        <w:spacing w:line="400" w:lineRule="exact"/>
        <w:ind w:firstLine="440"/>
        <w:rPr>
          <w:rFonts w:ascii="Times New Roman" w:hAnsi="Times New Roman" w:cs="Times New Roman"/>
          <w:b/>
          <w:bCs/>
          <w:sz w:val="28"/>
          <w:szCs w:val="28"/>
        </w:rPr>
      </w:pPr>
      <w:r w:rsidRPr="00E002D6">
        <w:rPr>
          <w:rFonts w:ascii="Times New Roman" w:hAnsi="Times New Roman" w:cs="Times New Roman"/>
          <w:sz w:val="22"/>
          <w:szCs w:val="22"/>
        </w:rPr>
        <w:t>不要轻易在网上</w:t>
      </w:r>
      <w:r w:rsidRPr="00E002D6">
        <w:rPr>
          <w:rFonts w:ascii="Times New Roman" w:hAnsi="Times New Roman" w:cs="Times New Roman" w:hint="eastAsia"/>
          <w:sz w:val="22"/>
          <w:szCs w:val="22"/>
          <w:lang w:eastAsia="zh"/>
        </w:rPr>
        <w:t>把</w:t>
      </w:r>
      <w:r w:rsidRPr="00E002D6">
        <w:rPr>
          <w:rFonts w:ascii="Times New Roman" w:hAnsi="Times New Roman" w:cs="Times New Roman" w:hint="eastAsia"/>
          <w:sz w:val="22"/>
          <w:szCs w:val="22"/>
        </w:rPr>
        <w:t>别人</w:t>
      </w:r>
      <w:r w:rsidRPr="00E002D6">
        <w:rPr>
          <w:rFonts w:ascii="Times New Roman" w:hAnsi="Times New Roman" w:cs="Times New Roman"/>
          <w:sz w:val="22"/>
          <w:szCs w:val="22"/>
        </w:rPr>
        <w:t>介绍</w:t>
      </w:r>
      <w:r w:rsidRPr="00E002D6">
        <w:rPr>
          <w:rFonts w:ascii="Times New Roman" w:hAnsi="Times New Roman" w:cs="Times New Roman" w:hint="eastAsia"/>
          <w:sz w:val="22"/>
          <w:szCs w:val="22"/>
          <w:lang w:eastAsia="zh"/>
        </w:rPr>
        <w:t>给</w:t>
      </w:r>
      <w:r w:rsidRPr="00E002D6">
        <w:rPr>
          <w:rFonts w:ascii="Times New Roman" w:hAnsi="Times New Roman" w:cs="Times New Roman"/>
          <w:sz w:val="22"/>
          <w:szCs w:val="22"/>
        </w:rPr>
        <w:t>陌生</w:t>
      </w:r>
      <w:r w:rsidRPr="00E002D6">
        <w:rPr>
          <w:rFonts w:ascii="Times New Roman" w:hAnsi="Times New Roman" w:cs="Times New Roman" w:hint="eastAsia"/>
          <w:sz w:val="22"/>
          <w:szCs w:val="22"/>
        </w:rPr>
        <w:t>人</w:t>
      </w:r>
      <w:r w:rsidRPr="00E002D6">
        <w:rPr>
          <w:rFonts w:ascii="Times New Roman" w:hAnsi="Times New Roman" w:cs="Times New Roman"/>
          <w:sz w:val="22"/>
          <w:szCs w:val="22"/>
        </w:rPr>
        <w:t>。（</w:t>
      </w:r>
      <w:r w:rsidRPr="00E002D6">
        <w:rPr>
          <w:rFonts w:ascii="Times New Roman" w:hAnsi="Times New Roman" w:cs="Times New Roman"/>
          <w:sz w:val="22"/>
          <w:szCs w:val="22"/>
        </w:rPr>
        <w:t>introduce</w:t>
      </w:r>
      <w:r w:rsidRPr="00E002D6">
        <w:rPr>
          <w:rFonts w:ascii="Times New Roman" w:hAnsi="Times New Roman" w:cs="Times New Roman"/>
          <w:sz w:val="22"/>
          <w:szCs w:val="22"/>
        </w:rPr>
        <w:t>）</w:t>
      </w:r>
    </w:p>
    <w:p w14:paraId="3F6FC445" w14:textId="77777777" w:rsidR="00792C08" w:rsidRPr="00E002D6" w:rsidRDefault="00000000">
      <w:pPr>
        <w:numPr>
          <w:ilvl w:val="0"/>
          <w:numId w:val="76"/>
        </w:numPr>
        <w:spacing w:line="400" w:lineRule="exact"/>
        <w:ind w:firstLine="440"/>
        <w:rPr>
          <w:rFonts w:ascii="Times New Roman" w:hAnsi="Times New Roman" w:cs="Times New Roman"/>
          <w:b/>
          <w:bCs/>
          <w:sz w:val="28"/>
          <w:szCs w:val="28"/>
        </w:rPr>
      </w:pPr>
      <w:r w:rsidRPr="00E002D6">
        <w:rPr>
          <w:rFonts w:ascii="Times New Roman" w:hAnsi="Times New Roman" w:cs="Times New Roman" w:hint="eastAsia"/>
          <w:sz w:val="22"/>
          <w:szCs w:val="22"/>
        </w:rPr>
        <w:t>高科技产品在过去几年里快速发展。</w:t>
      </w:r>
      <w:r w:rsidRPr="00E002D6">
        <w:rPr>
          <w:rFonts w:ascii="Times New Roman" w:hAnsi="Times New Roman" w:cs="Times New Roman"/>
          <w:sz w:val="22"/>
          <w:szCs w:val="22"/>
        </w:rPr>
        <w:t>（</w:t>
      </w:r>
      <w:r w:rsidRPr="00E002D6">
        <w:rPr>
          <w:rFonts w:ascii="Times New Roman" w:hAnsi="Times New Roman" w:cs="Times New Roman"/>
          <w:sz w:val="22"/>
          <w:szCs w:val="22"/>
        </w:rPr>
        <w:t>hi-tech</w:t>
      </w:r>
      <w:r w:rsidRPr="00E002D6">
        <w:rPr>
          <w:rFonts w:ascii="Times New Roman" w:hAnsi="Times New Roman" w:cs="Times New Roman"/>
          <w:sz w:val="22"/>
          <w:szCs w:val="22"/>
        </w:rPr>
        <w:t>）</w:t>
      </w:r>
    </w:p>
    <w:p w14:paraId="3DC96655" w14:textId="77777777" w:rsidR="00792C08" w:rsidRPr="00E002D6" w:rsidRDefault="00000000">
      <w:pPr>
        <w:numPr>
          <w:ilvl w:val="0"/>
          <w:numId w:val="76"/>
        </w:numPr>
        <w:spacing w:line="400" w:lineRule="exact"/>
        <w:ind w:firstLine="440"/>
        <w:rPr>
          <w:rFonts w:ascii="Times New Roman" w:hAnsi="Times New Roman" w:cs="Times New Roman"/>
          <w:b/>
          <w:bCs/>
          <w:sz w:val="28"/>
          <w:szCs w:val="28"/>
        </w:rPr>
      </w:pPr>
      <w:r w:rsidRPr="00E002D6">
        <w:rPr>
          <w:rFonts w:ascii="Times New Roman" w:hAnsi="Times New Roman" w:cs="Times New Roman" w:hint="eastAsia"/>
          <w:sz w:val="22"/>
          <w:szCs w:val="22"/>
        </w:rPr>
        <w:t>他和他的妻子已经结婚三年了。</w:t>
      </w:r>
      <w:r w:rsidRPr="00E002D6">
        <w:rPr>
          <w:rFonts w:ascii="Times New Roman" w:hAnsi="Times New Roman" w:cs="Times New Roman"/>
          <w:sz w:val="22"/>
          <w:szCs w:val="22"/>
        </w:rPr>
        <w:t>（</w:t>
      </w:r>
      <w:r w:rsidRPr="00E002D6">
        <w:rPr>
          <w:rFonts w:ascii="Times New Roman" w:hAnsi="Times New Roman" w:cs="Times New Roman"/>
          <w:sz w:val="22"/>
          <w:szCs w:val="22"/>
        </w:rPr>
        <w:t>marry</w:t>
      </w:r>
      <w:r w:rsidRPr="00E002D6">
        <w:rPr>
          <w:rFonts w:ascii="Times New Roman" w:hAnsi="Times New Roman" w:cs="Times New Roman"/>
          <w:sz w:val="22"/>
          <w:szCs w:val="22"/>
        </w:rPr>
        <w:t>）</w:t>
      </w:r>
    </w:p>
    <w:p w14:paraId="726792F5" w14:textId="77777777" w:rsidR="00792C08" w:rsidRPr="00E002D6" w:rsidRDefault="00792C08">
      <w:pPr>
        <w:spacing w:line="400" w:lineRule="exact"/>
        <w:rPr>
          <w:rFonts w:ascii="Times New Roman" w:hAnsi="Times New Roman" w:cs="Times New Roman"/>
          <w:sz w:val="22"/>
          <w:szCs w:val="22"/>
        </w:rPr>
      </w:pPr>
    </w:p>
    <w:p w14:paraId="0A7DB72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作业：找出对等短语连词连接的句子，指出具体连接的那一部分并分析其在句中的成分。</w:t>
      </w:r>
      <w:r w:rsidRPr="00E002D6">
        <w:rPr>
          <w:rFonts w:ascii="Times New Roman" w:hAnsi="Times New Roman" w:cs="Times New Roman" w:hint="eastAsia"/>
          <w:sz w:val="22"/>
          <w:szCs w:val="22"/>
        </w:rPr>
        <w:t xml:space="preserve"> </w:t>
      </w:r>
    </w:p>
    <w:p w14:paraId="13E8B155" w14:textId="77777777" w:rsidR="00792C08" w:rsidRPr="00E002D6" w:rsidRDefault="00792C08">
      <w:pPr>
        <w:spacing w:line="400" w:lineRule="exact"/>
        <w:rPr>
          <w:rFonts w:ascii="Times New Roman" w:hAnsi="Times New Roman" w:cs="Times New Roman"/>
          <w:b/>
          <w:bCs/>
          <w:sz w:val="28"/>
          <w:szCs w:val="28"/>
        </w:rPr>
      </w:pPr>
    </w:p>
    <w:p w14:paraId="60E7D302" w14:textId="77777777" w:rsidR="00792C08" w:rsidRPr="00E002D6" w:rsidRDefault="00792C08">
      <w:pPr>
        <w:spacing w:line="400" w:lineRule="exact"/>
        <w:jc w:val="center"/>
        <w:rPr>
          <w:rFonts w:ascii="Times New Roman" w:hAnsi="Times New Roman" w:cs="Times New Roman"/>
          <w:b/>
          <w:bCs/>
          <w:sz w:val="44"/>
          <w:szCs w:val="44"/>
        </w:rPr>
      </w:pPr>
    </w:p>
    <w:p w14:paraId="3896D85B" w14:textId="77777777" w:rsidR="00792C08" w:rsidRPr="00E002D6" w:rsidRDefault="00792C08">
      <w:pPr>
        <w:spacing w:line="400" w:lineRule="exact"/>
        <w:jc w:val="center"/>
        <w:rPr>
          <w:rFonts w:ascii="Times New Roman" w:hAnsi="Times New Roman" w:cs="Times New Roman"/>
          <w:b/>
          <w:bCs/>
          <w:sz w:val="44"/>
          <w:szCs w:val="44"/>
        </w:rPr>
      </w:pPr>
    </w:p>
    <w:p w14:paraId="0DF6F2BA" w14:textId="77777777" w:rsidR="00792C08" w:rsidRPr="00E002D6" w:rsidRDefault="00000000">
      <w:pPr>
        <w:rPr>
          <w:rFonts w:ascii="Times New Roman" w:hAnsi="Times New Roman" w:cs="Times New Roman"/>
          <w:b/>
          <w:bCs/>
          <w:sz w:val="44"/>
          <w:szCs w:val="44"/>
        </w:rPr>
      </w:pPr>
      <w:r w:rsidRPr="00E002D6">
        <w:rPr>
          <w:rFonts w:ascii="Times New Roman" w:hAnsi="Times New Roman" w:cs="Times New Roman"/>
          <w:b/>
          <w:bCs/>
          <w:sz w:val="44"/>
          <w:szCs w:val="44"/>
        </w:rPr>
        <w:br w:type="page"/>
      </w:r>
    </w:p>
    <w:p w14:paraId="55CA90FA" w14:textId="77777777" w:rsidR="00792C08" w:rsidRPr="00E002D6" w:rsidRDefault="00000000">
      <w:pPr>
        <w:spacing w:line="400" w:lineRule="exact"/>
        <w:jc w:val="center"/>
        <w:rPr>
          <w:rFonts w:ascii="Cambria" w:hAnsi="Cambria" w:cs="Cambria"/>
          <w:b/>
          <w:bCs/>
          <w:sz w:val="22"/>
          <w:szCs w:val="22"/>
        </w:rPr>
      </w:pPr>
      <w:r w:rsidRPr="00E002D6">
        <w:rPr>
          <w:rFonts w:ascii="Times New Roman" w:hAnsi="Times New Roman" w:cs="Times New Roman"/>
          <w:b/>
          <w:bCs/>
          <w:sz w:val="44"/>
          <w:szCs w:val="44"/>
        </w:rPr>
        <w:lastRenderedPageBreak/>
        <w:t xml:space="preserve">Lesson </w:t>
      </w:r>
      <w:r w:rsidRPr="00E002D6">
        <w:rPr>
          <w:rFonts w:ascii="Times New Roman" w:hAnsi="Times New Roman" w:cs="Times New Roman" w:hint="eastAsia"/>
          <w:b/>
          <w:bCs/>
          <w:sz w:val="44"/>
          <w:szCs w:val="44"/>
        </w:rPr>
        <w:t>45-46</w:t>
      </w:r>
    </w:p>
    <w:p w14:paraId="5728A4A1"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 xml:space="preserve">Tough </w:t>
      </w:r>
      <w:proofErr w:type="gramStart"/>
      <w:r w:rsidRPr="00E002D6">
        <w:rPr>
          <w:rFonts w:ascii="Times New Roman" w:hAnsi="Times New Roman" w:cs="Times New Roman" w:hint="eastAsia"/>
          <w:b/>
          <w:bCs/>
          <w:sz w:val="36"/>
          <w:szCs w:val="44"/>
        </w:rPr>
        <w:t>Guys Do</w:t>
      </w:r>
      <w:proofErr w:type="gramEnd"/>
      <w:r w:rsidRPr="00E002D6">
        <w:rPr>
          <w:rFonts w:ascii="Times New Roman" w:hAnsi="Times New Roman" w:cs="Times New Roman" w:hint="eastAsia"/>
          <w:b/>
          <w:bCs/>
          <w:sz w:val="36"/>
          <w:szCs w:val="44"/>
        </w:rPr>
        <w:t xml:space="preserve"> Dance</w:t>
      </w:r>
    </w:p>
    <w:p w14:paraId="4D409E36" w14:textId="77777777" w:rsidR="00792C08" w:rsidRPr="00E002D6" w:rsidRDefault="00792C08">
      <w:pPr>
        <w:spacing w:line="400" w:lineRule="exact"/>
        <w:jc w:val="center"/>
        <w:rPr>
          <w:rFonts w:ascii="Times New Roman" w:hAnsi="Times New Roman" w:cs="Times New Roman"/>
          <w:b/>
          <w:bCs/>
          <w:sz w:val="36"/>
          <w:szCs w:val="44"/>
        </w:rPr>
      </w:pPr>
    </w:p>
    <w:p w14:paraId="430262C5"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D9401A6"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taɪ</w:t>
      </w:r>
      <w:proofErr w:type="spellEnd"/>
      <w:r w:rsidRPr="00E002D6">
        <w:rPr>
          <w:rFonts w:ascii="Cambria" w:hAnsi="Cambria" w:cs="Cambria"/>
          <w:i/>
          <w:iCs/>
          <w:sz w:val="22"/>
          <w:szCs w:val="22"/>
        </w:rPr>
        <w:t xml:space="preserve"> ˌ</w:t>
      </w:r>
      <w:proofErr w:type="spellStart"/>
      <w:r w:rsidRPr="00E002D6">
        <w:rPr>
          <w:rFonts w:ascii="Cambria" w:hAnsi="Cambria" w:cs="Cambria"/>
          <w:i/>
          <w:iCs/>
          <w:sz w:val="22"/>
          <w:szCs w:val="22"/>
        </w:rPr>
        <w:t>bɑksɪŋ</w:t>
      </w:r>
      <w:proofErr w:type="spellEnd"/>
      <w:r w:rsidRPr="00E002D6">
        <w:rPr>
          <w:rFonts w:ascii="Cambria" w:hAnsi="Cambria" w:cs="Cambria"/>
          <w:sz w:val="22"/>
          <w:szCs w:val="22"/>
        </w:rPr>
        <w:t>/ /</w:t>
      </w:r>
      <w:r w:rsidRPr="00E002D6">
        <w:rPr>
          <w:rFonts w:ascii="Cambria" w:hAnsi="Cambria" w:cs="Cambria"/>
          <w:i/>
          <w:iCs/>
          <w:sz w:val="22"/>
          <w:szCs w:val="22"/>
        </w:rPr>
        <w:t>ˈ</w:t>
      </w:r>
      <w:proofErr w:type="spellStart"/>
      <w:r w:rsidRPr="00E002D6">
        <w:rPr>
          <w:rFonts w:ascii="Cambria" w:hAnsi="Cambria" w:cs="Cambria"/>
          <w:i/>
          <w:iCs/>
          <w:sz w:val="22"/>
          <w:szCs w:val="22"/>
        </w:rPr>
        <w:t>vaɪələnt</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blʌdɪ</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ɪnˈvɑlvz</w:t>
      </w:r>
      <w:proofErr w:type="spellEnd"/>
      <w:r w:rsidRPr="00E002D6">
        <w:rPr>
          <w:rFonts w:ascii="Cambria" w:hAnsi="Cambria" w:cs="Cambria"/>
          <w:sz w:val="22"/>
          <w:szCs w:val="22"/>
        </w:rPr>
        <w:t>/</w:t>
      </w:r>
    </w:p>
    <w:p w14:paraId="42100E3A"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Not only is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Thai boxing violent but it is also bloody.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Yet it involves the arts of dance and music. It is both ugly and beautiful at the same time.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That’s why it’s so exciting to watch.</w:t>
      </w:r>
    </w:p>
    <w:p w14:paraId="7CFEA780" w14:textId="77777777" w:rsidR="00792C08" w:rsidRPr="00E002D6" w:rsidRDefault="00000000">
      <w:pPr>
        <w:spacing w:line="400" w:lineRule="exact"/>
        <w:ind w:firstLineChars="200" w:firstLine="436"/>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krɪˈetɪd</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soldʒɚ</w:t>
      </w:r>
      <w:r w:rsidRPr="00E002D6">
        <w:rPr>
          <w:rFonts w:ascii="Cambria" w:eastAsia="宋体" w:hAnsi="Cambria" w:cs="Cambria" w:hint="eastAsia"/>
          <w:i/>
          <w:iCs/>
          <w:spacing w:val="-1"/>
          <w:sz w:val="22"/>
          <w:szCs w:val="22"/>
        </w:rPr>
        <w:t>z</w:t>
      </w:r>
      <w:proofErr w:type="spellEnd"/>
      <w:r w:rsidRPr="00E002D6">
        <w:rPr>
          <w:rFonts w:ascii="Cambria" w:eastAsia="宋体" w:hAnsi="Cambria" w:cs="Cambria"/>
          <w:spacing w:val="-1"/>
          <w:sz w:val="22"/>
          <w:szCs w:val="22"/>
        </w:rPr>
        <w:t xml:space="preserve">/    </w:t>
      </w:r>
    </w:p>
    <w:p w14:paraId="506CD0EF"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Thai boxing was created by soldiers over five hundred years ago.</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w:t>
      </w:r>
    </w:p>
    <w:p w14:paraId="79984F57"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faɪtɚ</w:t>
      </w:r>
      <w:r w:rsidRPr="00E002D6">
        <w:rPr>
          <w:rFonts w:ascii="Cambria" w:eastAsia="宋体" w:hAnsi="Cambria" w:cs="Cambria" w:hint="eastAsia"/>
          <w:i/>
          <w:iCs/>
          <w:spacing w:val="-1"/>
          <w:sz w:val="22"/>
          <w:szCs w:val="22"/>
        </w:rPr>
        <w:t>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əˈspɛʃəlɪ</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niz</w:t>
      </w:r>
      <w:proofErr w:type="spellEnd"/>
      <w:r w:rsidRPr="00E002D6">
        <w:rPr>
          <w:rFonts w:ascii="Cambria" w:eastAsia="宋体" w:hAnsi="Cambria" w:cs="Cambria"/>
          <w:spacing w:val="-1"/>
          <w:sz w:val="22"/>
          <w:szCs w:val="22"/>
        </w:rPr>
        <w:t>/</w:t>
      </w:r>
    </w:p>
    <w:p w14:paraId="6328B9BC"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fighters</w:t>
      </w:r>
      <w:proofErr w:type="gramEnd"/>
      <w:r w:rsidRPr="00E002D6">
        <w:rPr>
          <w:rFonts w:ascii="Times New Roman" w:eastAsia="宋体" w:hAnsi="Times New Roman" w:cs="Times New Roman"/>
          <w:spacing w:val="-1"/>
          <w:sz w:val="28"/>
          <w:szCs w:val="28"/>
        </w:rPr>
        <w:t xml:space="preserve"> use every part of their bodies,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especially their feet,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knees and</w:t>
      </w:r>
    </w:p>
    <w:p w14:paraId="2C6A4853"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ɛlˌboz</w:t>
      </w:r>
      <w:proofErr w:type="spellEnd"/>
      <w:r w:rsidRPr="00E002D6">
        <w:rPr>
          <w:rFonts w:ascii="Cambria" w:eastAsia="宋体" w:hAnsi="Cambria" w:cs="Cambria"/>
          <w:spacing w:val="-1"/>
          <w:sz w:val="22"/>
          <w:szCs w:val="22"/>
        </w:rPr>
        <w:t>/   /</w:t>
      </w:r>
      <w:proofErr w:type="spellStart"/>
      <w:r w:rsidRPr="00E002D6">
        <w:rPr>
          <w:rFonts w:ascii="Cambria" w:eastAsia="宋体" w:hAnsi="Cambria" w:cs="Cambria"/>
          <w:i/>
          <w:iCs/>
          <w:spacing w:val="-1"/>
          <w:sz w:val="22"/>
          <w:szCs w:val="22"/>
        </w:rPr>
        <w:t>straɪk</w:t>
      </w:r>
      <w:proofErr w:type="spellEnd"/>
      <w:r w:rsidRPr="00E002D6">
        <w:rPr>
          <w:rFonts w:ascii="Cambria" w:eastAsia="宋体" w:hAnsi="Cambria" w:cs="Cambria"/>
          <w:spacing w:val="-1"/>
          <w:sz w:val="22"/>
          <w:szCs w:val="22"/>
        </w:rPr>
        <w:t>/     /</w:t>
      </w:r>
      <w:proofErr w:type="spellStart"/>
      <w:r w:rsidRPr="00E002D6">
        <w:rPr>
          <w:rFonts w:ascii="Cambria" w:eastAsia="宋体" w:hAnsi="Cambria" w:cs="Cambria"/>
          <w:i/>
          <w:iCs/>
          <w:spacing w:val="-1"/>
          <w:sz w:val="22"/>
          <w:szCs w:val="22"/>
        </w:rPr>
        <w:t>əˈponənts</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dɛdlɪ</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staɪl</w:t>
      </w:r>
      <w:proofErr w:type="spellEnd"/>
      <w:r w:rsidRPr="00E002D6">
        <w:rPr>
          <w:rFonts w:ascii="Cambria" w:eastAsia="宋体" w:hAnsi="Cambria" w:cs="Cambria"/>
          <w:spacing w:val="-1"/>
          <w:sz w:val="22"/>
          <w:szCs w:val="22"/>
        </w:rPr>
        <w:t>/</w:t>
      </w:r>
    </w:p>
    <w:p w14:paraId="046568A1"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elbows to strike their opponents.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Their deadly style has earned them</w:t>
      </w:r>
    </w:p>
    <w:p w14:paraId="416B9F1C"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rɪˈspɛkt</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ˌ</w:t>
      </w:r>
      <w:proofErr w:type="spellStart"/>
      <w:r w:rsidRPr="00E002D6">
        <w:rPr>
          <w:rFonts w:ascii="Cambria" w:eastAsia="宋体" w:hAnsi="Cambria" w:cs="Cambria"/>
          <w:i/>
          <w:iCs/>
          <w:spacing w:val="-1"/>
          <w:sz w:val="22"/>
          <w:szCs w:val="22"/>
        </w:rPr>
        <w:t>mɑrʃəl</w:t>
      </w:r>
      <w:proofErr w:type="spellEnd"/>
      <w:r w:rsidRPr="00E002D6">
        <w:rPr>
          <w:rFonts w:ascii="Cambria" w:eastAsia="宋体" w:hAnsi="Cambria" w:cs="Cambria"/>
          <w:i/>
          <w:iCs/>
          <w:spacing w:val="-1"/>
          <w:sz w:val="22"/>
          <w:szCs w:val="22"/>
        </w:rPr>
        <w:t xml:space="preserve"> ˈ</w:t>
      </w:r>
      <w:proofErr w:type="spellStart"/>
      <w:r w:rsidRPr="00E002D6">
        <w:rPr>
          <w:rFonts w:ascii="Cambria" w:eastAsia="宋体" w:hAnsi="Cambria" w:cs="Cambria"/>
          <w:i/>
          <w:iCs/>
          <w:spacing w:val="-1"/>
          <w:sz w:val="22"/>
          <w:szCs w:val="22"/>
        </w:rPr>
        <w:t>ɑrtɪsts</w:t>
      </w:r>
      <w:proofErr w:type="spellEnd"/>
      <w:r w:rsidRPr="00E002D6">
        <w:rPr>
          <w:rFonts w:ascii="Cambria" w:eastAsia="宋体" w:hAnsi="Cambria" w:cs="Cambria"/>
          <w:spacing w:val="-1"/>
          <w:sz w:val="22"/>
          <w:szCs w:val="22"/>
        </w:rPr>
        <w:t>/</w:t>
      </w:r>
    </w:p>
    <w:p w14:paraId="58C3DEF8"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respect from other martial artists.</w:t>
      </w:r>
    </w:p>
    <w:p w14:paraId="6D4DBC36"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sɚˈpraɪzɪŋlɪ</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ɡresfəl</w:t>
      </w:r>
      <w:proofErr w:type="spellEnd"/>
      <w:r w:rsidRPr="00E002D6">
        <w:rPr>
          <w:rFonts w:ascii="Cambria" w:eastAsia="宋体" w:hAnsi="Cambria" w:cs="Cambria"/>
          <w:spacing w:val="-1"/>
          <w:sz w:val="22"/>
          <w:szCs w:val="22"/>
        </w:rPr>
        <w:t>/</w:t>
      </w:r>
    </w:p>
    <w:p w14:paraId="5A3A67F0"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Surprisingly,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 fights start off with a graceful dance.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 dance is in</w:t>
      </w:r>
    </w:p>
    <w:p w14:paraId="0DB25A00"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ɑnɚ</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bɑksɚz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bænd</w:t>
      </w:r>
      <w:proofErr w:type="spellEnd"/>
      <w:r w:rsidRPr="00E002D6">
        <w:rPr>
          <w:rFonts w:ascii="Cambria" w:eastAsia="宋体" w:hAnsi="Cambria" w:cs="Cambria"/>
          <w:spacing w:val="-1"/>
          <w:sz w:val="22"/>
          <w:szCs w:val="22"/>
        </w:rPr>
        <w:t>/</w:t>
      </w:r>
    </w:p>
    <w:p w14:paraId="0E33767D"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 xml:space="preserve"> honor of the boxers’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teachers. There is even a small band which plays along with the dance and during the fight.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So,</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who says tough guys don’t dance?</w:t>
      </w:r>
    </w:p>
    <w:p w14:paraId="67554DA2" w14:textId="77777777" w:rsidR="00792C08" w:rsidRPr="00E002D6" w:rsidRDefault="00792C08">
      <w:pPr>
        <w:spacing w:line="400" w:lineRule="exact"/>
        <w:rPr>
          <w:rFonts w:ascii="Times New Roman" w:eastAsia="宋体" w:hAnsi="Times New Roman" w:cs="Times New Roman"/>
          <w:spacing w:val="-1"/>
          <w:sz w:val="28"/>
          <w:szCs w:val="28"/>
        </w:rPr>
      </w:pPr>
    </w:p>
    <w:p w14:paraId="4E9030D8" w14:textId="77777777" w:rsidR="00792C08" w:rsidRPr="00E002D6" w:rsidRDefault="00792C08">
      <w:pPr>
        <w:spacing w:line="400" w:lineRule="exact"/>
        <w:rPr>
          <w:rFonts w:ascii="Times New Roman" w:eastAsia="宋体" w:hAnsi="Times New Roman" w:cs="Times New Roman"/>
          <w:spacing w:val="-1"/>
          <w:sz w:val="28"/>
          <w:szCs w:val="28"/>
        </w:rPr>
      </w:pPr>
    </w:p>
    <w:p w14:paraId="0CAEA50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Martin and Sally have just watched Thai boxing.</w:t>
      </w:r>
    </w:p>
    <w:p w14:paraId="22FD361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Martin;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Sally)</w:t>
      </w:r>
    </w:p>
    <w:p w14:paraId="670FD2B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did you like the fight,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Sally?</w:t>
      </w:r>
    </w:p>
    <w:p w14:paraId="65137438"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ˈbrut</w:t>
      </w:r>
      <w:r w:rsidRPr="00E002D6">
        <w:rPr>
          <w:rFonts w:ascii="Cambria" w:hAnsi="Cambria" w:cs="Cambria" w:hint="eastAsia"/>
          <w:i/>
          <w:iCs/>
          <w:sz w:val="22"/>
          <w:szCs w:val="22"/>
          <w:lang w:eastAsia="zh"/>
        </w:rPr>
        <w:t>ə</w:t>
      </w:r>
      <w:r w:rsidRPr="00E002D6">
        <w:rPr>
          <w:rFonts w:ascii="Cambria" w:hAnsi="Cambria" w:cs="Cambria" w:hint="eastAsia"/>
          <w:i/>
          <w:iCs/>
          <w:sz w:val="22"/>
          <w:szCs w:val="22"/>
          <w:lang w:eastAsia="zh"/>
        </w:rPr>
        <w:t>l</w:t>
      </w:r>
      <w:r w:rsidRPr="00E002D6">
        <w:rPr>
          <w:rFonts w:ascii="Cambria" w:hAnsi="Cambria" w:cs="Cambria"/>
          <w:sz w:val="22"/>
          <w:szCs w:val="22"/>
          <w:lang w:eastAsia="zh-CN"/>
        </w:rPr>
        <w:t>/</w:t>
      </w:r>
    </w:p>
    <w:p w14:paraId="365E7BF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I found it not only too violent but also very brutal.</w:t>
      </w:r>
    </w:p>
    <w:p w14:paraId="61C64A42"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əˈmezɪŋ</w:t>
      </w:r>
      <w:proofErr w:type="spellEnd"/>
      <w:r w:rsidRPr="00E002D6">
        <w:rPr>
          <w:rFonts w:ascii="Cambria" w:hAnsi="Cambria" w:cs="Cambria"/>
          <w:sz w:val="22"/>
          <w:szCs w:val="22"/>
          <w:lang w:eastAsia="zh-CN"/>
        </w:rPr>
        <w:t>/</w:t>
      </w:r>
    </w:p>
    <w:p w14:paraId="0F1BA12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right.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amazing how the fighters can take not only the</w:t>
      </w:r>
    </w:p>
    <w:p w14:paraId="3202A445"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pʌntʃɪŋ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kɪkɪŋ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hænd</w:t>
      </w:r>
      <w:proofErr w:type="spellEnd"/>
      <w:r w:rsidRPr="00E002D6">
        <w:rPr>
          <w:rFonts w:ascii="Cambria" w:hAnsi="Cambria" w:cs="Cambria" w:hint="eastAsia"/>
          <w:i/>
          <w:iCs/>
          <w:sz w:val="22"/>
          <w:szCs w:val="22"/>
          <w:lang w:eastAsia="zh"/>
        </w:rPr>
        <w:t>ə</w:t>
      </w:r>
      <w:r w:rsidRPr="00E002D6">
        <w:rPr>
          <w:rFonts w:ascii="Cambria" w:hAnsi="Cambria" w:cs="Cambria" w:hint="eastAsia"/>
          <w:i/>
          <w:iCs/>
          <w:sz w:val="22"/>
          <w:szCs w:val="22"/>
          <w:lang w:eastAsia="zh"/>
        </w:rPr>
        <w:t>l</w:t>
      </w:r>
      <w:r w:rsidRPr="00E002D6">
        <w:rPr>
          <w:rFonts w:ascii="Cambria" w:hAnsi="Cambria" w:cs="Cambria"/>
          <w:sz w:val="22"/>
          <w:szCs w:val="22"/>
          <w:lang w:eastAsia="zh-CN"/>
        </w:rPr>
        <w:t>/</w:t>
      </w:r>
    </w:p>
    <w:p w14:paraId="2A64C70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punching but all the kicking as 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wouldn’t be able to handle it.</w:t>
      </w:r>
    </w:p>
    <w:p w14:paraId="7733465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mɑdɪst</w:t>
      </w:r>
      <w:proofErr w:type="spellEnd"/>
      <w:r w:rsidRPr="00E002D6">
        <w:rPr>
          <w:rFonts w:ascii="Cambria" w:hAnsi="Cambria" w:cs="Cambria"/>
          <w:sz w:val="22"/>
          <w:szCs w:val="22"/>
          <w:lang w:eastAsia="zh-CN"/>
        </w:rPr>
        <w:t>/</w:t>
      </w:r>
    </w:p>
    <w:p w14:paraId="051E03F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S: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be so modest,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Martin.</w:t>
      </w:r>
    </w:p>
    <w:p w14:paraId="6B8B19E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really.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wouldn’t fight one of those tough guys for all the money in the world.</w:t>
      </w:r>
    </w:p>
    <w:p w14:paraId="526CD64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Would you do it for a kiss?</w:t>
      </w:r>
    </w:p>
    <w:p w14:paraId="34665B0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That’s a different story.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Sure,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will.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you’ve got to pay in advance.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(Martin tries to kiss Sally.)</w:t>
      </w:r>
    </w:p>
    <w:p w14:paraId="55C0176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 don’t.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was only kidding.</w:t>
      </w:r>
    </w:p>
    <w:p w14:paraId="454FADA7" w14:textId="77777777" w:rsidR="00792C08" w:rsidRPr="00E002D6" w:rsidRDefault="00792C08">
      <w:pPr>
        <w:spacing w:line="400" w:lineRule="exact"/>
        <w:rPr>
          <w:rFonts w:ascii="Times New Roman" w:eastAsia="宋体" w:hAnsi="Times New Roman" w:cs="Times New Roman"/>
          <w:spacing w:val="-1"/>
          <w:sz w:val="28"/>
          <w:szCs w:val="28"/>
        </w:rPr>
      </w:pPr>
    </w:p>
    <w:p w14:paraId="1CC5BF94" w14:textId="77777777" w:rsidR="00792C08" w:rsidRPr="00E002D6" w:rsidRDefault="00000000">
      <w:pPr>
        <w:spacing w:line="400" w:lineRule="exact"/>
        <w:jc w:val="left"/>
        <w:rPr>
          <w:rFonts w:ascii="Times New Roman" w:hAnsi="Times New Roman" w:cs="Times New Roman"/>
          <w:b/>
          <w:bCs/>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6953576C"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tough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tʌf</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tʌf</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强硬的；费力的</w:t>
      </w:r>
    </w:p>
    <w:p w14:paraId="3D4DAF17"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guy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ɡaɪ</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家伙</w:t>
      </w:r>
      <w:r w:rsidRPr="00E002D6">
        <w:rPr>
          <w:rFonts w:ascii="Times New Roman" w:hAnsi="Times New Roman" w:cs="Times New Roman" w:hint="eastAsia"/>
          <w:sz w:val="22"/>
          <w:szCs w:val="22"/>
          <w:lang w:eastAsia="zh"/>
        </w:rPr>
        <w:t>（</w:t>
      </w:r>
      <w:proofErr w:type="gramStart"/>
      <w:r w:rsidRPr="00E002D6">
        <w:rPr>
          <w:rFonts w:ascii="Times New Roman" w:hAnsi="Times New Roman" w:cs="Times New Roman"/>
          <w:sz w:val="22"/>
          <w:szCs w:val="22"/>
        </w:rPr>
        <w:t>指</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男人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的口语用法</w:t>
      </w:r>
      <w:proofErr w:type="gramEnd"/>
      <w:r w:rsidRPr="00E002D6">
        <w:rPr>
          <w:rFonts w:ascii="Times New Roman" w:hAnsi="Times New Roman" w:cs="Times New Roman"/>
          <w:sz w:val="22"/>
          <w:szCs w:val="22"/>
        </w:rPr>
        <w:t>）</w:t>
      </w:r>
    </w:p>
    <w:p w14:paraId="6842CB90"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Thai </w:t>
      </w:r>
      <w:proofErr w:type="gramStart"/>
      <w:r w:rsidRPr="00E002D6">
        <w:rPr>
          <w:rFonts w:ascii="Times New Roman" w:hAnsi="Times New Roman" w:cs="Times New Roman"/>
          <w:b/>
          <w:bCs/>
          <w:sz w:val="22"/>
          <w:szCs w:val="22"/>
        </w:rPr>
        <w:t>boxing</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taɪ</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bɑksɪŋ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taɪ</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bɑːksɪŋ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泰拳</w:t>
      </w:r>
      <w:r w:rsidRPr="00E002D6">
        <w:rPr>
          <w:rFonts w:ascii="Times New Roman" w:hAnsi="Times New Roman" w:cs="Times New Roman"/>
          <w:sz w:val="22"/>
          <w:szCs w:val="22"/>
        </w:rPr>
        <w:t xml:space="preserve"> </w:t>
      </w:r>
    </w:p>
    <w:p w14:paraId="658834B8"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violent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vaɪələnt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vaɪələnt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暴力的</w:t>
      </w:r>
    </w:p>
    <w:p w14:paraId="355B55C7"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bloody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blʌdɪ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blʌdi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proofErr w:type="gramEnd"/>
      <w:r w:rsidRPr="00E002D6">
        <w:rPr>
          <w:rFonts w:ascii="Times New Roman" w:hAnsi="Times New Roman" w:cs="Times New Roman" w:hint="eastAsia"/>
          <w:b/>
          <w:bCs/>
          <w:i/>
          <w:sz w:val="22"/>
          <w:szCs w:val="22"/>
        </w:rPr>
        <w:t xml:space="preserve"> </w:t>
      </w:r>
      <w:r w:rsidRPr="00E002D6">
        <w:rPr>
          <w:rFonts w:ascii="Times New Roman" w:hAnsi="Times New Roman" w:cs="Times New Roman"/>
          <w:sz w:val="22"/>
          <w:szCs w:val="22"/>
        </w:rPr>
        <w:t>血腥的</w:t>
      </w:r>
    </w:p>
    <w:p w14:paraId="0BF69275"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involve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ɪnˈvɑlv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ɪnˈvɑːlv</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包括</w:t>
      </w:r>
    </w:p>
    <w:p w14:paraId="0D5D39D8"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create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krɪˈet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krɪˈeɪt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创造</w:t>
      </w:r>
    </w:p>
    <w:p w14:paraId="4C80D4CE"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soldier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soldʒɚ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səʊldʒər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军人</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尤指士兵）</w:t>
      </w:r>
    </w:p>
    <w:p w14:paraId="0570CBAA"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fighter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faɪtɚ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faɪtər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拳击手；格斗者</w:t>
      </w:r>
    </w:p>
    <w:p w14:paraId="5341F0A7"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especially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əˈspɛʃəlɪ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ɪˈspeʃəli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特别地；格外</w:t>
      </w:r>
    </w:p>
    <w:p w14:paraId="23BA23D7"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knee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ni</w:t>
      </w:r>
      <w:proofErr w:type="spellEnd"/>
      <w:r w:rsidRPr="00E002D6">
        <w:rPr>
          <w:rFonts w:ascii="Cambria" w:eastAsia="宋体" w:hAnsi="Cambria" w:cs="Cambria"/>
          <w:spacing w:val="-1"/>
          <w:sz w:val="22"/>
          <w:szCs w:val="22"/>
        </w:rPr>
        <w:t>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膝盖</w:t>
      </w:r>
    </w:p>
    <w:p w14:paraId="36FDBB89"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elbow</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ɛlˌbo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elbəʊ</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手肘</w:t>
      </w:r>
    </w:p>
    <w:p w14:paraId="3F1034BC"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strike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straɪk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straɪk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击</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打</w:t>
      </w:r>
    </w:p>
    <w:p w14:paraId="6BC3F273"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opponent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əˈponənt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əˈpəʊnənt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对手</w:t>
      </w:r>
    </w:p>
    <w:p w14:paraId="57392408"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deadly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dɛdlɪ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dedli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致命的</w:t>
      </w:r>
    </w:p>
    <w:p w14:paraId="4628234B"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style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staɪl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staɪl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风格</w:t>
      </w:r>
      <w:r w:rsidRPr="00E002D6">
        <w:rPr>
          <w:rFonts w:ascii="Times New Roman" w:hAnsi="Times New Roman" w:cs="Times New Roman" w:hint="eastAsia"/>
          <w:sz w:val="22"/>
          <w:szCs w:val="22"/>
          <w:lang w:eastAsia="zh"/>
        </w:rPr>
        <w:t>（</w:t>
      </w:r>
      <w:proofErr w:type="gramStart"/>
      <w:r w:rsidRPr="00E002D6">
        <w:rPr>
          <w:rFonts w:ascii="Times New Roman" w:hAnsi="Times New Roman" w:cs="Times New Roman"/>
          <w:sz w:val="22"/>
          <w:szCs w:val="22"/>
        </w:rPr>
        <w:t>本文指</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打法</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roofErr w:type="gramEnd"/>
    </w:p>
    <w:p w14:paraId="0CDECCAA"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respect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rɪˈspɛkt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rɪˈspekt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尊敬</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敬意</w:t>
      </w:r>
    </w:p>
    <w:p w14:paraId="5A5E561F"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martial </w:t>
      </w:r>
      <w:proofErr w:type="gramStart"/>
      <w:r w:rsidRPr="00E002D6">
        <w:rPr>
          <w:rFonts w:ascii="Times New Roman" w:hAnsi="Times New Roman" w:cs="Times New Roman"/>
          <w:b/>
          <w:bCs/>
          <w:sz w:val="22"/>
          <w:szCs w:val="22"/>
        </w:rPr>
        <w:t>artist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mɑrʃəl</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ɑrtɪst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mɑːrʃəl</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ɑːrtɪst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武术家</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习武</w:t>
      </w:r>
    </w:p>
    <w:p w14:paraId="701ABE39"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之人</w:t>
      </w:r>
    </w:p>
    <w:p w14:paraId="4D007E2D"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surprisingly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sɚˈpraɪzɪŋlɪ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sərˈpraɪzɪŋli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令人惊讶地</w:t>
      </w:r>
    </w:p>
    <w:p w14:paraId="26F56CBA"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graceful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ɡresfəl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ɡreɪsfəl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优雅的</w:t>
      </w:r>
    </w:p>
    <w:p w14:paraId="3058D005"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honor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ɑnɚ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ɑːnər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敬意</w:t>
      </w:r>
    </w:p>
    <w:p w14:paraId="5A312F59"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boxer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bɑksɚ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bɑːksər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拳击手</w:t>
      </w:r>
    </w:p>
    <w:p w14:paraId="2BF259E0" w14:textId="77777777" w:rsidR="00792C08" w:rsidRPr="00E002D6" w:rsidRDefault="00000000">
      <w:pPr>
        <w:numPr>
          <w:ilvl w:val="0"/>
          <w:numId w:val="7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band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bænd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bænd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乐团</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乐队</w:t>
      </w:r>
    </w:p>
    <w:p w14:paraId="0B6EB979"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brutal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ˈbrut</w:t>
      </w:r>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bruːtəl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残忍的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不人道的</w:t>
      </w:r>
    </w:p>
    <w:p w14:paraId="31CE1B4B"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lastRenderedPageBreak/>
        <w:t xml:space="preserve"> </w:t>
      </w:r>
      <w:proofErr w:type="gramStart"/>
      <w:r w:rsidRPr="00E002D6">
        <w:rPr>
          <w:rFonts w:ascii="Times New Roman" w:hAnsi="Times New Roman" w:cs="Times New Roman"/>
          <w:b/>
          <w:bCs/>
          <w:sz w:val="22"/>
          <w:szCs w:val="22"/>
        </w:rPr>
        <w:t>amazing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əˈmezɪŋ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əˈmeɪzɪŋ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令人惊讶的</w:t>
      </w:r>
      <w:r w:rsidRPr="00E002D6">
        <w:rPr>
          <w:rFonts w:ascii="Times New Roman" w:hAnsi="Times New Roman" w:cs="Times New Roman"/>
          <w:sz w:val="22"/>
          <w:szCs w:val="22"/>
        </w:rPr>
        <w:t xml:space="preserve"> </w:t>
      </w:r>
    </w:p>
    <w:p w14:paraId="4AF9D8E6"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punching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pʌntʃɪŋ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pʌntʃɪŋ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拳打</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动名词作名词用，不可数）</w:t>
      </w:r>
      <w:r w:rsidRPr="00E002D6">
        <w:rPr>
          <w:rFonts w:ascii="Times New Roman" w:hAnsi="Times New Roman" w:cs="Times New Roman"/>
          <w:sz w:val="22"/>
          <w:szCs w:val="22"/>
        </w:rPr>
        <w:t xml:space="preserve"> </w:t>
      </w:r>
    </w:p>
    <w:p w14:paraId="6E02C26C"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kicking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kɪkɪŋ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kɪkɪŋ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踢</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动名词作名词用</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不可数）</w:t>
      </w:r>
      <w:r w:rsidRPr="00E002D6">
        <w:rPr>
          <w:rFonts w:ascii="Times New Roman" w:hAnsi="Times New Roman" w:cs="Times New Roman"/>
          <w:sz w:val="22"/>
          <w:szCs w:val="22"/>
        </w:rPr>
        <w:t xml:space="preserve"> </w:t>
      </w:r>
    </w:p>
    <w:p w14:paraId="7AE9A563"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handle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hænd</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hændəl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处理</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应付</w:t>
      </w:r>
    </w:p>
    <w:p w14:paraId="707AC66A" w14:textId="77777777" w:rsidR="00792C08" w:rsidRPr="00E002D6" w:rsidRDefault="00000000">
      <w:pPr>
        <w:numPr>
          <w:ilvl w:val="0"/>
          <w:numId w:val="77"/>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modest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mɑdɪst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mɑːdɪst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谦虚的</w:t>
      </w:r>
    </w:p>
    <w:p w14:paraId="311ACFAA" w14:textId="77777777" w:rsidR="00792C08" w:rsidRPr="00E002D6" w:rsidRDefault="00792C08">
      <w:pPr>
        <w:spacing w:line="400" w:lineRule="exact"/>
        <w:jc w:val="left"/>
        <w:rPr>
          <w:rFonts w:ascii="Times New Roman" w:hAnsi="Times New Roman" w:cs="Times New Roman"/>
          <w:sz w:val="22"/>
          <w:szCs w:val="22"/>
        </w:rPr>
      </w:pPr>
    </w:p>
    <w:p w14:paraId="6C9D69AC"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6DEBDF2C"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本课主要复习对等连词“</w:t>
      </w:r>
      <w:r w:rsidRPr="00E002D6">
        <w:rPr>
          <w:rFonts w:ascii="Times New Roman" w:hAnsi="Times New Roman" w:hint="eastAsia"/>
          <w:color w:val="FDD860" w:themeColor="accent3" w:themeTint="99"/>
          <w:sz w:val="24"/>
        </w:rPr>
        <w:t>not only...but also...</w:t>
      </w:r>
      <w:r w:rsidRPr="00E002D6">
        <w:rPr>
          <w:rFonts w:ascii="Times New Roman" w:hAnsi="Times New Roman" w:hint="eastAsia"/>
          <w:color w:val="FDD860" w:themeColor="accent3" w:themeTint="99"/>
          <w:sz w:val="24"/>
        </w:rPr>
        <w:t>”的用法、</w:t>
      </w:r>
      <w:r w:rsidRPr="00E002D6">
        <w:rPr>
          <w:rFonts w:ascii="Times New Roman" w:hAnsi="Times New Roman" w:hint="eastAsia"/>
          <w:color w:val="FDD860" w:themeColor="accent3" w:themeTint="99"/>
          <w:sz w:val="24"/>
        </w:rPr>
        <w:t>why</w:t>
      </w:r>
      <w:proofErr w:type="gramStart"/>
      <w:r w:rsidRPr="00E002D6">
        <w:rPr>
          <w:rFonts w:ascii="Times New Roman" w:hAnsi="Times New Roman" w:hint="eastAsia"/>
          <w:color w:val="FDD860" w:themeColor="accent3" w:themeTint="99"/>
          <w:sz w:val="24"/>
        </w:rPr>
        <w:t>作关系</w:t>
      </w:r>
      <w:proofErr w:type="gramEnd"/>
      <w:r w:rsidRPr="00E002D6">
        <w:rPr>
          <w:rFonts w:ascii="Times New Roman" w:hAnsi="Times New Roman" w:hint="eastAsia"/>
          <w:color w:val="FDD860" w:themeColor="accent3" w:themeTint="99"/>
          <w:sz w:val="24"/>
        </w:rPr>
        <w:t>副词的用法以及过去时态的被动语态。</w:t>
      </w:r>
    </w:p>
    <w:p w14:paraId="0CDD8636" w14:textId="77777777" w:rsidR="00792C08" w:rsidRPr="00E002D6" w:rsidRDefault="00000000">
      <w:pPr>
        <w:numPr>
          <w:ilvl w:val="0"/>
          <w:numId w:val="78"/>
        </w:numPr>
        <w:spacing w:line="400" w:lineRule="exact"/>
        <w:ind w:firstLine="480"/>
        <w:rPr>
          <w:rFonts w:ascii="Times New Roman" w:hAnsi="Times New Roman"/>
          <w:sz w:val="24"/>
        </w:rPr>
      </w:pPr>
      <w:r w:rsidRPr="00E002D6">
        <w:rPr>
          <w:rFonts w:ascii="Times New Roman" w:hAnsi="Times New Roman" w:hint="eastAsia"/>
          <w:sz w:val="24"/>
        </w:rPr>
        <w:t>对等连词“</w:t>
      </w:r>
      <w:r w:rsidRPr="00E002D6">
        <w:rPr>
          <w:rFonts w:ascii="Times New Roman" w:hAnsi="Times New Roman" w:hint="eastAsia"/>
          <w:sz w:val="24"/>
        </w:rPr>
        <w:t>not only...but also...</w:t>
      </w:r>
      <w:r w:rsidRPr="00E002D6">
        <w:rPr>
          <w:rFonts w:ascii="Times New Roman" w:hAnsi="Times New Roman" w:hint="eastAsia"/>
          <w:sz w:val="24"/>
        </w:rPr>
        <w:t>”的用法</w:t>
      </w:r>
    </w:p>
    <w:p w14:paraId="29727666" w14:textId="77777777" w:rsidR="00792C08" w:rsidRPr="00E002D6" w:rsidRDefault="00000000">
      <w:pPr>
        <w:spacing w:line="400" w:lineRule="exact"/>
        <w:ind w:firstLineChars="100" w:firstLine="240"/>
        <w:rPr>
          <w:rFonts w:ascii="Times New Roman" w:hAnsi="Times New Roman"/>
          <w:sz w:val="24"/>
        </w:rPr>
      </w:pPr>
      <w:r w:rsidRPr="00E002D6">
        <w:rPr>
          <w:rFonts w:ascii="Times New Roman" w:hAnsi="Times New Roman"/>
          <w:sz w:val="24"/>
        </w:rPr>
        <w:t>=not on</w:t>
      </w:r>
      <w:r w:rsidRPr="00E002D6">
        <w:rPr>
          <w:rFonts w:ascii="Times New Roman" w:hAnsi="Times New Roman" w:hint="eastAsia"/>
          <w:sz w:val="24"/>
        </w:rPr>
        <w:t>l</w:t>
      </w:r>
      <w:r w:rsidRPr="00E002D6">
        <w:rPr>
          <w:rFonts w:ascii="Times New Roman" w:hAnsi="Times New Roman"/>
          <w:sz w:val="24"/>
        </w:rPr>
        <w:t>y...bu</w:t>
      </w:r>
      <w:r w:rsidRPr="00E002D6">
        <w:rPr>
          <w:rFonts w:ascii="Times New Roman" w:hAnsi="Times New Roman" w:hint="eastAsia"/>
          <w:sz w:val="24"/>
        </w:rPr>
        <w:t>t</w:t>
      </w:r>
      <w:r w:rsidRPr="00E002D6">
        <w:rPr>
          <w:rFonts w:ascii="Times New Roman" w:hAnsi="Times New Roman"/>
          <w:sz w:val="24"/>
        </w:rPr>
        <w:t>...a</w:t>
      </w:r>
      <w:r w:rsidRPr="00E002D6">
        <w:rPr>
          <w:rFonts w:ascii="Times New Roman" w:hAnsi="Times New Roman" w:hint="eastAsia"/>
          <w:sz w:val="24"/>
        </w:rPr>
        <w:t>s</w:t>
      </w:r>
      <w:r w:rsidRPr="00E002D6">
        <w:rPr>
          <w:rFonts w:ascii="Times New Roman" w:hAnsi="Times New Roman"/>
          <w:sz w:val="24"/>
        </w:rPr>
        <w:t xml:space="preserve"> well</w:t>
      </w:r>
    </w:p>
    <w:p w14:paraId="2734E40C"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not…bu</w:t>
      </w:r>
      <w:r w:rsidRPr="00E002D6">
        <w:rPr>
          <w:rFonts w:ascii="Times New Roman" w:hAnsi="Times New Roman" w:hint="eastAsia"/>
          <w:sz w:val="24"/>
        </w:rPr>
        <w:t>t</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并非</w:t>
      </w:r>
      <w:r w:rsidRPr="00E002D6">
        <w:rPr>
          <w:rFonts w:ascii="Times New Roman" w:hAnsi="Times New Roman" w:hint="eastAsia"/>
          <w:sz w:val="24"/>
          <w:lang w:eastAsia="zh"/>
        </w:rPr>
        <w:t>……</w:t>
      </w:r>
      <w:r w:rsidRPr="00E002D6">
        <w:rPr>
          <w:rFonts w:ascii="Times New Roman" w:hAnsi="Times New Roman"/>
          <w:sz w:val="24"/>
        </w:rPr>
        <w:t>而是</w:t>
      </w:r>
      <w:r w:rsidRPr="00E002D6">
        <w:rPr>
          <w:rFonts w:ascii="Times New Roman" w:hAnsi="Times New Roman" w:hint="eastAsia"/>
          <w:sz w:val="24"/>
          <w:lang w:eastAsia="zh"/>
        </w:rPr>
        <w:t>……</w:t>
      </w:r>
    </w:p>
    <w:p w14:paraId="331D74A8"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either...o</w:t>
      </w:r>
      <w:r w:rsidRPr="00E002D6">
        <w:rPr>
          <w:rFonts w:ascii="Times New Roman" w:hAnsi="Times New Roman" w:hint="eastAsia"/>
          <w:sz w:val="24"/>
        </w:rPr>
        <w:t>r</w:t>
      </w:r>
      <w:r w:rsidRPr="00E002D6">
        <w:rPr>
          <w:rFonts w:ascii="Times New Roman" w:hAnsi="Times New Roman"/>
          <w:sz w:val="24"/>
        </w:rPr>
        <w:t>...</w:t>
      </w:r>
      <w:r w:rsidRPr="00E002D6">
        <w:rPr>
          <w:rFonts w:ascii="Times New Roman" w:hAnsi="Times New Roman" w:hint="eastAsia"/>
          <w:sz w:val="24"/>
        </w:rPr>
        <w:t xml:space="preserve">  </w:t>
      </w:r>
      <w:r w:rsidRPr="00E002D6">
        <w:rPr>
          <w:rFonts w:ascii="Times New Roman" w:hAnsi="Times New Roman"/>
          <w:sz w:val="24"/>
        </w:rPr>
        <w:t>要不</w:t>
      </w:r>
      <w:r w:rsidRPr="00E002D6">
        <w:rPr>
          <w:rFonts w:ascii="Times New Roman" w:hAnsi="Times New Roman" w:hint="eastAsia"/>
          <w:sz w:val="24"/>
          <w:lang w:eastAsia="zh"/>
        </w:rPr>
        <w:t>……</w:t>
      </w:r>
      <w:r w:rsidRPr="00E002D6">
        <w:rPr>
          <w:rFonts w:ascii="Times New Roman" w:hAnsi="Times New Roman"/>
          <w:sz w:val="24"/>
        </w:rPr>
        <w:t>就是</w:t>
      </w:r>
      <w:r w:rsidRPr="00E002D6">
        <w:rPr>
          <w:rFonts w:ascii="Times New Roman" w:hAnsi="Times New Roman" w:hint="eastAsia"/>
          <w:sz w:val="24"/>
          <w:lang w:eastAsia="zh"/>
        </w:rPr>
        <w:t>……</w:t>
      </w:r>
    </w:p>
    <w:p w14:paraId="0C1111C6" w14:textId="77777777" w:rsidR="00792C08" w:rsidRPr="00E002D6" w:rsidRDefault="00000000">
      <w:pPr>
        <w:spacing w:line="400" w:lineRule="exact"/>
        <w:ind w:firstLineChars="100" w:firstLine="240"/>
        <w:rPr>
          <w:rFonts w:ascii="Times New Roman" w:hAnsi="Times New Roman"/>
          <w:sz w:val="24"/>
          <w:lang w:eastAsia="zh"/>
        </w:rPr>
      </w:pPr>
      <w:r w:rsidRPr="00E002D6">
        <w:rPr>
          <w:rFonts w:ascii="Times New Roman" w:hAnsi="Times New Roman"/>
          <w:sz w:val="24"/>
        </w:rPr>
        <w:t>neither...nor...</w:t>
      </w:r>
      <w:r w:rsidRPr="00E002D6">
        <w:rPr>
          <w:rFonts w:ascii="Times New Roman" w:hAnsi="Times New Roman" w:hint="eastAsia"/>
          <w:sz w:val="24"/>
        </w:rPr>
        <w:t xml:space="preserve">  </w:t>
      </w:r>
      <w:r w:rsidRPr="00E002D6">
        <w:rPr>
          <w:rFonts w:ascii="Times New Roman" w:hAnsi="Times New Roman"/>
          <w:sz w:val="24"/>
        </w:rPr>
        <w:t>既非</w:t>
      </w:r>
      <w:r w:rsidRPr="00E002D6">
        <w:rPr>
          <w:rFonts w:ascii="Times New Roman" w:hAnsi="Times New Roman" w:hint="eastAsia"/>
          <w:sz w:val="24"/>
          <w:lang w:eastAsia="zh"/>
        </w:rPr>
        <w:t>……</w:t>
      </w:r>
      <w:r w:rsidRPr="00E002D6">
        <w:rPr>
          <w:rFonts w:ascii="Times New Roman" w:hAnsi="Times New Roman"/>
          <w:sz w:val="24"/>
        </w:rPr>
        <w:t>也非</w:t>
      </w:r>
      <w:r w:rsidRPr="00E002D6">
        <w:rPr>
          <w:rFonts w:ascii="Times New Roman" w:hAnsi="Times New Roman" w:hint="eastAsia"/>
          <w:sz w:val="24"/>
          <w:lang w:eastAsia="zh"/>
        </w:rPr>
        <w:t>……</w:t>
      </w:r>
    </w:p>
    <w:p w14:paraId="05E38A03" w14:textId="77777777" w:rsidR="00792C08" w:rsidRPr="00E002D6" w:rsidRDefault="00000000">
      <w:pPr>
        <w:numPr>
          <w:ilvl w:val="0"/>
          <w:numId w:val="79"/>
        </w:numPr>
        <w:spacing w:line="400" w:lineRule="exact"/>
        <w:ind w:left="425" w:hanging="425"/>
        <w:rPr>
          <w:rFonts w:ascii="Times New Roman" w:hAnsi="Times New Roman"/>
          <w:sz w:val="24"/>
        </w:rPr>
      </w:pPr>
      <w:r w:rsidRPr="00E002D6">
        <w:rPr>
          <w:rFonts w:ascii="Times New Roman" w:hAnsi="Times New Roman"/>
          <w:sz w:val="24"/>
        </w:rPr>
        <w:t>连接单词</w:t>
      </w:r>
      <w:r w:rsidRPr="00E002D6">
        <w:rPr>
          <w:rFonts w:ascii="Times New Roman" w:hAnsi="Times New Roman" w:hint="eastAsia"/>
          <w:sz w:val="24"/>
        </w:rPr>
        <w:t>:</w:t>
      </w:r>
    </w:p>
    <w:p w14:paraId="0532479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w:t>
      </w:r>
      <w:r w:rsidRPr="00E002D6">
        <w:rPr>
          <w:rFonts w:ascii="Times New Roman" w:hAnsi="Times New Roman" w:hint="eastAsia"/>
          <w:sz w:val="24"/>
        </w:rPr>
        <w:t xml:space="preserve"> i</w:t>
      </w:r>
      <w:r w:rsidRPr="00E002D6">
        <w:rPr>
          <w:rFonts w:ascii="Times New Roman" w:hAnsi="Times New Roman"/>
          <w:sz w:val="24"/>
        </w:rPr>
        <w:t>s</w:t>
      </w:r>
      <w:r w:rsidRPr="00E002D6">
        <w:rPr>
          <w:rFonts w:ascii="Times New Roman" w:hAnsi="Times New Roman" w:hint="eastAsia"/>
          <w:sz w:val="24"/>
        </w:rPr>
        <w:t xml:space="preserve"> </w:t>
      </w:r>
      <w:r w:rsidRPr="00E002D6">
        <w:rPr>
          <w:rFonts w:ascii="Times New Roman" w:hAnsi="Times New Roman"/>
          <w:sz w:val="24"/>
        </w:rPr>
        <w:t>no</w:t>
      </w:r>
      <w:r w:rsidRPr="00E002D6">
        <w:rPr>
          <w:rFonts w:ascii="Times New Roman" w:hAnsi="Times New Roman" w:hint="eastAsia"/>
          <w:sz w:val="24"/>
        </w:rPr>
        <w:t xml:space="preserve">t only </w:t>
      </w:r>
      <w:r w:rsidRPr="00E002D6">
        <w:rPr>
          <w:rFonts w:ascii="Times New Roman" w:hAnsi="Times New Roman"/>
          <w:sz w:val="24"/>
        </w:rPr>
        <w:t>a</w:t>
      </w:r>
      <w:r w:rsidRPr="00E002D6">
        <w:rPr>
          <w:rFonts w:ascii="Times New Roman" w:hAnsi="Times New Roman" w:hint="eastAsia"/>
          <w:sz w:val="24"/>
        </w:rPr>
        <w:t xml:space="preserve"> d</w:t>
      </w:r>
      <w:r w:rsidRPr="00E002D6">
        <w:rPr>
          <w:rFonts w:ascii="Times New Roman" w:hAnsi="Times New Roman"/>
          <w:sz w:val="24"/>
        </w:rPr>
        <w:t>o</w:t>
      </w:r>
      <w:r w:rsidRPr="00E002D6">
        <w:rPr>
          <w:rFonts w:ascii="Times New Roman" w:hAnsi="Times New Roman" w:hint="eastAsia"/>
          <w:sz w:val="24"/>
        </w:rPr>
        <w:t>ctor</w:t>
      </w:r>
      <w:r w:rsidRPr="00E002D6">
        <w:rPr>
          <w:rFonts w:ascii="Times New Roman" w:hAnsi="Times New Roman"/>
          <w:sz w:val="24"/>
        </w:rPr>
        <w:t xml:space="preserve"> bu</w:t>
      </w:r>
      <w:r w:rsidRPr="00E002D6">
        <w:rPr>
          <w:rFonts w:ascii="Times New Roman" w:hAnsi="Times New Roman" w:hint="eastAsia"/>
          <w:sz w:val="24"/>
        </w:rPr>
        <w:t xml:space="preserve">t </w:t>
      </w:r>
      <w:r w:rsidRPr="00E002D6">
        <w:rPr>
          <w:rFonts w:ascii="Times New Roman" w:hAnsi="Times New Roman"/>
          <w:sz w:val="24"/>
        </w:rPr>
        <w:t>a</w:t>
      </w:r>
      <w:r w:rsidRPr="00E002D6">
        <w:rPr>
          <w:rFonts w:ascii="Times New Roman" w:hAnsi="Times New Roman" w:hint="eastAsia"/>
          <w:sz w:val="24"/>
        </w:rPr>
        <w:t xml:space="preserve"> writer.</w:t>
      </w:r>
    </w:p>
    <w:p w14:paraId="74F1560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=He is </w:t>
      </w:r>
      <w:proofErr w:type="gramStart"/>
      <w:r w:rsidRPr="00E002D6">
        <w:rPr>
          <w:rFonts w:ascii="Times New Roman" w:hAnsi="Times New Roman"/>
          <w:sz w:val="24"/>
        </w:rPr>
        <w:t>no</w:t>
      </w:r>
      <w:proofErr w:type="gramEnd"/>
      <w:r w:rsidRPr="00E002D6">
        <w:rPr>
          <w:rFonts w:ascii="Times New Roman" w:hAnsi="Times New Roman"/>
          <w:sz w:val="24"/>
        </w:rPr>
        <w:t xml:space="preserve"> only a doctor but a writer as well.</w:t>
      </w:r>
    </w:p>
    <w:p w14:paraId="697E332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他不仅是位医生，而且还是位作家。</w:t>
      </w:r>
    </w:p>
    <w:p w14:paraId="297CDBC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not stingy but generous.</w:t>
      </w:r>
    </w:p>
    <w:p w14:paraId="3608F44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他不是吝啬而是慷慨。</w:t>
      </w:r>
    </w:p>
    <w:p w14:paraId="1090397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Can you speak either English or Japanese?</w:t>
      </w:r>
    </w:p>
    <w:p w14:paraId="07F92C6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你会说英语或日语吗</w:t>
      </w:r>
      <w:r w:rsidRPr="00E002D6">
        <w:rPr>
          <w:rFonts w:ascii="Times New Roman" w:hAnsi="Times New Roman"/>
          <w:sz w:val="24"/>
        </w:rPr>
        <w:t>?</w:t>
      </w:r>
    </w:p>
    <w:p w14:paraId="7D29184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It is neither cold nor hot in fall.</w:t>
      </w:r>
    </w:p>
    <w:p w14:paraId="2C96143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秋天的天气既不冷也不热。</w:t>
      </w:r>
    </w:p>
    <w:p w14:paraId="14937973" w14:textId="77777777" w:rsidR="00792C08" w:rsidRPr="00E002D6" w:rsidRDefault="00000000">
      <w:pPr>
        <w:numPr>
          <w:ilvl w:val="0"/>
          <w:numId w:val="79"/>
        </w:numPr>
        <w:spacing w:line="400" w:lineRule="exact"/>
        <w:ind w:left="425" w:hanging="425"/>
        <w:rPr>
          <w:rFonts w:ascii="Times New Roman" w:hAnsi="Times New Roman"/>
          <w:sz w:val="24"/>
        </w:rPr>
      </w:pPr>
      <w:r w:rsidRPr="00E002D6">
        <w:rPr>
          <w:rFonts w:ascii="Times New Roman" w:hAnsi="Times New Roman"/>
          <w:sz w:val="24"/>
        </w:rPr>
        <w:t>连接短语</w:t>
      </w:r>
      <w:r w:rsidRPr="00E002D6">
        <w:rPr>
          <w:rFonts w:ascii="Times New Roman" w:hAnsi="Times New Roman" w:hint="eastAsia"/>
          <w:sz w:val="24"/>
        </w:rPr>
        <w:t>:</w:t>
      </w:r>
    </w:p>
    <w:p w14:paraId="78A6EBF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He is known not only as a businessman but</w:t>
      </w:r>
      <w:r w:rsidRPr="00E002D6">
        <w:rPr>
          <w:rFonts w:ascii="Times New Roman" w:hAnsi="Times New Roman" w:hint="eastAsia"/>
          <w:sz w:val="24"/>
        </w:rPr>
        <w:t xml:space="preserve"> </w:t>
      </w:r>
      <w:r w:rsidRPr="00E002D6">
        <w:rPr>
          <w:rFonts w:ascii="Times New Roman" w:hAnsi="Times New Roman"/>
          <w:sz w:val="24"/>
        </w:rPr>
        <w:t>(also)</w:t>
      </w:r>
      <w:r w:rsidRPr="00E002D6">
        <w:rPr>
          <w:rFonts w:ascii="Times New Roman" w:hAnsi="Times New Roman" w:hint="eastAsia"/>
          <w:sz w:val="24"/>
        </w:rPr>
        <w:t xml:space="preserve"> </w:t>
      </w:r>
      <w:r w:rsidRPr="00E002D6">
        <w:rPr>
          <w:rFonts w:ascii="Times New Roman" w:hAnsi="Times New Roman"/>
          <w:sz w:val="24"/>
        </w:rPr>
        <w:t>as a statesman.</w:t>
      </w:r>
    </w:p>
    <w:p w14:paraId="36B775F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known not only as a businessman but as a statesman as well.</w:t>
      </w:r>
    </w:p>
    <w:p w14:paraId="37355BB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他不仅是知名的商人，而且也是知名的政治家。</w:t>
      </w:r>
    </w:p>
    <w:p w14:paraId="150C9DA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She was not in Paris but in London.</w:t>
      </w:r>
    </w:p>
    <w:p w14:paraId="2007DFA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她当时人不在巴黎，而是在伦敦。</w:t>
      </w:r>
    </w:p>
    <w:p w14:paraId="691C3CB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either at home or at school</w:t>
      </w:r>
      <w:r w:rsidRPr="00E002D6">
        <w:rPr>
          <w:rFonts w:ascii="Times New Roman" w:hAnsi="Times New Roman" w:hint="eastAsia"/>
          <w:sz w:val="24"/>
        </w:rPr>
        <w:t>.</w:t>
      </w:r>
    </w:p>
    <w:p w14:paraId="7B5349D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他要不是在家，就是在学校。</w:t>
      </w:r>
    </w:p>
    <w:p w14:paraId="4545CBB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neither at home nor at work.</w:t>
      </w:r>
    </w:p>
    <w:p w14:paraId="21A55EA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他既不在家，也没上班。</w:t>
      </w:r>
    </w:p>
    <w:p w14:paraId="602C524E" w14:textId="77777777" w:rsidR="00792C08" w:rsidRPr="00E002D6" w:rsidRDefault="00000000">
      <w:pPr>
        <w:numPr>
          <w:ilvl w:val="0"/>
          <w:numId w:val="79"/>
        </w:numPr>
        <w:spacing w:line="400" w:lineRule="exact"/>
        <w:ind w:left="425" w:hanging="425"/>
        <w:rPr>
          <w:rFonts w:ascii="Times New Roman" w:hAnsi="Times New Roman"/>
          <w:sz w:val="24"/>
        </w:rPr>
      </w:pPr>
      <w:r w:rsidRPr="00E002D6">
        <w:rPr>
          <w:rFonts w:ascii="Times New Roman" w:hAnsi="Times New Roman"/>
          <w:sz w:val="24"/>
        </w:rPr>
        <w:lastRenderedPageBreak/>
        <w:t>连接从句或并列句</w:t>
      </w:r>
      <w:r w:rsidRPr="00E002D6">
        <w:rPr>
          <w:rFonts w:ascii="Times New Roman" w:hAnsi="Times New Roman" w:hint="eastAsia"/>
          <w:sz w:val="24"/>
        </w:rPr>
        <w:t>：</w:t>
      </w:r>
    </w:p>
    <w:p w14:paraId="1F5E51E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He is famous not only because he is rich but(also)</w:t>
      </w:r>
      <w:r w:rsidRPr="00E002D6">
        <w:rPr>
          <w:rFonts w:ascii="Times New Roman" w:hAnsi="Times New Roman" w:hint="eastAsia"/>
          <w:sz w:val="24"/>
        </w:rPr>
        <w:t xml:space="preserve"> b</w:t>
      </w:r>
      <w:r w:rsidRPr="00E002D6">
        <w:rPr>
          <w:rFonts w:ascii="Times New Roman" w:hAnsi="Times New Roman"/>
          <w:sz w:val="24"/>
        </w:rPr>
        <w:t>ecau</w:t>
      </w:r>
      <w:r w:rsidRPr="00E002D6">
        <w:rPr>
          <w:rFonts w:ascii="Times New Roman" w:hAnsi="Times New Roman" w:hint="eastAsia"/>
          <w:sz w:val="24"/>
        </w:rPr>
        <w:t>se he is g</w:t>
      </w:r>
      <w:r w:rsidRPr="00E002D6">
        <w:rPr>
          <w:rFonts w:ascii="Times New Roman" w:hAnsi="Times New Roman"/>
          <w:sz w:val="24"/>
        </w:rPr>
        <w:t>enerous.</w:t>
      </w:r>
    </w:p>
    <w:p w14:paraId="0079D7E7"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 is famous not only because he is rich but because he is generous</w:t>
      </w:r>
      <w:r w:rsidRPr="00E002D6">
        <w:rPr>
          <w:rFonts w:ascii="Times New Roman" w:hAnsi="Times New Roman" w:hint="eastAsia"/>
          <w:sz w:val="24"/>
        </w:rPr>
        <w:t xml:space="preserve"> </w:t>
      </w:r>
      <w:r w:rsidRPr="00E002D6">
        <w:rPr>
          <w:rFonts w:ascii="Times New Roman" w:hAnsi="Times New Roman"/>
          <w:sz w:val="24"/>
        </w:rPr>
        <w:t>as well.</w:t>
      </w:r>
    </w:p>
    <w:p w14:paraId="5D5C747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他出名不仅是因为他有钱，也是因为他很慷慨。</w:t>
      </w:r>
    </w:p>
    <w:p w14:paraId="3EEDA26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I want to buy this not</w:t>
      </w:r>
      <w:r w:rsidRPr="00E002D6">
        <w:rPr>
          <w:rFonts w:ascii="Times New Roman" w:hAnsi="Times New Roman" w:hint="eastAsia"/>
          <w:sz w:val="24"/>
        </w:rPr>
        <w:t xml:space="preserve"> b</w:t>
      </w:r>
      <w:r w:rsidRPr="00E002D6">
        <w:rPr>
          <w:rFonts w:ascii="Times New Roman" w:hAnsi="Times New Roman"/>
          <w:sz w:val="24"/>
        </w:rPr>
        <w:t>eca</w:t>
      </w:r>
      <w:r w:rsidRPr="00E002D6">
        <w:rPr>
          <w:rFonts w:ascii="Times New Roman" w:hAnsi="Times New Roman" w:hint="eastAsia"/>
          <w:sz w:val="24"/>
        </w:rPr>
        <w:t xml:space="preserve">use it is </w:t>
      </w:r>
      <w:r w:rsidRPr="00E002D6">
        <w:rPr>
          <w:rFonts w:ascii="Times New Roman" w:hAnsi="Times New Roman"/>
          <w:sz w:val="24"/>
        </w:rPr>
        <w:t>cheap,</w:t>
      </w:r>
      <w:r w:rsidRPr="00E002D6">
        <w:rPr>
          <w:rFonts w:ascii="Times New Roman" w:hAnsi="Times New Roman" w:hint="eastAsia"/>
          <w:sz w:val="24"/>
        </w:rPr>
        <w:t xml:space="preserve"> </w:t>
      </w:r>
      <w:r w:rsidRPr="00E002D6">
        <w:rPr>
          <w:rFonts w:ascii="Times New Roman" w:hAnsi="Times New Roman"/>
          <w:sz w:val="24"/>
        </w:rPr>
        <w:t>bu</w:t>
      </w:r>
      <w:r w:rsidRPr="00E002D6">
        <w:rPr>
          <w:rFonts w:ascii="Times New Roman" w:hAnsi="Times New Roman" w:hint="eastAsia"/>
          <w:sz w:val="24"/>
        </w:rPr>
        <w:t>t</w:t>
      </w:r>
      <w:r w:rsidRPr="00E002D6">
        <w:rPr>
          <w:rFonts w:ascii="Times New Roman" w:hAnsi="Times New Roman"/>
          <w:sz w:val="24"/>
        </w:rPr>
        <w:t xml:space="preserve"> becaus</w:t>
      </w:r>
      <w:r w:rsidRPr="00E002D6">
        <w:rPr>
          <w:rFonts w:ascii="Times New Roman" w:hAnsi="Times New Roman" w:hint="eastAsia"/>
          <w:sz w:val="24"/>
        </w:rPr>
        <w:t>e it is useful.</w:t>
      </w:r>
    </w:p>
    <w:p w14:paraId="3D7BF0D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我想买这样东西不是因为便宜，而是因为实用。</w:t>
      </w:r>
    </w:p>
    <w:p w14:paraId="56D2E3A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Either you</w:t>
      </w:r>
      <w:r w:rsidRPr="00E002D6">
        <w:rPr>
          <w:rFonts w:ascii="Times New Roman" w:hAnsi="Times New Roman" w:hint="eastAsia"/>
          <w:sz w:val="24"/>
        </w:rPr>
        <w:t xml:space="preserve"> are w</w:t>
      </w:r>
      <w:r w:rsidRPr="00E002D6">
        <w:rPr>
          <w:rFonts w:ascii="Times New Roman" w:hAnsi="Times New Roman"/>
          <w:sz w:val="24"/>
        </w:rPr>
        <w:t>rong</w:t>
      </w:r>
      <w:r w:rsidRPr="00E002D6">
        <w:rPr>
          <w:rFonts w:ascii="Times New Roman" w:hAnsi="Times New Roman" w:hint="eastAsia"/>
          <w:sz w:val="24"/>
        </w:rPr>
        <w:t xml:space="preserve">, </w:t>
      </w:r>
      <w:r w:rsidRPr="00E002D6">
        <w:rPr>
          <w:rFonts w:ascii="Times New Roman" w:hAnsi="Times New Roman"/>
          <w:sz w:val="24"/>
        </w:rPr>
        <w:t>or</w:t>
      </w:r>
      <w:r w:rsidRPr="00E002D6">
        <w:rPr>
          <w:rFonts w:ascii="Times New Roman" w:hAnsi="Times New Roman" w:hint="eastAsia"/>
          <w:sz w:val="24"/>
        </w:rPr>
        <w:t xml:space="preserve"> I am.</w:t>
      </w:r>
    </w:p>
    <w:p w14:paraId="7375954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不是你错，就是我错了。</w:t>
      </w:r>
    </w:p>
    <w:p w14:paraId="00ECA36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Helen wants to marry Tom neithe</w:t>
      </w:r>
      <w:r w:rsidRPr="00E002D6">
        <w:rPr>
          <w:rFonts w:ascii="Times New Roman" w:hAnsi="Times New Roman" w:hint="eastAsia"/>
          <w:sz w:val="24"/>
        </w:rPr>
        <w:t>r</w:t>
      </w:r>
      <w:r w:rsidRPr="00E002D6">
        <w:rPr>
          <w:rFonts w:ascii="Times New Roman" w:hAnsi="Times New Roman"/>
          <w:sz w:val="24"/>
        </w:rPr>
        <w:t xml:space="preserve"> because he is rich nor</w:t>
      </w:r>
      <w:r w:rsidRPr="00E002D6">
        <w:rPr>
          <w:rFonts w:ascii="Times New Roman" w:hAnsi="Times New Roman" w:hint="eastAsia"/>
          <w:sz w:val="24"/>
        </w:rPr>
        <w:t xml:space="preserve"> be</w:t>
      </w:r>
      <w:r w:rsidRPr="00E002D6">
        <w:rPr>
          <w:rFonts w:ascii="Times New Roman" w:hAnsi="Times New Roman"/>
          <w:sz w:val="24"/>
        </w:rPr>
        <w:t>cause</w:t>
      </w:r>
      <w:r w:rsidRPr="00E002D6">
        <w:rPr>
          <w:rFonts w:ascii="Times New Roman" w:hAnsi="Times New Roman" w:hint="eastAsia"/>
          <w:sz w:val="24"/>
        </w:rPr>
        <w:t xml:space="preserve"> </w:t>
      </w:r>
      <w:r w:rsidRPr="00E002D6">
        <w:rPr>
          <w:rFonts w:ascii="Times New Roman" w:hAnsi="Times New Roman"/>
          <w:sz w:val="24"/>
        </w:rPr>
        <w:t>h</w:t>
      </w:r>
      <w:r w:rsidRPr="00E002D6">
        <w:rPr>
          <w:rFonts w:ascii="Times New Roman" w:hAnsi="Times New Roman" w:hint="eastAsia"/>
          <w:sz w:val="24"/>
        </w:rPr>
        <w:t>e is good-lo</w:t>
      </w:r>
      <w:r w:rsidRPr="00E002D6">
        <w:rPr>
          <w:rFonts w:ascii="Times New Roman" w:hAnsi="Times New Roman"/>
          <w:sz w:val="24"/>
        </w:rPr>
        <w:t>oking</w:t>
      </w:r>
      <w:r w:rsidRPr="00E002D6">
        <w:rPr>
          <w:rFonts w:ascii="Times New Roman" w:hAnsi="Times New Roman" w:hint="eastAsia"/>
          <w:sz w:val="24"/>
        </w:rPr>
        <w:t>.</w:t>
      </w:r>
    </w:p>
    <w:p w14:paraId="1146765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海伦想嫁给汤</w:t>
      </w:r>
      <w:proofErr w:type="gramStart"/>
      <w:r w:rsidRPr="00E002D6">
        <w:rPr>
          <w:rFonts w:ascii="Times New Roman" w:hAnsi="Times New Roman"/>
          <w:sz w:val="24"/>
        </w:rPr>
        <w:t>姆</w:t>
      </w:r>
      <w:proofErr w:type="gramEnd"/>
      <w:r w:rsidRPr="00E002D6">
        <w:rPr>
          <w:rFonts w:ascii="Times New Roman" w:hAnsi="Times New Roman"/>
          <w:sz w:val="24"/>
        </w:rPr>
        <w:t>既不是因为他有钱，也不是因为他长得帅。</w:t>
      </w:r>
    </w:p>
    <w:p w14:paraId="57360CF1" w14:textId="77777777" w:rsidR="00792C08" w:rsidRPr="00E002D6" w:rsidRDefault="00000000">
      <w:pPr>
        <w:numPr>
          <w:ilvl w:val="0"/>
          <w:numId w:val="80"/>
        </w:numPr>
        <w:spacing w:line="400" w:lineRule="exact"/>
        <w:rPr>
          <w:rFonts w:ascii="Times New Roman" w:hAnsi="Times New Roman"/>
          <w:sz w:val="24"/>
        </w:rPr>
      </w:pPr>
      <w:r w:rsidRPr="00E002D6">
        <w:rPr>
          <w:rFonts w:ascii="Times New Roman" w:hAnsi="Times New Roman"/>
          <w:sz w:val="24"/>
        </w:rPr>
        <w:t>注意</w:t>
      </w:r>
      <w:r w:rsidRPr="00E002D6">
        <w:rPr>
          <w:rFonts w:ascii="Times New Roman" w:hAnsi="Times New Roman" w:hint="eastAsia"/>
          <w:sz w:val="24"/>
        </w:rPr>
        <w:t>:</w:t>
      </w:r>
    </w:p>
    <w:p w14:paraId="4F9B6722"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a.</w:t>
      </w:r>
      <w:r w:rsidRPr="00E002D6">
        <w:rPr>
          <w:rFonts w:ascii="Times New Roman" w:hAnsi="Times New Roman"/>
          <w:sz w:val="24"/>
        </w:rPr>
        <w:t>上述四个对等连词连接对等的主语时，其后动词要</w:t>
      </w:r>
      <w:proofErr w:type="gramStart"/>
      <w:r w:rsidRPr="00E002D6">
        <w:rPr>
          <w:rFonts w:ascii="Times New Roman" w:hAnsi="Times New Roman"/>
          <w:sz w:val="24"/>
        </w:rPr>
        <w:t>随最近</w:t>
      </w:r>
      <w:proofErr w:type="gramEnd"/>
      <w:r w:rsidRPr="00E002D6">
        <w:rPr>
          <w:rFonts w:ascii="Times New Roman" w:hAnsi="Times New Roman"/>
          <w:sz w:val="24"/>
        </w:rPr>
        <w:t>的主语做变化。</w:t>
      </w:r>
    </w:p>
    <w:p w14:paraId="17D062F6"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例</w:t>
      </w:r>
      <w:r w:rsidRPr="00E002D6">
        <w:rPr>
          <w:rFonts w:ascii="Times New Roman" w:hAnsi="Times New Roman" w:hint="eastAsia"/>
          <w:sz w:val="24"/>
        </w:rPr>
        <w:t>如：</w:t>
      </w:r>
      <w:r w:rsidRPr="00E002D6">
        <w:rPr>
          <w:rFonts w:ascii="Times New Roman" w:hAnsi="Times New Roman"/>
          <w:sz w:val="24"/>
        </w:rPr>
        <w:t>Not only you but I am to blame.</w:t>
      </w:r>
    </w:p>
    <w:p w14:paraId="30714884"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不仅你，连我也要受责难。</w:t>
      </w:r>
    </w:p>
    <w:p w14:paraId="04F7BEEE"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I but she is responsible for it</w:t>
      </w:r>
      <w:r w:rsidRPr="00E002D6">
        <w:rPr>
          <w:rFonts w:ascii="Times New Roman" w:hAnsi="Times New Roman" w:hint="eastAsia"/>
          <w:sz w:val="24"/>
        </w:rPr>
        <w:t>.</w:t>
      </w:r>
    </w:p>
    <w:p w14:paraId="2F64752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不是我，而是她该负责任。</w:t>
      </w:r>
    </w:p>
    <w:p w14:paraId="3BEFE21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Either you or he has made the mistake.</w:t>
      </w:r>
    </w:p>
    <w:p w14:paraId="7CC25729"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不是你就是他犯了这个错。</w:t>
      </w:r>
    </w:p>
    <w:p w14:paraId="4696BDED"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Neither she nor I am free.</w:t>
      </w:r>
    </w:p>
    <w:p w14:paraId="2000F4A8"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她和我都没空。</w:t>
      </w:r>
    </w:p>
    <w:p w14:paraId="5FB6966A" w14:textId="77777777" w:rsidR="00792C08" w:rsidRPr="00E002D6" w:rsidRDefault="00000000">
      <w:pPr>
        <w:spacing w:line="400" w:lineRule="exact"/>
        <w:rPr>
          <w:rFonts w:ascii="Times New Roman" w:hAnsi="Times New Roman"/>
          <w:sz w:val="24"/>
        </w:rPr>
      </w:pPr>
      <w:proofErr w:type="spellStart"/>
      <w:r w:rsidRPr="00E002D6">
        <w:rPr>
          <w:rFonts w:ascii="Times New Roman" w:hAnsi="Times New Roman"/>
          <w:sz w:val="24"/>
        </w:rPr>
        <w:t>b.not</w:t>
      </w:r>
      <w:proofErr w:type="spellEnd"/>
      <w:r w:rsidRPr="00E002D6">
        <w:rPr>
          <w:rFonts w:ascii="Times New Roman" w:hAnsi="Times New Roman"/>
          <w:sz w:val="24"/>
        </w:rPr>
        <w:t xml:space="preserve"> on</w:t>
      </w:r>
      <w:r w:rsidRPr="00E002D6">
        <w:rPr>
          <w:rFonts w:ascii="Times New Roman" w:hAnsi="Times New Roman" w:hint="eastAsia"/>
          <w:sz w:val="24"/>
        </w:rPr>
        <w:t>l</w:t>
      </w:r>
      <w:r w:rsidRPr="00E002D6">
        <w:rPr>
          <w:rFonts w:ascii="Times New Roman" w:hAnsi="Times New Roman"/>
          <w:sz w:val="24"/>
        </w:rPr>
        <w:t>y...but also...</w:t>
      </w:r>
      <w:r w:rsidRPr="00E002D6">
        <w:rPr>
          <w:rFonts w:ascii="Times New Roman" w:hAnsi="Times New Roman"/>
          <w:sz w:val="24"/>
        </w:rPr>
        <w:t>连接对等的主句时，</w:t>
      </w:r>
      <w:r w:rsidRPr="00E002D6">
        <w:rPr>
          <w:rFonts w:ascii="Times New Roman" w:hAnsi="Times New Roman"/>
          <w:sz w:val="24"/>
        </w:rPr>
        <w:t>not only</w:t>
      </w:r>
      <w:r w:rsidRPr="00E002D6">
        <w:rPr>
          <w:rFonts w:ascii="Times New Roman" w:hAnsi="Times New Roman"/>
          <w:sz w:val="24"/>
        </w:rPr>
        <w:t>若置于句首，其后的句子要采用倒装结构；且</w:t>
      </w:r>
      <w:r w:rsidRPr="00E002D6">
        <w:rPr>
          <w:rFonts w:ascii="Times New Roman" w:hAnsi="Times New Roman"/>
          <w:sz w:val="24"/>
        </w:rPr>
        <w:t>but also</w:t>
      </w:r>
      <w:r w:rsidRPr="00E002D6">
        <w:rPr>
          <w:rFonts w:ascii="Times New Roman" w:hAnsi="Times New Roman"/>
          <w:sz w:val="24"/>
        </w:rPr>
        <w:t>在连接句子时，</w:t>
      </w:r>
      <w:r w:rsidRPr="00E002D6">
        <w:rPr>
          <w:rFonts w:ascii="Times New Roman" w:hAnsi="Times New Roman"/>
          <w:sz w:val="24"/>
        </w:rPr>
        <w:t>also</w:t>
      </w:r>
      <w:r w:rsidRPr="00E002D6">
        <w:rPr>
          <w:rFonts w:ascii="Times New Roman" w:hAnsi="Times New Roman"/>
          <w:sz w:val="24"/>
        </w:rPr>
        <w:t>要省略，或置于句中，而不可在</w:t>
      </w:r>
      <w:r w:rsidRPr="00E002D6">
        <w:rPr>
          <w:rFonts w:ascii="Times New Roman" w:hAnsi="Times New Roman"/>
          <w:sz w:val="24"/>
        </w:rPr>
        <w:t>but also</w:t>
      </w:r>
      <w:r w:rsidRPr="00E002D6">
        <w:rPr>
          <w:rFonts w:ascii="Times New Roman" w:hAnsi="Times New Roman"/>
          <w:sz w:val="24"/>
        </w:rPr>
        <w:t>后直接</w:t>
      </w:r>
      <w:proofErr w:type="gramStart"/>
      <w:r w:rsidRPr="00E002D6">
        <w:rPr>
          <w:rFonts w:ascii="Times New Roman" w:hAnsi="Times New Roman"/>
          <w:sz w:val="24"/>
        </w:rPr>
        <w:t>接</w:t>
      </w:r>
      <w:proofErr w:type="gramEnd"/>
      <w:r w:rsidRPr="00E002D6">
        <w:rPr>
          <w:rFonts w:ascii="Times New Roman" w:hAnsi="Times New Roman"/>
          <w:sz w:val="24"/>
        </w:rPr>
        <w:t>句子。</w:t>
      </w:r>
    </w:p>
    <w:p w14:paraId="7AB541F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sz w:val="24"/>
        </w:rPr>
        <w:t xml:space="preserve">Not only </w:t>
      </w:r>
      <w:proofErr w:type="gramStart"/>
      <w:r w:rsidRPr="00E002D6">
        <w:rPr>
          <w:rFonts w:ascii="Times New Roman" w:hAnsi="Times New Roman"/>
          <w:sz w:val="24"/>
        </w:rPr>
        <w:t>he is</w:t>
      </w:r>
      <w:proofErr w:type="gramEnd"/>
      <w:r w:rsidRPr="00E002D6">
        <w:rPr>
          <w:rFonts w:ascii="Times New Roman" w:hAnsi="Times New Roman"/>
          <w:sz w:val="24"/>
        </w:rPr>
        <w:t xml:space="preserve"> clever,</w:t>
      </w:r>
      <w:r w:rsidRPr="00E002D6">
        <w:rPr>
          <w:rFonts w:ascii="Times New Roman" w:hAnsi="Times New Roman" w:hint="eastAsia"/>
          <w:sz w:val="24"/>
        </w:rPr>
        <w:t xml:space="preserve"> </w:t>
      </w:r>
      <w:r w:rsidRPr="00E002D6">
        <w:rPr>
          <w:rFonts w:ascii="Times New Roman" w:hAnsi="Times New Roman"/>
          <w:sz w:val="24"/>
        </w:rPr>
        <w:t xml:space="preserve">but </w:t>
      </w:r>
      <w:proofErr w:type="gramStart"/>
      <w:r w:rsidRPr="00E002D6">
        <w:rPr>
          <w:rFonts w:ascii="Times New Roman" w:hAnsi="Times New Roman"/>
          <w:sz w:val="24"/>
        </w:rPr>
        <w:t>also</w:t>
      </w:r>
      <w:proofErr w:type="gramEnd"/>
      <w:r w:rsidRPr="00E002D6">
        <w:rPr>
          <w:rFonts w:ascii="Times New Roman" w:hAnsi="Times New Roman"/>
          <w:sz w:val="24"/>
        </w:rPr>
        <w:t xml:space="preserve"> he is </w:t>
      </w:r>
      <w:proofErr w:type="gramStart"/>
      <w:r w:rsidRPr="00E002D6">
        <w:rPr>
          <w:rFonts w:ascii="Times New Roman" w:hAnsi="Times New Roman"/>
          <w:sz w:val="24"/>
        </w:rPr>
        <w:t>humorous.(</w:t>
      </w:r>
      <w:proofErr w:type="gramEnd"/>
      <w:r w:rsidRPr="00E002D6">
        <w:rPr>
          <w:rFonts w:ascii="Times New Roman" w:hAnsi="Times New Roman"/>
          <w:sz w:val="24"/>
        </w:rPr>
        <w:t>×)</w:t>
      </w:r>
    </w:p>
    <w:p w14:paraId="16B16CD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 xml:space="preserve">but he </w:t>
      </w:r>
      <w:r w:rsidRPr="00E002D6">
        <w:rPr>
          <w:rFonts w:ascii="Times New Roman" w:hAnsi="Times New Roman" w:hint="eastAsia"/>
          <w:sz w:val="24"/>
        </w:rPr>
        <w:t xml:space="preserve">is (also) </w:t>
      </w:r>
      <w:proofErr w:type="gramStart"/>
      <w:r w:rsidRPr="00E002D6">
        <w:rPr>
          <w:rFonts w:ascii="Times New Roman" w:hAnsi="Times New Roman" w:hint="eastAsia"/>
          <w:sz w:val="24"/>
        </w:rPr>
        <w:t>humorous.</w:t>
      </w:r>
      <w:r w:rsidRPr="00E002D6">
        <w:rPr>
          <w:rFonts w:ascii="Times New Roman" w:hAnsi="Times New Roman"/>
          <w:sz w:val="24"/>
        </w:rPr>
        <w:t>(</w:t>
      </w:r>
      <w:proofErr w:type="gramEnd"/>
      <w:r w:rsidRPr="00E002D6">
        <w:rPr>
          <w:rFonts w:ascii="Times New Roman" w:hAnsi="Times New Roman"/>
          <w:sz w:val="24"/>
        </w:rPr>
        <w:t>√)</w:t>
      </w:r>
    </w:p>
    <w:p w14:paraId="2FA8429A"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=Not only is he clever,</w:t>
      </w:r>
      <w:r w:rsidRPr="00E002D6">
        <w:rPr>
          <w:rFonts w:ascii="Times New Roman" w:hAnsi="Times New Roman" w:hint="eastAsia"/>
          <w:sz w:val="24"/>
        </w:rPr>
        <w:t xml:space="preserve"> </w:t>
      </w:r>
      <w:r w:rsidRPr="00E002D6">
        <w:rPr>
          <w:rFonts w:ascii="Times New Roman" w:hAnsi="Times New Roman"/>
          <w:sz w:val="24"/>
        </w:rPr>
        <w:t>but he is humorous as well.</w:t>
      </w:r>
    </w:p>
    <w:p w14:paraId="650FDC05"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他不仅聪明而且还很幽默。</w:t>
      </w:r>
    </w:p>
    <w:p w14:paraId="2C788FFF" w14:textId="77777777" w:rsidR="00792C08" w:rsidRPr="00E002D6" w:rsidRDefault="00792C08">
      <w:pPr>
        <w:spacing w:line="400" w:lineRule="exact"/>
        <w:rPr>
          <w:rFonts w:ascii="Times New Roman" w:hAnsi="Times New Roman"/>
          <w:sz w:val="24"/>
        </w:rPr>
      </w:pPr>
    </w:p>
    <w:p w14:paraId="2838FDDC" w14:textId="77777777" w:rsidR="00792C08" w:rsidRPr="00E002D6" w:rsidRDefault="00000000">
      <w:pPr>
        <w:numPr>
          <w:ilvl w:val="0"/>
          <w:numId w:val="78"/>
        </w:numPr>
        <w:spacing w:line="400" w:lineRule="exact"/>
        <w:ind w:firstLine="480"/>
        <w:rPr>
          <w:rFonts w:ascii="Times New Roman" w:hAnsi="Times New Roman"/>
          <w:sz w:val="24"/>
        </w:rPr>
      </w:pPr>
      <w:r w:rsidRPr="00E002D6">
        <w:rPr>
          <w:rFonts w:ascii="Times New Roman" w:hAnsi="Times New Roman" w:hint="eastAsia"/>
          <w:sz w:val="24"/>
        </w:rPr>
        <w:t>why</w:t>
      </w:r>
      <w:proofErr w:type="gramStart"/>
      <w:r w:rsidRPr="00E002D6">
        <w:rPr>
          <w:rFonts w:ascii="Times New Roman" w:hAnsi="Times New Roman" w:hint="eastAsia"/>
          <w:sz w:val="24"/>
        </w:rPr>
        <w:t>作关系</w:t>
      </w:r>
      <w:proofErr w:type="gramEnd"/>
      <w:r w:rsidRPr="00E002D6">
        <w:rPr>
          <w:rFonts w:ascii="Times New Roman" w:hAnsi="Times New Roman" w:hint="eastAsia"/>
          <w:sz w:val="24"/>
        </w:rPr>
        <w:t>副词的用法</w:t>
      </w:r>
    </w:p>
    <w:p w14:paraId="2D6F9AB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why</w:t>
      </w:r>
      <w:r w:rsidRPr="00E002D6">
        <w:rPr>
          <w:rFonts w:ascii="Times New Roman" w:hAnsi="Times New Roman" w:hint="eastAsia"/>
          <w:sz w:val="24"/>
        </w:rPr>
        <w:t>是关系副词，其所引导的定语从句只用以修饰</w:t>
      </w:r>
      <w:r w:rsidRPr="00E002D6">
        <w:rPr>
          <w:rFonts w:ascii="Times New Roman" w:hAnsi="Times New Roman" w:hint="eastAsia"/>
          <w:sz w:val="24"/>
        </w:rPr>
        <w:t>the reason</w:t>
      </w:r>
      <w:r w:rsidRPr="00E002D6">
        <w:rPr>
          <w:rFonts w:ascii="Times New Roman" w:hAnsi="Times New Roman" w:hint="eastAsia"/>
          <w:sz w:val="24"/>
          <w:lang w:eastAsia="zh"/>
        </w:rPr>
        <w:t>（</w:t>
      </w:r>
      <w:r w:rsidRPr="00E002D6">
        <w:rPr>
          <w:rFonts w:ascii="Times New Roman" w:hAnsi="Times New Roman" w:hint="eastAsia"/>
          <w:sz w:val="24"/>
        </w:rPr>
        <w:t>理由</w:t>
      </w:r>
      <w:r w:rsidRPr="00E002D6">
        <w:rPr>
          <w:rFonts w:ascii="Times New Roman" w:hAnsi="Times New Roman"/>
          <w:sz w:val="24"/>
        </w:rPr>
        <w:t>）</w:t>
      </w:r>
      <w:r w:rsidRPr="00E002D6">
        <w:rPr>
          <w:rFonts w:ascii="Times New Roman" w:hAnsi="Times New Roman" w:hint="eastAsia"/>
          <w:sz w:val="24"/>
        </w:rPr>
        <w:t>，但使用时，我们可将</w:t>
      </w:r>
      <w:r w:rsidRPr="00E002D6">
        <w:rPr>
          <w:rFonts w:ascii="Times New Roman" w:hAnsi="Times New Roman" w:hint="eastAsia"/>
          <w:sz w:val="24"/>
        </w:rPr>
        <w:t>the reason</w:t>
      </w:r>
      <w:r w:rsidRPr="00E002D6">
        <w:rPr>
          <w:rFonts w:ascii="Times New Roman" w:hAnsi="Times New Roman" w:hint="eastAsia"/>
          <w:sz w:val="24"/>
        </w:rPr>
        <w:t>省略，保留</w:t>
      </w:r>
      <w:r w:rsidRPr="00E002D6">
        <w:rPr>
          <w:rFonts w:ascii="Times New Roman" w:hAnsi="Times New Roman" w:hint="eastAsia"/>
          <w:sz w:val="24"/>
        </w:rPr>
        <w:t xml:space="preserve">why </w:t>
      </w:r>
      <w:r w:rsidRPr="00E002D6">
        <w:rPr>
          <w:rFonts w:ascii="Times New Roman" w:hAnsi="Times New Roman" w:hint="eastAsia"/>
          <w:sz w:val="24"/>
          <w:lang w:eastAsia="zh"/>
        </w:rPr>
        <w:t>（</w:t>
      </w:r>
      <w:r w:rsidRPr="00E002D6">
        <w:rPr>
          <w:rFonts w:ascii="Times New Roman" w:hAnsi="Times New Roman" w:hint="eastAsia"/>
          <w:sz w:val="24"/>
        </w:rPr>
        <w:t>如本句用法</w:t>
      </w:r>
      <w:r w:rsidRPr="00E002D6">
        <w:rPr>
          <w:rFonts w:ascii="Times New Roman" w:hAnsi="Times New Roman"/>
          <w:sz w:val="24"/>
        </w:rPr>
        <w:t>）</w:t>
      </w:r>
      <w:r w:rsidRPr="00E002D6">
        <w:rPr>
          <w:rFonts w:ascii="Times New Roman" w:hAnsi="Times New Roman" w:hint="eastAsia"/>
          <w:sz w:val="24"/>
        </w:rPr>
        <w:t>；或将</w:t>
      </w:r>
      <w:r w:rsidRPr="00E002D6">
        <w:rPr>
          <w:rFonts w:ascii="Times New Roman" w:hAnsi="Times New Roman" w:hint="eastAsia"/>
          <w:sz w:val="24"/>
        </w:rPr>
        <w:t>why</w:t>
      </w:r>
      <w:r w:rsidRPr="00E002D6">
        <w:rPr>
          <w:rFonts w:ascii="Times New Roman" w:hAnsi="Times New Roman" w:hint="eastAsia"/>
          <w:sz w:val="24"/>
        </w:rPr>
        <w:t>省略，而保留</w:t>
      </w:r>
      <w:r w:rsidRPr="00E002D6">
        <w:rPr>
          <w:rFonts w:ascii="Times New Roman" w:hAnsi="Times New Roman" w:hint="eastAsia"/>
          <w:sz w:val="24"/>
        </w:rPr>
        <w:t>the reason</w:t>
      </w:r>
      <w:r w:rsidRPr="00E002D6">
        <w:rPr>
          <w:rFonts w:ascii="Times New Roman" w:hAnsi="Times New Roman" w:hint="eastAsia"/>
          <w:sz w:val="24"/>
        </w:rPr>
        <w:t>；但亦可两者均保留。</w:t>
      </w:r>
    </w:p>
    <w:p w14:paraId="2D8E53D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Peter goes swimming early in the morning every day. That's why he is so healthy.</w:t>
      </w:r>
    </w:p>
    <w:p w14:paraId="48341DC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lastRenderedPageBreak/>
        <w:t>=Peter goes swimming early in the morning every day. That's the reason he is so healthy.</w:t>
      </w:r>
    </w:p>
    <w:p w14:paraId="126722A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=Peter goes swimming early in the morning every day. That's the reason why he is so healthy.</w:t>
      </w:r>
    </w:p>
    <w:p w14:paraId="19A82AF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彼得每天都会去晨泳；那就是为何他这么健康的原因。</w:t>
      </w:r>
    </w:p>
    <w:p w14:paraId="63853393" w14:textId="77777777" w:rsidR="00792C08" w:rsidRPr="00E002D6" w:rsidRDefault="00792C08">
      <w:pPr>
        <w:spacing w:line="400" w:lineRule="exact"/>
        <w:rPr>
          <w:rFonts w:ascii="Times New Roman" w:hAnsi="Times New Roman"/>
          <w:sz w:val="24"/>
        </w:rPr>
      </w:pPr>
    </w:p>
    <w:p w14:paraId="0818732F" w14:textId="77777777" w:rsidR="00792C08" w:rsidRPr="00E002D6" w:rsidRDefault="00000000">
      <w:pPr>
        <w:numPr>
          <w:ilvl w:val="0"/>
          <w:numId w:val="78"/>
        </w:numPr>
        <w:spacing w:line="400" w:lineRule="exact"/>
        <w:ind w:firstLine="480"/>
        <w:rPr>
          <w:rFonts w:ascii="Times New Roman" w:hAnsi="Times New Roman"/>
          <w:sz w:val="24"/>
        </w:rPr>
      </w:pPr>
      <w:r w:rsidRPr="00E002D6">
        <w:rPr>
          <w:rFonts w:ascii="Times New Roman" w:hAnsi="Times New Roman" w:hint="eastAsia"/>
          <w:sz w:val="24"/>
        </w:rPr>
        <w:t>过去时态的被动语态</w:t>
      </w:r>
    </w:p>
    <w:p w14:paraId="2D079151"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被动语态强调的是动作的接受者，而不是动作的发起者。理论上有及物动词的句子都有被动语态，因为及物动词后面都必须接宾语。被动语态的基本结构是宾语+ be +</w:t>
      </w:r>
      <w:proofErr w:type="spellStart"/>
      <w:r w:rsidRPr="00E002D6">
        <w:rPr>
          <w:rFonts w:ascii="Times New Roman" w:eastAsia="Times New Roman" w:hAnsi="Times New Roman" w:cs="Times New Roman"/>
          <w:iCs/>
          <w:spacing w:val="-2"/>
          <w:sz w:val="22"/>
          <w:szCs w:val="22"/>
        </w:rPr>
        <w:t>动词的过去分词，其中be动词要根据时态变化，原来句子中的宾语要放在最前面作形式主语。我们来看一个例子</w:t>
      </w:r>
      <w:proofErr w:type="spellEnd"/>
      <w:r w:rsidRPr="00E002D6">
        <w:rPr>
          <w:rFonts w:ascii="Times New Roman" w:eastAsia="Times New Roman" w:hAnsi="Times New Roman" w:cs="Times New Roman"/>
          <w:iCs/>
          <w:spacing w:val="-2"/>
          <w:sz w:val="22"/>
          <w:szCs w:val="22"/>
        </w:rPr>
        <w:t>：</w:t>
      </w:r>
    </w:p>
    <w:p w14:paraId="165E8F98"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Vicky cleans the room. </w:t>
      </w:r>
      <w:proofErr w:type="spellStart"/>
      <w:r w:rsidRPr="00E002D6">
        <w:rPr>
          <w:rFonts w:ascii="Times New Roman" w:eastAsia="Times New Roman" w:hAnsi="Times New Roman" w:cs="Times New Roman"/>
          <w:iCs/>
          <w:spacing w:val="-2"/>
          <w:sz w:val="22"/>
          <w:szCs w:val="22"/>
        </w:rPr>
        <w:t>这是主动句，如果改成被动，就是The</w:t>
      </w:r>
      <w:proofErr w:type="spellEnd"/>
      <w:r w:rsidRPr="00E002D6">
        <w:rPr>
          <w:rFonts w:ascii="Times New Roman" w:eastAsia="Times New Roman" w:hAnsi="Times New Roman" w:cs="Times New Roman"/>
          <w:iCs/>
          <w:spacing w:val="-2"/>
          <w:sz w:val="22"/>
          <w:szCs w:val="22"/>
        </w:rPr>
        <w:t xml:space="preserve"> room is cleaned by Vicky.</w:t>
      </w:r>
    </w:p>
    <w:p w14:paraId="44B7726A"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w:t>
      </w:r>
      <w:proofErr w:type="spellStart"/>
      <w:r w:rsidRPr="00E002D6">
        <w:rPr>
          <w:rFonts w:ascii="Times New Roman" w:eastAsia="Times New Roman" w:hAnsi="Times New Roman" w:cs="Times New Roman"/>
          <w:iCs/>
          <w:spacing w:val="-2"/>
          <w:sz w:val="22"/>
          <w:szCs w:val="22"/>
        </w:rPr>
        <w:t>再看一个例子</w:t>
      </w:r>
      <w:proofErr w:type="spellEnd"/>
      <w:r w:rsidRPr="00E002D6">
        <w:rPr>
          <w:rFonts w:ascii="Times New Roman" w:eastAsia="Times New Roman" w:hAnsi="Times New Roman" w:cs="Times New Roman"/>
          <w:iCs/>
          <w:spacing w:val="-2"/>
          <w:sz w:val="22"/>
          <w:szCs w:val="22"/>
        </w:rPr>
        <w:t>：</w:t>
      </w:r>
    </w:p>
    <w:p w14:paraId="4CAD2F30"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I have finished my homework.  </w:t>
      </w:r>
    </w:p>
    <w:p w14:paraId="2AF826BF"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w:t>
      </w:r>
      <w:proofErr w:type="spellStart"/>
      <w:r w:rsidRPr="00E002D6">
        <w:rPr>
          <w:rFonts w:ascii="Times New Roman" w:eastAsia="Times New Roman" w:hAnsi="Times New Roman" w:cs="Times New Roman"/>
          <w:iCs/>
          <w:spacing w:val="-2"/>
          <w:sz w:val="22"/>
          <w:szCs w:val="22"/>
        </w:rPr>
        <w:t>变被动：My</w:t>
      </w:r>
      <w:proofErr w:type="spellEnd"/>
      <w:r w:rsidRPr="00E002D6">
        <w:rPr>
          <w:rFonts w:ascii="Times New Roman" w:eastAsia="Times New Roman" w:hAnsi="Times New Roman" w:cs="Times New Roman"/>
          <w:iCs/>
          <w:spacing w:val="-2"/>
          <w:sz w:val="22"/>
          <w:szCs w:val="22"/>
        </w:rPr>
        <w:t xml:space="preserve"> homework has been finished by me.</w:t>
      </w:r>
    </w:p>
    <w:p w14:paraId="0CF32CDB" w14:textId="77777777" w:rsidR="00792C08" w:rsidRPr="00E002D6" w:rsidRDefault="00000000">
      <w:pPr>
        <w:spacing w:line="400" w:lineRule="exact"/>
        <w:rPr>
          <w:rFonts w:ascii="Times New Roman" w:eastAsia="Times New Roman" w:hAnsi="Times New Roman" w:cs="Times New Roman"/>
          <w:iCs/>
          <w:spacing w:val="-2"/>
          <w:sz w:val="22"/>
          <w:szCs w:val="22"/>
        </w:rPr>
      </w:pPr>
      <w:r w:rsidRPr="00E002D6">
        <w:rPr>
          <w:rFonts w:ascii="Times New Roman" w:eastAsia="Times New Roman" w:hAnsi="Times New Roman" w:cs="Times New Roman"/>
          <w:iCs/>
          <w:spacing w:val="-2"/>
          <w:sz w:val="22"/>
          <w:szCs w:val="22"/>
        </w:rPr>
        <w:t xml:space="preserve">    </w:t>
      </w:r>
      <w:proofErr w:type="spellStart"/>
      <w:r w:rsidRPr="00E002D6">
        <w:rPr>
          <w:rFonts w:ascii="Times New Roman" w:eastAsia="Times New Roman" w:hAnsi="Times New Roman" w:cs="Times New Roman"/>
          <w:iCs/>
          <w:spacing w:val="-2"/>
          <w:sz w:val="22"/>
          <w:szCs w:val="22"/>
        </w:rPr>
        <w:t>被动语态在英语中很常见，尤其是当我们不知道动作的发起者是谁，或者不想说出来的时候。</w:t>
      </w:r>
      <w:proofErr w:type="gramStart"/>
      <w:r w:rsidRPr="00E002D6">
        <w:rPr>
          <w:rFonts w:ascii="Times New Roman" w:eastAsia="Times New Roman" w:hAnsi="Times New Roman" w:cs="Times New Roman"/>
          <w:iCs/>
          <w:spacing w:val="-2"/>
          <w:sz w:val="22"/>
          <w:szCs w:val="22"/>
        </w:rPr>
        <w:t>比如“</w:t>
      </w:r>
      <w:proofErr w:type="gramEnd"/>
      <w:r w:rsidRPr="00E002D6">
        <w:rPr>
          <w:rFonts w:ascii="Times New Roman" w:eastAsia="Times New Roman" w:hAnsi="Times New Roman" w:cs="Times New Roman"/>
          <w:iCs/>
          <w:spacing w:val="-2"/>
          <w:sz w:val="22"/>
          <w:szCs w:val="22"/>
        </w:rPr>
        <w:t>The</w:t>
      </w:r>
      <w:proofErr w:type="spellEnd"/>
      <w:r w:rsidRPr="00E002D6">
        <w:rPr>
          <w:rFonts w:ascii="Times New Roman" w:eastAsia="Times New Roman" w:hAnsi="Times New Roman" w:cs="Times New Roman"/>
          <w:iCs/>
          <w:spacing w:val="-2"/>
          <w:sz w:val="22"/>
          <w:szCs w:val="22"/>
        </w:rPr>
        <w:t xml:space="preserve"> window was broken</w:t>
      </w:r>
      <w:proofErr w:type="gramStart"/>
      <w:r w:rsidRPr="00E002D6">
        <w:rPr>
          <w:rFonts w:ascii="Times New Roman" w:eastAsia="Times New Roman" w:hAnsi="Times New Roman" w:cs="Times New Roman"/>
          <w:iCs/>
          <w:spacing w:val="-2"/>
          <w:sz w:val="22"/>
          <w:szCs w:val="22"/>
        </w:rPr>
        <w:t>.”</w:t>
      </w:r>
      <w:proofErr w:type="spellStart"/>
      <w:r w:rsidRPr="00E002D6">
        <w:rPr>
          <w:rFonts w:ascii="Times New Roman" w:eastAsia="Times New Roman" w:hAnsi="Times New Roman" w:cs="Times New Roman"/>
          <w:iCs/>
          <w:spacing w:val="-2"/>
          <w:sz w:val="22"/>
          <w:szCs w:val="22"/>
        </w:rPr>
        <w:t>这句话</w:t>
      </w:r>
      <w:proofErr w:type="gramEnd"/>
      <w:r w:rsidRPr="00E002D6">
        <w:rPr>
          <w:rFonts w:ascii="Times New Roman" w:eastAsia="Times New Roman" w:hAnsi="Times New Roman" w:cs="Times New Roman"/>
          <w:iCs/>
          <w:spacing w:val="-2"/>
          <w:sz w:val="22"/>
          <w:szCs w:val="22"/>
        </w:rPr>
        <w:t>，是谁打破了窗户我们不知道，或者说不重要</w:t>
      </w:r>
      <w:proofErr w:type="spellEnd"/>
      <w:r w:rsidRPr="00E002D6">
        <w:rPr>
          <w:rFonts w:ascii="Times New Roman" w:eastAsia="Times New Roman" w:hAnsi="Times New Roman" w:cs="Times New Roman"/>
          <w:iCs/>
          <w:spacing w:val="-2"/>
          <w:sz w:val="22"/>
          <w:szCs w:val="22"/>
        </w:rPr>
        <w:t>。</w:t>
      </w:r>
    </w:p>
    <w:p w14:paraId="680C7B43"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下面表格中是过去时态的被动语态的时态构成：</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87"/>
        <w:gridCol w:w="1633"/>
        <w:gridCol w:w="2293"/>
        <w:gridCol w:w="2346"/>
      </w:tblGrid>
      <w:tr w:rsidR="00792C08" w:rsidRPr="00E002D6" w14:paraId="160DE6B2" w14:textId="77777777">
        <w:trPr>
          <w:trHeight w:val="601"/>
        </w:trPr>
        <w:tc>
          <w:tcPr>
            <w:tcW w:w="1287"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41E1B1E6"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名称</w:t>
            </w:r>
          </w:p>
        </w:tc>
        <w:tc>
          <w:tcPr>
            <w:tcW w:w="163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0A72A85D"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一般时</w:t>
            </w:r>
          </w:p>
        </w:tc>
        <w:tc>
          <w:tcPr>
            <w:tcW w:w="229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6BB1A929"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进行时</w:t>
            </w:r>
          </w:p>
        </w:tc>
        <w:tc>
          <w:tcPr>
            <w:tcW w:w="234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19B37EA3"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完成时</w:t>
            </w:r>
          </w:p>
        </w:tc>
      </w:tr>
      <w:tr w:rsidR="00792C08" w:rsidRPr="00E002D6" w14:paraId="3AF282DE" w14:textId="77777777">
        <w:trPr>
          <w:trHeight w:val="601"/>
        </w:trPr>
        <w:tc>
          <w:tcPr>
            <w:tcW w:w="1287"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2E57E5F9"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过去</w:t>
            </w:r>
          </w:p>
        </w:tc>
        <w:tc>
          <w:tcPr>
            <w:tcW w:w="163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7D1E5AD8"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was/were done</w:t>
            </w:r>
          </w:p>
        </w:tc>
        <w:tc>
          <w:tcPr>
            <w:tcW w:w="229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1090050F"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was/were being done</w:t>
            </w:r>
          </w:p>
        </w:tc>
        <w:tc>
          <w:tcPr>
            <w:tcW w:w="234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001EDC35" w14:textId="77777777" w:rsidR="00792C08" w:rsidRPr="00E002D6" w:rsidRDefault="00000000">
            <w:pPr>
              <w:spacing w:beforeLines="50" w:before="156"/>
              <w:rPr>
                <w:rFonts w:ascii="Times New Roman" w:hAnsi="Times New Roman" w:cs="Times New Roman"/>
                <w:sz w:val="24"/>
              </w:rPr>
            </w:pPr>
            <w:r w:rsidRPr="00E002D6">
              <w:rPr>
                <w:rFonts w:ascii="Times New Roman" w:hAnsi="Times New Roman" w:cs="Times New Roman"/>
                <w:sz w:val="24"/>
              </w:rPr>
              <w:t>had been done</w:t>
            </w:r>
          </w:p>
        </w:tc>
      </w:tr>
    </w:tbl>
    <w:p w14:paraId="04935F89" w14:textId="77777777" w:rsidR="00792C08" w:rsidRPr="00E002D6" w:rsidRDefault="00792C08">
      <w:pPr>
        <w:spacing w:line="400" w:lineRule="exact"/>
        <w:rPr>
          <w:rFonts w:ascii="Times New Roman" w:hAnsi="Times New Roman" w:cs="Times New Roman"/>
          <w:b/>
          <w:bCs/>
          <w:i/>
          <w:iCs/>
          <w:sz w:val="32"/>
          <w:szCs w:val="40"/>
        </w:rPr>
      </w:pPr>
    </w:p>
    <w:p w14:paraId="24C4C750"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2C1F18E9" w14:textId="77777777" w:rsidR="00792C08" w:rsidRPr="00E002D6" w:rsidRDefault="00000000">
      <w:pPr>
        <w:pStyle w:val="a3"/>
        <w:numPr>
          <w:ilvl w:val="0"/>
          <w:numId w:val="81"/>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从下列句子中找出正确使用过去时态的被动语态的句子。</w:t>
      </w:r>
    </w:p>
    <w:p w14:paraId="400B7C1C"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A new school was built in our town last century.</w:t>
      </w:r>
    </w:p>
    <w:p w14:paraId="13A5135E"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 window was broken by the boy yesterday.</w:t>
      </w:r>
    </w:p>
    <w:p w14:paraId="3EE4C4C8"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 work finished by them last week.</w:t>
      </w:r>
    </w:p>
    <w:p w14:paraId="695DF902"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Many trees were planted in the park last year.</w:t>
      </w:r>
    </w:p>
    <w:p w14:paraId="55269F16"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The letter was </w:t>
      </w:r>
      <w:proofErr w:type="gramStart"/>
      <w:r w:rsidRPr="00E002D6">
        <w:rPr>
          <w:rFonts w:ascii="Times New Roman" w:hAnsi="Times New Roman" w:cs="Times New Roman"/>
          <w:sz w:val="22"/>
          <w:szCs w:val="22"/>
        </w:rPr>
        <w:t>write</w:t>
      </w:r>
      <w:proofErr w:type="gramEnd"/>
      <w:r w:rsidRPr="00E002D6">
        <w:rPr>
          <w:rFonts w:ascii="Times New Roman" w:hAnsi="Times New Roman" w:cs="Times New Roman"/>
          <w:sz w:val="22"/>
          <w:szCs w:val="22"/>
        </w:rPr>
        <w:t xml:space="preserve"> by my father.</w:t>
      </w:r>
    </w:p>
    <w:p w14:paraId="45B1F545"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These books were bought two days ago.</w:t>
      </w:r>
    </w:p>
    <w:p w14:paraId="571B2F95"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The room </w:t>
      </w:r>
      <w:proofErr w:type="gramStart"/>
      <w:r w:rsidRPr="00E002D6">
        <w:rPr>
          <w:rFonts w:ascii="Times New Roman" w:hAnsi="Times New Roman" w:cs="Times New Roman"/>
          <w:sz w:val="22"/>
          <w:szCs w:val="22"/>
        </w:rPr>
        <w:t>cleaned</w:t>
      </w:r>
      <w:proofErr w:type="gramEnd"/>
      <w:r w:rsidRPr="00E002D6">
        <w:rPr>
          <w:rFonts w:ascii="Times New Roman" w:hAnsi="Times New Roman" w:cs="Times New Roman"/>
          <w:sz w:val="22"/>
          <w:szCs w:val="22"/>
        </w:rPr>
        <w:t xml:space="preserve"> by her just now.</w:t>
      </w:r>
    </w:p>
    <w:p w14:paraId="48FD46F6"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lastRenderedPageBreak/>
        <w:t xml:space="preserve">They were </w:t>
      </w:r>
      <w:proofErr w:type="gramStart"/>
      <w:r w:rsidRPr="00E002D6">
        <w:rPr>
          <w:rFonts w:ascii="Times New Roman" w:hAnsi="Times New Roman" w:cs="Times New Roman"/>
          <w:sz w:val="22"/>
          <w:szCs w:val="22"/>
        </w:rPr>
        <w:t>invite</w:t>
      </w:r>
      <w:proofErr w:type="gramEnd"/>
      <w:r w:rsidRPr="00E002D6">
        <w:rPr>
          <w:rFonts w:ascii="Times New Roman" w:hAnsi="Times New Roman" w:cs="Times New Roman"/>
          <w:sz w:val="22"/>
          <w:szCs w:val="22"/>
        </w:rPr>
        <w:t xml:space="preserve"> to the party last night.</w:t>
      </w:r>
    </w:p>
    <w:p w14:paraId="3798316C"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The rules were made by old people long ago.</w:t>
      </w:r>
    </w:p>
    <w:p w14:paraId="64ACBED8" w14:textId="77777777" w:rsidR="00792C08" w:rsidRPr="00E002D6" w:rsidRDefault="00000000">
      <w:pPr>
        <w:numPr>
          <w:ilvl w:val="0"/>
          <w:numId w:val="8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sz w:val="22"/>
          <w:szCs w:val="22"/>
        </w:rPr>
        <w:t xml:space="preserve">The dinner was </w:t>
      </w:r>
      <w:proofErr w:type="gramStart"/>
      <w:r w:rsidRPr="00E002D6">
        <w:rPr>
          <w:rFonts w:ascii="Times New Roman" w:hAnsi="Times New Roman" w:cs="Times New Roman"/>
          <w:sz w:val="22"/>
          <w:szCs w:val="22"/>
        </w:rPr>
        <w:t>cook</w:t>
      </w:r>
      <w:proofErr w:type="gramEnd"/>
      <w:r w:rsidRPr="00E002D6">
        <w:rPr>
          <w:rFonts w:ascii="Times New Roman" w:hAnsi="Times New Roman" w:cs="Times New Roman"/>
          <w:sz w:val="22"/>
          <w:szCs w:val="22"/>
        </w:rPr>
        <w:t xml:space="preserve"> by my grandmother.</w:t>
      </w:r>
    </w:p>
    <w:p w14:paraId="522250AA" w14:textId="77777777" w:rsidR="00792C08" w:rsidRPr="00E002D6" w:rsidRDefault="00792C08">
      <w:pPr>
        <w:spacing w:line="400" w:lineRule="exact"/>
        <w:jc w:val="left"/>
        <w:rPr>
          <w:rFonts w:ascii="Times New Roman" w:hAnsi="Times New Roman" w:cs="Times New Roman"/>
          <w:sz w:val="22"/>
          <w:szCs w:val="22"/>
        </w:rPr>
      </w:pPr>
    </w:p>
    <w:p w14:paraId="097D6EB1" w14:textId="77777777" w:rsidR="00792C08" w:rsidRPr="00E002D6" w:rsidRDefault="00000000">
      <w:pPr>
        <w:numPr>
          <w:ilvl w:val="0"/>
          <w:numId w:val="81"/>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语法填空</w:t>
      </w:r>
    </w:p>
    <w:p w14:paraId="2C0C231D"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Not only ______ (be) Thai boxing violent, but it is also bloody.</w:t>
      </w:r>
    </w:p>
    <w:p w14:paraId="68ABECD2"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Thai boxing ______ (create) by soldiers over five hundred years ago.</w:t>
      </w:r>
    </w:p>
    <w:p w14:paraId="26A9139A"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Not only the players but also the coach ______ (show) great respect for the rules.</w:t>
      </w:r>
    </w:p>
    <w:p w14:paraId="3F61B038"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That is the reason ______ many people enjoy watching Thai boxing.</w:t>
      </w:r>
    </w:p>
    <w:p w14:paraId="21B233CE"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The opponents ______ (strike) by the fighters’ knees and elbows in the match yesterday.</w:t>
      </w:r>
    </w:p>
    <w:p w14:paraId="4C7A290C"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Not only ______ he like the dance, but he also loves the music.</w:t>
      </w:r>
    </w:p>
    <w:p w14:paraId="05858894"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This graceful dance ______ (hold) in honor of the boxers’ teachers every time.</w:t>
      </w:r>
    </w:p>
    <w:p w14:paraId="6ED559B9" w14:textId="77777777" w:rsidR="00792C08" w:rsidRPr="00E002D6" w:rsidRDefault="00000000">
      <w:pPr>
        <w:numPr>
          <w:ilvl w:val="0"/>
          <w:numId w:val="83"/>
        </w:numPr>
        <w:spacing w:line="400" w:lineRule="exact"/>
        <w:ind w:firstLine="480"/>
        <w:jc w:val="left"/>
        <w:rPr>
          <w:rFonts w:ascii="Times New Roman" w:hAnsi="Times New Roman" w:cs="Times New Roman"/>
          <w:sz w:val="24"/>
        </w:rPr>
      </w:pPr>
      <w:r w:rsidRPr="00E002D6">
        <w:rPr>
          <w:rFonts w:ascii="Times New Roman" w:hAnsi="Times New Roman" w:cs="Times New Roman"/>
          <w:sz w:val="24"/>
        </w:rPr>
        <w:t xml:space="preserve">I don’t </w:t>
      </w:r>
      <w:proofErr w:type="gramStart"/>
      <w:r w:rsidRPr="00E002D6">
        <w:rPr>
          <w:rFonts w:ascii="Times New Roman" w:hAnsi="Times New Roman" w:cs="Times New Roman"/>
          <w:sz w:val="24"/>
        </w:rPr>
        <w:t>know __</w:t>
      </w:r>
      <w:proofErr w:type="gramEnd"/>
      <w:r w:rsidRPr="00E002D6">
        <w:rPr>
          <w:rFonts w:ascii="Times New Roman" w:hAnsi="Times New Roman" w:cs="Times New Roman"/>
          <w:sz w:val="24"/>
        </w:rPr>
        <w:t>____ he wants to learn this deadly fighting style.</w:t>
      </w:r>
    </w:p>
    <w:p w14:paraId="09E004BF" w14:textId="77777777" w:rsidR="00792C08" w:rsidRPr="00E002D6" w:rsidRDefault="00792C08">
      <w:pPr>
        <w:spacing w:line="400" w:lineRule="exact"/>
        <w:jc w:val="left"/>
        <w:rPr>
          <w:rFonts w:ascii="Times New Roman" w:hAnsi="Times New Roman" w:cs="Times New Roman"/>
          <w:sz w:val="22"/>
          <w:szCs w:val="22"/>
        </w:rPr>
      </w:pPr>
    </w:p>
    <w:p w14:paraId="7222D4A6" w14:textId="77777777" w:rsidR="00792C08" w:rsidRPr="00E002D6" w:rsidRDefault="00792C08">
      <w:pPr>
        <w:spacing w:line="400" w:lineRule="exact"/>
        <w:jc w:val="left"/>
        <w:rPr>
          <w:rFonts w:ascii="Times New Roman" w:hAnsi="Times New Roman" w:cs="Times New Roman"/>
          <w:sz w:val="22"/>
          <w:szCs w:val="22"/>
        </w:rPr>
      </w:pPr>
    </w:p>
    <w:p w14:paraId="3D44C629" w14:textId="77777777" w:rsidR="00792C08" w:rsidRPr="00E002D6" w:rsidRDefault="00792C08">
      <w:pPr>
        <w:spacing w:line="400" w:lineRule="exact"/>
        <w:jc w:val="left"/>
        <w:rPr>
          <w:rFonts w:ascii="Times New Roman" w:hAnsi="Times New Roman" w:cs="Times New Roman"/>
          <w:sz w:val="22"/>
          <w:szCs w:val="22"/>
        </w:rPr>
      </w:pPr>
    </w:p>
    <w:p w14:paraId="1272F56E" w14:textId="77777777" w:rsidR="00792C08" w:rsidRPr="00E002D6" w:rsidRDefault="00792C08">
      <w:pPr>
        <w:spacing w:line="400" w:lineRule="exact"/>
        <w:jc w:val="left"/>
        <w:rPr>
          <w:rFonts w:ascii="Times New Roman" w:hAnsi="Times New Roman" w:cs="Times New Roman"/>
          <w:sz w:val="22"/>
          <w:szCs w:val="22"/>
        </w:rPr>
      </w:pPr>
    </w:p>
    <w:p w14:paraId="5F3E2AF7" w14:textId="77777777" w:rsidR="00792C08" w:rsidRPr="00E002D6" w:rsidRDefault="00792C08">
      <w:pPr>
        <w:spacing w:line="400" w:lineRule="exact"/>
        <w:jc w:val="left"/>
        <w:rPr>
          <w:rFonts w:ascii="Times New Roman" w:hAnsi="Times New Roman" w:cs="Times New Roman"/>
          <w:sz w:val="22"/>
          <w:szCs w:val="22"/>
        </w:rPr>
      </w:pPr>
    </w:p>
    <w:p w14:paraId="6F0333CC" w14:textId="77777777" w:rsidR="00792C08" w:rsidRPr="00E002D6" w:rsidRDefault="00792C08">
      <w:pPr>
        <w:spacing w:line="400" w:lineRule="exact"/>
        <w:jc w:val="left"/>
        <w:rPr>
          <w:rFonts w:ascii="Times New Roman" w:hAnsi="Times New Roman" w:cs="Times New Roman"/>
          <w:sz w:val="22"/>
          <w:szCs w:val="22"/>
        </w:rPr>
      </w:pPr>
    </w:p>
    <w:p w14:paraId="68E712CA" w14:textId="77777777" w:rsidR="00792C08" w:rsidRPr="00E002D6" w:rsidRDefault="00792C08">
      <w:pPr>
        <w:spacing w:line="400" w:lineRule="exact"/>
        <w:jc w:val="left"/>
        <w:rPr>
          <w:rFonts w:ascii="Times New Roman" w:hAnsi="Times New Roman" w:cs="Times New Roman"/>
          <w:sz w:val="22"/>
          <w:szCs w:val="22"/>
        </w:rPr>
      </w:pPr>
    </w:p>
    <w:p w14:paraId="03C8CEFD" w14:textId="77777777" w:rsidR="00792C08" w:rsidRPr="00E002D6" w:rsidRDefault="00792C08">
      <w:pPr>
        <w:spacing w:line="400" w:lineRule="exact"/>
        <w:jc w:val="left"/>
        <w:rPr>
          <w:rFonts w:ascii="Times New Roman" w:hAnsi="Times New Roman" w:cs="Times New Roman"/>
          <w:sz w:val="22"/>
          <w:szCs w:val="22"/>
        </w:rPr>
      </w:pPr>
    </w:p>
    <w:p w14:paraId="49B98033" w14:textId="77777777" w:rsidR="00792C08" w:rsidRPr="00E002D6" w:rsidRDefault="00792C08">
      <w:pPr>
        <w:spacing w:line="400" w:lineRule="exact"/>
        <w:jc w:val="left"/>
        <w:rPr>
          <w:rFonts w:ascii="Times New Roman" w:hAnsi="Times New Roman" w:cs="Times New Roman"/>
          <w:sz w:val="22"/>
          <w:szCs w:val="22"/>
        </w:rPr>
      </w:pPr>
    </w:p>
    <w:p w14:paraId="6C77F885" w14:textId="77777777" w:rsidR="00792C08" w:rsidRPr="00E002D6" w:rsidRDefault="00792C08">
      <w:pPr>
        <w:spacing w:line="400" w:lineRule="exact"/>
        <w:jc w:val="left"/>
        <w:rPr>
          <w:rFonts w:ascii="Times New Roman" w:hAnsi="Times New Roman" w:cs="Times New Roman"/>
          <w:sz w:val="22"/>
          <w:szCs w:val="22"/>
        </w:rPr>
      </w:pPr>
    </w:p>
    <w:p w14:paraId="5185F7E8" w14:textId="77777777" w:rsidR="00792C08" w:rsidRPr="00E002D6" w:rsidRDefault="00792C08">
      <w:pPr>
        <w:spacing w:line="400" w:lineRule="exact"/>
        <w:jc w:val="left"/>
        <w:rPr>
          <w:rFonts w:ascii="Times New Roman" w:hAnsi="Times New Roman" w:cs="Times New Roman"/>
          <w:sz w:val="22"/>
          <w:szCs w:val="22"/>
        </w:rPr>
      </w:pPr>
    </w:p>
    <w:p w14:paraId="1B846736" w14:textId="77777777" w:rsidR="00792C08" w:rsidRPr="00E002D6" w:rsidRDefault="00792C08">
      <w:pPr>
        <w:spacing w:line="400" w:lineRule="exact"/>
        <w:jc w:val="left"/>
        <w:rPr>
          <w:rFonts w:ascii="Times New Roman" w:hAnsi="Times New Roman" w:cs="Times New Roman"/>
          <w:sz w:val="22"/>
          <w:szCs w:val="22"/>
        </w:rPr>
      </w:pPr>
    </w:p>
    <w:p w14:paraId="4178339F" w14:textId="77777777" w:rsidR="00792C08" w:rsidRPr="00E002D6" w:rsidRDefault="00792C08">
      <w:pPr>
        <w:spacing w:line="400" w:lineRule="exact"/>
        <w:jc w:val="left"/>
        <w:rPr>
          <w:rFonts w:ascii="Times New Roman" w:hAnsi="Times New Roman" w:cs="Times New Roman"/>
          <w:sz w:val="22"/>
          <w:szCs w:val="22"/>
        </w:rPr>
      </w:pPr>
    </w:p>
    <w:p w14:paraId="3B612CA9" w14:textId="77777777" w:rsidR="00792C08" w:rsidRPr="00E002D6" w:rsidRDefault="00792C08">
      <w:pPr>
        <w:spacing w:line="400" w:lineRule="exact"/>
        <w:jc w:val="left"/>
        <w:rPr>
          <w:rFonts w:ascii="Times New Roman" w:hAnsi="Times New Roman" w:cs="Times New Roman"/>
          <w:sz w:val="22"/>
          <w:szCs w:val="22"/>
        </w:rPr>
      </w:pPr>
    </w:p>
    <w:p w14:paraId="19FB1754" w14:textId="77777777" w:rsidR="00792C08" w:rsidRPr="00E002D6" w:rsidRDefault="00792C08">
      <w:pPr>
        <w:spacing w:line="400" w:lineRule="exact"/>
        <w:jc w:val="left"/>
        <w:rPr>
          <w:rFonts w:ascii="Times New Roman" w:hAnsi="Times New Roman" w:cs="Times New Roman"/>
          <w:sz w:val="22"/>
          <w:szCs w:val="22"/>
        </w:rPr>
      </w:pPr>
    </w:p>
    <w:p w14:paraId="50BAB360" w14:textId="77777777" w:rsidR="00792C08" w:rsidRPr="00E002D6" w:rsidRDefault="00792C08">
      <w:pPr>
        <w:spacing w:line="400" w:lineRule="exact"/>
        <w:jc w:val="left"/>
        <w:rPr>
          <w:rFonts w:ascii="Times New Roman" w:hAnsi="Times New Roman" w:cs="Times New Roman"/>
          <w:sz w:val="22"/>
          <w:szCs w:val="22"/>
        </w:rPr>
      </w:pPr>
    </w:p>
    <w:p w14:paraId="25805D1E" w14:textId="77777777" w:rsidR="00792C08" w:rsidRPr="00E002D6" w:rsidRDefault="00792C08">
      <w:pPr>
        <w:spacing w:line="400" w:lineRule="exact"/>
        <w:jc w:val="left"/>
        <w:rPr>
          <w:rFonts w:ascii="Times New Roman" w:hAnsi="Times New Roman" w:cs="Times New Roman"/>
          <w:sz w:val="22"/>
          <w:szCs w:val="22"/>
        </w:rPr>
      </w:pPr>
    </w:p>
    <w:p w14:paraId="48810950" w14:textId="77777777" w:rsidR="00792C08" w:rsidRPr="00E002D6" w:rsidRDefault="00792C08">
      <w:pPr>
        <w:spacing w:line="400" w:lineRule="exact"/>
        <w:jc w:val="left"/>
        <w:rPr>
          <w:rFonts w:ascii="Times New Roman" w:hAnsi="Times New Roman" w:cs="Times New Roman"/>
          <w:sz w:val="22"/>
          <w:szCs w:val="22"/>
        </w:rPr>
      </w:pPr>
    </w:p>
    <w:p w14:paraId="194F0B7F" w14:textId="77777777" w:rsidR="00792C08" w:rsidRPr="00E002D6" w:rsidRDefault="00792C08">
      <w:pPr>
        <w:spacing w:line="400" w:lineRule="exact"/>
        <w:jc w:val="left"/>
        <w:rPr>
          <w:rFonts w:ascii="Times New Roman" w:hAnsi="Times New Roman" w:cs="Times New Roman"/>
          <w:sz w:val="22"/>
          <w:szCs w:val="22"/>
        </w:rPr>
      </w:pPr>
    </w:p>
    <w:p w14:paraId="0878BAEA" w14:textId="77777777" w:rsidR="00792C08" w:rsidRPr="00E002D6" w:rsidRDefault="00792C08">
      <w:pPr>
        <w:spacing w:line="400" w:lineRule="exact"/>
        <w:jc w:val="left"/>
        <w:rPr>
          <w:rFonts w:ascii="Times New Roman" w:hAnsi="Times New Roman" w:cs="Times New Roman"/>
          <w:sz w:val="22"/>
          <w:szCs w:val="22"/>
        </w:rPr>
      </w:pPr>
    </w:p>
    <w:p w14:paraId="1AA76A31" w14:textId="77777777" w:rsidR="00792C08" w:rsidRPr="00E002D6" w:rsidRDefault="00792C08">
      <w:pPr>
        <w:spacing w:line="400" w:lineRule="exact"/>
        <w:jc w:val="left"/>
        <w:rPr>
          <w:rFonts w:ascii="Times New Roman" w:hAnsi="Times New Roman" w:cs="Times New Roman"/>
          <w:sz w:val="22"/>
          <w:szCs w:val="22"/>
        </w:rPr>
      </w:pPr>
    </w:p>
    <w:p w14:paraId="23A1A2B5" w14:textId="77777777" w:rsidR="00792C08" w:rsidRPr="00E002D6" w:rsidRDefault="00792C08">
      <w:pPr>
        <w:spacing w:line="400" w:lineRule="exact"/>
        <w:jc w:val="center"/>
        <w:rPr>
          <w:rFonts w:ascii="Times New Roman" w:hAnsi="Times New Roman" w:cs="Times New Roman"/>
          <w:b/>
          <w:bCs/>
          <w:sz w:val="44"/>
          <w:szCs w:val="52"/>
        </w:rPr>
      </w:pPr>
    </w:p>
    <w:p w14:paraId="0AEBC97B"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47-48</w:t>
      </w:r>
    </w:p>
    <w:p w14:paraId="129D315A"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Fast-food Talk</w:t>
      </w:r>
    </w:p>
    <w:p w14:paraId="337B0FFB" w14:textId="77777777" w:rsidR="00792C08" w:rsidRPr="00E002D6" w:rsidRDefault="00792C08">
      <w:pPr>
        <w:spacing w:line="400" w:lineRule="exact"/>
        <w:jc w:val="center"/>
        <w:rPr>
          <w:rFonts w:ascii="Times New Roman" w:hAnsi="Times New Roman" w:cs="Times New Roman"/>
          <w:b/>
          <w:bCs/>
          <w:sz w:val="36"/>
          <w:szCs w:val="44"/>
        </w:rPr>
      </w:pPr>
    </w:p>
    <w:p w14:paraId="1320D233"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6D2CA2FA"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dʒɛnərəlɪ</w:t>
      </w:r>
      <w:proofErr w:type="spellEnd"/>
      <w:r w:rsidRPr="00E002D6">
        <w:rPr>
          <w:rFonts w:ascii="Cambria" w:hAnsi="Cambria" w:cs="Cambria"/>
          <w:sz w:val="22"/>
          <w:szCs w:val="22"/>
        </w:rPr>
        <w:t>/ /</w:t>
      </w:r>
      <w:proofErr w:type="spellStart"/>
      <w:r w:rsidRPr="00E002D6">
        <w:rPr>
          <w:rFonts w:ascii="Cambria" w:hAnsi="Cambria" w:cs="Cambria"/>
          <w:i/>
          <w:iCs/>
          <w:sz w:val="22"/>
          <w:szCs w:val="22"/>
        </w:rPr>
        <w:t>əkˈsɛptɪd</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dʒʌŋk</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hɛlθfəl</w:t>
      </w:r>
      <w:proofErr w:type="spellEnd"/>
      <w:r w:rsidRPr="00E002D6">
        <w:rPr>
          <w:rFonts w:ascii="Cambria" w:hAnsi="Cambria" w:cs="Cambria"/>
          <w:sz w:val="22"/>
          <w:szCs w:val="22"/>
        </w:rPr>
        <w:t>/</w:t>
      </w:r>
    </w:p>
    <w:p w14:paraId="6475305A"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Though it is generally accepted that junk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food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is not healthful,</w:t>
      </w:r>
      <w:r w:rsidRPr="00E002D6">
        <w:rPr>
          <w:rFonts w:ascii="Times New Roman" w:eastAsia="宋体" w:hAnsi="Times New Roman" w:cs="Times New Roman" w:hint="eastAsia"/>
          <w:spacing w:val="-1"/>
          <w:sz w:val="28"/>
          <w:szCs w:val="28"/>
          <w:lang w:eastAsia="zh-CN"/>
        </w:rPr>
        <w:t xml:space="preserve"> </w:t>
      </w:r>
    </w:p>
    <w:p w14:paraId="7ECCDD4F"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rɛstərɑnts</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pɑpɪŋ</w:t>
      </w:r>
      <w:proofErr w:type="spellEnd"/>
      <w:r w:rsidRPr="00E002D6">
        <w:rPr>
          <w:rFonts w:ascii="Cambria" w:eastAsia="宋体" w:hAnsi="Cambria" w:cs="Cambria"/>
          <w:spacing w:val="-1"/>
          <w:sz w:val="22"/>
          <w:szCs w:val="22"/>
          <w:lang w:eastAsia="zh-CN"/>
        </w:rPr>
        <w:t xml:space="preserve">/  </w:t>
      </w:r>
    </w:p>
    <w:p w14:paraId="1453202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American fast-food restaurants are popping up all over the world.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These restaurants are for people who are always in a rush.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If they don’t have</w:t>
      </w:r>
    </w:p>
    <w:p w14:paraId="5404525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rɛɡjəlɚ</w:t>
      </w:r>
      <w:proofErr w:type="spellEnd"/>
      <w:r w:rsidRPr="00E002D6">
        <w:rPr>
          <w:rFonts w:ascii="Cambria" w:eastAsia="宋体" w:hAnsi="Cambria" w:cs="Cambria"/>
          <w:spacing w:val="-1"/>
          <w:sz w:val="22"/>
          <w:szCs w:val="22"/>
          <w:lang w:eastAsia="zh-CN"/>
        </w:rPr>
        <w:t>/ /</w:t>
      </w:r>
      <w:r w:rsidRPr="00E002D6">
        <w:rPr>
          <w:rFonts w:ascii="Cambria" w:eastAsia="宋体" w:hAnsi="Cambria" w:cs="Cambria"/>
          <w:i/>
          <w:iCs/>
          <w:spacing w:val="-1"/>
          <w:sz w:val="22"/>
          <w:szCs w:val="22"/>
          <w:lang w:eastAsia="zh-CN"/>
        </w:rPr>
        <w:t>mil</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res</w:t>
      </w:r>
      <w:r w:rsidRPr="00E002D6">
        <w:rPr>
          <w:rFonts w:ascii="Cambria" w:eastAsia="宋体" w:hAnsi="Cambria" w:cs="Cambria"/>
          <w:spacing w:val="-1"/>
          <w:sz w:val="22"/>
          <w:szCs w:val="22"/>
          <w:lang w:eastAsia="zh-CN"/>
        </w:rPr>
        <w:t>/</w:t>
      </w:r>
    </w:p>
    <w:p w14:paraId="44D821A9"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time to sit down to a regular meal,</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 race over to the nearest</w:t>
      </w:r>
    </w:p>
    <w:p w14:paraId="32901781"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sætɪsˌfaɪ</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hʌŋɡɚ</w:t>
      </w:r>
      <w:proofErr w:type="spellEnd"/>
      <w:r w:rsidRPr="00E002D6">
        <w:rPr>
          <w:rFonts w:ascii="Cambria" w:eastAsia="宋体" w:hAnsi="Cambria" w:cs="Cambria"/>
          <w:spacing w:val="-1"/>
          <w:sz w:val="22"/>
          <w:szCs w:val="22"/>
          <w:lang w:eastAsia="zh-CN"/>
        </w:rPr>
        <w:t>/</w:t>
      </w:r>
    </w:p>
    <w:p w14:paraId="5CE271CC"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McDonald’s.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There they can quickly satisfy their hunger.</w:t>
      </w:r>
    </w:p>
    <w:p w14:paraId="7634995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ɪˈmidɪətlɪ</w:t>
      </w:r>
      <w:proofErr w:type="spellEnd"/>
      <w:r w:rsidRPr="00E002D6">
        <w:rPr>
          <w:rFonts w:ascii="Cambria" w:eastAsia="宋体" w:hAnsi="Cambria" w:cs="Cambria"/>
          <w:spacing w:val="-1"/>
          <w:sz w:val="22"/>
          <w:szCs w:val="22"/>
          <w:lang w:eastAsia="zh-CN"/>
        </w:rPr>
        <w:t>/</w:t>
      </w:r>
    </w:p>
    <w:p w14:paraId="5AEA9C14"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Because Americans like things done immediately, they often</w:t>
      </w:r>
    </w:p>
    <w:p w14:paraId="75729B9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ɔrdɚ</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bɝɡɚ</w:t>
      </w:r>
      <w:proofErr w:type="spellEnd"/>
      <w:r w:rsidRPr="00E002D6">
        <w:rPr>
          <w:rFonts w:ascii="Cambria" w:eastAsia="宋体" w:hAnsi="Cambria" w:cs="Cambria"/>
          <w:spacing w:val="-1"/>
          <w:sz w:val="22"/>
          <w:szCs w:val="22"/>
          <w:lang w:eastAsia="zh-CN"/>
        </w:rPr>
        <w:t>/</w:t>
      </w:r>
    </w:p>
    <w:p w14:paraId="48C787AF"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order their food quickly at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fast-food restaurants.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say,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 burger,</w:t>
      </w:r>
      <w:r w:rsidRPr="00E002D6">
        <w:rPr>
          <w:rFonts w:ascii="Times New Roman" w:eastAsia="宋体" w:hAnsi="Times New Roman" w:cs="Times New Roman" w:hint="eastAsia"/>
          <w:spacing w:val="-1"/>
          <w:sz w:val="28"/>
          <w:szCs w:val="28"/>
          <w:lang w:eastAsia="zh-CN"/>
        </w:rPr>
        <w:t xml:space="preserve"> </w:t>
      </w:r>
    </w:p>
    <w:p w14:paraId="29AD156C"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fraɪz</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pəˈlaɪt</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ɪˈfɪʃənt</w:t>
      </w:r>
      <w:proofErr w:type="spellEnd"/>
      <w:r w:rsidRPr="00E002D6">
        <w:rPr>
          <w:rFonts w:ascii="Cambria" w:eastAsia="宋体" w:hAnsi="Cambria" w:cs="Cambria"/>
          <w:spacing w:val="-1"/>
          <w:sz w:val="22"/>
          <w:szCs w:val="22"/>
          <w:lang w:eastAsia="zh-CN"/>
        </w:rPr>
        <w:t>/</w:t>
      </w:r>
    </w:p>
    <w:p w14:paraId="701BA9B2"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fries and a coke!” Though it’s not polite,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it’s efficient.</w:t>
      </w:r>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So</w:t>
      </w:r>
      <w:proofErr w:type="gramEnd"/>
      <w:r w:rsidRPr="00E002D6">
        <w:rPr>
          <w:rFonts w:ascii="Times New Roman" w:eastAsia="宋体" w:hAnsi="Times New Roman" w:cs="Times New Roman"/>
          <w:spacing w:val="-1"/>
          <w:sz w:val="28"/>
          <w:szCs w:val="28"/>
          <w:lang w:eastAsia="zh-CN"/>
        </w:rPr>
        <w:t xml:space="preserve"> when you are in the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States,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try to order this way.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After all,</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in America, do as the Americans do.</w:t>
      </w:r>
    </w:p>
    <w:p w14:paraId="704A0D38"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3EA0B69" w14:textId="77777777" w:rsidR="00792C08" w:rsidRPr="00E002D6" w:rsidRDefault="00000000">
      <w:pPr>
        <w:pStyle w:val="a3"/>
        <w:spacing w:line="400" w:lineRule="exact"/>
        <w:ind w:right="181"/>
        <w:jc w:val="left"/>
        <w:rPr>
          <w:rFonts w:ascii="Cambria" w:hAnsi="Cambria" w:cs="Cambria"/>
          <w:b/>
          <w:bCs/>
          <w:i/>
          <w:iCs/>
          <w:sz w:val="22"/>
          <w:szCs w:val="22"/>
          <w:lang w:eastAsia="zh-CN"/>
        </w:rPr>
      </w:pPr>
      <w:r w:rsidRPr="00E002D6">
        <w:rPr>
          <w:rFonts w:ascii="Cambria" w:hAnsi="Cambria" w:cs="Cambria"/>
          <w:b/>
          <w:bCs/>
          <w:i/>
          <w:iCs/>
          <w:sz w:val="22"/>
          <w:szCs w:val="22"/>
          <w:lang w:eastAsia="zh-CN"/>
        </w:rPr>
        <w:t xml:space="preserve">        </w:t>
      </w:r>
      <w:r w:rsidRPr="00E002D6">
        <w:rPr>
          <w:rFonts w:ascii="Cambria" w:hAnsi="Cambria" w:cs="Cambria" w:hint="eastAsia"/>
          <w:b/>
          <w:bCs/>
          <w:i/>
          <w:iCs/>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kæˈʃɪr</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kʌstəmɚ</w:t>
      </w:r>
      <w:proofErr w:type="spellEnd"/>
      <w:r w:rsidRPr="00E002D6">
        <w:rPr>
          <w:rFonts w:ascii="Cambria" w:hAnsi="Cambria" w:cs="Cambria"/>
          <w:sz w:val="22"/>
          <w:szCs w:val="22"/>
          <w:lang w:eastAsia="zh-CN"/>
        </w:rPr>
        <w:t>/</w:t>
      </w:r>
    </w:p>
    <w:p w14:paraId="24C4B4E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Tess is a cashier at a fast-food restaurant.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Michael is a customer in a hurry.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Tess;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Michael)</w:t>
      </w:r>
    </w:p>
    <w:p w14:paraId="295CE22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Good afternoon,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sir.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are you today?</w:t>
      </w:r>
    </w:p>
    <w:p w14:paraId="6B5BC82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Save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lady.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Just get me a burger and fries.</w:t>
      </w:r>
    </w:p>
    <w:p w14:paraId="3B1A7AE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Would you care for a drink or anything else?</w:t>
      </w:r>
    </w:p>
    <w:p w14:paraId="01E9B7C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Listen.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Though I know you’re trying to be nice,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don’t have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all day.</w:t>
      </w:r>
    </w:p>
    <w:p w14:paraId="7E3C082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mɛnʃən</w:t>
      </w:r>
      <w:proofErr w:type="spellEnd"/>
      <w:r w:rsidRPr="00E002D6">
        <w:rPr>
          <w:rFonts w:ascii="Cambria" w:hAnsi="Cambria" w:cs="Cambria"/>
          <w:sz w:val="22"/>
          <w:szCs w:val="22"/>
          <w:lang w:eastAsia="zh-CN"/>
        </w:rPr>
        <w:t xml:space="preserve">/ </w:t>
      </w:r>
    </w:p>
    <w:p w14:paraId="6012EA7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If I want anything else,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I’ll mention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OK?</w:t>
      </w:r>
    </w:p>
    <w:p w14:paraId="50B8A2B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dɪˈzɝt</w:t>
      </w:r>
      <w:proofErr w:type="spellEnd"/>
      <w:r w:rsidRPr="00E002D6">
        <w:rPr>
          <w:rFonts w:ascii="Cambria" w:hAnsi="Cambria" w:cs="Cambria"/>
          <w:sz w:val="22"/>
          <w:szCs w:val="22"/>
          <w:lang w:eastAsia="zh-CN"/>
        </w:rPr>
        <w:t>/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mɪlkˌʃek</w:t>
      </w:r>
      <w:proofErr w:type="spellEnd"/>
      <w:r w:rsidRPr="00E002D6">
        <w:rPr>
          <w:rFonts w:ascii="Cambria" w:hAnsi="Cambria" w:cs="Cambria"/>
          <w:sz w:val="22"/>
          <w:szCs w:val="22"/>
          <w:lang w:eastAsia="zh-CN"/>
        </w:rPr>
        <w:t>/</w:t>
      </w:r>
    </w:p>
    <w:p w14:paraId="5647A3D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sure you don’t want a dessert?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A milkshake maybe? </w:t>
      </w:r>
    </w:p>
    <w:p w14:paraId="1564787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just go and bring me my order,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will you?</w:t>
      </w:r>
    </w:p>
    <w:p w14:paraId="4A6F655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fəˈmɪljɚ</w:t>
      </w:r>
      <w:proofErr w:type="spellEnd"/>
      <w:r w:rsidRPr="00E002D6">
        <w:rPr>
          <w:rFonts w:ascii="Cambria" w:hAnsi="Cambria" w:cs="Cambria"/>
          <w:sz w:val="22"/>
          <w:szCs w:val="22"/>
          <w:lang w:eastAsia="zh-CN"/>
        </w:rPr>
        <w:t>/</w:t>
      </w:r>
    </w:p>
    <w:p w14:paraId="2E90C10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Wait a minute!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look familiar.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Michael Jordan, aren’t you?</w:t>
      </w:r>
      <w:r w:rsidRPr="00E002D6">
        <w:rPr>
          <w:rFonts w:ascii="Times New Roman" w:hAnsi="Times New Roman" w:cs="Times New Roman" w:hint="eastAsia"/>
          <w:sz w:val="28"/>
          <w:szCs w:val="28"/>
          <w:lang w:eastAsia="zh-CN"/>
        </w:rPr>
        <w:t xml:space="preserve"> </w:t>
      </w:r>
    </w:p>
    <w:p w14:paraId="024B243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feməs</w:t>
      </w:r>
      <w:proofErr w:type="spellEnd"/>
      <w:r w:rsidRPr="00E002D6">
        <w:rPr>
          <w:rFonts w:ascii="Cambria" w:hAnsi="Cambria" w:cs="Cambria"/>
          <w:sz w:val="22"/>
          <w:szCs w:val="22"/>
          <w:lang w:eastAsia="zh-CN"/>
        </w:rPr>
        <w:t>/</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bæskɪtˌbɔl</w:t>
      </w:r>
      <w:proofErr w:type="spellEnd"/>
      <w:r w:rsidRPr="00E002D6">
        <w:rPr>
          <w:rFonts w:ascii="Cambria" w:hAnsi="Cambria" w:cs="Cambria"/>
          <w:i/>
          <w:iCs/>
          <w:sz w:val="22"/>
          <w:szCs w:val="22"/>
          <w:lang w:eastAsia="zh-CN"/>
        </w:rPr>
        <w:t xml:space="preserve"> ˈ</w:t>
      </w:r>
      <w:proofErr w:type="spellStart"/>
      <w:r w:rsidRPr="00E002D6">
        <w:rPr>
          <w:rFonts w:ascii="Cambria" w:hAnsi="Cambria" w:cs="Cambria"/>
          <w:i/>
          <w:iCs/>
          <w:sz w:val="22"/>
          <w:szCs w:val="22"/>
          <w:lang w:eastAsia="zh-CN"/>
        </w:rPr>
        <w:t>pleɚ</w:t>
      </w:r>
      <w:proofErr w:type="spellEnd"/>
      <w:r w:rsidRPr="00E002D6">
        <w:rPr>
          <w:rFonts w:ascii="Cambria" w:hAnsi="Cambria" w:cs="Cambria"/>
          <w:sz w:val="22"/>
          <w:szCs w:val="22"/>
          <w:lang w:eastAsia="zh-CN"/>
        </w:rPr>
        <w:t>/</w:t>
      </w:r>
    </w:p>
    <w:p w14:paraId="17B9C5B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Tell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does it feel to be such a famous basketball player?</w:t>
      </w:r>
    </w:p>
    <w:p w14:paraId="4CE31F5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That’s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I’ve had enough.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going to a real fast-food restaurant.</w:t>
      </w:r>
    </w:p>
    <w:p w14:paraId="4035B12F"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6DB1F7B"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7F538F7E" w14:textId="77777777" w:rsidR="00792C08" w:rsidRPr="00E002D6" w:rsidRDefault="00000000">
      <w:pPr>
        <w:numPr>
          <w:ilvl w:val="0"/>
          <w:numId w:val="8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fast-</w:t>
      </w:r>
      <w:proofErr w:type="gramStart"/>
      <w:r w:rsidRPr="00E002D6">
        <w:rPr>
          <w:rFonts w:ascii="Times New Roman" w:hAnsi="Times New Roman" w:cs="Times New Roman"/>
          <w:b/>
          <w:bCs/>
          <w:sz w:val="22"/>
          <w:szCs w:val="22"/>
        </w:rPr>
        <w:t>food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hAnsi="Cambria" w:cs="Cambria"/>
          <w:sz w:val="22"/>
          <w:szCs w:val="22"/>
        </w:rPr>
        <w:t>fæst</w:t>
      </w:r>
      <w:proofErr w:type="spellEnd"/>
      <w:r w:rsidRPr="00E002D6">
        <w:rPr>
          <w:rFonts w:ascii="Cambria" w:hAnsi="Cambria" w:cs="Cambria"/>
          <w:sz w:val="22"/>
          <w:szCs w:val="22"/>
        </w:rPr>
        <w:t xml:space="preserve"> </w:t>
      </w:r>
      <w:proofErr w:type="gramStart"/>
      <w:r w:rsidRPr="00E002D6">
        <w:rPr>
          <w:rFonts w:ascii="Cambria" w:hAnsi="Cambria" w:cs="Cambria"/>
          <w:sz w:val="22"/>
          <w:szCs w:val="22"/>
        </w:rPr>
        <w:t>ˈfud</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ˌ</w:t>
      </w:r>
      <w:proofErr w:type="spellStart"/>
      <w:r w:rsidRPr="00E002D6">
        <w:rPr>
          <w:rFonts w:ascii="Cambria" w:hAnsi="Cambria" w:cs="Cambria"/>
          <w:sz w:val="22"/>
          <w:szCs w:val="22"/>
        </w:rPr>
        <w:t>fæst</w:t>
      </w:r>
      <w:proofErr w:type="spellEnd"/>
      <w:r w:rsidRPr="00E002D6">
        <w:rPr>
          <w:rFonts w:ascii="Cambria" w:hAnsi="Cambria" w:cs="Cambria"/>
          <w:sz w:val="22"/>
          <w:szCs w:val="22"/>
        </w:rPr>
        <w:t xml:space="preserve"> </w:t>
      </w:r>
      <w:proofErr w:type="gramStart"/>
      <w:r w:rsidRPr="00E002D6">
        <w:rPr>
          <w:rFonts w:ascii="Cambria" w:hAnsi="Cambria" w:cs="Cambria"/>
          <w:sz w:val="22"/>
          <w:szCs w:val="22"/>
        </w:rPr>
        <w:t>ˈ</w:t>
      </w:r>
      <w:proofErr w:type="spellStart"/>
      <w:r w:rsidRPr="00E002D6">
        <w:rPr>
          <w:rFonts w:ascii="Cambria" w:hAnsi="Cambria" w:cs="Cambria"/>
          <w:sz w:val="22"/>
          <w:szCs w:val="22"/>
        </w:rPr>
        <w:t>fuːd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快餐</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w:t>
      </w:r>
    </w:p>
    <w:p w14:paraId="43B4BE7F"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generally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dʒɛnərəlɪ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dʒenərəli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普遍地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广泛地</w:t>
      </w:r>
    </w:p>
    <w:p w14:paraId="07FCF35E"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accept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əkˈsɛpt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əkˈsept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接受</w:t>
      </w:r>
    </w:p>
    <w:p w14:paraId="0E111FD7"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junk</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dʒʌŋk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dʒʌŋk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无用的废物</w:t>
      </w:r>
    </w:p>
    <w:p w14:paraId="41FF218B"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healthful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hAnsi="Cambria" w:cs="Cambria"/>
          <w:sz w:val="22"/>
          <w:szCs w:val="22"/>
        </w:rPr>
        <w:t>ˈ</w:t>
      </w:r>
      <w:proofErr w:type="spellStart"/>
      <w:r w:rsidRPr="00E002D6">
        <w:rPr>
          <w:rFonts w:ascii="Cambria" w:hAnsi="Cambria" w:cs="Cambria"/>
          <w:sz w:val="22"/>
          <w:szCs w:val="22"/>
        </w:rPr>
        <w:t>hɛlθ</w:t>
      </w:r>
      <w:proofErr w:type="gramStart"/>
      <w:r w:rsidRPr="00E002D6">
        <w:rPr>
          <w:rFonts w:ascii="Cambria" w:hAnsi="Cambria" w:cs="Cambria"/>
          <w:sz w:val="22"/>
          <w:szCs w:val="22"/>
        </w:rPr>
        <w:t>fəl</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ˈ</w:t>
      </w:r>
      <w:proofErr w:type="spellStart"/>
      <w:r w:rsidRPr="00E002D6">
        <w:rPr>
          <w:rFonts w:ascii="Cambria" w:hAnsi="Cambria" w:cs="Cambria"/>
          <w:sz w:val="22"/>
          <w:szCs w:val="22"/>
        </w:rPr>
        <w:t>helθ</w:t>
      </w:r>
      <w:proofErr w:type="gramStart"/>
      <w:r w:rsidRPr="00E002D6">
        <w:rPr>
          <w:rFonts w:ascii="Cambria" w:hAnsi="Cambria" w:cs="Cambria"/>
          <w:sz w:val="22"/>
          <w:szCs w:val="22"/>
        </w:rPr>
        <w:t>fəl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有益健康的</w:t>
      </w:r>
      <w:r w:rsidRPr="00E002D6">
        <w:rPr>
          <w:rFonts w:ascii="Times New Roman" w:hAnsi="Times New Roman" w:cs="Times New Roman"/>
          <w:sz w:val="22"/>
          <w:szCs w:val="22"/>
        </w:rPr>
        <w:t xml:space="preserve"> </w:t>
      </w:r>
    </w:p>
    <w:p w14:paraId="73B6B24D"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restaurant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rɛstərɑnt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restərɑ</w:t>
      </w:r>
      <w:r w:rsidRPr="00E002D6">
        <w:rPr>
          <w:rFonts w:ascii="Cambria" w:eastAsia="宋体" w:hAnsi="Cambria" w:cs="Cambria"/>
          <w:spacing w:val="-1"/>
          <w:sz w:val="22"/>
          <w:szCs w:val="22"/>
        </w:rPr>
        <w:t>ː</w:t>
      </w:r>
      <w:r w:rsidRPr="00E002D6">
        <w:rPr>
          <w:rFonts w:ascii="Cambria" w:hAnsi="Cambria" w:cs="Cambria"/>
          <w:sz w:val="22"/>
          <w:szCs w:val="22"/>
        </w:rPr>
        <w:t>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餐馆</w:t>
      </w:r>
    </w:p>
    <w:p w14:paraId="42E327E3"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pop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pɑp</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pɑːp</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弹</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跳</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出）</w:t>
      </w:r>
    </w:p>
    <w:p w14:paraId="1F7E094E"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regular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rɛ</w:t>
      </w:r>
      <w:r w:rsidRPr="00E002D6">
        <w:rPr>
          <w:rFonts w:ascii="Cambria" w:eastAsia="宋体" w:hAnsi="Cambria" w:cs="Cambria"/>
          <w:spacing w:val="-1"/>
          <w:sz w:val="22"/>
          <w:szCs w:val="22"/>
        </w:rPr>
        <w:t>ɡ</w:t>
      </w:r>
      <w:r w:rsidRPr="00E002D6">
        <w:rPr>
          <w:rFonts w:ascii="Cambria" w:hAnsi="Cambria" w:cs="Cambria"/>
          <w:sz w:val="22"/>
          <w:szCs w:val="22"/>
        </w:rPr>
        <w:t>jəlɚ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reɡjələr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正常的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一般的</w:t>
      </w:r>
      <w:r w:rsidRPr="00E002D6">
        <w:rPr>
          <w:rFonts w:ascii="Times New Roman" w:hAnsi="Times New Roman" w:cs="Times New Roman"/>
          <w:sz w:val="22"/>
          <w:szCs w:val="22"/>
        </w:rPr>
        <w:t xml:space="preserve"> </w:t>
      </w:r>
    </w:p>
    <w:p w14:paraId="4137C702"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meal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mil</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miːl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餐</w:t>
      </w:r>
    </w:p>
    <w:p w14:paraId="13DA711E"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race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res</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reɪs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疾行</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跑</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与</w:t>
      </w:r>
      <w:proofErr w:type="gram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赛跑</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赛跑；</w:t>
      </w:r>
    </w:p>
    <w:p w14:paraId="3E325A20"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比赛</w:t>
      </w:r>
      <w:r w:rsidRPr="00E002D6">
        <w:rPr>
          <w:rFonts w:ascii="Times New Roman" w:hAnsi="Times New Roman" w:cs="Times New Roman"/>
          <w:sz w:val="22"/>
          <w:szCs w:val="22"/>
        </w:rPr>
        <w:t xml:space="preserve"> </w:t>
      </w:r>
    </w:p>
    <w:p w14:paraId="2CB84961" w14:textId="77777777" w:rsidR="00792C08" w:rsidRPr="00E002D6" w:rsidRDefault="00000000">
      <w:pPr>
        <w:numPr>
          <w:ilvl w:val="0"/>
          <w:numId w:val="8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the </w:t>
      </w:r>
      <w:proofErr w:type="gramStart"/>
      <w:r w:rsidRPr="00E002D6">
        <w:rPr>
          <w:rFonts w:ascii="Times New Roman" w:hAnsi="Times New Roman" w:cs="Times New Roman"/>
          <w:b/>
          <w:bCs/>
          <w:sz w:val="22"/>
          <w:szCs w:val="22"/>
        </w:rPr>
        <w:t>McDonald’s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KK:</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proofErr w:type="spellStart"/>
      <w:r w:rsidRPr="00E002D6">
        <w:rPr>
          <w:rFonts w:ascii="Cambria" w:hAnsi="Cambria" w:cs="Cambria"/>
          <w:sz w:val="22"/>
          <w:szCs w:val="22"/>
        </w:rPr>
        <w:t>mək'dɑnəldz</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mək'dɑ:nəldz</w:t>
      </w:r>
      <w:proofErr w:type="spellEnd"/>
      <w:r w:rsidRPr="00E002D6">
        <w:rPr>
          <w:rFonts w:ascii="Cambria" w:hAnsi="Cambria" w:cs="Cambria"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i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麦当劳</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美国</w:t>
      </w:r>
    </w:p>
    <w:p w14:paraId="34E3DA37"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最大的汉堡包连锁店）</w:t>
      </w:r>
    </w:p>
    <w:p w14:paraId="243750DD"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satisfy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sætɪsˌfaɪ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sætɪsfaɪ</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使满意</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使满足</w:t>
      </w:r>
      <w:r w:rsidRPr="00E002D6">
        <w:rPr>
          <w:rFonts w:ascii="Times New Roman" w:hAnsi="Times New Roman" w:cs="Times New Roman"/>
          <w:sz w:val="22"/>
          <w:szCs w:val="22"/>
        </w:rPr>
        <w:t xml:space="preserve"> </w:t>
      </w:r>
    </w:p>
    <w:p w14:paraId="792602CD"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hunger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hʌŋ</w:t>
      </w:r>
      <w:r w:rsidRPr="00E002D6">
        <w:rPr>
          <w:rFonts w:ascii="Cambria" w:eastAsia="宋体" w:hAnsi="Cambria" w:cs="Cambria"/>
          <w:spacing w:val="-1"/>
          <w:sz w:val="22"/>
          <w:szCs w:val="22"/>
        </w:rPr>
        <w:t>ɡ</w:t>
      </w:r>
      <w:r w:rsidRPr="00E002D6">
        <w:rPr>
          <w:rFonts w:ascii="Cambria" w:hAnsi="Cambria" w:cs="Cambria"/>
          <w:sz w:val="22"/>
          <w:szCs w:val="22"/>
        </w:rPr>
        <w:t>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hʌŋɡər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饥饿</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i/>
          <w:iCs/>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渴望</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极想</w:t>
      </w:r>
      <w:r w:rsidRPr="00E002D6">
        <w:rPr>
          <w:rFonts w:ascii="Times New Roman" w:hAnsi="Times New Roman" w:cs="Times New Roman"/>
          <w:sz w:val="22"/>
          <w:szCs w:val="22"/>
        </w:rPr>
        <w:t xml:space="preserve"> </w:t>
      </w:r>
    </w:p>
    <w:p w14:paraId="42466E7B"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immediately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ɪˈmidɪətlɪ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ɪˈmiːdiətli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立刻</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马上</w:t>
      </w:r>
    </w:p>
    <w:p w14:paraId="23092FD7"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order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ɔrdɚ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ɔːrdər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点</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菜）</w:t>
      </w:r>
    </w:p>
    <w:p w14:paraId="327D05B3"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burger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bɝ</w:t>
      </w:r>
      <w:r w:rsidRPr="00E002D6">
        <w:rPr>
          <w:rFonts w:ascii="Cambria" w:eastAsia="宋体" w:hAnsi="Cambria" w:cs="Cambria"/>
          <w:spacing w:val="-1"/>
          <w:sz w:val="22"/>
          <w:szCs w:val="22"/>
        </w:rPr>
        <w:t>ɡ</w:t>
      </w:r>
      <w:r w:rsidRPr="00E002D6">
        <w:rPr>
          <w:rFonts w:ascii="Cambria" w:hAnsi="Cambria" w:cs="Cambria"/>
          <w:sz w:val="22"/>
          <w:szCs w:val="22"/>
        </w:rPr>
        <w:t>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bɜːrɡər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汉堡</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01507F85"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fries</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fraɪz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fraɪz</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炸薯条</w:t>
      </w:r>
    </w:p>
    <w:p w14:paraId="0838BC7B"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polite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pəˈlaɪt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pəˈlaɪt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有礼貌的</w:t>
      </w:r>
    </w:p>
    <w:p w14:paraId="03A35FC7"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efficient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ɪˈfɪʃənt</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ɪˈfɪʃənt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有效率的</w:t>
      </w:r>
    </w:p>
    <w:p w14:paraId="2D9E10E6"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cashier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kæˈʃɪr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kæˈʃɪr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柜台收银员</w:t>
      </w:r>
    </w:p>
    <w:p w14:paraId="23FB2135"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customer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kʌstəmɚ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kʌstəmər</w:t>
      </w:r>
      <w:proofErr w:type="spellEnd"/>
      <w:r w:rsidRPr="00E002D6">
        <w:rPr>
          <w:rFonts w:ascii="Cambria" w:eastAsia="宋体" w:hAnsi="Cambria" w:cs="Cambria"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顾客</w:t>
      </w:r>
    </w:p>
    <w:p w14:paraId="7435C1AF"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mention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mɛnʃən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menʃən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提及</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说到</w:t>
      </w:r>
    </w:p>
    <w:p w14:paraId="4D544D73"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dessert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dɪˈzɝt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dɪˈzɜːrt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餐后甜点</w:t>
      </w:r>
    </w:p>
    <w:p w14:paraId="362C022E"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mi</w:t>
      </w:r>
      <w:r w:rsidRPr="00E002D6">
        <w:rPr>
          <w:rFonts w:ascii="Times New Roman" w:hAnsi="Times New Roman" w:cs="Times New Roman" w:hint="eastAsia"/>
          <w:b/>
          <w:bCs/>
          <w:sz w:val="22"/>
          <w:szCs w:val="22"/>
        </w:rPr>
        <w:t>l</w:t>
      </w:r>
      <w:r w:rsidRPr="00E002D6">
        <w:rPr>
          <w:rFonts w:ascii="Times New Roman" w:hAnsi="Times New Roman" w:cs="Times New Roman"/>
          <w:b/>
          <w:bCs/>
          <w:sz w:val="22"/>
          <w:szCs w:val="22"/>
        </w:rPr>
        <w:t>kshake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mɪlkˌʃek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mɪlkʃeɪk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奶昔</w:t>
      </w:r>
    </w:p>
    <w:p w14:paraId="515C6A8A"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familiar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fəˈmɪljɚ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fəˈmɪljər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熟悉的</w:t>
      </w:r>
    </w:p>
    <w:p w14:paraId="61700314" w14:textId="77777777" w:rsidR="00792C08" w:rsidRPr="00E002D6" w:rsidRDefault="00000000">
      <w:pPr>
        <w:numPr>
          <w:ilvl w:val="0"/>
          <w:numId w:val="8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famous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feməs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feɪməs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有名的</w:t>
      </w:r>
    </w:p>
    <w:p w14:paraId="2132F307" w14:textId="77777777" w:rsidR="00792C08" w:rsidRPr="00E002D6" w:rsidRDefault="00000000">
      <w:pPr>
        <w:numPr>
          <w:ilvl w:val="0"/>
          <w:numId w:val="8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basketball </w:t>
      </w:r>
      <w:proofErr w:type="gramStart"/>
      <w:r w:rsidRPr="00E002D6">
        <w:rPr>
          <w:rFonts w:ascii="Times New Roman" w:hAnsi="Times New Roman" w:cs="Times New Roman"/>
          <w:b/>
          <w:bCs/>
          <w:sz w:val="22"/>
          <w:szCs w:val="22"/>
        </w:rPr>
        <w:t>player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bæskɪtˌbɔl</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pleɚ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bæskɪtbɔːl</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pleɪər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篮球</w:t>
      </w:r>
    </w:p>
    <w:p w14:paraId="3AA22870"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运动员</w:t>
      </w:r>
    </w:p>
    <w:p w14:paraId="79F622CE" w14:textId="77777777" w:rsidR="00792C08" w:rsidRPr="00E002D6" w:rsidRDefault="00792C08">
      <w:pPr>
        <w:spacing w:line="400" w:lineRule="exact"/>
        <w:jc w:val="left"/>
        <w:rPr>
          <w:rFonts w:ascii="Times New Roman" w:hAnsi="Times New Roman" w:cs="Times New Roman"/>
          <w:sz w:val="22"/>
          <w:szCs w:val="22"/>
        </w:rPr>
      </w:pPr>
    </w:p>
    <w:p w14:paraId="72A23C0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54E60135" w14:textId="77777777" w:rsidR="00792C08" w:rsidRPr="00E002D6" w:rsidRDefault="00000000">
      <w:pPr>
        <w:spacing w:line="360" w:lineRule="auto"/>
        <w:ind w:firstLineChars="200" w:firstLine="480"/>
        <w:rPr>
          <w:rFonts w:ascii="Times New Roman" w:hAnsi="Times New Roman" w:cs="Times New Roman"/>
          <w:color w:val="FDD860" w:themeColor="accent3" w:themeTint="99"/>
          <w:sz w:val="24"/>
        </w:rPr>
      </w:pPr>
      <w:r w:rsidRPr="00E002D6">
        <w:rPr>
          <w:rFonts w:ascii="Times New Roman" w:hAnsi="Times New Roman" w:cs="Times New Roman"/>
          <w:color w:val="FDD860" w:themeColor="accent3" w:themeTint="99"/>
          <w:sz w:val="24"/>
        </w:rPr>
        <w:t>本课主要学习</w:t>
      </w:r>
      <w:r w:rsidRPr="00E002D6">
        <w:rPr>
          <w:rFonts w:ascii="Times New Roman" w:hAnsi="Times New Roman" w:cs="Times New Roman"/>
          <w:color w:val="FDD860" w:themeColor="accent3" w:themeTint="99"/>
          <w:sz w:val="24"/>
        </w:rPr>
        <w:t>though</w:t>
      </w:r>
      <w:r w:rsidRPr="00E002D6">
        <w:rPr>
          <w:rFonts w:ascii="Times New Roman" w:hAnsi="Times New Roman" w:cs="Times New Roman"/>
          <w:color w:val="FDD860" w:themeColor="accent3" w:themeTint="99"/>
          <w:sz w:val="24"/>
        </w:rPr>
        <w:t>引导的条件状语从句用法并复习</w:t>
      </w:r>
      <w:r w:rsidRPr="00E002D6">
        <w:rPr>
          <w:rFonts w:ascii="Times New Roman" w:hAnsi="Times New Roman" w:cs="Times New Roman"/>
          <w:color w:val="FDD860" w:themeColor="accent3" w:themeTint="99"/>
          <w:sz w:val="24"/>
        </w:rPr>
        <w:t>if</w:t>
      </w:r>
      <w:r w:rsidRPr="00E002D6">
        <w:rPr>
          <w:rFonts w:ascii="Times New Roman" w:hAnsi="Times New Roman" w:cs="Times New Roman"/>
          <w:color w:val="FDD860" w:themeColor="accent3" w:themeTint="99"/>
          <w:sz w:val="24"/>
        </w:rPr>
        <w:t>引导的条件状语从句。</w:t>
      </w:r>
    </w:p>
    <w:p w14:paraId="16C9234D" w14:textId="77777777" w:rsidR="00792C08" w:rsidRPr="00E002D6" w:rsidRDefault="00000000">
      <w:pPr>
        <w:numPr>
          <w:ilvl w:val="0"/>
          <w:numId w:val="85"/>
        </w:numPr>
        <w:spacing w:line="360" w:lineRule="auto"/>
        <w:rPr>
          <w:rFonts w:ascii="Times New Roman" w:hAnsi="Times New Roman" w:cs="Times New Roman"/>
          <w:sz w:val="24"/>
        </w:rPr>
      </w:pPr>
      <w:r w:rsidRPr="00E002D6">
        <w:rPr>
          <w:rFonts w:ascii="Times New Roman" w:hAnsi="Times New Roman" w:cs="Times New Roman"/>
          <w:sz w:val="24"/>
        </w:rPr>
        <w:t>though</w:t>
      </w:r>
      <w:r w:rsidRPr="00E002D6">
        <w:rPr>
          <w:rFonts w:ascii="Times New Roman" w:hAnsi="Times New Roman" w:cs="Times New Roman"/>
          <w:sz w:val="24"/>
        </w:rPr>
        <w:t>引导的条件状语从句用法</w:t>
      </w:r>
    </w:p>
    <w:p w14:paraId="3D5BFAAB"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though</w:t>
      </w:r>
      <w:r w:rsidRPr="00E002D6">
        <w:rPr>
          <w:rFonts w:ascii="Times New Roman" w:hAnsi="Times New Roman" w:cs="Times New Roman" w:hint="eastAsia"/>
          <w:sz w:val="24"/>
          <w:lang w:eastAsia="zh"/>
        </w:rPr>
        <w:t>（</w:t>
      </w:r>
      <w:r w:rsidRPr="00E002D6">
        <w:rPr>
          <w:rFonts w:ascii="Times New Roman" w:hAnsi="Times New Roman" w:cs="Times New Roman"/>
          <w:sz w:val="24"/>
        </w:rPr>
        <w:t>虽然）也可用</w:t>
      </w:r>
      <w:r w:rsidRPr="00E002D6">
        <w:rPr>
          <w:rFonts w:ascii="Times New Roman" w:hAnsi="Times New Roman" w:cs="Times New Roman"/>
          <w:sz w:val="24"/>
        </w:rPr>
        <w:t>although</w:t>
      </w:r>
      <w:r w:rsidRPr="00E002D6">
        <w:rPr>
          <w:rFonts w:ascii="Times New Roman" w:hAnsi="Times New Roman" w:cs="Times New Roman"/>
          <w:sz w:val="24"/>
        </w:rPr>
        <w:t>代替，为副词连词，引导状语从句，修饰句中主句。我们因受中文</w:t>
      </w:r>
      <w:r w:rsidRPr="00E002D6">
        <w:rPr>
          <w:rFonts w:ascii="Times New Roman" w:hAnsi="Times New Roman" w:cs="Times New Roman"/>
          <w:sz w:val="24"/>
        </w:rPr>
        <w:t>“</w:t>
      </w:r>
      <w:r w:rsidRPr="00E002D6">
        <w:rPr>
          <w:rFonts w:ascii="Times New Roman" w:hAnsi="Times New Roman" w:cs="Times New Roman"/>
          <w:sz w:val="24"/>
        </w:rPr>
        <w:t>虽然</w:t>
      </w:r>
      <w:r w:rsidRPr="00E002D6">
        <w:rPr>
          <w:rFonts w:ascii="Times New Roman" w:hAnsi="Times New Roman" w:cs="Times New Roman" w:hint="eastAsia"/>
          <w:sz w:val="24"/>
          <w:lang w:eastAsia="zh"/>
        </w:rPr>
        <w:t>……</w:t>
      </w:r>
      <w:r w:rsidRPr="00E002D6">
        <w:rPr>
          <w:rFonts w:ascii="Times New Roman" w:hAnsi="Times New Roman" w:cs="Times New Roman"/>
          <w:sz w:val="24"/>
        </w:rPr>
        <w:t>但是</w:t>
      </w:r>
      <w:r w:rsidRPr="00E002D6">
        <w:rPr>
          <w:rFonts w:ascii="Times New Roman" w:hAnsi="Times New Roman" w:cs="Times New Roman" w:hint="eastAsia"/>
          <w:sz w:val="24"/>
          <w:lang w:eastAsia="zh"/>
        </w:rPr>
        <w:t>……</w:t>
      </w:r>
      <w:r w:rsidRPr="00E002D6">
        <w:rPr>
          <w:rFonts w:ascii="Times New Roman" w:hAnsi="Times New Roman" w:cs="Times New Roman"/>
          <w:sz w:val="24"/>
        </w:rPr>
        <w:t>”</w:t>
      </w:r>
      <w:r w:rsidRPr="00E002D6">
        <w:rPr>
          <w:rFonts w:ascii="Times New Roman" w:hAnsi="Times New Roman" w:cs="Times New Roman"/>
          <w:sz w:val="24"/>
        </w:rPr>
        <w:t>的影响，而常将英文说成</w:t>
      </w:r>
      <w:r w:rsidRPr="00E002D6">
        <w:rPr>
          <w:rFonts w:ascii="Times New Roman" w:hAnsi="Times New Roman" w:cs="Times New Roman"/>
          <w:sz w:val="24"/>
        </w:rPr>
        <w:t>“Though (Although)…but…”</w:t>
      </w:r>
      <w:r w:rsidRPr="00E002D6">
        <w:rPr>
          <w:rFonts w:ascii="Times New Roman" w:hAnsi="Times New Roman" w:cs="Times New Roman"/>
          <w:sz w:val="24"/>
        </w:rPr>
        <w:t>的错误结构，因为英文的语法中规定两句之间的连词只能有一个，而</w:t>
      </w:r>
      <w:r w:rsidRPr="00E002D6">
        <w:rPr>
          <w:rFonts w:ascii="Times New Roman" w:hAnsi="Times New Roman" w:cs="Times New Roman"/>
          <w:sz w:val="24"/>
        </w:rPr>
        <w:t>though</w:t>
      </w:r>
      <w:r w:rsidRPr="00E002D6">
        <w:rPr>
          <w:rFonts w:ascii="Times New Roman" w:hAnsi="Times New Roman" w:cs="Times New Roman" w:hint="eastAsia"/>
          <w:sz w:val="24"/>
          <w:lang w:eastAsia="zh"/>
        </w:rPr>
        <w:t xml:space="preserve"> </w:t>
      </w:r>
      <w:r w:rsidRPr="00E002D6">
        <w:rPr>
          <w:rFonts w:ascii="Times New Roman" w:hAnsi="Times New Roman" w:cs="Times New Roman"/>
          <w:sz w:val="24"/>
        </w:rPr>
        <w:t>(although)</w:t>
      </w:r>
      <w:r w:rsidRPr="00E002D6">
        <w:rPr>
          <w:rFonts w:ascii="Times New Roman" w:hAnsi="Times New Roman" w:cs="Times New Roman" w:hint="eastAsia"/>
          <w:sz w:val="24"/>
          <w:lang w:eastAsia="zh"/>
        </w:rPr>
        <w:t xml:space="preserve"> </w:t>
      </w:r>
      <w:r w:rsidRPr="00E002D6">
        <w:rPr>
          <w:rFonts w:ascii="Times New Roman" w:hAnsi="Times New Roman" w:cs="Times New Roman"/>
          <w:sz w:val="24"/>
        </w:rPr>
        <w:t>与</w:t>
      </w:r>
      <w:r w:rsidRPr="00E002D6">
        <w:rPr>
          <w:rFonts w:ascii="Times New Roman" w:hAnsi="Times New Roman" w:cs="Times New Roman"/>
          <w:sz w:val="24"/>
        </w:rPr>
        <w:t>but</w:t>
      </w:r>
      <w:r w:rsidRPr="00E002D6">
        <w:rPr>
          <w:rFonts w:ascii="Times New Roman" w:hAnsi="Times New Roman" w:cs="Times New Roman"/>
          <w:sz w:val="24"/>
        </w:rPr>
        <w:t>均为连词，如此一来，形成错误的双重连接句子结构。故我们若用</w:t>
      </w:r>
      <w:r w:rsidRPr="00E002D6">
        <w:rPr>
          <w:rFonts w:ascii="Times New Roman" w:hAnsi="Times New Roman" w:cs="Times New Roman"/>
          <w:sz w:val="24"/>
        </w:rPr>
        <w:t>though</w:t>
      </w:r>
      <w:r w:rsidRPr="00E002D6">
        <w:rPr>
          <w:rFonts w:ascii="Times New Roman" w:hAnsi="Times New Roman" w:cs="Times New Roman" w:hint="eastAsia"/>
          <w:sz w:val="24"/>
          <w:lang w:eastAsia="zh"/>
        </w:rPr>
        <w:t>（</w:t>
      </w:r>
      <w:r w:rsidRPr="00E002D6">
        <w:rPr>
          <w:rFonts w:ascii="Times New Roman" w:hAnsi="Times New Roman" w:cs="Times New Roman"/>
          <w:sz w:val="24"/>
        </w:rPr>
        <w:t>或</w:t>
      </w:r>
      <w:r w:rsidRPr="00E002D6">
        <w:rPr>
          <w:rFonts w:ascii="Times New Roman" w:hAnsi="Times New Roman" w:cs="Times New Roman"/>
          <w:sz w:val="24"/>
        </w:rPr>
        <w:t>although</w:t>
      </w:r>
      <w:r w:rsidRPr="00E002D6">
        <w:rPr>
          <w:rFonts w:ascii="Times New Roman" w:hAnsi="Times New Roman" w:cs="Times New Roman" w:hint="eastAsia"/>
          <w:sz w:val="24"/>
          <w:lang w:eastAsia="zh"/>
        </w:rPr>
        <w:t>）</w:t>
      </w:r>
      <w:r w:rsidRPr="00E002D6">
        <w:rPr>
          <w:rFonts w:ascii="Times New Roman" w:hAnsi="Times New Roman" w:cs="Times New Roman"/>
          <w:sz w:val="24"/>
        </w:rPr>
        <w:t>时，则</w:t>
      </w:r>
      <w:r w:rsidRPr="00E002D6">
        <w:rPr>
          <w:rFonts w:ascii="Times New Roman" w:hAnsi="Times New Roman" w:cs="Times New Roman"/>
          <w:sz w:val="24"/>
        </w:rPr>
        <w:t>but</w:t>
      </w:r>
      <w:r w:rsidRPr="00E002D6">
        <w:rPr>
          <w:rFonts w:ascii="Times New Roman" w:hAnsi="Times New Roman" w:cs="Times New Roman"/>
          <w:sz w:val="24"/>
        </w:rPr>
        <w:t>应予省略；若用</w:t>
      </w:r>
      <w:r w:rsidRPr="00E002D6">
        <w:rPr>
          <w:rFonts w:ascii="Times New Roman" w:hAnsi="Times New Roman" w:cs="Times New Roman"/>
          <w:sz w:val="24"/>
        </w:rPr>
        <w:t>but</w:t>
      </w:r>
      <w:r w:rsidRPr="00E002D6">
        <w:rPr>
          <w:rFonts w:ascii="Times New Roman" w:hAnsi="Times New Roman" w:cs="Times New Roman"/>
          <w:sz w:val="24"/>
        </w:rPr>
        <w:t>时，则</w:t>
      </w:r>
      <w:r w:rsidRPr="00E002D6">
        <w:rPr>
          <w:rFonts w:ascii="Times New Roman" w:hAnsi="Times New Roman" w:cs="Times New Roman"/>
          <w:sz w:val="24"/>
        </w:rPr>
        <w:t>though</w:t>
      </w:r>
      <w:r w:rsidRPr="00E002D6">
        <w:rPr>
          <w:rFonts w:ascii="Times New Roman" w:hAnsi="Times New Roman" w:cs="Times New Roman" w:hint="eastAsia"/>
          <w:sz w:val="24"/>
          <w:lang w:eastAsia="zh"/>
        </w:rPr>
        <w:t>（</w:t>
      </w:r>
      <w:r w:rsidRPr="00E002D6">
        <w:rPr>
          <w:rFonts w:ascii="Times New Roman" w:hAnsi="Times New Roman" w:cs="Times New Roman"/>
          <w:sz w:val="24"/>
        </w:rPr>
        <w:t>或</w:t>
      </w:r>
      <w:r w:rsidRPr="00E002D6">
        <w:rPr>
          <w:rFonts w:ascii="Times New Roman" w:hAnsi="Times New Roman" w:cs="Times New Roman"/>
          <w:sz w:val="24"/>
        </w:rPr>
        <w:t>although</w:t>
      </w:r>
      <w:r w:rsidRPr="00E002D6">
        <w:rPr>
          <w:rFonts w:ascii="Times New Roman" w:hAnsi="Times New Roman" w:cs="Times New Roman" w:hint="eastAsia"/>
          <w:sz w:val="24"/>
          <w:lang w:eastAsia="zh"/>
        </w:rPr>
        <w:t>）</w:t>
      </w:r>
      <w:r w:rsidRPr="00E002D6">
        <w:rPr>
          <w:rFonts w:ascii="Times New Roman" w:hAnsi="Times New Roman" w:cs="Times New Roman"/>
          <w:sz w:val="24"/>
        </w:rPr>
        <w:t>就应省略。</w:t>
      </w:r>
    </w:p>
    <w:p w14:paraId="0CAC46B8"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Though he</w:t>
      </w:r>
      <w:r w:rsidRPr="00E002D6">
        <w:rPr>
          <w:rFonts w:ascii="Times New Roman" w:hAnsi="Times New Roman" w:cs="Times New Roman" w:hint="eastAsia"/>
          <w:sz w:val="24"/>
        </w:rPr>
        <w:t xml:space="preserve"> </w:t>
      </w:r>
      <w:r w:rsidRPr="00E002D6">
        <w:rPr>
          <w:rFonts w:ascii="Times New Roman" w:hAnsi="Times New Roman" w:cs="Times New Roman"/>
          <w:sz w:val="24"/>
        </w:rPr>
        <w:t xml:space="preserve">is </w:t>
      </w:r>
      <w:proofErr w:type="spellStart"/>
      <w:proofErr w:type="gramStart"/>
      <w:r w:rsidRPr="00E002D6">
        <w:rPr>
          <w:rFonts w:ascii="Times New Roman" w:hAnsi="Times New Roman" w:cs="Times New Roman"/>
          <w:sz w:val="24"/>
        </w:rPr>
        <w:t>rich,but</w:t>
      </w:r>
      <w:proofErr w:type="spellEnd"/>
      <w:proofErr w:type="gramEnd"/>
      <w:r w:rsidRPr="00E002D6">
        <w:rPr>
          <w:rFonts w:ascii="Times New Roman" w:hAnsi="Times New Roman" w:cs="Times New Roman"/>
          <w:sz w:val="24"/>
        </w:rPr>
        <w:t xml:space="preserve"> he</w:t>
      </w:r>
      <w:r w:rsidRPr="00E002D6">
        <w:rPr>
          <w:rFonts w:ascii="Times New Roman" w:hAnsi="Times New Roman" w:cs="Times New Roman" w:hint="eastAsia"/>
          <w:sz w:val="24"/>
        </w:rPr>
        <w:t xml:space="preserve"> </w:t>
      </w:r>
      <w:r w:rsidRPr="00E002D6">
        <w:rPr>
          <w:rFonts w:ascii="Times New Roman" w:hAnsi="Times New Roman" w:cs="Times New Roman"/>
          <w:sz w:val="24"/>
        </w:rPr>
        <w:t>is not</w:t>
      </w:r>
      <w:r w:rsidRPr="00E002D6">
        <w:rPr>
          <w:rFonts w:ascii="Times New Roman" w:hAnsi="Times New Roman" w:cs="Times New Roman" w:hint="eastAsia"/>
          <w:sz w:val="24"/>
        </w:rPr>
        <w:t xml:space="preserve"> </w:t>
      </w:r>
      <w:proofErr w:type="gramStart"/>
      <w:r w:rsidRPr="00E002D6">
        <w:rPr>
          <w:rFonts w:ascii="Times New Roman" w:hAnsi="Times New Roman" w:cs="Times New Roman"/>
          <w:sz w:val="24"/>
        </w:rPr>
        <w:t>happy.</w:t>
      </w:r>
      <w:r w:rsidRPr="00E002D6">
        <w:rPr>
          <w:rFonts w:ascii="Times New Roman" w:hAnsi="Times New Roman" w:cs="Times New Roman" w:hint="eastAsia"/>
          <w:sz w:val="24"/>
        </w:rPr>
        <w:t>(</w:t>
      </w:r>
      <w:proofErr w:type="gramEnd"/>
      <w:r w:rsidRPr="00E002D6">
        <w:rPr>
          <w:rFonts w:ascii="Times New Roman" w:hAnsi="Times New Roman" w:cs="Times New Roman" w:hint="eastAsia"/>
          <w:sz w:val="24"/>
        </w:rPr>
        <w:t>×</w:t>
      </w:r>
      <w:r w:rsidRPr="00E002D6">
        <w:rPr>
          <w:rFonts w:ascii="Times New Roman" w:hAnsi="Times New Roman" w:cs="Times New Roman" w:hint="eastAsia"/>
          <w:sz w:val="24"/>
        </w:rPr>
        <w:t>)</w:t>
      </w:r>
    </w:p>
    <w:p w14:paraId="4821B717"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xml:space="preserve">→ Though he is rich, he is not </w:t>
      </w:r>
      <w:proofErr w:type="gramStart"/>
      <w:r w:rsidRPr="00E002D6">
        <w:rPr>
          <w:rFonts w:ascii="Times New Roman" w:hAnsi="Times New Roman" w:cs="Times New Roman"/>
          <w:sz w:val="24"/>
        </w:rPr>
        <w:t>happy.(</w:t>
      </w:r>
      <w:proofErr w:type="gramEnd"/>
      <w:r w:rsidRPr="00E002D6">
        <w:rPr>
          <w:rFonts w:ascii="Times New Roman" w:hAnsi="Times New Roman" w:cs="Times New Roman"/>
          <w:sz w:val="24"/>
        </w:rPr>
        <w:t>√)</w:t>
      </w:r>
    </w:p>
    <w:p w14:paraId="5079DAAD"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He is rich, but he is not happy.</w:t>
      </w:r>
    </w:p>
    <w:p w14:paraId="6DC6F935"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虽然他很有钱，但他并不快乐。</w:t>
      </w:r>
    </w:p>
    <w:p w14:paraId="055368B5"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xml:space="preserve">Although she was </w:t>
      </w:r>
      <w:proofErr w:type="gramStart"/>
      <w:r w:rsidRPr="00E002D6">
        <w:rPr>
          <w:rFonts w:ascii="Times New Roman" w:hAnsi="Times New Roman" w:cs="Times New Roman"/>
          <w:sz w:val="24"/>
        </w:rPr>
        <w:t>sick, but</w:t>
      </w:r>
      <w:proofErr w:type="gramEnd"/>
      <w:r w:rsidRPr="00E002D6">
        <w:rPr>
          <w:rFonts w:ascii="Times New Roman" w:hAnsi="Times New Roman" w:cs="Times New Roman"/>
          <w:sz w:val="24"/>
        </w:rPr>
        <w:t xml:space="preserve"> she still went to </w:t>
      </w:r>
      <w:proofErr w:type="gramStart"/>
      <w:r w:rsidRPr="00E002D6">
        <w:rPr>
          <w:rFonts w:ascii="Times New Roman" w:hAnsi="Times New Roman" w:cs="Times New Roman"/>
          <w:sz w:val="24"/>
        </w:rPr>
        <w:t>school.(</w:t>
      </w:r>
      <w:proofErr w:type="gramEnd"/>
      <w:r w:rsidRPr="00E002D6">
        <w:rPr>
          <w:rFonts w:ascii="Times New Roman" w:hAnsi="Times New Roman" w:cs="Times New Roman"/>
          <w:sz w:val="24"/>
        </w:rPr>
        <w:t>×)</w:t>
      </w:r>
    </w:p>
    <w:p w14:paraId="6BE4A45E"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xml:space="preserve">→Although she was sick, she still went to </w:t>
      </w:r>
      <w:proofErr w:type="gramStart"/>
      <w:r w:rsidRPr="00E002D6">
        <w:rPr>
          <w:rFonts w:ascii="Times New Roman" w:hAnsi="Times New Roman" w:cs="Times New Roman"/>
          <w:sz w:val="24"/>
        </w:rPr>
        <w:t>school.(</w:t>
      </w:r>
      <w:proofErr w:type="gramEnd"/>
      <w:r w:rsidRPr="00E002D6">
        <w:rPr>
          <w:rFonts w:ascii="Times New Roman" w:hAnsi="Times New Roman" w:cs="Times New Roman"/>
          <w:sz w:val="24"/>
        </w:rPr>
        <w:t>√)</w:t>
      </w:r>
    </w:p>
    <w:p w14:paraId="3D82A854"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She was</w:t>
      </w:r>
      <w:r w:rsidRPr="00E002D6">
        <w:rPr>
          <w:rFonts w:ascii="Times New Roman" w:hAnsi="Times New Roman" w:cs="Times New Roman" w:hint="eastAsia"/>
          <w:sz w:val="24"/>
        </w:rPr>
        <w:t xml:space="preserve"> </w:t>
      </w:r>
      <w:r w:rsidRPr="00E002D6">
        <w:rPr>
          <w:rFonts w:ascii="Times New Roman" w:hAnsi="Times New Roman" w:cs="Times New Roman"/>
          <w:sz w:val="24"/>
        </w:rPr>
        <w:t>sick, but she still went to school.</w:t>
      </w:r>
    </w:p>
    <w:p w14:paraId="588073DC"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虽然她病了，但她仍然去上学。</w:t>
      </w:r>
    </w:p>
    <w:p w14:paraId="52E9947D"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→Even</w:t>
      </w:r>
      <w:r w:rsidRPr="00E002D6">
        <w:rPr>
          <w:rFonts w:ascii="Times New Roman" w:hAnsi="Times New Roman" w:cs="Times New Roman" w:hint="eastAsia"/>
          <w:sz w:val="24"/>
        </w:rPr>
        <w:t xml:space="preserve"> </w:t>
      </w:r>
      <w:r w:rsidRPr="00E002D6">
        <w:rPr>
          <w:rFonts w:ascii="Times New Roman" w:hAnsi="Times New Roman" w:cs="Times New Roman"/>
          <w:sz w:val="24"/>
        </w:rPr>
        <w:t xml:space="preserve">though it will probably rain </w:t>
      </w:r>
      <w:proofErr w:type="gramStart"/>
      <w:r w:rsidRPr="00E002D6">
        <w:rPr>
          <w:rFonts w:ascii="Times New Roman" w:hAnsi="Times New Roman" w:cs="Times New Roman"/>
          <w:sz w:val="24"/>
        </w:rPr>
        <w:t>tomorrow, but</w:t>
      </w:r>
      <w:proofErr w:type="gramEnd"/>
      <w:r w:rsidRPr="00E002D6">
        <w:rPr>
          <w:rFonts w:ascii="Times New Roman" w:hAnsi="Times New Roman" w:cs="Times New Roman"/>
          <w:sz w:val="24"/>
        </w:rPr>
        <w:t xml:space="preserve"> we will go on the picnic as </w:t>
      </w:r>
      <w:proofErr w:type="gramStart"/>
      <w:r w:rsidRPr="00E002D6">
        <w:rPr>
          <w:rFonts w:ascii="Times New Roman" w:hAnsi="Times New Roman" w:cs="Times New Roman"/>
          <w:sz w:val="24"/>
        </w:rPr>
        <w:t>scheduled.(</w:t>
      </w:r>
      <w:proofErr w:type="gramEnd"/>
      <w:r w:rsidRPr="00E002D6">
        <w:rPr>
          <w:rFonts w:ascii="Times New Roman" w:hAnsi="Times New Roman" w:cs="Times New Roman"/>
          <w:sz w:val="24"/>
        </w:rPr>
        <w:t>×)</w:t>
      </w:r>
    </w:p>
    <w:p w14:paraId="65F269E2"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Even</w:t>
      </w:r>
      <w:r w:rsidRPr="00E002D6">
        <w:rPr>
          <w:rFonts w:ascii="Times New Roman" w:hAnsi="Times New Roman" w:cs="Times New Roman" w:hint="eastAsia"/>
          <w:sz w:val="24"/>
        </w:rPr>
        <w:t xml:space="preserve"> </w:t>
      </w:r>
      <w:r w:rsidRPr="00E002D6">
        <w:rPr>
          <w:rFonts w:ascii="Times New Roman" w:hAnsi="Times New Roman" w:cs="Times New Roman"/>
          <w:sz w:val="24"/>
        </w:rPr>
        <w:t>though it will probably rain tomorrow, we will go on the picnic</w:t>
      </w:r>
    </w:p>
    <w:p w14:paraId="1FD4E137"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 xml:space="preserve">as </w:t>
      </w:r>
      <w:proofErr w:type="gramStart"/>
      <w:r w:rsidRPr="00E002D6">
        <w:rPr>
          <w:rFonts w:ascii="Times New Roman" w:hAnsi="Times New Roman" w:cs="Times New Roman"/>
          <w:sz w:val="24"/>
        </w:rPr>
        <w:t>scheduled.(</w:t>
      </w:r>
      <w:proofErr w:type="gramEnd"/>
      <w:r w:rsidRPr="00E002D6">
        <w:rPr>
          <w:rFonts w:ascii="Times New Roman" w:hAnsi="Times New Roman" w:cs="Times New Roman"/>
          <w:sz w:val="24"/>
        </w:rPr>
        <w:t>√)</w:t>
      </w:r>
    </w:p>
    <w:p w14:paraId="44D0B3DA" w14:textId="77777777" w:rsidR="00792C08" w:rsidRPr="00E002D6" w:rsidRDefault="00000000">
      <w:pPr>
        <w:spacing w:line="360" w:lineRule="auto"/>
        <w:ind w:firstLineChars="200" w:firstLine="480"/>
        <w:rPr>
          <w:rFonts w:ascii="Times New Roman" w:hAnsi="Times New Roman" w:cs="Times New Roman"/>
          <w:sz w:val="24"/>
        </w:rPr>
      </w:pPr>
      <w:r w:rsidRPr="00E002D6">
        <w:rPr>
          <w:rFonts w:ascii="Times New Roman" w:hAnsi="Times New Roman" w:cs="Times New Roman"/>
          <w:sz w:val="24"/>
        </w:rPr>
        <w:t>即使明天会下雨，我们还是要按照计划去野餐。</w:t>
      </w:r>
    </w:p>
    <w:p w14:paraId="159086DE" w14:textId="77777777" w:rsidR="00792C08" w:rsidRPr="00E002D6" w:rsidRDefault="00792C08">
      <w:pPr>
        <w:spacing w:line="400" w:lineRule="exact"/>
        <w:rPr>
          <w:rFonts w:ascii="Times New Roman" w:hAnsi="Times New Roman"/>
          <w:sz w:val="24"/>
        </w:rPr>
      </w:pPr>
    </w:p>
    <w:p w14:paraId="6492AFDD" w14:textId="77777777" w:rsidR="00792C08" w:rsidRPr="00E002D6" w:rsidRDefault="00000000">
      <w:pPr>
        <w:numPr>
          <w:ilvl w:val="0"/>
          <w:numId w:val="85"/>
        </w:numPr>
        <w:spacing w:line="400" w:lineRule="exact"/>
        <w:rPr>
          <w:rFonts w:ascii="Times New Roman" w:hAnsi="Times New Roman"/>
          <w:sz w:val="24"/>
        </w:rPr>
      </w:pPr>
      <w:r w:rsidRPr="00E002D6">
        <w:rPr>
          <w:rFonts w:ascii="Times New Roman" w:hAnsi="Times New Roman" w:hint="eastAsia"/>
          <w:sz w:val="24"/>
        </w:rPr>
        <w:t>if</w:t>
      </w:r>
      <w:r w:rsidRPr="00E002D6">
        <w:rPr>
          <w:rFonts w:ascii="Times New Roman" w:hAnsi="Times New Roman" w:hint="eastAsia"/>
          <w:sz w:val="24"/>
        </w:rPr>
        <w:t>引导的条件状语从句</w:t>
      </w:r>
    </w:p>
    <w:p w14:paraId="6A719A7B"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hint="eastAsia"/>
          <w:sz w:val="24"/>
        </w:rPr>
        <w:lastRenderedPageBreak/>
        <w:t>两个简单句也可以通过副词连词连接，有副词连词的那个简单句叫从句，不带副词连词的那个简单句叫主句。从句是副词性的，用来修饰主句，就相当于是一个副词修饰主句作状语，所以叫状语从句。</w:t>
      </w:r>
    </w:p>
    <w:p w14:paraId="234061C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条件状语从句由</w:t>
      </w:r>
      <w:r w:rsidRPr="00E002D6">
        <w:rPr>
          <w:rFonts w:ascii="Times New Roman" w:hAnsi="Times New Roman"/>
          <w:sz w:val="24"/>
        </w:rPr>
        <w:t>if</w:t>
      </w:r>
      <w:r w:rsidRPr="00E002D6">
        <w:rPr>
          <w:rFonts w:ascii="Times New Roman" w:hAnsi="Times New Roman"/>
          <w:sz w:val="24"/>
        </w:rPr>
        <w:t>连接。</w:t>
      </w:r>
    </w:p>
    <w:p w14:paraId="77F43495"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If Belinda is here, she will explain it to you.</w:t>
      </w:r>
      <w:r w:rsidRPr="00E002D6">
        <w:rPr>
          <w:rFonts w:ascii="Times New Roman" w:hAnsi="Times New Roman"/>
          <w:sz w:val="24"/>
        </w:rPr>
        <w:tab/>
      </w:r>
      <w:r w:rsidRPr="00E002D6">
        <w:rPr>
          <w:rFonts w:ascii="Times New Roman" w:hAnsi="Times New Roman"/>
          <w:sz w:val="24"/>
        </w:rPr>
        <w:tab/>
      </w:r>
    </w:p>
    <w:p w14:paraId="6E922CCA" w14:textId="77777777" w:rsidR="00792C08" w:rsidRPr="00E002D6" w:rsidRDefault="00000000">
      <w:pPr>
        <w:spacing w:line="360" w:lineRule="auto"/>
        <w:ind w:firstLineChars="200" w:firstLine="480"/>
        <w:rPr>
          <w:rFonts w:ascii="Times New Roman" w:hAnsi="Times New Roman"/>
          <w:sz w:val="24"/>
        </w:rPr>
      </w:pPr>
      <w:r w:rsidRPr="00E002D6">
        <w:rPr>
          <w:rFonts w:ascii="Times New Roman" w:hAnsi="Times New Roman"/>
          <w:sz w:val="24"/>
        </w:rPr>
        <w:t>表示未发生的事的时候，主句用将来时，从句用现在时，简称主将从现，这里跟时间状语从句用法相同。</w:t>
      </w:r>
    </w:p>
    <w:p w14:paraId="78CD3A8A" w14:textId="77777777" w:rsidR="00792C08" w:rsidRPr="00E002D6" w:rsidRDefault="00792C08">
      <w:pPr>
        <w:spacing w:line="400" w:lineRule="exact"/>
        <w:rPr>
          <w:rFonts w:ascii="Times New Roman" w:eastAsia="Times New Roman" w:hAnsi="Times New Roman" w:cs="Times New Roman"/>
          <w:i/>
          <w:spacing w:val="-2"/>
          <w:sz w:val="22"/>
          <w:szCs w:val="22"/>
        </w:rPr>
      </w:pPr>
    </w:p>
    <w:p w14:paraId="744BB565"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77AC7E0" w14:textId="77777777" w:rsidR="00792C08" w:rsidRPr="00E002D6" w:rsidRDefault="00000000">
      <w:pPr>
        <w:pStyle w:val="a3"/>
        <w:numPr>
          <w:ilvl w:val="0"/>
          <w:numId w:val="86"/>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从下列句子中找出包含条件状语从句的句子。</w:t>
      </w:r>
    </w:p>
    <w:p w14:paraId="5C528A4E"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If you work hard, you will make great progress in life.</w:t>
      </w:r>
    </w:p>
    <w:p w14:paraId="6590B96F"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When we were young, we played together every day.</w:t>
      </w:r>
    </w:p>
    <w:p w14:paraId="7C26D520"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Since you are busy, I will not trouble you anymore.</w:t>
      </w:r>
    </w:p>
    <w:p w14:paraId="78CB2BDA"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Unless you try your best, you will never succeed.</w:t>
      </w:r>
    </w:p>
    <w:p w14:paraId="255E3485"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Where there is a will, there is a way.</w:t>
      </w:r>
    </w:p>
    <w:p w14:paraId="2A11A291"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Although he is tired, he </w:t>
      </w:r>
      <w:proofErr w:type="gramStart"/>
      <w:r w:rsidRPr="00E002D6">
        <w:rPr>
          <w:rFonts w:ascii="Times New Roman" w:eastAsia="宋体" w:hAnsi="Times New Roman" w:cs="Times New Roman" w:hint="eastAsia"/>
          <w:spacing w:val="-1"/>
          <w:sz w:val="24"/>
          <w:szCs w:val="24"/>
          <w:lang w:eastAsia="zh-CN"/>
        </w:rPr>
        <w:t>still keeps</w:t>
      </w:r>
      <w:proofErr w:type="gramEnd"/>
      <w:r w:rsidRPr="00E002D6">
        <w:rPr>
          <w:rFonts w:ascii="Times New Roman" w:eastAsia="宋体" w:hAnsi="Times New Roman" w:cs="Times New Roman" w:hint="eastAsia"/>
          <w:spacing w:val="-1"/>
          <w:sz w:val="24"/>
          <w:szCs w:val="24"/>
          <w:lang w:eastAsia="zh-CN"/>
        </w:rPr>
        <w:t xml:space="preserve"> working.</w:t>
      </w:r>
    </w:p>
    <w:p w14:paraId="01965CC3"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If it is fine tomorrow, we will go out for a walk.</w:t>
      </w:r>
    </w:p>
    <w:p w14:paraId="00714E48"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While I was walking home, I met an old friend.</w:t>
      </w:r>
    </w:p>
    <w:p w14:paraId="15D4BE6E"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Even though he is poor, he is very honest.</w:t>
      </w:r>
    </w:p>
    <w:p w14:paraId="1D9A4FA0" w14:textId="77777777" w:rsidR="00792C08" w:rsidRPr="00E002D6" w:rsidRDefault="00000000">
      <w:pPr>
        <w:pStyle w:val="a3"/>
        <w:numPr>
          <w:ilvl w:val="0"/>
          <w:numId w:val="87"/>
        </w:numPr>
        <w:ind w:firstLine="476"/>
        <w:rPr>
          <w:rFonts w:ascii="Times New Roman" w:eastAsia="宋体" w:hAnsi="Times New Roman" w:cs="Times New Roman"/>
          <w:spacing w:val="-1"/>
          <w:sz w:val="24"/>
          <w:szCs w:val="24"/>
          <w:lang w:eastAsia="zh-CN"/>
        </w:rPr>
      </w:pPr>
      <w:proofErr w:type="gramStart"/>
      <w:r w:rsidRPr="00E002D6">
        <w:rPr>
          <w:rFonts w:ascii="Times New Roman" w:eastAsia="宋体" w:hAnsi="Times New Roman" w:cs="Times New Roman" w:hint="eastAsia"/>
          <w:spacing w:val="-1"/>
          <w:sz w:val="24"/>
          <w:szCs w:val="24"/>
          <w:lang w:eastAsia="zh-CN"/>
        </w:rPr>
        <w:t>As long as</w:t>
      </w:r>
      <w:proofErr w:type="gramEnd"/>
      <w:r w:rsidRPr="00E002D6">
        <w:rPr>
          <w:rFonts w:ascii="Times New Roman" w:eastAsia="宋体" w:hAnsi="Times New Roman" w:cs="Times New Roman" w:hint="eastAsia"/>
          <w:spacing w:val="-1"/>
          <w:sz w:val="24"/>
          <w:szCs w:val="24"/>
          <w:lang w:eastAsia="zh-CN"/>
        </w:rPr>
        <w:t xml:space="preserve"> you hold on, your dream will come true.</w:t>
      </w:r>
    </w:p>
    <w:p w14:paraId="43ED6728" w14:textId="77777777" w:rsidR="00792C08" w:rsidRPr="00E002D6" w:rsidRDefault="00792C08">
      <w:pPr>
        <w:pStyle w:val="a3"/>
        <w:rPr>
          <w:rFonts w:ascii="Times New Roman" w:eastAsia="宋体" w:hAnsi="Times New Roman" w:cs="Times New Roman"/>
          <w:spacing w:val="-1"/>
          <w:sz w:val="24"/>
          <w:szCs w:val="24"/>
          <w:lang w:eastAsia="zh-CN"/>
        </w:rPr>
      </w:pPr>
    </w:p>
    <w:p w14:paraId="059B4A4E" w14:textId="77777777" w:rsidR="00792C08" w:rsidRPr="00E002D6" w:rsidRDefault="00000000">
      <w:pPr>
        <w:numPr>
          <w:ilvl w:val="0"/>
          <w:numId w:val="86"/>
        </w:numPr>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翻译</w:t>
      </w:r>
    </w:p>
    <w:p w14:paraId="317E492F"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虽然</w:t>
      </w:r>
      <w:r w:rsidRPr="00E002D6">
        <w:rPr>
          <w:rFonts w:ascii="Times New Roman" w:eastAsia="宋体" w:hAnsi="Times New Roman" w:cs="Times New Roman" w:hint="eastAsia"/>
          <w:spacing w:val="-1"/>
          <w:sz w:val="24"/>
        </w:rPr>
        <w:t>可乐</w:t>
      </w:r>
      <w:r w:rsidRPr="00E002D6">
        <w:rPr>
          <w:rFonts w:ascii="Times New Roman" w:eastAsia="宋体" w:hAnsi="Times New Roman" w:cs="Times New Roman"/>
          <w:spacing w:val="-1"/>
          <w:sz w:val="24"/>
        </w:rPr>
        <w:t>不够健康，但很多人仍然乐于接受。（</w:t>
      </w:r>
      <w:r w:rsidRPr="00E002D6">
        <w:rPr>
          <w:rFonts w:ascii="Times New Roman" w:eastAsia="宋体" w:hAnsi="Times New Roman" w:cs="Times New Roman"/>
          <w:spacing w:val="-1"/>
          <w:sz w:val="24"/>
        </w:rPr>
        <w:t>accept</w:t>
      </w:r>
      <w:r w:rsidRPr="00E002D6">
        <w:rPr>
          <w:rFonts w:ascii="Times New Roman" w:eastAsia="宋体" w:hAnsi="Times New Roman" w:cs="Times New Roman"/>
          <w:spacing w:val="-1"/>
          <w:sz w:val="24"/>
        </w:rPr>
        <w:t>）</w:t>
      </w:r>
    </w:p>
    <w:p w14:paraId="54CA686A"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饥饿时，快餐能很快满足我们。（</w:t>
      </w:r>
      <w:r w:rsidRPr="00E002D6">
        <w:rPr>
          <w:rFonts w:ascii="Times New Roman" w:eastAsia="宋体" w:hAnsi="Times New Roman" w:cs="Times New Roman"/>
          <w:spacing w:val="-1"/>
          <w:sz w:val="24"/>
        </w:rPr>
        <w:t>satisfy</w:t>
      </w:r>
      <w:r w:rsidRPr="00E002D6">
        <w:rPr>
          <w:rFonts w:ascii="Times New Roman" w:eastAsia="宋体" w:hAnsi="Times New Roman" w:cs="Times New Roman"/>
          <w:spacing w:val="-1"/>
          <w:sz w:val="24"/>
        </w:rPr>
        <w:t>）</w:t>
      </w:r>
    </w:p>
    <w:p w14:paraId="74148A43"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如果你赶时间，可以去快餐店点餐。（</w:t>
      </w:r>
      <w:r w:rsidRPr="00E002D6">
        <w:rPr>
          <w:rFonts w:ascii="Times New Roman" w:eastAsia="宋体" w:hAnsi="Times New Roman" w:cs="Times New Roman"/>
          <w:spacing w:val="-1"/>
          <w:sz w:val="24"/>
        </w:rPr>
        <w:t>order</w:t>
      </w:r>
      <w:r w:rsidRPr="00E002D6">
        <w:rPr>
          <w:rFonts w:ascii="Times New Roman" w:eastAsia="宋体" w:hAnsi="Times New Roman" w:cs="Times New Roman"/>
          <w:spacing w:val="-1"/>
          <w:sz w:val="24"/>
        </w:rPr>
        <w:t>）</w:t>
      </w:r>
    </w:p>
    <w:p w14:paraId="530931C9"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虽然他说话直接，但做事很有效率。（</w:t>
      </w:r>
      <w:r w:rsidRPr="00E002D6">
        <w:rPr>
          <w:rFonts w:ascii="Times New Roman" w:eastAsia="宋体" w:hAnsi="Times New Roman" w:cs="Times New Roman"/>
          <w:spacing w:val="-1"/>
          <w:sz w:val="24"/>
        </w:rPr>
        <w:t>efficient</w:t>
      </w:r>
      <w:r w:rsidRPr="00E002D6">
        <w:rPr>
          <w:rFonts w:ascii="Times New Roman" w:eastAsia="宋体" w:hAnsi="Times New Roman" w:cs="Times New Roman"/>
          <w:spacing w:val="-1"/>
          <w:sz w:val="24"/>
        </w:rPr>
        <w:t>）</w:t>
      </w:r>
    </w:p>
    <w:p w14:paraId="22C7D931"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如今大街小巷冒出了很多</w:t>
      </w:r>
      <w:r w:rsidRPr="00E002D6">
        <w:rPr>
          <w:rFonts w:ascii="Times New Roman" w:eastAsia="宋体" w:hAnsi="Times New Roman" w:cs="Times New Roman" w:hint="eastAsia"/>
          <w:spacing w:val="-1"/>
          <w:sz w:val="24"/>
        </w:rPr>
        <w:t>饭</w:t>
      </w:r>
      <w:r w:rsidRPr="00E002D6">
        <w:rPr>
          <w:rFonts w:ascii="Times New Roman" w:eastAsia="宋体" w:hAnsi="Times New Roman" w:cs="Times New Roman"/>
          <w:spacing w:val="-1"/>
          <w:sz w:val="24"/>
        </w:rPr>
        <w:t>店。（</w:t>
      </w:r>
      <w:r w:rsidRPr="00E002D6">
        <w:rPr>
          <w:rFonts w:ascii="Times New Roman" w:eastAsia="宋体" w:hAnsi="Times New Roman" w:cs="Times New Roman"/>
          <w:spacing w:val="-1"/>
          <w:sz w:val="24"/>
        </w:rPr>
        <w:t>pop</w:t>
      </w:r>
      <w:r w:rsidRPr="00E002D6">
        <w:rPr>
          <w:rFonts w:ascii="Times New Roman" w:eastAsia="宋体" w:hAnsi="Times New Roman" w:cs="Times New Roman"/>
          <w:spacing w:val="-1"/>
          <w:sz w:val="24"/>
        </w:rPr>
        <w:t>）</w:t>
      </w:r>
    </w:p>
    <w:p w14:paraId="67E3F93A"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请不要在别人面前提起我的私事。（</w:t>
      </w:r>
      <w:r w:rsidRPr="00E002D6">
        <w:rPr>
          <w:rFonts w:ascii="Times New Roman" w:eastAsia="宋体" w:hAnsi="Times New Roman" w:cs="Times New Roman"/>
          <w:spacing w:val="-1"/>
          <w:sz w:val="24"/>
        </w:rPr>
        <w:t>mention</w:t>
      </w:r>
      <w:r w:rsidRPr="00E002D6">
        <w:rPr>
          <w:rFonts w:ascii="Times New Roman" w:eastAsia="宋体" w:hAnsi="Times New Roman" w:cs="Times New Roman"/>
          <w:spacing w:val="-1"/>
          <w:sz w:val="24"/>
        </w:rPr>
        <w:t>）</w:t>
      </w:r>
    </w:p>
    <w:p w14:paraId="2FDD0A67"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如果你对这家</w:t>
      </w:r>
      <w:r w:rsidRPr="00E002D6">
        <w:rPr>
          <w:rFonts w:ascii="Times New Roman" w:eastAsia="宋体" w:hAnsi="Times New Roman" w:cs="Times New Roman" w:hint="eastAsia"/>
          <w:spacing w:val="-1"/>
          <w:sz w:val="24"/>
        </w:rPr>
        <w:t>商店</w:t>
      </w:r>
      <w:r w:rsidRPr="00E002D6">
        <w:rPr>
          <w:rFonts w:ascii="Times New Roman" w:eastAsia="宋体" w:hAnsi="Times New Roman" w:cs="Times New Roman"/>
          <w:spacing w:val="-1"/>
          <w:sz w:val="24"/>
        </w:rPr>
        <w:t>很熟悉，就不用浪费时间挑选。（</w:t>
      </w:r>
      <w:r w:rsidRPr="00E002D6">
        <w:rPr>
          <w:rFonts w:ascii="Times New Roman" w:eastAsia="宋体" w:hAnsi="Times New Roman" w:cs="Times New Roman"/>
          <w:spacing w:val="-1"/>
          <w:sz w:val="24"/>
        </w:rPr>
        <w:t>familiar</w:t>
      </w:r>
      <w:r w:rsidRPr="00E002D6">
        <w:rPr>
          <w:rFonts w:ascii="Times New Roman" w:eastAsia="宋体" w:hAnsi="Times New Roman" w:cs="Times New Roman"/>
          <w:spacing w:val="-1"/>
          <w:sz w:val="24"/>
        </w:rPr>
        <w:t>）</w:t>
      </w:r>
    </w:p>
    <w:p w14:paraId="4DE4CD36" w14:textId="77777777" w:rsidR="00792C08" w:rsidRPr="00E002D6" w:rsidRDefault="00000000">
      <w:pPr>
        <w:numPr>
          <w:ilvl w:val="0"/>
          <w:numId w:val="88"/>
        </w:numPr>
        <w:spacing w:line="400" w:lineRule="exact"/>
        <w:ind w:firstLine="476"/>
        <w:rPr>
          <w:rFonts w:ascii="Times New Roman" w:eastAsia="宋体" w:hAnsi="Times New Roman" w:cs="Times New Roman"/>
          <w:spacing w:val="-1"/>
          <w:sz w:val="24"/>
        </w:rPr>
      </w:pPr>
      <w:r w:rsidRPr="00E002D6">
        <w:rPr>
          <w:rFonts w:ascii="Times New Roman" w:eastAsia="宋体" w:hAnsi="Times New Roman" w:cs="Times New Roman"/>
          <w:spacing w:val="-1"/>
          <w:sz w:val="24"/>
        </w:rPr>
        <w:t>虽然她工作很忙，但每天都会吃正餐。（</w:t>
      </w:r>
      <w:r w:rsidRPr="00E002D6">
        <w:rPr>
          <w:rFonts w:ascii="Times New Roman" w:eastAsia="宋体" w:hAnsi="Times New Roman" w:cs="Times New Roman"/>
          <w:spacing w:val="-1"/>
          <w:sz w:val="24"/>
        </w:rPr>
        <w:t>meal</w:t>
      </w:r>
      <w:r w:rsidRPr="00E002D6">
        <w:rPr>
          <w:rFonts w:ascii="Times New Roman" w:eastAsia="宋体" w:hAnsi="Times New Roman" w:cs="Times New Roman"/>
          <w:spacing w:val="-1"/>
          <w:sz w:val="24"/>
        </w:rPr>
        <w:t>）</w:t>
      </w:r>
    </w:p>
    <w:p w14:paraId="5DA16882" w14:textId="77777777" w:rsidR="00792C08" w:rsidRPr="00E002D6" w:rsidRDefault="00792C08">
      <w:pPr>
        <w:spacing w:line="400" w:lineRule="exact"/>
        <w:rPr>
          <w:rFonts w:ascii="Times New Roman" w:eastAsia="宋体" w:hAnsi="Times New Roman" w:cs="Times New Roman"/>
          <w:spacing w:val="-1"/>
          <w:sz w:val="24"/>
        </w:rPr>
      </w:pPr>
    </w:p>
    <w:p w14:paraId="14331F8B" w14:textId="77777777" w:rsidR="00792C08" w:rsidRPr="00E002D6" w:rsidRDefault="00000000">
      <w:pPr>
        <w:spacing w:line="400" w:lineRule="exact"/>
        <w:rPr>
          <w:rFonts w:ascii="Times New Roman" w:eastAsia="宋体" w:hAnsi="Times New Roman" w:cs="Times New Roman"/>
          <w:spacing w:val="-1"/>
          <w:sz w:val="24"/>
        </w:rPr>
      </w:pPr>
      <w:r w:rsidRPr="00E002D6">
        <w:rPr>
          <w:rFonts w:ascii="Times New Roman" w:eastAsia="宋体" w:hAnsi="Times New Roman" w:cs="Times New Roman" w:hint="eastAsia"/>
          <w:spacing w:val="-1"/>
          <w:sz w:val="24"/>
        </w:rPr>
        <w:t>作业：找出状语从句，分别指出主句与从句。</w:t>
      </w:r>
    </w:p>
    <w:p w14:paraId="084DC295" w14:textId="77777777" w:rsidR="00792C08" w:rsidRPr="00E002D6" w:rsidRDefault="00792C08">
      <w:pPr>
        <w:spacing w:line="400" w:lineRule="exact"/>
        <w:jc w:val="center"/>
        <w:rPr>
          <w:rFonts w:ascii="Times New Roman" w:hAnsi="Times New Roman" w:cs="Times New Roman"/>
          <w:b/>
          <w:bCs/>
          <w:sz w:val="44"/>
          <w:szCs w:val="52"/>
        </w:rPr>
      </w:pPr>
    </w:p>
    <w:p w14:paraId="2A2E929D" w14:textId="77777777" w:rsidR="00792C08" w:rsidRPr="00E002D6" w:rsidRDefault="00000000">
      <w:pPr>
        <w:rPr>
          <w:rFonts w:ascii="Times New Roman" w:hAnsi="Times New Roman" w:cs="Times New Roman"/>
          <w:b/>
          <w:bCs/>
          <w:sz w:val="44"/>
          <w:szCs w:val="52"/>
        </w:rPr>
      </w:pPr>
      <w:r w:rsidRPr="00E002D6">
        <w:rPr>
          <w:rFonts w:ascii="Times New Roman" w:hAnsi="Times New Roman" w:cs="Times New Roman"/>
          <w:b/>
          <w:bCs/>
          <w:sz w:val="44"/>
          <w:szCs w:val="52"/>
        </w:rPr>
        <w:br w:type="page"/>
      </w:r>
    </w:p>
    <w:p w14:paraId="57BB6B9F"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49-50</w:t>
      </w:r>
    </w:p>
    <w:p w14:paraId="4C1CA3C1" w14:textId="77777777" w:rsidR="00792C08" w:rsidRPr="00E002D6" w:rsidRDefault="00000000">
      <w:pPr>
        <w:spacing w:line="400" w:lineRule="exact"/>
        <w:jc w:val="center"/>
        <w:rPr>
          <w:rFonts w:ascii="Times New Roman" w:hAnsi="Times New Roman" w:cs="Times New Roman"/>
          <w:sz w:val="44"/>
          <w:szCs w:val="52"/>
        </w:rPr>
      </w:pPr>
      <w:r w:rsidRPr="00E002D6">
        <w:rPr>
          <w:rFonts w:ascii="Times New Roman" w:hAnsi="Times New Roman" w:cs="Times New Roman" w:hint="eastAsia"/>
          <w:sz w:val="44"/>
          <w:szCs w:val="52"/>
        </w:rPr>
        <w:t xml:space="preserve">   </w:t>
      </w:r>
      <w:r w:rsidRPr="00E002D6">
        <w:rPr>
          <w:rFonts w:ascii="Cambria" w:hAnsi="Cambria" w:cs="Cambria"/>
          <w:sz w:val="22"/>
          <w:szCs w:val="28"/>
        </w:rPr>
        <w:t>/</w:t>
      </w:r>
      <w:proofErr w:type="spellStart"/>
      <w:r w:rsidRPr="00E002D6">
        <w:rPr>
          <w:rFonts w:ascii="Cambria" w:hAnsi="Cambria" w:cs="Cambria"/>
          <w:i/>
          <w:iCs/>
          <w:sz w:val="22"/>
          <w:szCs w:val="28"/>
        </w:rPr>
        <w:t>snɔrɪŋ</w:t>
      </w:r>
      <w:proofErr w:type="spellEnd"/>
      <w:r w:rsidRPr="00E002D6">
        <w:rPr>
          <w:rFonts w:ascii="Cambria" w:hAnsi="Cambria" w:cs="Cambria"/>
          <w:sz w:val="22"/>
          <w:szCs w:val="28"/>
        </w:rPr>
        <w:t>/</w:t>
      </w:r>
    </w:p>
    <w:p w14:paraId="01C2F9A9"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Stop Snoring!</w:t>
      </w:r>
    </w:p>
    <w:p w14:paraId="2FF07401" w14:textId="77777777" w:rsidR="00792C08" w:rsidRPr="00E002D6" w:rsidRDefault="00792C08">
      <w:pPr>
        <w:spacing w:line="400" w:lineRule="exact"/>
        <w:jc w:val="center"/>
        <w:rPr>
          <w:rFonts w:ascii="Times New Roman" w:hAnsi="Times New Roman" w:cs="Times New Roman"/>
          <w:b/>
          <w:bCs/>
          <w:sz w:val="36"/>
          <w:szCs w:val="44"/>
        </w:rPr>
      </w:pPr>
    </w:p>
    <w:p w14:paraId="369F1944"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0991A73"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mɪljənz</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əˈslip</w:t>
      </w:r>
      <w:proofErr w:type="spellEnd"/>
      <w:r w:rsidRPr="00E002D6">
        <w:rPr>
          <w:rFonts w:ascii="Cambria" w:hAnsi="Cambria" w:cs="Cambria"/>
          <w:sz w:val="22"/>
          <w:szCs w:val="22"/>
        </w:rPr>
        <w:t>/</w:t>
      </w:r>
    </w:p>
    <w:p w14:paraId="5C9871F6"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Millions of families have trouble falling asleep.</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Do you know why?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There’s someone in the family who has a snoring problem.</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 problem</w:t>
      </w:r>
    </w:p>
    <w:p w14:paraId="5F58CF72"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kwaɪt</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sɪrɪəs</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kʌp</w:t>
      </w:r>
      <w:proofErr w:type="spellEnd"/>
      <w:r w:rsidRPr="00E002D6">
        <w:rPr>
          <w:rFonts w:ascii="Cambria" w:eastAsia="宋体" w:hAnsi="Cambria" w:cs="Cambria" w:hint="eastAsia"/>
          <w:i/>
          <w:iCs/>
          <w:spacing w:val="-1"/>
          <w:sz w:val="22"/>
          <w:szCs w:val="22"/>
          <w:lang w:eastAsia="zh"/>
        </w:rPr>
        <w:t>ə</w:t>
      </w:r>
      <w:proofErr w:type="spellStart"/>
      <w:r w:rsidRPr="00E002D6">
        <w:rPr>
          <w:rFonts w:ascii="Cambria" w:eastAsia="宋体" w:hAnsi="Cambria" w:cs="Cambria" w:hint="eastAsia"/>
          <w:i/>
          <w:iCs/>
          <w:spacing w:val="-1"/>
          <w:sz w:val="22"/>
          <w:szCs w:val="22"/>
          <w:lang w:eastAsia="zh"/>
        </w:rPr>
        <w:t>l</w:t>
      </w:r>
      <w:r w:rsidRPr="00E002D6">
        <w:rPr>
          <w:rFonts w:ascii="Cambria" w:eastAsia="宋体" w:hAnsi="Cambria" w:cs="Cambria"/>
          <w:i/>
          <w:iCs/>
          <w:spacing w:val="-1"/>
          <w:sz w:val="22"/>
          <w:szCs w:val="22"/>
        </w:rPr>
        <w:t>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sɛpərɪt</w:t>
      </w:r>
      <w:proofErr w:type="spellEnd"/>
      <w:r w:rsidRPr="00E002D6">
        <w:rPr>
          <w:rFonts w:ascii="Cambria" w:eastAsia="宋体" w:hAnsi="Cambria" w:cs="Cambria"/>
          <w:spacing w:val="-1"/>
          <w:sz w:val="22"/>
          <w:szCs w:val="22"/>
        </w:rPr>
        <w:t>/</w:t>
      </w:r>
    </w:p>
    <w:p w14:paraId="6D1B2386"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can be quite serious.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In some cases,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couples </w:t>
      </w:r>
      <w:proofErr w:type="gramStart"/>
      <w:r w:rsidRPr="00E002D6">
        <w:rPr>
          <w:rFonts w:ascii="Times New Roman" w:eastAsia="宋体" w:hAnsi="Times New Roman" w:cs="Times New Roman"/>
          <w:spacing w:val="-1"/>
          <w:sz w:val="28"/>
          <w:szCs w:val="28"/>
        </w:rPr>
        <w:t>have to</w:t>
      </w:r>
      <w:proofErr w:type="gramEnd"/>
      <w:r w:rsidRPr="00E002D6">
        <w:rPr>
          <w:rFonts w:ascii="Times New Roman" w:eastAsia="宋体" w:hAnsi="Times New Roman" w:cs="Times New Roman"/>
          <w:spacing w:val="-1"/>
          <w:sz w:val="28"/>
          <w:szCs w:val="28"/>
        </w:rPr>
        <w:t xml:space="preserve"> sleep in separate</w:t>
      </w:r>
    </w:p>
    <w:p w14:paraId="452EC716"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bɛdˌrums</w:t>
      </w:r>
      <w:proofErr w:type="spellEnd"/>
      <w:r w:rsidRPr="00E002D6">
        <w:rPr>
          <w:rFonts w:ascii="Cambria" w:eastAsia="宋体" w:hAnsi="Cambria" w:cs="Cambria"/>
          <w:spacing w:val="-1"/>
          <w:sz w:val="22"/>
          <w:szCs w:val="22"/>
        </w:rPr>
        <w:t xml:space="preserve">/                       </w:t>
      </w:r>
    </w:p>
    <w:p w14:paraId="2E987720"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bedrooms.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And in others,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kids can never study or even watch TV once Dad hits the sack.</w:t>
      </w:r>
    </w:p>
    <w:p w14:paraId="2A1EE230"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əˈvɔɪd</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ˈnus</w:t>
      </w:r>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n</w:t>
      </w:r>
      <w:r w:rsidRPr="00E002D6">
        <w:rPr>
          <w:rFonts w:ascii="Cambria" w:eastAsia="宋体" w:hAnsi="Cambria" w:cs="Cambria"/>
          <w:i/>
          <w:iCs/>
          <w:spacing w:val="-1"/>
          <w:sz w:val="22"/>
          <w:szCs w:val="22"/>
        </w:rPr>
        <w:t>s</w:t>
      </w:r>
      <w:r w:rsidRPr="00E002D6">
        <w:rPr>
          <w:rFonts w:ascii="Cambria" w:eastAsia="宋体" w:hAnsi="Cambria" w:cs="Cambria"/>
          <w:spacing w:val="-1"/>
          <w:sz w:val="22"/>
          <w:szCs w:val="22"/>
        </w:rPr>
        <w:t xml:space="preserve">/  </w:t>
      </w:r>
    </w:p>
    <w:p w14:paraId="7DD823ED"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So how can we avoid being a snoring nuisance? One way is to avoid</w:t>
      </w:r>
    </w:p>
    <w:p w14:paraId="67E728CA" w14:textId="77777777" w:rsidR="00792C08" w:rsidRPr="00E002D6" w:rsidRDefault="00000000">
      <w:pPr>
        <w:spacing w:line="400" w:lineRule="exact"/>
        <w:ind w:firstLineChars="200" w:firstLine="436"/>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ælkəˌhɔl</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bɛdˌtaɪm</w:t>
      </w:r>
      <w:proofErr w:type="spellEnd"/>
      <w:r w:rsidRPr="00E002D6">
        <w:rPr>
          <w:rFonts w:ascii="Cambria" w:eastAsia="宋体" w:hAnsi="Cambria" w:cs="Cambria"/>
          <w:spacing w:val="-1"/>
          <w:sz w:val="22"/>
          <w:szCs w:val="22"/>
        </w:rPr>
        <w:t>/</w:t>
      </w:r>
    </w:p>
    <w:p w14:paraId="2A14CA97"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eating a big meal before going to bed.</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Drinking alcohol near bedtime is</w:t>
      </w:r>
    </w:p>
    <w:p w14:paraId="7AACCA55"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kɔzɪz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pəˈzɪʃən</w:t>
      </w:r>
      <w:proofErr w:type="spellEnd"/>
      <w:r w:rsidRPr="00E002D6">
        <w:rPr>
          <w:rFonts w:ascii="Cambria" w:eastAsia="宋体" w:hAnsi="Cambria" w:cs="Cambria"/>
          <w:spacing w:val="-1"/>
          <w:sz w:val="22"/>
          <w:szCs w:val="22"/>
        </w:rPr>
        <w:t>/</w:t>
      </w:r>
    </w:p>
    <w:p w14:paraId="51DB2A05"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something which also causes snoring.</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Changing the position in which</w:t>
      </w:r>
    </w:p>
    <w:p w14:paraId="5FE7E77E"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snɔrɚ</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ɔlˈtɝnətɪv</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plʌɡz</w:t>
      </w:r>
      <w:proofErr w:type="spellEnd"/>
      <w:r w:rsidRPr="00E002D6">
        <w:rPr>
          <w:rFonts w:ascii="Cambria" w:eastAsia="宋体" w:hAnsi="Cambria" w:cs="Cambria"/>
          <w:spacing w:val="-1"/>
          <w:sz w:val="22"/>
          <w:szCs w:val="22"/>
        </w:rPr>
        <w:t>/</w:t>
      </w:r>
    </w:p>
    <w:p w14:paraId="5EA8B945"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the</w:t>
      </w:r>
      <w:proofErr w:type="gramEnd"/>
      <w:r w:rsidRPr="00E002D6">
        <w:rPr>
          <w:rFonts w:ascii="Times New Roman" w:eastAsia="宋体" w:hAnsi="Times New Roman" w:cs="Times New Roman"/>
          <w:spacing w:val="-1"/>
          <w:sz w:val="28"/>
          <w:szCs w:val="28"/>
        </w:rPr>
        <w:t xml:space="preserve"> snorer sleeps also helps.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Another alternative is to wear ear plugs.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But if </w:t>
      </w:r>
    </w:p>
    <w:p w14:paraId="09D86682"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proofErr w:type="spellStart"/>
      <w:r w:rsidRPr="00E002D6">
        <w:rPr>
          <w:rFonts w:ascii="Cambria" w:eastAsia="宋体" w:hAnsi="Cambria" w:cs="Cambria" w:hint="eastAsia"/>
          <w:i/>
          <w:iCs/>
          <w:spacing w:val="-1"/>
          <w:sz w:val="22"/>
          <w:szCs w:val="22"/>
        </w:rPr>
        <w:t>wek</w:t>
      </w:r>
      <w:proofErr w:type="spellEnd"/>
      <w:r w:rsidRPr="00E002D6">
        <w:rPr>
          <w:rFonts w:ascii="Cambria" w:eastAsia="宋体" w:hAnsi="Cambria" w:cs="Cambria" w:hint="eastAsia"/>
          <w:spacing w:val="-1"/>
          <w:sz w:val="22"/>
          <w:szCs w:val="22"/>
        </w:rPr>
        <w:t>/</w:t>
      </w:r>
    </w:p>
    <w:p w14:paraId="4DE145EB"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all</w:t>
      </w:r>
      <w:proofErr w:type="gramEnd"/>
      <w:r w:rsidRPr="00E002D6">
        <w:rPr>
          <w:rFonts w:ascii="Times New Roman" w:eastAsia="宋体" w:hAnsi="Times New Roman" w:cs="Times New Roman"/>
          <w:spacing w:val="-1"/>
          <w:sz w:val="28"/>
          <w:szCs w:val="28"/>
        </w:rPr>
        <w:t xml:space="preserve"> these ideas </w:t>
      </w:r>
      <w:proofErr w:type="gramStart"/>
      <w:r w:rsidRPr="00E002D6">
        <w:rPr>
          <w:rFonts w:ascii="Times New Roman" w:eastAsia="宋体" w:hAnsi="Times New Roman" w:cs="Times New Roman"/>
          <w:spacing w:val="-1"/>
          <w:sz w:val="28"/>
          <w:szCs w:val="28"/>
        </w:rPr>
        <w:t>fail,</w:t>
      </w:r>
      <w:proofErr w:type="gramEnd"/>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you have only one choice: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Wake the snorer up. Tell</w:t>
      </w:r>
    </w:p>
    <w:p w14:paraId="56442728"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tɝn</w:t>
      </w:r>
      <w:proofErr w:type="spellEnd"/>
      <w:r w:rsidRPr="00E002D6">
        <w:rPr>
          <w:rFonts w:ascii="Cambria" w:eastAsia="宋体" w:hAnsi="Cambria" w:cs="Cambria"/>
          <w:spacing w:val="-1"/>
          <w:sz w:val="22"/>
          <w:szCs w:val="22"/>
        </w:rPr>
        <w:t>/</w:t>
      </w:r>
    </w:p>
    <w:p w14:paraId="0F9EFAC2"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him it’s his turn to watch you sleep.</w:t>
      </w:r>
    </w:p>
    <w:p w14:paraId="6106940E" w14:textId="77777777" w:rsidR="00792C08" w:rsidRPr="00E002D6" w:rsidRDefault="00792C08">
      <w:pPr>
        <w:spacing w:line="400" w:lineRule="exact"/>
        <w:rPr>
          <w:rFonts w:ascii="Times New Roman" w:eastAsia="宋体" w:hAnsi="Times New Roman" w:cs="Times New Roman"/>
          <w:spacing w:val="-1"/>
          <w:sz w:val="28"/>
          <w:szCs w:val="28"/>
        </w:rPr>
      </w:pPr>
    </w:p>
    <w:p w14:paraId="546AC40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 mother and son are talking.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mother)</w:t>
      </w:r>
    </w:p>
    <w:p w14:paraId="1EEF7D2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stænd</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wɪŋk</w:t>
      </w:r>
      <w:proofErr w:type="spellEnd"/>
      <w:r w:rsidRPr="00E002D6">
        <w:rPr>
          <w:rFonts w:ascii="Cambria" w:hAnsi="Cambria" w:cs="Cambria"/>
          <w:sz w:val="22"/>
          <w:szCs w:val="22"/>
          <w:lang w:eastAsia="zh-CN"/>
        </w:rPr>
        <w:t>/</w:t>
      </w:r>
    </w:p>
    <w:p w14:paraId="64A088D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I can’t stand Dad’s snoring anymore,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Mom.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didn’t sleep a wink last night.</w:t>
      </w:r>
    </w:p>
    <w:p w14:paraId="7DADC9B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understand.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Neither did 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what can we do?</w:t>
      </w:r>
    </w:p>
    <w:p w14:paraId="0F203AC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ˌ</w:t>
      </w:r>
      <w:proofErr w:type="spellStart"/>
      <w:r w:rsidRPr="00E002D6">
        <w:rPr>
          <w:rFonts w:ascii="Cambria" w:hAnsi="Cambria" w:cs="Cambria"/>
          <w:i/>
          <w:iCs/>
          <w:sz w:val="22"/>
          <w:szCs w:val="22"/>
          <w:lang w:eastAsia="zh-CN"/>
        </w:rPr>
        <w:t>mæɡəˈzin</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lezɚ</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kjᴜr</w:t>
      </w:r>
      <w:proofErr w:type="spellEnd"/>
      <w:r w:rsidRPr="00E002D6">
        <w:rPr>
          <w:rFonts w:ascii="Cambria" w:hAnsi="Cambria" w:cs="Cambria"/>
          <w:sz w:val="22"/>
          <w:szCs w:val="22"/>
          <w:lang w:eastAsia="zh-CN"/>
        </w:rPr>
        <w:t>/</w:t>
      </w:r>
    </w:p>
    <w:p w14:paraId="627B173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I read in a magazine that there’s some kind of laser which can cure snoring.</w:t>
      </w:r>
    </w:p>
    <w:p w14:paraId="2735902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prɪtɪ</w:t>
      </w:r>
      <w:proofErr w:type="spellEnd"/>
      <w:proofErr w:type="gramStart"/>
      <w:r w:rsidRPr="00E002D6">
        <w:rPr>
          <w:rFonts w:ascii="Cambria" w:hAnsi="Cambria" w:cs="Cambria"/>
          <w:sz w:val="22"/>
          <w:szCs w:val="22"/>
          <w:lang w:eastAsia="zh-CN"/>
        </w:rPr>
        <w:t>/  /</w:t>
      </w:r>
      <w:proofErr w:type="spellStart"/>
      <w:proofErr w:type="gramEnd"/>
      <w:r w:rsidRPr="00E002D6">
        <w:rPr>
          <w:rFonts w:ascii="Cambria" w:hAnsi="Cambria" w:cs="Cambria"/>
          <w:i/>
          <w:iCs/>
          <w:sz w:val="22"/>
          <w:szCs w:val="22"/>
          <w:lang w:eastAsia="zh-CN"/>
        </w:rPr>
        <w:t>ɪkˈspɛnsɪv</w:t>
      </w:r>
      <w:proofErr w:type="spellEnd"/>
      <w:r w:rsidRPr="00E002D6">
        <w:rPr>
          <w:rFonts w:ascii="Cambria" w:hAnsi="Cambria" w:cs="Cambria"/>
          <w:sz w:val="22"/>
          <w:szCs w:val="22"/>
          <w:lang w:eastAsia="zh-CN"/>
        </w:rPr>
        <w:t>/</w:t>
      </w:r>
    </w:p>
    <w:p w14:paraId="4CE85B2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read that,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too.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But it’s </w:t>
      </w:r>
      <w:proofErr w:type="gramStart"/>
      <w:r w:rsidRPr="00E002D6">
        <w:rPr>
          <w:rFonts w:ascii="Times New Roman" w:hAnsi="Times New Roman" w:cs="Times New Roman"/>
          <w:sz w:val="28"/>
          <w:szCs w:val="28"/>
          <w:lang w:eastAsia="zh-CN"/>
        </w:rPr>
        <w:t>pretty expensive</w:t>
      </w:r>
      <w:proofErr w:type="gramEnd"/>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Besides,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people who</w:t>
      </w:r>
    </w:p>
    <w:p w14:paraId="08FE7E8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penfəl</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vɔɪs</w:t>
      </w:r>
      <w:proofErr w:type="spellEnd"/>
      <w:r w:rsidRPr="00E002D6">
        <w:rPr>
          <w:rFonts w:ascii="Cambria" w:hAnsi="Cambria" w:cs="Cambria"/>
          <w:sz w:val="22"/>
          <w:szCs w:val="22"/>
          <w:lang w:eastAsia="zh-CN"/>
        </w:rPr>
        <w:t>/</w:t>
      </w:r>
    </w:p>
    <w:p w14:paraId="2647D45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have tried it say it’s painful and could cause voice change.</w:t>
      </w:r>
    </w:p>
    <w:p w14:paraId="2CA9A6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didn’t know that.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 guess there’s no hope then. </w:t>
      </w:r>
    </w:p>
    <w:p w14:paraId="0375E17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I’ll talk to Dad about it.</w:t>
      </w:r>
    </w:p>
    <w:p w14:paraId="5C564B85"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əˈɡriz</w:t>
      </w:r>
      <w:proofErr w:type="spellEnd"/>
      <w:r w:rsidRPr="00E002D6">
        <w:rPr>
          <w:rFonts w:ascii="Cambria" w:hAnsi="Cambria" w:cs="Cambria"/>
          <w:sz w:val="22"/>
          <w:szCs w:val="22"/>
          <w:lang w:eastAsia="zh-CN"/>
        </w:rPr>
        <w:t>/</w:t>
      </w:r>
    </w:p>
    <w:p w14:paraId="759C123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I hope he agrees to do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Anyway,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a voice change will </w:t>
      </w:r>
      <w:proofErr w:type="gramStart"/>
      <w:r w:rsidRPr="00E002D6">
        <w:rPr>
          <w:rFonts w:ascii="Times New Roman" w:hAnsi="Times New Roman" w:cs="Times New Roman"/>
          <w:sz w:val="28"/>
          <w:szCs w:val="28"/>
          <w:lang w:eastAsia="zh-CN"/>
        </w:rPr>
        <w:t>do</w:t>
      </w:r>
      <w:proofErr w:type="gramEnd"/>
      <w:r w:rsidRPr="00E002D6">
        <w:rPr>
          <w:rFonts w:ascii="Times New Roman" w:hAnsi="Times New Roman" w:cs="Times New Roman"/>
          <w:sz w:val="28"/>
          <w:szCs w:val="28"/>
          <w:lang w:eastAsia="zh-CN"/>
        </w:rPr>
        <w:t xml:space="preserve"> him a world of good.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Have you heard him try to sing lately?</w:t>
      </w:r>
    </w:p>
    <w:p w14:paraId="7F74C80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Come to think of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you’re right.</w:t>
      </w:r>
    </w:p>
    <w:p w14:paraId="3E2BEB40" w14:textId="77777777" w:rsidR="00792C08" w:rsidRPr="00E002D6" w:rsidRDefault="00792C08">
      <w:pPr>
        <w:spacing w:line="400" w:lineRule="exact"/>
        <w:rPr>
          <w:rFonts w:ascii="Times New Roman" w:eastAsia="宋体" w:hAnsi="Times New Roman" w:cs="Times New Roman"/>
          <w:spacing w:val="-1"/>
          <w:sz w:val="28"/>
          <w:szCs w:val="28"/>
        </w:rPr>
      </w:pPr>
    </w:p>
    <w:p w14:paraId="35ECBD35"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5623749E"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snore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snɔr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snɔːr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打鼾</w:t>
      </w:r>
    </w:p>
    <w:p w14:paraId="293DAD7D"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snorer</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snɔrɚ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snɔːrər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打鼾者</w:t>
      </w:r>
    </w:p>
    <w:p w14:paraId="3E3550F4"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million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百万</w:t>
      </w:r>
      <w:r w:rsidRPr="00E002D6">
        <w:rPr>
          <w:rFonts w:ascii="Times New Roman" w:hAnsi="Times New Roman" w:cs="Times New Roman"/>
          <w:sz w:val="22"/>
          <w:szCs w:val="22"/>
        </w:rPr>
        <w:t xml:space="preserve"> &amp;</w:t>
      </w:r>
      <w:r w:rsidRPr="00E002D6">
        <w:rPr>
          <w:rFonts w:ascii="Times New Roman" w:hAnsi="Times New Roman" w:cs="Times New Roman" w:hint="eastAsia"/>
          <w:i/>
          <w:iCs/>
          <w:sz w:val="22"/>
          <w:szCs w:val="22"/>
        </w:rPr>
        <w:t xml:space="preserve"> ad</w:t>
      </w:r>
      <w:r w:rsidRPr="00E002D6">
        <w:rPr>
          <w:rFonts w:ascii="Times New Roman" w:hAnsi="Times New Roman" w:cs="Times New Roman" w:hint="eastAsia"/>
          <w:i/>
          <w:sz w:val="22"/>
          <w:szCs w:val="22"/>
        </w:rPr>
        <w:t xml:space="preserve">j. </w:t>
      </w:r>
      <w:r w:rsidRPr="00E002D6">
        <w:rPr>
          <w:rFonts w:ascii="Times New Roman" w:hAnsi="Times New Roman" w:cs="Times New Roman"/>
          <w:sz w:val="22"/>
          <w:szCs w:val="22"/>
        </w:rPr>
        <w:t>百万的</w:t>
      </w:r>
    </w:p>
    <w:p w14:paraId="1E6F717E"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asleep</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əˈslip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spellStart"/>
      <w:r w:rsidRPr="00E002D6">
        <w:rPr>
          <w:rFonts w:ascii="Cambria" w:eastAsia="宋体" w:hAnsi="Cambria" w:cs="Cambria"/>
          <w:spacing w:val="-1"/>
          <w:sz w:val="22"/>
          <w:szCs w:val="22"/>
        </w:rPr>
        <w:t>əˈsliːp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为形容词，表</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睡着的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3461A1E0"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quite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kwaɪt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kwaɪt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相当，颇</w:t>
      </w:r>
    </w:p>
    <w:p w14:paraId="208BE392"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 xml:space="preserve">serious </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sɪrɪəs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sɪriəs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严重的</w:t>
      </w:r>
    </w:p>
    <w:p w14:paraId="31A61FAC"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couple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kʌp</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kʌpəl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夫妇；情侣</w:t>
      </w:r>
    </w:p>
    <w:p w14:paraId="4D19D5D6" w14:textId="77777777" w:rsidR="00792C08" w:rsidRPr="00E002D6" w:rsidRDefault="00000000">
      <w:pPr>
        <w:numPr>
          <w:ilvl w:val="0"/>
          <w:numId w:val="89"/>
        </w:numPr>
        <w:spacing w:line="400" w:lineRule="exact"/>
        <w:jc w:val="left"/>
        <w:rPr>
          <w:rFonts w:ascii="Times New Roman" w:eastAsia="宋体" w:hAnsi="Times New Roman" w:cs="Times New Roman"/>
          <w:b/>
          <w:bCs/>
          <w:spacing w:val="-1"/>
          <w:sz w:val="22"/>
          <w:szCs w:val="22"/>
        </w:rPr>
      </w:pPr>
      <w:r w:rsidRPr="00E002D6">
        <w:rPr>
          <w:rFonts w:ascii="Times New Roman" w:hAnsi="Times New Roman" w:cs="Times New Roman"/>
          <w:b/>
          <w:bCs/>
          <w:sz w:val="22"/>
          <w:szCs w:val="22"/>
        </w:rPr>
        <w:t>separate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sɛpər</w:t>
      </w:r>
      <w:proofErr w:type="spellEnd"/>
      <w:r w:rsidRPr="00E002D6">
        <w:rPr>
          <w:rFonts w:ascii="Cambria" w:eastAsia="宋体" w:hAnsi="Cambria" w:cs="Cambria" w:hint="eastAsia"/>
          <w:spacing w:val="-1"/>
          <w:sz w:val="22"/>
          <w:szCs w:val="22"/>
        </w:rPr>
        <w:t>ɪ</w:t>
      </w:r>
      <w:r w:rsidRPr="00E002D6">
        <w:rPr>
          <w:rFonts w:ascii="Cambria" w:eastAsia="宋体" w:hAnsi="Cambria" w:cs="Cambria"/>
          <w:spacing w:val="-1"/>
          <w:sz w:val="22"/>
          <w:szCs w:val="22"/>
        </w:rPr>
        <w:t>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seprət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分开的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个别的</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p>
    <w:p w14:paraId="732D501A" w14:textId="77777777" w:rsidR="00792C08" w:rsidRPr="00E002D6" w:rsidRDefault="00000000">
      <w:pPr>
        <w:spacing w:line="400" w:lineRule="exact"/>
        <w:ind w:firstLineChars="200" w:firstLine="436"/>
        <w:jc w:val="left"/>
        <w:rPr>
          <w:rFonts w:ascii="Times New Roman" w:hAnsi="Times New Roman" w:cs="Times New Roman"/>
          <w:sz w:val="22"/>
          <w:szCs w:val="22"/>
        </w:rPr>
      </w:pP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sɛpəˌret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sepəreɪt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分开，区别</w:t>
      </w:r>
      <w:r w:rsidRPr="00E002D6">
        <w:rPr>
          <w:rFonts w:ascii="Times New Roman" w:hAnsi="Times New Roman" w:cs="Times New Roman"/>
          <w:sz w:val="22"/>
          <w:szCs w:val="22"/>
        </w:rPr>
        <w:t xml:space="preserve"> </w:t>
      </w:r>
    </w:p>
    <w:p w14:paraId="2C66DBB9"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bedroom</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bɛdˌrum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bedruːm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卧室</w:t>
      </w:r>
    </w:p>
    <w:p w14:paraId="01081FCD"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avoid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əˈvɔɪd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əˈvɔɪd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避免</w:t>
      </w:r>
    </w:p>
    <w:p w14:paraId="2FB8BBEA"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nuisance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ˈnus</w:t>
      </w:r>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s</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nuːsəns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讨厌的人或事物</w:t>
      </w:r>
    </w:p>
    <w:p w14:paraId="5D0DBB93"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alcohol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ælkəˌhɔl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ælkəhɔːl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酒精</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本文指酒）</w:t>
      </w:r>
    </w:p>
    <w:p w14:paraId="72E1EB40"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bedtime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bɛdˌtaɪm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bedtaɪm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上床睡觉时间</w:t>
      </w:r>
    </w:p>
    <w:p w14:paraId="600AED89"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cause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kɔːz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致使</w:t>
      </w:r>
    </w:p>
    <w:p w14:paraId="1E478134"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position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pəˈzɪʃən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pəˈzɪʃən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姿势</w:t>
      </w:r>
    </w:p>
    <w:p w14:paraId="383478F7"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alternative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ɔlˈtɝnətɪv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ɔːlˈtɜːrnətɪv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选择</w:t>
      </w:r>
    </w:p>
    <w:p w14:paraId="501163BC"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plug</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plʌɡ</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plʌɡ</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塞子</w:t>
      </w:r>
    </w:p>
    <w:p w14:paraId="462C127E" w14:textId="77777777" w:rsidR="00792C08" w:rsidRPr="00E002D6" w:rsidRDefault="00000000">
      <w:pPr>
        <w:numPr>
          <w:ilvl w:val="0"/>
          <w:numId w:val="89"/>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wake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唤醒</w:t>
      </w:r>
    </w:p>
    <w:p w14:paraId="23CE3488" w14:textId="77777777" w:rsidR="00792C08" w:rsidRPr="00E002D6" w:rsidRDefault="00000000">
      <w:pPr>
        <w:numPr>
          <w:ilvl w:val="0"/>
          <w:numId w:val="89"/>
        </w:numPr>
        <w:spacing w:line="400" w:lineRule="exact"/>
        <w:jc w:val="left"/>
        <w:rPr>
          <w:rFonts w:ascii="Times New Roman" w:hAnsi="Times New Roman" w:cs="Times New Roman"/>
          <w:sz w:val="28"/>
          <w:szCs w:val="28"/>
          <w:u w:val="single"/>
        </w:rPr>
      </w:pPr>
      <w:proofErr w:type="gramStart"/>
      <w:r w:rsidRPr="00E002D6">
        <w:rPr>
          <w:rFonts w:ascii="Times New Roman" w:hAnsi="Times New Roman" w:cs="Times New Roman"/>
          <w:b/>
          <w:bCs/>
          <w:sz w:val="22"/>
          <w:szCs w:val="22"/>
        </w:rPr>
        <w:t>turn</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tɝn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tɜːrn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轮流</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轮班</w:t>
      </w:r>
    </w:p>
    <w:p w14:paraId="38C20732" w14:textId="77777777" w:rsidR="00792C08" w:rsidRPr="00E002D6" w:rsidRDefault="00000000">
      <w:pPr>
        <w:numPr>
          <w:ilvl w:val="0"/>
          <w:numId w:val="89"/>
        </w:numPr>
        <w:spacing w:line="400" w:lineRule="exact"/>
        <w:jc w:val="left"/>
        <w:rPr>
          <w:rFonts w:ascii="Times New Roman" w:hAnsi="Times New Roman" w:cs="Times New Roman"/>
          <w:sz w:val="22"/>
          <w:szCs w:val="22"/>
          <w:u w:val="single"/>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laser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lezɚ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leɪzər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激光</w:t>
      </w:r>
    </w:p>
    <w:p w14:paraId="069ACF13"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cure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kjᴜr</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kjʊr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治疗</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使痊愈</w:t>
      </w:r>
    </w:p>
    <w:p w14:paraId="7C06D16F"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 </w:t>
      </w:r>
      <w:r w:rsidRPr="00E002D6">
        <w:rPr>
          <w:rFonts w:ascii="Times New Roman" w:hAnsi="Times New Roman" w:cs="Times New Roman"/>
          <w:b/>
          <w:bCs/>
          <w:sz w:val="22"/>
          <w:szCs w:val="22"/>
        </w:rPr>
        <w:t>stand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stænd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stænd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忍受</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忍耐</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bear)</w:t>
      </w:r>
    </w:p>
    <w:p w14:paraId="2C9D7EBE"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wink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wɪŋk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wɪŋk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眨眼</w:t>
      </w:r>
    </w:p>
    <w:p w14:paraId="31141CC3"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magazine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ˌ</w:t>
      </w:r>
      <w:proofErr w:type="spellStart"/>
      <w:r w:rsidRPr="00E002D6">
        <w:rPr>
          <w:rFonts w:ascii="Cambria" w:hAnsi="Cambria" w:cs="Cambria"/>
          <w:sz w:val="22"/>
          <w:szCs w:val="22"/>
        </w:rPr>
        <w:t>mæɡəˈzin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mæɡəzi</w:t>
      </w:r>
      <w:r w:rsidRPr="00E002D6">
        <w:rPr>
          <w:rFonts w:ascii="Cambria" w:eastAsia="宋体" w:hAnsi="Cambria" w:cs="Cambria"/>
          <w:spacing w:val="-1"/>
          <w:sz w:val="22"/>
          <w:szCs w:val="22"/>
        </w:rPr>
        <w:t>ː</w:t>
      </w:r>
      <w:r w:rsidRPr="00E002D6">
        <w:rPr>
          <w:rFonts w:ascii="Cambria" w:hAnsi="Cambria" w:cs="Cambria"/>
          <w:sz w:val="22"/>
          <w:szCs w:val="22"/>
        </w:rPr>
        <w:t>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杂志</w:t>
      </w:r>
    </w:p>
    <w:p w14:paraId="6BA0213B"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proofErr w:type="gramStart"/>
      <w:r w:rsidRPr="00E002D6">
        <w:rPr>
          <w:rFonts w:ascii="Times New Roman" w:hAnsi="Times New Roman" w:cs="Times New Roman"/>
          <w:b/>
          <w:bCs/>
          <w:sz w:val="22"/>
          <w:szCs w:val="22"/>
        </w:rPr>
        <w:t>pretty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prɪtɪ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prɪti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相当地</w:t>
      </w:r>
      <w:r w:rsidRPr="00E002D6">
        <w:rPr>
          <w:rFonts w:ascii="Times New Roman" w:hAnsi="Times New Roman" w:cs="Times New Roman"/>
          <w:sz w:val="22"/>
          <w:szCs w:val="22"/>
        </w:rPr>
        <w:t xml:space="preserve"> &amp;</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美丽的</w:t>
      </w:r>
    </w:p>
    <w:p w14:paraId="7927BDB4"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proofErr w:type="gramStart"/>
      <w:r w:rsidRPr="00E002D6">
        <w:rPr>
          <w:rFonts w:ascii="Times New Roman" w:hAnsi="Times New Roman" w:cs="Times New Roman"/>
          <w:b/>
          <w:bCs/>
          <w:sz w:val="22"/>
          <w:szCs w:val="22"/>
        </w:rPr>
        <w:t>expensive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ɪkˈspɛnsɪv</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ɪkˈspensɪv</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昂贵的</w:t>
      </w:r>
    </w:p>
    <w:p w14:paraId="04A5AA8A"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r w:rsidRPr="00E002D6">
        <w:rPr>
          <w:rFonts w:ascii="Times New Roman" w:hAnsi="Times New Roman" w:cs="Times New Roman"/>
          <w:b/>
          <w:bCs/>
          <w:sz w:val="22"/>
          <w:szCs w:val="22"/>
        </w:rPr>
        <w:t>painful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penfəl</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peɪnfəl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痛苦的</w:t>
      </w:r>
    </w:p>
    <w:p w14:paraId="628C2541"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b/>
          <w:bCs/>
          <w:sz w:val="22"/>
          <w:szCs w:val="22"/>
        </w:rPr>
        <w:t xml:space="preserve"> </w:t>
      </w:r>
      <w:proofErr w:type="gramStart"/>
      <w:r w:rsidRPr="00E002D6">
        <w:rPr>
          <w:rFonts w:ascii="Times New Roman" w:hAnsi="Times New Roman" w:cs="Times New Roman"/>
          <w:b/>
          <w:bCs/>
          <w:sz w:val="22"/>
          <w:szCs w:val="22"/>
        </w:rPr>
        <w:t>voice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vɔɪs</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vɔɪs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声音</w:t>
      </w:r>
    </w:p>
    <w:p w14:paraId="357E2680" w14:textId="77777777" w:rsidR="00792C08" w:rsidRPr="00E002D6" w:rsidRDefault="00000000">
      <w:pPr>
        <w:numPr>
          <w:ilvl w:val="0"/>
          <w:numId w:val="8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agree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əˈɡri</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əˈɡri</w:t>
      </w:r>
      <w:proofErr w:type="spellEnd"/>
      <w:r w:rsidRPr="00E002D6">
        <w:rPr>
          <w:rFonts w:ascii="Cambria" w:hAnsi="Cambria" w:cs="Cambria"/>
          <w:sz w:val="22"/>
          <w:szCs w:val="22"/>
        </w:rPr>
        <w:t>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同意</w:t>
      </w:r>
    </w:p>
    <w:p w14:paraId="4397C7F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w:t>
      </w:r>
    </w:p>
    <w:p w14:paraId="30DEB21C"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6A63A72C"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本课主要学习“数以</w:t>
      </w:r>
      <w:r w:rsidRPr="00E002D6">
        <w:rPr>
          <w:rFonts w:ascii="Times New Roman" w:hAnsi="Times New Roman" w:hint="eastAsia"/>
          <w:color w:val="FDD860" w:themeColor="accent3" w:themeTint="99"/>
          <w:sz w:val="24"/>
          <w:lang w:eastAsia="zh"/>
        </w:rPr>
        <w:t>……</w:t>
      </w:r>
      <w:r w:rsidRPr="00E002D6">
        <w:rPr>
          <w:rFonts w:ascii="Times New Roman" w:hAnsi="Times New Roman" w:hint="eastAsia"/>
          <w:color w:val="FDD860" w:themeColor="accent3" w:themeTint="99"/>
          <w:sz w:val="24"/>
        </w:rPr>
        <w:t>计的”等短语的用法、关系代词及其修饰的用法，并复习动名词短语</w:t>
      </w:r>
      <w:proofErr w:type="gramStart"/>
      <w:r w:rsidRPr="00E002D6">
        <w:rPr>
          <w:rFonts w:ascii="Times New Roman" w:hAnsi="Times New Roman" w:hint="eastAsia"/>
          <w:color w:val="FDD860" w:themeColor="accent3" w:themeTint="99"/>
          <w:sz w:val="24"/>
        </w:rPr>
        <w:t>作主</w:t>
      </w:r>
      <w:proofErr w:type="gramEnd"/>
      <w:r w:rsidRPr="00E002D6">
        <w:rPr>
          <w:rFonts w:ascii="Times New Roman" w:hAnsi="Times New Roman" w:hint="eastAsia"/>
          <w:color w:val="FDD860" w:themeColor="accent3" w:themeTint="99"/>
          <w:sz w:val="24"/>
        </w:rPr>
        <w:t>语的用法和少数不完全及物动词接动名词作宾语的用法。</w:t>
      </w:r>
    </w:p>
    <w:p w14:paraId="0C113C5F" w14:textId="77777777" w:rsidR="00792C08" w:rsidRPr="00E002D6" w:rsidRDefault="00000000">
      <w:pPr>
        <w:numPr>
          <w:ilvl w:val="0"/>
          <w:numId w:val="90"/>
        </w:numPr>
        <w:spacing w:line="400" w:lineRule="exact"/>
        <w:ind w:firstLineChars="200" w:firstLine="480"/>
        <w:rPr>
          <w:rFonts w:ascii="Times New Roman" w:hAnsi="Times New Roman"/>
          <w:sz w:val="24"/>
        </w:rPr>
      </w:pPr>
      <w:r w:rsidRPr="00E002D6">
        <w:rPr>
          <w:rFonts w:ascii="Times New Roman" w:hAnsi="Times New Roman" w:hint="eastAsia"/>
          <w:sz w:val="24"/>
        </w:rPr>
        <w:t>“数以</w:t>
      </w:r>
      <w:r w:rsidRPr="00E002D6">
        <w:rPr>
          <w:rFonts w:ascii="Times New Roman" w:hAnsi="Times New Roman" w:hint="eastAsia"/>
          <w:sz w:val="24"/>
          <w:lang w:eastAsia="zh"/>
        </w:rPr>
        <w:t>……</w:t>
      </w:r>
      <w:r w:rsidRPr="00E002D6">
        <w:rPr>
          <w:rFonts w:ascii="Times New Roman" w:hAnsi="Times New Roman" w:hint="eastAsia"/>
          <w:sz w:val="24"/>
        </w:rPr>
        <w:t>计的”等短语的用法</w:t>
      </w:r>
    </w:p>
    <w:p w14:paraId="0C45C5E2"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millions of+</w:t>
      </w:r>
      <w:r w:rsidRPr="00E002D6">
        <w:rPr>
          <w:rFonts w:ascii="Times New Roman" w:hAnsi="Times New Roman" w:hint="eastAsia"/>
          <w:sz w:val="24"/>
        </w:rPr>
        <w:t>复数名词</w:t>
      </w:r>
      <w:r w:rsidRPr="00E002D6">
        <w:rPr>
          <w:rFonts w:ascii="Times New Roman" w:hAnsi="Times New Roman" w:hint="eastAsia"/>
          <w:sz w:val="24"/>
        </w:rPr>
        <w:t xml:space="preserve">  </w:t>
      </w:r>
      <w:r w:rsidRPr="00E002D6">
        <w:rPr>
          <w:rFonts w:ascii="Times New Roman" w:hAnsi="Times New Roman" w:hint="eastAsia"/>
          <w:sz w:val="24"/>
        </w:rPr>
        <w:t>数以百万计的</w:t>
      </w:r>
      <w:r w:rsidRPr="00E002D6">
        <w:rPr>
          <w:rFonts w:ascii="Times New Roman" w:hAnsi="Times New Roman" w:hint="eastAsia"/>
          <w:sz w:val="24"/>
          <w:lang w:eastAsia="zh"/>
        </w:rPr>
        <w:t>……</w:t>
      </w:r>
    </w:p>
    <w:p w14:paraId="6BC51982"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hundreds of+</w:t>
      </w:r>
      <w:r w:rsidRPr="00E002D6">
        <w:rPr>
          <w:rFonts w:ascii="Times New Roman" w:hAnsi="Times New Roman" w:hint="eastAsia"/>
          <w:sz w:val="24"/>
        </w:rPr>
        <w:t>复数名词</w:t>
      </w:r>
      <w:r w:rsidRPr="00E002D6">
        <w:rPr>
          <w:rFonts w:ascii="Times New Roman" w:hAnsi="Times New Roman" w:hint="eastAsia"/>
          <w:sz w:val="24"/>
        </w:rPr>
        <w:t xml:space="preserve">  </w:t>
      </w:r>
      <w:r w:rsidRPr="00E002D6">
        <w:rPr>
          <w:rFonts w:ascii="Times New Roman" w:hAnsi="Times New Roman" w:hint="eastAsia"/>
          <w:sz w:val="24"/>
        </w:rPr>
        <w:t>数以百计的</w:t>
      </w:r>
      <w:r w:rsidRPr="00E002D6">
        <w:rPr>
          <w:rFonts w:ascii="Times New Roman" w:hAnsi="Times New Roman" w:hint="eastAsia"/>
          <w:sz w:val="24"/>
          <w:lang w:eastAsia="zh"/>
        </w:rPr>
        <w:t>……</w:t>
      </w:r>
    </w:p>
    <w:p w14:paraId="03708917"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thousands of+</w:t>
      </w:r>
      <w:r w:rsidRPr="00E002D6">
        <w:rPr>
          <w:rFonts w:ascii="Times New Roman" w:hAnsi="Times New Roman" w:hint="eastAsia"/>
          <w:sz w:val="24"/>
        </w:rPr>
        <w:t>复数名词</w:t>
      </w:r>
      <w:r w:rsidRPr="00E002D6">
        <w:rPr>
          <w:rFonts w:ascii="Times New Roman" w:hAnsi="Times New Roman" w:hint="eastAsia"/>
          <w:sz w:val="24"/>
        </w:rPr>
        <w:t xml:space="preserve">  </w:t>
      </w:r>
      <w:r w:rsidRPr="00E002D6">
        <w:rPr>
          <w:rFonts w:ascii="Times New Roman" w:hAnsi="Times New Roman" w:hint="eastAsia"/>
          <w:sz w:val="24"/>
        </w:rPr>
        <w:t>数以千计的</w:t>
      </w:r>
      <w:r w:rsidRPr="00E002D6">
        <w:rPr>
          <w:rFonts w:ascii="Times New Roman" w:hAnsi="Times New Roman" w:hint="eastAsia"/>
          <w:sz w:val="24"/>
          <w:lang w:eastAsia="zh"/>
        </w:rPr>
        <w:t>……</w:t>
      </w:r>
    </w:p>
    <w:p w14:paraId="0F47EA63"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tens of thousands of+</w:t>
      </w:r>
      <w:r w:rsidRPr="00E002D6">
        <w:rPr>
          <w:rFonts w:ascii="Times New Roman" w:hAnsi="Times New Roman" w:hint="eastAsia"/>
          <w:sz w:val="24"/>
        </w:rPr>
        <w:t>复数名词</w:t>
      </w:r>
      <w:r w:rsidRPr="00E002D6">
        <w:rPr>
          <w:rFonts w:ascii="Times New Roman" w:hAnsi="Times New Roman" w:hint="eastAsia"/>
          <w:sz w:val="24"/>
          <w:lang w:eastAsia="zh"/>
        </w:rPr>
        <w:t>（</w:t>
      </w:r>
      <w:r w:rsidRPr="00E002D6">
        <w:rPr>
          <w:rFonts w:ascii="Times New Roman" w:hAnsi="Times New Roman" w:hint="eastAsia"/>
          <w:sz w:val="24"/>
        </w:rPr>
        <w:t>系从</w:t>
      </w:r>
      <w:r w:rsidRPr="00E002D6">
        <w:rPr>
          <w:rFonts w:ascii="Times New Roman" w:hAnsi="Times New Roman" w:hint="eastAsia"/>
          <w:sz w:val="24"/>
        </w:rPr>
        <w:t>ten thousand</w:t>
      </w:r>
      <w:r w:rsidRPr="00E002D6">
        <w:rPr>
          <w:rFonts w:ascii="Times New Roman" w:hAnsi="Times New Roman" w:hint="eastAsia"/>
          <w:sz w:val="24"/>
        </w:rPr>
        <w:t>“一万”变化而成</w:t>
      </w:r>
      <w:r w:rsidRPr="00E002D6">
        <w:rPr>
          <w:rFonts w:ascii="Times New Roman" w:hAnsi="Times New Roman" w:hint="eastAsia"/>
          <w:sz w:val="24"/>
          <w:lang w:eastAsia="zh"/>
        </w:rPr>
        <w:t>）</w:t>
      </w:r>
      <w:r w:rsidRPr="00E002D6">
        <w:rPr>
          <w:rFonts w:ascii="Times New Roman" w:hAnsi="Times New Roman" w:hint="eastAsia"/>
          <w:sz w:val="24"/>
        </w:rPr>
        <w:t xml:space="preserve">  </w:t>
      </w:r>
      <w:r w:rsidRPr="00E002D6">
        <w:rPr>
          <w:rFonts w:ascii="Times New Roman" w:hAnsi="Times New Roman" w:hint="eastAsia"/>
          <w:sz w:val="24"/>
        </w:rPr>
        <w:t>数以万计的</w:t>
      </w:r>
      <w:r w:rsidRPr="00E002D6">
        <w:rPr>
          <w:rFonts w:ascii="Times New Roman" w:hAnsi="Times New Roman" w:hint="eastAsia"/>
          <w:sz w:val="24"/>
          <w:lang w:eastAsia="zh"/>
        </w:rPr>
        <w:t>……</w:t>
      </w:r>
    </w:p>
    <w:p w14:paraId="54F77FD3"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hundreds of thousands of +</w:t>
      </w:r>
      <w:r w:rsidRPr="00E002D6">
        <w:rPr>
          <w:rFonts w:ascii="Times New Roman" w:hAnsi="Times New Roman" w:hint="eastAsia"/>
          <w:sz w:val="24"/>
        </w:rPr>
        <w:t>复数名词</w:t>
      </w:r>
      <w:r w:rsidRPr="00E002D6">
        <w:rPr>
          <w:rFonts w:ascii="Times New Roman" w:hAnsi="Times New Roman" w:hint="eastAsia"/>
          <w:sz w:val="24"/>
          <w:lang w:eastAsia="zh"/>
        </w:rPr>
        <w:t>（</w:t>
      </w:r>
      <w:r w:rsidRPr="00E002D6">
        <w:rPr>
          <w:rFonts w:ascii="Times New Roman" w:hAnsi="Times New Roman" w:hint="eastAsia"/>
          <w:sz w:val="24"/>
        </w:rPr>
        <w:t>系从</w:t>
      </w:r>
      <w:r w:rsidRPr="00E002D6">
        <w:rPr>
          <w:rFonts w:ascii="Times New Roman" w:hAnsi="Times New Roman" w:hint="eastAsia"/>
          <w:sz w:val="24"/>
        </w:rPr>
        <w:t>one hundred thousand</w:t>
      </w:r>
      <w:r w:rsidRPr="00E002D6">
        <w:rPr>
          <w:rFonts w:ascii="Times New Roman" w:hAnsi="Times New Roman" w:hint="eastAsia"/>
          <w:sz w:val="24"/>
        </w:rPr>
        <w:t>“十万”变化而成</w:t>
      </w:r>
      <w:r w:rsidRPr="00E002D6">
        <w:rPr>
          <w:rFonts w:ascii="Times New Roman" w:hAnsi="Times New Roman" w:hint="eastAsia"/>
          <w:sz w:val="24"/>
          <w:lang w:eastAsia="zh"/>
        </w:rPr>
        <w:t>）</w:t>
      </w:r>
      <w:r w:rsidRPr="00E002D6">
        <w:rPr>
          <w:rFonts w:ascii="Times New Roman" w:hAnsi="Times New Roman" w:hint="eastAsia"/>
          <w:sz w:val="24"/>
        </w:rPr>
        <w:t xml:space="preserve">  </w:t>
      </w:r>
      <w:r w:rsidRPr="00E002D6">
        <w:rPr>
          <w:rFonts w:ascii="Times New Roman" w:hAnsi="Times New Roman" w:hint="eastAsia"/>
          <w:sz w:val="24"/>
        </w:rPr>
        <w:t>数以十万计的</w:t>
      </w:r>
      <w:r w:rsidRPr="00E002D6">
        <w:rPr>
          <w:rFonts w:ascii="Times New Roman" w:hAnsi="Times New Roman" w:hint="eastAsia"/>
          <w:sz w:val="24"/>
          <w:lang w:eastAsia="zh"/>
        </w:rPr>
        <w:t>……</w:t>
      </w:r>
    </w:p>
    <w:p w14:paraId="35EFB3C5" w14:textId="77777777" w:rsidR="00792C08" w:rsidRPr="00E002D6" w:rsidRDefault="00000000">
      <w:pPr>
        <w:spacing w:line="400" w:lineRule="exact"/>
        <w:ind w:firstLineChars="200" w:firstLine="480"/>
        <w:rPr>
          <w:rFonts w:ascii="Times New Roman" w:hAnsi="Times New Roman"/>
          <w:sz w:val="24"/>
          <w:lang w:eastAsia="zh"/>
        </w:rPr>
      </w:pPr>
      <w:r w:rsidRPr="00E002D6">
        <w:rPr>
          <w:rFonts w:ascii="Times New Roman" w:hAnsi="Times New Roman" w:hint="eastAsia"/>
          <w:sz w:val="24"/>
        </w:rPr>
        <w:t>tens of millions of+</w:t>
      </w:r>
      <w:r w:rsidRPr="00E002D6">
        <w:rPr>
          <w:rFonts w:ascii="Times New Roman" w:hAnsi="Times New Roman" w:hint="eastAsia"/>
          <w:sz w:val="24"/>
        </w:rPr>
        <w:t>复数名词</w:t>
      </w:r>
      <w:r w:rsidRPr="00E002D6">
        <w:rPr>
          <w:rFonts w:ascii="Times New Roman" w:hAnsi="Times New Roman" w:hint="eastAsia"/>
          <w:sz w:val="24"/>
          <w:lang w:eastAsia="zh"/>
        </w:rPr>
        <w:t>（</w:t>
      </w:r>
      <w:r w:rsidRPr="00E002D6">
        <w:rPr>
          <w:rFonts w:ascii="Times New Roman" w:hAnsi="Times New Roman" w:hint="eastAsia"/>
          <w:sz w:val="24"/>
        </w:rPr>
        <w:t>系从</w:t>
      </w:r>
      <w:r w:rsidRPr="00E002D6">
        <w:rPr>
          <w:rFonts w:ascii="Times New Roman" w:hAnsi="Times New Roman" w:hint="eastAsia"/>
          <w:sz w:val="24"/>
        </w:rPr>
        <w:t>ten million</w:t>
      </w:r>
      <w:r w:rsidRPr="00E002D6">
        <w:rPr>
          <w:rFonts w:ascii="Times New Roman" w:hAnsi="Times New Roman" w:hint="eastAsia"/>
          <w:sz w:val="24"/>
        </w:rPr>
        <w:t>“千万”变化而成</w:t>
      </w:r>
      <w:r w:rsidRPr="00E002D6">
        <w:rPr>
          <w:rFonts w:ascii="Times New Roman" w:hAnsi="Times New Roman" w:hint="eastAsia"/>
          <w:sz w:val="24"/>
          <w:lang w:eastAsia="zh"/>
        </w:rPr>
        <w:t>）</w:t>
      </w:r>
      <w:r w:rsidRPr="00E002D6">
        <w:rPr>
          <w:rFonts w:ascii="Times New Roman" w:hAnsi="Times New Roman" w:hint="eastAsia"/>
          <w:sz w:val="24"/>
        </w:rPr>
        <w:t xml:space="preserve">  </w:t>
      </w:r>
      <w:r w:rsidRPr="00E002D6">
        <w:rPr>
          <w:rFonts w:ascii="Times New Roman" w:hAnsi="Times New Roman" w:hint="eastAsia"/>
          <w:sz w:val="24"/>
        </w:rPr>
        <w:t>数以千万计的</w:t>
      </w:r>
      <w:r w:rsidRPr="00E002D6">
        <w:rPr>
          <w:rFonts w:ascii="Times New Roman" w:hAnsi="Times New Roman" w:hint="eastAsia"/>
          <w:sz w:val="24"/>
          <w:lang w:eastAsia="zh"/>
        </w:rPr>
        <w:t>……</w:t>
      </w:r>
    </w:p>
    <w:p w14:paraId="47D0588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上列短语中的复数名词前不可置定冠词</w:t>
      </w:r>
      <w:r w:rsidRPr="00E002D6">
        <w:rPr>
          <w:rFonts w:ascii="Times New Roman" w:hAnsi="Times New Roman" w:hint="eastAsia"/>
          <w:sz w:val="24"/>
        </w:rPr>
        <w:t>the</w:t>
      </w:r>
      <w:r w:rsidRPr="00E002D6">
        <w:rPr>
          <w:rFonts w:ascii="Times New Roman" w:hAnsi="Times New Roman" w:hint="eastAsia"/>
          <w:sz w:val="24"/>
        </w:rPr>
        <w:t>或所有格</w:t>
      </w:r>
      <w:r w:rsidRPr="00E002D6">
        <w:rPr>
          <w:rFonts w:ascii="Times New Roman" w:hAnsi="Times New Roman" w:hint="eastAsia"/>
          <w:sz w:val="24"/>
        </w:rPr>
        <w:t>my</w:t>
      </w:r>
      <w:r w:rsidRPr="00E002D6">
        <w:rPr>
          <w:rFonts w:ascii="Times New Roman" w:hAnsi="Times New Roman" w:hint="eastAsia"/>
          <w:sz w:val="24"/>
        </w:rPr>
        <w:t>、</w:t>
      </w:r>
      <w:r w:rsidRPr="00E002D6">
        <w:rPr>
          <w:rFonts w:ascii="Times New Roman" w:hAnsi="Times New Roman" w:hint="eastAsia"/>
          <w:sz w:val="24"/>
        </w:rPr>
        <w:t>his</w:t>
      </w:r>
      <w:r w:rsidRPr="00E002D6">
        <w:rPr>
          <w:rFonts w:ascii="Times New Roman" w:hAnsi="Times New Roman" w:hint="eastAsia"/>
          <w:sz w:val="24"/>
        </w:rPr>
        <w:t>、</w:t>
      </w:r>
      <w:r w:rsidRPr="00E002D6">
        <w:rPr>
          <w:rFonts w:ascii="Times New Roman" w:hAnsi="Times New Roman" w:hint="eastAsia"/>
          <w:sz w:val="24"/>
        </w:rPr>
        <w:t>her</w:t>
      </w:r>
      <w:r w:rsidRPr="00E002D6">
        <w:rPr>
          <w:rFonts w:ascii="Times New Roman" w:hAnsi="Times New Roman" w:hint="eastAsia"/>
          <w:sz w:val="24"/>
        </w:rPr>
        <w:t>等。</w:t>
      </w:r>
    </w:p>
    <w:p w14:paraId="1EE1AD6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 xml:space="preserve">Thousands of the fans were at the airport to welcome the soccer </w:t>
      </w:r>
      <w:proofErr w:type="gramStart"/>
      <w:r w:rsidRPr="00E002D6">
        <w:rPr>
          <w:rFonts w:ascii="Times New Roman" w:hAnsi="Times New Roman" w:hint="eastAsia"/>
          <w:sz w:val="24"/>
        </w:rPr>
        <w:t>team.(</w:t>
      </w:r>
      <w:proofErr w:type="gramEnd"/>
      <w:r w:rsidRPr="00E002D6">
        <w:rPr>
          <w:rFonts w:ascii="Times New Roman" w:hAnsi="Times New Roman" w:hint="eastAsia"/>
          <w:sz w:val="24"/>
        </w:rPr>
        <w:t>×</w:t>
      </w:r>
      <w:r w:rsidRPr="00E002D6">
        <w:rPr>
          <w:rFonts w:ascii="Times New Roman" w:hAnsi="Times New Roman" w:hint="eastAsia"/>
          <w:sz w:val="24"/>
        </w:rPr>
        <w:t>)</w:t>
      </w:r>
    </w:p>
    <w:p w14:paraId="52C536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t>
      </w:r>
      <w:r w:rsidRPr="00E002D6">
        <w:rPr>
          <w:rFonts w:ascii="Times New Roman" w:hAnsi="Times New Roman" w:hint="eastAsia"/>
          <w:sz w:val="24"/>
        </w:rPr>
        <w:t xml:space="preserve"> Thousands of fans were at the airport to welcome the soccer team. (</w:t>
      </w:r>
      <w:r w:rsidRPr="00E002D6">
        <w:rPr>
          <w:rFonts w:ascii="Times New Roman" w:hAnsi="Times New Roman" w:hint="eastAsia"/>
          <w:sz w:val="24"/>
        </w:rPr>
        <w:t>√</w:t>
      </w:r>
      <w:r w:rsidRPr="00E002D6">
        <w:rPr>
          <w:rFonts w:ascii="Times New Roman" w:hAnsi="Times New Roman" w:hint="eastAsia"/>
          <w:sz w:val="24"/>
        </w:rPr>
        <w:t>)</w:t>
      </w:r>
    </w:p>
    <w:p w14:paraId="72D2861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数以千计的球迷在机场欢迎该足球队的莅临。</w:t>
      </w:r>
    </w:p>
    <w:p w14:paraId="11701E5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This new sports car costs tens of thousands of US dollars.</w:t>
      </w:r>
    </w:p>
    <w:p w14:paraId="1548C9B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这部新跑车价值好几万美元。</w:t>
      </w:r>
    </w:p>
    <w:p w14:paraId="24706B9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注意：</w:t>
      </w:r>
      <w:r w:rsidRPr="00E002D6">
        <w:rPr>
          <w:rFonts w:ascii="Times New Roman" w:hAnsi="Times New Roman" w:hint="eastAsia"/>
          <w:sz w:val="24"/>
        </w:rPr>
        <w:t>hundred</w:t>
      </w:r>
      <w:r w:rsidRPr="00E002D6">
        <w:rPr>
          <w:rFonts w:ascii="Times New Roman" w:hAnsi="Times New Roman" w:hint="eastAsia"/>
          <w:sz w:val="24"/>
        </w:rPr>
        <w:t>、</w:t>
      </w:r>
      <w:r w:rsidRPr="00E002D6">
        <w:rPr>
          <w:rFonts w:ascii="Times New Roman" w:hAnsi="Times New Roman" w:hint="eastAsia"/>
          <w:sz w:val="24"/>
        </w:rPr>
        <w:t>thousand</w:t>
      </w:r>
      <w:r w:rsidRPr="00E002D6">
        <w:rPr>
          <w:rFonts w:ascii="Times New Roman" w:hAnsi="Times New Roman" w:hint="eastAsia"/>
          <w:sz w:val="24"/>
        </w:rPr>
        <w:t>、</w:t>
      </w:r>
      <w:r w:rsidRPr="00E002D6">
        <w:rPr>
          <w:rFonts w:ascii="Times New Roman" w:hAnsi="Times New Roman" w:hint="eastAsia"/>
          <w:sz w:val="24"/>
        </w:rPr>
        <w:t>million</w:t>
      </w:r>
      <w:r w:rsidRPr="00E002D6">
        <w:rPr>
          <w:rFonts w:ascii="Times New Roman" w:hAnsi="Times New Roman" w:hint="eastAsia"/>
          <w:sz w:val="24"/>
        </w:rPr>
        <w:t>作形容词时，之前可置数字，但</w:t>
      </w:r>
      <w:r w:rsidRPr="00E002D6">
        <w:rPr>
          <w:rFonts w:ascii="Times New Roman" w:hAnsi="Times New Roman" w:hint="eastAsia"/>
          <w:sz w:val="24"/>
        </w:rPr>
        <w:t>hundred</w:t>
      </w:r>
      <w:r w:rsidRPr="00E002D6">
        <w:rPr>
          <w:rFonts w:ascii="Times New Roman" w:hAnsi="Times New Roman" w:hint="eastAsia"/>
          <w:sz w:val="24"/>
        </w:rPr>
        <w:t>、</w:t>
      </w:r>
      <w:r w:rsidRPr="00E002D6">
        <w:rPr>
          <w:rFonts w:ascii="Times New Roman" w:hAnsi="Times New Roman" w:hint="eastAsia"/>
          <w:sz w:val="24"/>
        </w:rPr>
        <w:t>thousand</w:t>
      </w:r>
      <w:r w:rsidRPr="00E002D6">
        <w:rPr>
          <w:rFonts w:ascii="Times New Roman" w:hAnsi="Times New Roman" w:hint="eastAsia"/>
          <w:sz w:val="24"/>
        </w:rPr>
        <w:t>、</w:t>
      </w:r>
      <w:r w:rsidRPr="00E002D6">
        <w:rPr>
          <w:rFonts w:ascii="Times New Roman" w:hAnsi="Times New Roman" w:hint="eastAsia"/>
          <w:sz w:val="24"/>
        </w:rPr>
        <w:t>million</w:t>
      </w:r>
      <w:r w:rsidRPr="00E002D6">
        <w:rPr>
          <w:rFonts w:ascii="Times New Roman" w:hAnsi="Times New Roman" w:hint="eastAsia"/>
          <w:sz w:val="24"/>
        </w:rPr>
        <w:t>后不可加</w:t>
      </w:r>
      <w:r w:rsidRPr="00E002D6">
        <w:rPr>
          <w:rFonts w:ascii="Times New Roman" w:hAnsi="Times New Roman" w:hint="eastAsia"/>
          <w:sz w:val="24"/>
        </w:rPr>
        <w:t>-s,</w:t>
      </w:r>
      <w:r w:rsidRPr="00E002D6">
        <w:rPr>
          <w:rFonts w:ascii="Times New Roman" w:hAnsi="Times New Roman" w:hint="eastAsia"/>
          <w:sz w:val="24"/>
        </w:rPr>
        <w:t>其后直接置名词。</w:t>
      </w:r>
    </w:p>
    <w:p w14:paraId="07DB88F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 xml:space="preserve">Two </w:t>
      </w:r>
      <w:proofErr w:type="spellStart"/>
      <w:proofErr w:type="gramStart"/>
      <w:r w:rsidRPr="00E002D6">
        <w:rPr>
          <w:rFonts w:ascii="Times New Roman" w:hAnsi="Times New Roman" w:hint="eastAsia"/>
          <w:sz w:val="24"/>
        </w:rPr>
        <w:t>hundreds</w:t>
      </w:r>
      <w:proofErr w:type="spellEnd"/>
      <w:proofErr w:type="gramEnd"/>
      <w:r w:rsidRPr="00E002D6">
        <w:rPr>
          <w:rFonts w:ascii="Times New Roman" w:hAnsi="Times New Roman" w:hint="eastAsia"/>
          <w:sz w:val="24"/>
        </w:rPr>
        <w:t xml:space="preserve"> people applied for the </w:t>
      </w:r>
      <w:proofErr w:type="gramStart"/>
      <w:r w:rsidRPr="00E002D6">
        <w:rPr>
          <w:rFonts w:ascii="Times New Roman" w:hAnsi="Times New Roman" w:hint="eastAsia"/>
          <w:sz w:val="24"/>
        </w:rPr>
        <w:t>job.(</w:t>
      </w:r>
      <w:proofErr w:type="gramEnd"/>
      <w:r w:rsidRPr="00E002D6">
        <w:rPr>
          <w:rFonts w:ascii="Times New Roman" w:hAnsi="Times New Roman" w:hint="eastAsia"/>
          <w:sz w:val="24"/>
        </w:rPr>
        <w:t>×</w:t>
      </w:r>
      <w:r w:rsidRPr="00E002D6">
        <w:rPr>
          <w:rFonts w:ascii="Times New Roman" w:hAnsi="Times New Roman" w:hint="eastAsia"/>
          <w:sz w:val="24"/>
        </w:rPr>
        <w:t>)</w:t>
      </w:r>
    </w:p>
    <w:p w14:paraId="0C217BA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t>
      </w:r>
      <w:r w:rsidRPr="00E002D6">
        <w:rPr>
          <w:rFonts w:ascii="Times New Roman" w:hAnsi="Times New Roman" w:hint="eastAsia"/>
          <w:sz w:val="24"/>
        </w:rPr>
        <w:t>Two hundred people applied for the job.(</w:t>
      </w:r>
      <w:r w:rsidRPr="00E002D6">
        <w:rPr>
          <w:rFonts w:ascii="Times New Roman" w:hAnsi="Times New Roman" w:hint="eastAsia"/>
          <w:sz w:val="24"/>
        </w:rPr>
        <w:t>√</w:t>
      </w:r>
      <w:r w:rsidRPr="00E002D6">
        <w:rPr>
          <w:rFonts w:ascii="Times New Roman" w:hAnsi="Times New Roman" w:hint="eastAsia"/>
          <w:sz w:val="24"/>
        </w:rPr>
        <w:t>)</w:t>
      </w:r>
    </w:p>
    <w:p w14:paraId="7B91003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有</w:t>
      </w:r>
      <w:r w:rsidRPr="00E002D6">
        <w:rPr>
          <w:rFonts w:ascii="Times New Roman" w:hAnsi="Times New Roman" w:hint="eastAsia"/>
          <w:sz w:val="24"/>
        </w:rPr>
        <w:t>200</w:t>
      </w:r>
      <w:r w:rsidRPr="00E002D6">
        <w:rPr>
          <w:rFonts w:ascii="Times New Roman" w:hAnsi="Times New Roman" w:hint="eastAsia"/>
          <w:sz w:val="24"/>
        </w:rPr>
        <w:t>人应征那份工作。</w:t>
      </w:r>
    </w:p>
    <w:p w14:paraId="04C3372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About six million Jews died in World War II.</w:t>
      </w:r>
    </w:p>
    <w:p w14:paraId="5028552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大约有</w:t>
      </w:r>
      <w:r w:rsidRPr="00E002D6">
        <w:rPr>
          <w:rFonts w:ascii="Times New Roman" w:hAnsi="Times New Roman" w:hint="eastAsia"/>
          <w:sz w:val="24"/>
        </w:rPr>
        <w:t>600</w:t>
      </w:r>
      <w:r w:rsidRPr="00E002D6">
        <w:rPr>
          <w:rFonts w:ascii="Times New Roman" w:hAnsi="Times New Roman" w:hint="eastAsia"/>
          <w:sz w:val="24"/>
        </w:rPr>
        <w:t>万名犹太人死于第二次世界大战中。</w:t>
      </w:r>
    </w:p>
    <w:p w14:paraId="36575531" w14:textId="77777777" w:rsidR="00792C08" w:rsidRPr="00E002D6" w:rsidRDefault="00792C08">
      <w:pPr>
        <w:spacing w:line="400" w:lineRule="exact"/>
        <w:ind w:firstLineChars="200" w:firstLine="480"/>
        <w:rPr>
          <w:rFonts w:ascii="Times New Roman" w:hAnsi="Times New Roman"/>
          <w:sz w:val="24"/>
        </w:rPr>
      </w:pPr>
    </w:p>
    <w:p w14:paraId="4F6C1017" w14:textId="77777777" w:rsidR="00792C08" w:rsidRPr="00E002D6" w:rsidRDefault="00000000">
      <w:pPr>
        <w:numPr>
          <w:ilvl w:val="0"/>
          <w:numId w:val="90"/>
        </w:numPr>
        <w:spacing w:line="400" w:lineRule="exact"/>
        <w:ind w:firstLineChars="200" w:firstLine="480"/>
        <w:rPr>
          <w:rFonts w:ascii="Times New Roman" w:hAnsi="Times New Roman"/>
          <w:sz w:val="24"/>
        </w:rPr>
      </w:pPr>
      <w:r w:rsidRPr="00E002D6">
        <w:rPr>
          <w:rFonts w:ascii="Times New Roman" w:hAnsi="Times New Roman" w:hint="eastAsia"/>
          <w:sz w:val="24"/>
        </w:rPr>
        <w:t>关系代词及其修饰的用法</w:t>
      </w:r>
    </w:p>
    <w:p w14:paraId="7FB233A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关系代词的基本功能与分类</w:t>
      </w:r>
    </w:p>
    <w:p w14:paraId="7274335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关系代词具有连词功能，用于引导定语从句，修饰其前的名词。主要包含</w:t>
      </w:r>
      <w:r w:rsidRPr="00E002D6">
        <w:rPr>
          <w:rFonts w:ascii="Times New Roman" w:hAnsi="Times New Roman" w:hint="eastAsia"/>
          <w:sz w:val="24"/>
        </w:rPr>
        <w:t xml:space="preserve"> who</w:t>
      </w:r>
      <w:r w:rsidRPr="00E002D6">
        <w:rPr>
          <w:rFonts w:ascii="Times New Roman" w:hAnsi="Times New Roman" w:hint="eastAsia"/>
          <w:sz w:val="24"/>
        </w:rPr>
        <w:t>、</w:t>
      </w:r>
      <w:r w:rsidRPr="00E002D6">
        <w:rPr>
          <w:rFonts w:ascii="Times New Roman" w:hAnsi="Times New Roman" w:hint="eastAsia"/>
          <w:sz w:val="24"/>
        </w:rPr>
        <w:t>whom</w:t>
      </w:r>
      <w:r w:rsidRPr="00E002D6">
        <w:rPr>
          <w:rFonts w:ascii="Times New Roman" w:hAnsi="Times New Roman" w:hint="eastAsia"/>
          <w:sz w:val="24"/>
        </w:rPr>
        <w:t>、</w:t>
      </w:r>
      <w:r w:rsidRPr="00E002D6">
        <w:rPr>
          <w:rFonts w:ascii="Times New Roman" w:hAnsi="Times New Roman" w:hint="eastAsia"/>
          <w:sz w:val="24"/>
        </w:rPr>
        <w:t xml:space="preserve">which </w:t>
      </w:r>
      <w:r w:rsidRPr="00E002D6">
        <w:rPr>
          <w:rFonts w:ascii="Times New Roman" w:hAnsi="Times New Roman" w:hint="eastAsia"/>
          <w:sz w:val="24"/>
        </w:rPr>
        <w:t>三种，具体用法如下：</w:t>
      </w:r>
    </w:p>
    <w:p w14:paraId="6EE311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 xml:space="preserve"> </w:t>
      </w:r>
      <w:r w:rsidRPr="00E002D6">
        <w:rPr>
          <w:rFonts w:ascii="Times New Roman" w:hAnsi="Times New Roman" w:hint="eastAsia"/>
          <w:sz w:val="24"/>
        </w:rPr>
        <w:t>修饰人：</w:t>
      </w:r>
      <w:r w:rsidRPr="00E002D6">
        <w:rPr>
          <w:rFonts w:ascii="Times New Roman" w:hAnsi="Times New Roman" w:hint="eastAsia"/>
          <w:sz w:val="24"/>
        </w:rPr>
        <w:t>who /whom</w:t>
      </w:r>
    </w:p>
    <w:p w14:paraId="1835C7F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who</w:t>
      </w:r>
      <w:r w:rsidRPr="00E002D6">
        <w:rPr>
          <w:rFonts w:ascii="Times New Roman" w:hAnsi="Times New Roman" w:hint="eastAsia"/>
          <w:sz w:val="24"/>
        </w:rPr>
        <w:t>：主格，在定语从句中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62460DD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the person who can solve the problem.</w:t>
      </w:r>
    </w:p>
    <w:p w14:paraId="348E2EF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他是能够解决这个问题的人。</w:t>
      </w:r>
    </w:p>
    <w:p w14:paraId="4DACEAE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who </w:t>
      </w:r>
      <w:r w:rsidRPr="00E002D6">
        <w:rPr>
          <w:rFonts w:ascii="Times New Roman" w:hAnsi="Times New Roman" w:hint="eastAsia"/>
          <w:sz w:val="24"/>
        </w:rPr>
        <w:t>引导定语从句，修饰先行词</w:t>
      </w:r>
      <w:r w:rsidRPr="00E002D6">
        <w:rPr>
          <w:rFonts w:ascii="Times New Roman" w:hAnsi="Times New Roman" w:hint="eastAsia"/>
          <w:sz w:val="24"/>
        </w:rPr>
        <w:t xml:space="preserve"> the person</w:t>
      </w:r>
      <w:r w:rsidRPr="00E002D6">
        <w:rPr>
          <w:rFonts w:ascii="Times New Roman" w:hAnsi="Times New Roman" w:hint="eastAsia"/>
          <w:sz w:val="24"/>
        </w:rPr>
        <w:t>，在从句中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7DBDC2E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whom</w:t>
      </w:r>
      <w:r w:rsidRPr="00E002D6">
        <w:rPr>
          <w:rFonts w:ascii="Times New Roman" w:hAnsi="Times New Roman" w:hint="eastAsia"/>
          <w:sz w:val="24"/>
        </w:rPr>
        <w:t>：宾格，在定语从句中作宾语</w:t>
      </w:r>
    </w:p>
    <w:p w14:paraId="73EB810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a man whom I enjoy working with.</w:t>
      </w:r>
    </w:p>
    <w:p w14:paraId="2CC179F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他是那种我喜欢与之共事的人。</w:t>
      </w:r>
    </w:p>
    <w:p w14:paraId="1570571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whom </w:t>
      </w:r>
      <w:r w:rsidRPr="00E002D6">
        <w:rPr>
          <w:rFonts w:ascii="Times New Roman" w:hAnsi="Times New Roman" w:hint="eastAsia"/>
          <w:sz w:val="24"/>
        </w:rPr>
        <w:t>引导定语从句，修饰先行词</w:t>
      </w:r>
      <w:r w:rsidRPr="00E002D6">
        <w:rPr>
          <w:rFonts w:ascii="Times New Roman" w:hAnsi="Times New Roman" w:hint="eastAsia"/>
          <w:sz w:val="24"/>
        </w:rPr>
        <w:t xml:space="preserve"> a man</w:t>
      </w:r>
      <w:r w:rsidRPr="00E002D6">
        <w:rPr>
          <w:rFonts w:ascii="Times New Roman" w:hAnsi="Times New Roman" w:hint="eastAsia"/>
          <w:sz w:val="24"/>
        </w:rPr>
        <w:t>，在从句中作介词</w:t>
      </w:r>
      <w:r w:rsidRPr="00E002D6">
        <w:rPr>
          <w:rFonts w:ascii="Times New Roman" w:hAnsi="Times New Roman" w:hint="eastAsia"/>
          <w:sz w:val="24"/>
        </w:rPr>
        <w:t xml:space="preserve"> with </w:t>
      </w:r>
      <w:r w:rsidRPr="00E002D6">
        <w:rPr>
          <w:rFonts w:ascii="Times New Roman" w:hAnsi="Times New Roman" w:hint="eastAsia"/>
          <w:sz w:val="24"/>
        </w:rPr>
        <w:t>的宾语。</w:t>
      </w:r>
    </w:p>
    <w:p w14:paraId="11C9D1D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b.</w:t>
      </w:r>
      <w:r w:rsidRPr="00E002D6">
        <w:rPr>
          <w:rFonts w:ascii="Times New Roman" w:hAnsi="Times New Roman" w:hint="eastAsia"/>
          <w:sz w:val="24"/>
          <w:lang w:eastAsia="zh"/>
        </w:rPr>
        <w:t xml:space="preserve"> </w:t>
      </w:r>
      <w:r w:rsidRPr="00E002D6">
        <w:rPr>
          <w:rFonts w:ascii="Times New Roman" w:hAnsi="Times New Roman" w:hint="eastAsia"/>
          <w:sz w:val="24"/>
        </w:rPr>
        <w:t>修饰事物：</w:t>
      </w:r>
      <w:r w:rsidRPr="00E002D6">
        <w:rPr>
          <w:rFonts w:ascii="Times New Roman" w:hAnsi="Times New Roman" w:hint="eastAsia"/>
          <w:sz w:val="24"/>
        </w:rPr>
        <w:t>which</w:t>
      </w:r>
    </w:p>
    <w:p w14:paraId="0683FFB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which</w:t>
      </w:r>
      <w:r w:rsidRPr="00E002D6">
        <w:rPr>
          <w:rFonts w:ascii="Times New Roman" w:hAnsi="Times New Roman" w:hint="eastAsia"/>
          <w:sz w:val="24"/>
        </w:rPr>
        <w:t>：可在定语从句中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语或宾语</w:t>
      </w:r>
    </w:p>
    <w:p w14:paraId="10F51A4C"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r w:rsidRPr="00E002D6">
        <w:rPr>
          <w:rFonts w:ascii="Times New Roman" w:hAnsi="Times New Roman" w:hint="eastAsia"/>
          <w:sz w:val="24"/>
        </w:rPr>
        <w:t>No one will buy a book which is poorly written.</w:t>
      </w:r>
    </w:p>
    <w:p w14:paraId="25FE85C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没有人会买一本写得很烂的书。</w:t>
      </w:r>
    </w:p>
    <w:p w14:paraId="305F685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which </w:t>
      </w:r>
      <w:r w:rsidRPr="00E002D6">
        <w:rPr>
          <w:rFonts w:ascii="Times New Roman" w:hAnsi="Times New Roman" w:hint="eastAsia"/>
          <w:sz w:val="24"/>
        </w:rPr>
        <w:t>修饰先行词</w:t>
      </w:r>
      <w:r w:rsidRPr="00E002D6">
        <w:rPr>
          <w:rFonts w:ascii="Times New Roman" w:hAnsi="Times New Roman" w:hint="eastAsia"/>
          <w:sz w:val="24"/>
        </w:rPr>
        <w:t xml:space="preserve"> a book</w:t>
      </w:r>
      <w:r w:rsidRPr="00E002D6">
        <w:rPr>
          <w:rFonts w:ascii="Times New Roman" w:hAnsi="Times New Roman" w:hint="eastAsia"/>
          <w:sz w:val="24"/>
        </w:rPr>
        <w:t>，在从句中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573339F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作宾语：</w:t>
      </w:r>
      <w:r w:rsidRPr="00E002D6">
        <w:rPr>
          <w:rFonts w:ascii="Times New Roman" w:hAnsi="Times New Roman" w:hint="eastAsia"/>
          <w:sz w:val="24"/>
        </w:rPr>
        <w:t xml:space="preserve">I </w:t>
      </w:r>
      <w:proofErr w:type="gramStart"/>
      <w:r w:rsidRPr="00E002D6">
        <w:rPr>
          <w:rFonts w:ascii="Times New Roman" w:hAnsi="Times New Roman" w:hint="eastAsia"/>
          <w:sz w:val="24"/>
        </w:rPr>
        <w:t>have found</w:t>
      </w:r>
      <w:proofErr w:type="gramEnd"/>
      <w:r w:rsidRPr="00E002D6">
        <w:rPr>
          <w:rFonts w:ascii="Times New Roman" w:hAnsi="Times New Roman" w:hint="eastAsia"/>
          <w:sz w:val="24"/>
        </w:rPr>
        <w:t xml:space="preserve"> the watch which you lost yesterday.</w:t>
      </w:r>
    </w:p>
    <w:p w14:paraId="6343501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我发现了你昨天丢掉的那块手表。</w:t>
      </w:r>
    </w:p>
    <w:p w14:paraId="28650F6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which </w:t>
      </w:r>
      <w:r w:rsidRPr="00E002D6">
        <w:rPr>
          <w:rFonts w:ascii="Times New Roman" w:hAnsi="Times New Roman" w:hint="eastAsia"/>
          <w:sz w:val="24"/>
        </w:rPr>
        <w:t>修饰先行词</w:t>
      </w:r>
      <w:r w:rsidRPr="00E002D6">
        <w:rPr>
          <w:rFonts w:ascii="Times New Roman" w:hAnsi="Times New Roman" w:hint="eastAsia"/>
          <w:sz w:val="24"/>
        </w:rPr>
        <w:t xml:space="preserve"> the watch</w:t>
      </w:r>
      <w:r w:rsidRPr="00E002D6">
        <w:rPr>
          <w:rFonts w:ascii="Times New Roman" w:hAnsi="Times New Roman" w:hint="eastAsia"/>
          <w:sz w:val="24"/>
        </w:rPr>
        <w:t>，在从句中作</w:t>
      </w:r>
      <w:r w:rsidRPr="00E002D6">
        <w:rPr>
          <w:rFonts w:ascii="Times New Roman" w:hAnsi="Times New Roman" w:hint="eastAsia"/>
          <w:sz w:val="24"/>
        </w:rPr>
        <w:t xml:space="preserve"> lost </w:t>
      </w:r>
      <w:r w:rsidRPr="00E002D6">
        <w:rPr>
          <w:rFonts w:ascii="Times New Roman" w:hAnsi="Times New Roman" w:hint="eastAsia"/>
          <w:sz w:val="24"/>
        </w:rPr>
        <w:t>的宾语。</w:t>
      </w:r>
    </w:p>
    <w:p w14:paraId="480D867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使用关系代词的核心要点</w:t>
      </w:r>
    </w:p>
    <w:p w14:paraId="49ED449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a. </w:t>
      </w:r>
      <w:r w:rsidRPr="00E002D6">
        <w:rPr>
          <w:rFonts w:ascii="Times New Roman" w:hAnsi="Times New Roman" w:hint="eastAsia"/>
          <w:sz w:val="24"/>
        </w:rPr>
        <w:t>必须有先行词：关系代词前一定要有被修饰的名词（先行词）。</w:t>
      </w:r>
    </w:p>
    <w:p w14:paraId="2E6D7D9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b. </w:t>
      </w:r>
      <w:r w:rsidRPr="00E002D6">
        <w:rPr>
          <w:rFonts w:ascii="Times New Roman" w:hAnsi="Times New Roman" w:hint="eastAsia"/>
          <w:sz w:val="24"/>
        </w:rPr>
        <w:t>在从句中作成分：关系代词在其引导的定语从句中，必须充当主语或宾语。</w:t>
      </w:r>
    </w:p>
    <w:p w14:paraId="39780C2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c. </w:t>
      </w:r>
      <w:r w:rsidRPr="00E002D6">
        <w:rPr>
          <w:rFonts w:ascii="Times New Roman" w:hAnsi="Times New Roman" w:hint="eastAsia"/>
          <w:sz w:val="24"/>
        </w:rPr>
        <w:t>不及物动词的处理：若从句谓语为不及物动词，关系代词无法直接作宾语时，需在关系代词前添加介词；该介词通常可移至句尾，此时关系代词可省略。</w:t>
      </w:r>
    </w:p>
    <w:p w14:paraId="4D772F8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a man whom I enjoy working. (</w:t>
      </w:r>
      <w:r w:rsidRPr="00E002D6">
        <w:rPr>
          <w:rFonts w:ascii="Times New Roman" w:hAnsi="Times New Roman" w:hint="eastAsia"/>
          <w:sz w:val="24"/>
        </w:rPr>
        <w:t>×</w:t>
      </w:r>
      <w:r w:rsidRPr="00E002D6">
        <w:rPr>
          <w:rFonts w:ascii="Times New Roman" w:hAnsi="Times New Roman" w:hint="eastAsia"/>
          <w:sz w:val="24"/>
        </w:rPr>
        <w:t>)</w:t>
      </w:r>
    </w:p>
    <w:p w14:paraId="70661A9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a man with whom I enjoy working. (</w:t>
      </w:r>
      <w:r w:rsidRPr="00E002D6">
        <w:rPr>
          <w:rFonts w:ascii="Times New Roman" w:hAnsi="Times New Roman" w:hint="eastAsia"/>
          <w:sz w:val="24"/>
        </w:rPr>
        <w:t>√</w:t>
      </w:r>
      <w:r w:rsidRPr="00E002D6">
        <w:rPr>
          <w:rFonts w:ascii="Times New Roman" w:hAnsi="Times New Roman" w:hint="eastAsia"/>
          <w:sz w:val="24"/>
        </w:rPr>
        <w:t>)</w:t>
      </w:r>
    </w:p>
    <w:p w14:paraId="1816EB9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He is a man (whom) I enjoy working with. (</w:t>
      </w:r>
      <w:r w:rsidRPr="00E002D6">
        <w:rPr>
          <w:rFonts w:ascii="Times New Roman" w:hAnsi="Times New Roman" w:hint="eastAsia"/>
          <w:sz w:val="24"/>
        </w:rPr>
        <w:t>√</w:t>
      </w:r>
      <w:r w:rsidRPr="00E002D6">
        <w:rPr>
          <w:rFonts w:ascii="Times New Roman" w:hAnsi="Times New Roman" w:hint="eastAsia"/>
          <w:sz w:val="24"/>
        </w:rPr>
        <w:t>)</w:t>
      </w:r>
    </w:p>
    <w:p w14:paraId="42581C4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The apartment which I </w:t>
      </w:r>
      <w:proofErr w:type="gramStart"/>
      <w:r w:rsidRPr="00E002D6">
        <w:rPr>
          <w:rFonts w:ascii="Times New Roman" w:hAnsi="Times New Roman" w:hint="eastAsia"/>
          <w:sz w:val="24"/>
        </w:rPr>
        <w:t>live</w:t>
      </w:r>
      <w:proofErr w:type="gramEnd"/>
      <w:r w:rsidRPr="00E002D6">
        <w:rPr>
          <w:rFonts w:ascii="Times New Roman" w:hAnsi="Times New Roman" w:hint="eastAsia"/>
          <w:sz w:val="24"/>
        </w:rPr>
        <w:t xml:space="preserve"> is very small. (</w:t>
      </w:r>
      <w:r w:rsidRPr="00E002D6">
        <w:rPr>
          <w:rFonts w:ascii="Times New Roman" w:hAnsi="Times New Roman" w:hint="eastAsia"/>
          <w:sz w:val="24"/>
        </w:rPr>
        <w:t>×</w:t>
      </w:r>
      <w:r w:rsidRPr="00E002D6">
        <w:rPr>
          <w:rFonts w:ascii="Times New Roman" w:hAnsi="Times New Roman" w:hint="eastAsia"/>
          <w:sz w:val="24"/>
        </w:rPr>
        <w:t>)</w:t>
      </w:r>
    </w:p>
    <w:p w14:paraId="49419A4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The apartment in which I live is very small. (</w:t>
      </w:r>
      <w:r w:rsidRPr="00E002D6">
        <w:rPr>
          <w:rFonts w:ascii="Times New Roman" w:hAnsi="Times New Roman" w:hint="eastAsia"/>
          <w:sz w:val="24"/>
        </w:rPr>
        <w:t>√</w:t>
      </w:r>
      <w:r w:rsidRPr="00E002D6">
        <w:rPr>
          <w:rFonts w:ascii="Times New Roman" w:hAnsi="Times New Roman" w:hint="eastAsia"/>
          <w:sz w:val="24"/>
        </w:rPr>
        <w:t>)</w:t>
      </w:r>
    </w:p>
    <w:p w14:paraId="74C8380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 The apartment (which) I live in is very small. (</w:t>
      </w:r>
      <w:r w:rsidRPr="00E002D6">
        <w:rPr>
          <w:rFonts w:ascii="Times New Roman" w:hAnsi="Times New Roman" w:hint="eastAsia"/>
          <w:sz w:val="24"/>
        </w:rPr>
        <w:t>√</w:t>
      </w:r>
      <w:r w:rsidRPr="00E002D6">
        <w:rPr>
          <w:rFonts w:ascii="Times New Roman" w:hAnsi="Times New Roman" w:hint="eastAsia"/>
          <w:sz w:val="24"/>
        </w:rPr>
        <w:t>)</w:t>
      </w:r>
    </w:p>
    <w:p w14:paraId="401A8B7C" w14:textId="77777777" w:rsidR="00792C08" w:rsidRPr="00E002D6" w:rsidRDefault="00000000">
      <w:pPr>
        <w:spacing w:line="400" w:lineRule="exact"/>
        <w:ind w:leftChars="200" w:left="420"/>
        <w:rPr>
          <w:rFonts w:ascii="Times New Roman" w:hAnsi="Times New Roman"/>
          <w:sz w:val="24"/>
        </w:rPr>
      </w:pPr>
      <w:r w:rsidRPr="00E002D6">
        <w:rPr>
          <w:rFonts w:ascii="Times New Roman" w:hAnsi="Times New Roman" w:hint="eastAsia"/>
          <w:sz w:val="24"/>
          <w:lang w:eastAsia="zh"/>
        </w:rPr>
        <w:t>d</w:t>
      </w:r>
      <w:r w:rsidRPr="00E002D6">
        <w:rPr>
          <w:rFonts w:ascii="Times New Roman" w:hAnsi="Times New Roman" w:hint="eastAsia"/>
          <w:sz w:val="24"/>
        </w:rPr>
        <w:t>.</w:t>
      </w:r>
      <w:r w:rsidRPr="00E002D6">
        <w:rPr>
          <w:rFonts w:ascii="Times New Roman" w:hAnsi="Times New Roman" w:hint="eastAsia"/>
          <w:sz w:val="24"/>
        </w:rPr>
        <w:t>主格</w:t>
      </w:r>
      <w:r w:rsidRPr="00E002D6">
        <w:rPr>
          <w:rFonts w:ascii="Times New Roman" w:hAnsi="Times New Roman" w:hint="eastAsia"/>
          <w:sz w:val="24"/>
        </w:rPr>
        <w:t xml:space="preserve"> / </w:t>
      </w:r>
      <w:r w:rsidRPr="00E002D6">
        <w:rPr>
          <w:rFonts w:ascii="Times New Roman" w:hAnsi="Times New Roman" w:hint="eastAsia"/>
          <w:sz w:val="24"/>
        </w:rPr>
        <w:t>宾格区分：</w:t>
      </w:r>
      <w:r w:rsidRPr="00E002D6">
        <w:rPr>
          <w:rFonts w:ascii="Times New Roman" w:hAnsi="Times New Roman" w:hint="eastAsia"/>
          <w:sz w:val="24"/>
        </w:rPr>
        <w:t xml:space="preserve">who </w:t>
      </w:r>
      <w:r w:rsidRPr="00E002D6">
        <w:rPr>
          <w:rFonts w:ascii="Times New Roman" w:hAnsi="Times New Roman" w:hint="eastAsia"/>
          <w:sz w:val="24"/>
        </w:rPr>
        <w:t>是主格，仅</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r w:rsidRPr="00E002D6">
        <w:rPr>
          <w:rFonts w:ascii="Times New Roman" w:hAnsi="Times New Roman" w:hint="eastAsia"/>
          <w:sz w:val="24"/>
        </w:rPr>
        <w:t xml:space="preserve">whom </w:t>
      </w:r>
      <w:r w:rsidRPr="00E002D6">
        <w:rPr>
          <w:rFonts w:ascii="Times New Roman" w:hAnsi="Times New Roman" w:hint="eastAsia"/>
          <w:sz w:val="24"/>
        </w:rPr>
        <w:t>是宾格，仅作宾语；</w:t>
      </w:r>
      <w:r w:rsidRPr="00E002D6">
        <w:rPr>
          <w:rFonts w:ascii="Times New Roman" w:hAnsi="Times New Roman" w:hint="eastAsia"/>
          <w:sz w:val="24"/>
        </w:rPr>
        <w:t xml:space="preserve">which </w:t>
      </w:r>
      <w:r w:rsidRPr="00E002D6">
        <w:rPr>
          <w:rFonts w:ascii="Times New Roman" w:hAnsi="Times New Roman" w:hint="eastAsia"/>
          <w:sz w:val="24"/>
        </w:rPr>
        <w:t>可</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语或宾语。</w:t>
      </w:r>
    </w:p>
    <w:p w14:paraId="5565E23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hint="eastAsia"/>
          <w:sz w:val="24"/>
        </w:rPr>
        <w:t>限制性修饰与非限制性修饰</w:t>
      </w:r>
    </w:p>
    <w:p w14:paraId="40A3835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a. </w:t>
      </w:r>
      <w:r w:rsidRPr="00E002D6">
        <w:rPr>
          <w:rFonts w:ascii="Times New Roman" w:hAnsi="Times New Roman" w:hint="eastAsia"/>
          <w:sz w:val="24"/>
        </w:rPr>
        <w:t>限制性修饰</w:t>
      </w:r>
    </w:p>
    <w:p w14:paraId="5BF1642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适用场景：普通名词不具特殊性，需用定语从句加强其特殊性时使用。</w:t>
      </w:r>
    </w:p>
    <w:p w14:paraId="569C596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格式要求：定语从句前不可加逗号。</w:t>
      </w:r>
    </w:p>
    <w:p w14:paraId="471E9C7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翻译规则：先译定语从句（译为</w:t>
      </w:r>
      <w:r w:rsidRPr="00E002D6">
        <w:rPr>
          <w:rFonts w:ascii="Times New Roman" w:hAnsi="Times New Roman" w:hint="eastAsia"/>
          <w:sz w:val="24"/>
        </w:rPr>
        <w:t xml:space="preserve"> </w:t>
      </w:r>
      <w:r w:rsidRPr="00E002D6">
        <w:rPr>
          <w:rFonts w:ascii="Times New Roman" w:hAnsi="Times New Roman" w:hint="eastAsia"/>
          <w:sz w:val="24"/>
        </w:rPr>
        <w:t>“</w:t>
      </w:r>
      <w:r w:rsidRPr="00E002D6">
        <w:rPr>
          <w:rFonts w:ascii="Times New Roman" w:hAnsi="Times New Roman" w:hint="eastAsia"/>
          <w:sz w:val="24"/>
          <w:lang w:eastAsia="zh"/>
        </w:rPr>
        <w:t>……</w:t>
      </w:r>
      <w:r w:rsidRPr="00E002D6">
        <w:rPr>
          <w:rFonts w:ascii="Times New Roman" w:hAnsi="Times New Roman" w:hint="eastAsia"/>
          <w:sz w:val="24"/>
        </w:rPr>
        <w:t>的”），</w:t>
      </w:r>
      <w:proofErr w:type="gramStart"/>
      <w:r w:rsidRPr="00E002D6">
        <w:rPr>
          <w:rFonts w:ascii="Times New Roman" w:hAnsi="Times New Roman" w:hint="eastAsia"/>
          <w:sz w:val="24"/>
        </w:rPr>
        <w:t>再译被修饰</w:t>
      </w:r>
      <w:proofErr w:type="gramEnd"/>
      <w:r w:rsidRPr="00E002D6">
        <w:rPr>
          <w:rFonts w:ascii="Times New Roman" w:hAnsi="Times New Roman" w:hint="eastAsia"/>
          <w:sz w:val="24"/>
        </w:rPr>
        <w:t>的名词。</w:t>
      </w:r>
    </w:p>
    <w:p w14:paraId="7C651EC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 xml:space="preserve">I like the </w:t>
      </w:r>
      <w:proofErr w:type="gramStart"/>
      <w:r w:rsidRPr="00E002D6">
        <w:rPr>
          <w:rFonts w:ascii="Times New Roman" w:hAnsi="Times New Roman" w:hint="eastAsia"/>
          <w:sz w:val="24"/>
        </w:rPr>
        <w:t>student</w:t>
      </w:r>
      <w:proofErr w:type="gramEnd"/>
      <w:r w:rsidRPr="00E002D6">
        <w:rPr>
          <w:rFonts w:ascii="Times New Roman" w:hAnsi="Times New Roman" w:hint="eastAsia"/>
          <w:sz w:val="24"/>
        </w:rPr>
        <w:t xml:space="preserve"> who </w:t>
      </w:r>
      <w:proofErr w:type="gramStart"/>
      <w:r w:rsidRPr="00E002D6">
        <w:rPr>
          <w:rFonts w:ascii="Times New Roman" w:hAnsi="Times New Roman" w:hint="eastAsia"/>
          <w:sz w:val="24"/>
        </w:rPr>
        <w:t>studies</w:t>
      </w:r>
      <w:proofErr w:type="gramEnd"/>
      <w:r w:rsidRPr="00E002D6">
        <w:rPr>
          <w:rFonts w:ascii="Times New Roman" w:hAnsi="Times New Roman" w:hint="eastAsia"/>
          <w:sz w:val="24"/>
        </w:rPr>
        <w:t xml:space="preserve"> hard.</w:t>
      </w:r>
    </w:p>
    <w:p w14:paraId="4E599B5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我喜欢那个用功的学生。</w:t>
      </w:r>
    </w:p>
    <w:p w14:paraId="5EA85E1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 know a college which is famous for its excellent facilities.</w:t>
      </w:r>
    </w:p>
    <w:p w14:paraId="7C2EBF9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我知道</w:t>
      </w:r>
      <w:proofErr w:type="gramStart"/>
      <w:r w:rsidRPr="00E002D6">
        <w:rPr>
          <w:rFonts w:ascii="Times New Roman" w:hAnsi="Times New Roman" w:hint="eastAsia"/>
          <w:sz w:val="24"/>
        </w:rPr>
        <w:t>一</w:t>
      </w:r>
      <w:proofErr w:type="gramEnd"/>
      <w:r w:rsidRPr="00E002D6">
        <w:rPr>
          <w:rFonts w:ascii="Times New Roman" w:hAnsi="Times New Roman" w:hint="eastAsia"/>
          <w:sz w:val="24"/>
        </w:rPr>
        <w:t>所以其完善的设备而闻名的大学。</w:t>
      </w:r>
    </w:p>
    <w:p w14:paraId="2879143E" w14:textId="77777777" w:rsidR="00792C08" w:rsidRPr="00E002D6" w:rsidRDefault="00000000">
      <w:pPr>
        <w:numPr>
          <w:ilvl w:val="255"/>
          <w:numId w:val="0"/>
        </w:numPr>
        <w:spacing w:line="400" w:lineRule="exact"/>
        <w:ind w:leftChars="200" w:left="420"/>
        <w:rPr>
          <w:rFonts w:ascii="Times New Roman" w:hAnsi="Times New Roman"/>
          <w:sz w:val="24"/>
        </w:rPr>
      </w:pPr>
      <w:r w:rsidRPr="00E002D6">
        <w:rPr>
          <w:rFonts w:ascii="Times New Roman" w:hAnsi="Times New Roman" w:hint="eastAsia"/>
          <w:sz w:val="24"/>
          <w:lang w:eastAsia="zh"/>
        </w:rPr>
        <w:t xml:space="preserve">b. </w:t>
      </w:r>
      <w:r w:rsidRPr="00E002D6">
        <w:rPr>
          <w:rFonts w:ascii="Times New Roman" w:hAnsi="Times New Roman" w:hint="eastAsia"/>
          <w:sz w:val="24"/>
        </w:rPr>
        <w:t>非限制性修饰</w:t>
      </w:r>
    </w:p>
    <w:p w14:paraId="480A694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适用场景：先行词为专有名词（如</w:t>
      </w:r>
      <w:r w:rsidRPr="00E002D6">
        <w:rPr>
          <w:rFonts w:ascii="Times New Roman" w:hAnsi="Times New Roman" w:hint="eastAsia"/>
          <w:sz w:val="24"/>
        </w:rPr>
        <w:t xml:space="preserve"> Peter</w:t>
      </w:r>
      <w:r w:rsidRPr="00E002D6">
        <w:rPr>
          <w:rFonts w:ascii="Times New Roman" w:hAnsi="Times New Roman" w:hint="eastAsia"/>
          <w:sz w:val="24"/>
        </w:rPr>
        <w:t>、</w:t>
      </w:r>
      <w:r w:rsidRPr="00E002D6">
        <w:rPr>
          <w:rFonts w:ascii="Times New Roman" w:hAnsi="Times New Roman" w:hint="eastAsia"/>
          <w:sz w:val="24"/>
        </w:rPr>
        <w:t>Taipei</w:t>
      </w:r>
      <w:r w:rsidRPr="00E002D6">
        <w:rPr>
          <w:rFonts w:ascii="Times New Roman" w:hAnsi="Times New Roman" w:hint="eastAsia"/>
          <w:sz w:val="24"/>
        </w:rPr>
        <w:t>）或独一</w:t>
      </w:r>
      <w:proofErr w:type="gramStart"/>
      <w:r w:rsidRPr="00E002D6">
        <w:rPr>
          <w:rFonts w:ascii="Times New Roman" w:hAnsi="Times New Roman" w:hint="eastAsia"/>
          <w:sz w:val="24"/>
        </w:rPr>
        <w:t>性名</w:t>
      </w:r>
      <w:proofErr w:type="gramEnd"/>
      <w:r w:rsidRPr="00E002D6">
        <w:rPr>
          <w:rFonts w:ascii="Times New Roman" w:hAnsi="Times New Roman" w:hint="eastAsia"/>
          <w:sz w:val="24"/>
        </w:rPr>
        <w:t>词（如</w:t>
      </w:r>
      <w:r w:rsidRPr="00E002D6">
        <w:rPr>
          <w:rFonts w:ascii="Times New Roman" w:hAnsi="Times New Roman" w:hint="eastAsia"/>
          <w:sz w:val="24"/>
        </w:rPr>
        <w:t xml:space="preserve"> father</w:t>
      </w:r>
      <w:r w:rsidRPr="00E002D6">
        <w:rPr>
          <w:rFonts w:ascii="Times New Roman" w:hAnsi="Times New Roman" w:hint="eastAsia"/>
          <w:sz w:val="24"/>
        </w:rPr>
        <w:t>、</w:t>
      </w:r>
      <w:r w:rsidRPr="00E002D6">
        <w:rPr>
          <w:rFonts w:ascii="Times New Roman" w:hAnsi="Times New Roman" w:hint="eastAsia"/>
          <w:sz w:val="24"/>
        </w:rPr>
        <w:t>mother</w:t>
      </w:r>
      <w:r w:rsidRPr="00E002D6">
        <w:rPr>
          <w:rFonts w:ascii="Times New Roman" w:hAnsi="Times New Roman" w:hint="eastAsia"/>
          <w:sz w:val="24"/>
        </w:rPr>
        <w:t>），本身已具特殊性，定语从句仅作补充说明。</w:t>
      </w:r>
    </w:p>
    <w:p w14:paraId="527507E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格式要求：关系代词前必须加逗号。</w:t>
      </w:r>
    </w:p>
    <w:p w14:paraId="6EBD1D9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翻译规则：定语从句可译为独立分句，或用</w:t>
      </w:r>
      <w:r w:rsidRPr="00E002D6">
        <w:rPr>
          <w:rFonts w:ascii="Times New Roman" w:hAnsi="Times New Roman" w:hint="eastAsia"/>
          <w:sz w:val="24"/>
        </w:rPr>
        <w:t xml:space="preserve"> </w:t>
      </w:r>
      <w:r w:rsidRPr="00E002D6">
        <w:rPr>
          <w:rFonts w:ascii="Times New Roman" w:hAnsi="Times New Roman" w:hint="eastAsia"/>
          <w:sz w:val="24"/>
        </w:rPr>
        <w:t>“，”</w:t>
      </w:r>
      <w:r w:rsidRPr="00E002D6">
        <w:rPr>
          <w:rFonts w:ascii="Times New Roman" w:hAnsi="Times New Roman" w:hint="eastAsia"/>
          <w:sz w:val="24"/>
        </w:rPr>
        <w:t xml:space="preserve"> </w:t>
      </w:r>
      <w:r w:rsidRPr="00E002D6">
        <w:rPr>
          <w:rFonts w:ascii="Times New Roman" w:hAnsi="Times New Roman" w:hint="eastAsia"/>
          <w:sz w:val="24"/>
        </w:rPr>
        <w:t>分隔补充说明。</w:t>
      </w:r>
    </w:p>
    <w:p w14:paraId="6824AFD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 met Nancy, who is an old friend of mine.</w:t>
      </w:r>
    </w:p>
    <w:p w14:paraId="627B060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我遇到南希，她是我的一位旧识。</w:t>
      </w:r>
    </w:p>
    <w:p w14:paraId="24A401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She has just come back from New York, which is a very big city in the States.</w:t>
      </w:r>
    </w:p>
    <w:p w14:paraId="42ECCB2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她刚从纽约回来，那是美国的一个大城市。</w:t>
      </w:r>
    </w:p>
    <w:p w14:paraId="113B8B1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That is my only son, who is attending senior high school.</w:t>
      </w:r>
    </w:p>
    <w:p w14:paraId="3454A47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那是我的独生子，他正在念高中。</w:t>
      </w:r>
    </w:p>
    <w:p w14:paraId="2E3717C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c</w:t>
      </w:r>
      <w:r w:rsidRPr="00E002D6">
        <w:rPr>
          <w:rFonts w:ascii="Times New Roman" w:hAnsi="Times New Roman" w:hint="eastAsia"/>
          <w:sz w:val="24"/>
        </w:rPr>
        <w:t>.</w:t>
      </w:r>
      <w:r w:rsidRPr="00E002D6">
        <w:rPr>
          <w:rFonts w:ascii="Times New Roman" w:hAnsi="Times New Roman" w:hint="eastAsia"/>
          <w:sz w:val="24"/>
          <w:lang w:eastAsia="zh"/>
        </w:rPr>
        <w:t xml:space="preserve"> </w:t>
      </w:r>
      <w:r w:rsidRPr="00E002D6">
        <w:rPr>
          <w:rFonts w:ascii="Times New Roman" w:hAnsi="Times New Roman" w:hint="eastAsia"/>
          <w:sz w:val="24"/>
        </w:rPr>
        <w:t>特殊名词的灵活选择</w:t>
      </w:r>
    </w:p>
    <w:p w14:paraId="12988C0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若普通名词前已有形容词修饰（如</w:t>
      </w:r>
      <w:r w:rsidRPr="00E002D6">
        <w:rPr>
          <w:rFonts w:ascii="Times New Roman" w:hAnsi="Times New Roman" w:hint="eastAsia"/>
          <w:sz w:val="24"/>
        </w:rPr>
        <w:t xml:space="preserve"> a good person</w:t>
      </w:r>
      <w:r w:rsidRPr="00E002D6">
        <w:rPr>
          <w:rFonts w:ascii="Times New Roman" w:hAnsi="Times New Roman" w:hint="eastAsia"/>
          <w:sz w:val="24"/>
        </w:rPr>
        <w:t>），或名词本身具特殊性（如</w:t>
      </w:r>
      <w:r w:rsidRPr="00E002D6">
        <w:rPr>
          <w:rFonts w:ascii="Times New Roman" w:hAnsi="Times New Roman" w:hint="eastAsia"/>
          <w:sz w:val="24"/>
        </w:rPr>
        <w:t xml:space="preserve"> gentleman</w:t>
      </w:r>
      <w:r w:rsidRPr="00E002D6">
        <w:rPr>
          <w:rFonts w:ascii="Times New Roman" w:hAnsi="Times New Roman" w:hint="eastAsia"/>
          <w:sz w:val="24"/>
        </w:rPr>
        <w:t>、</w:t>
      </w:r>
      <w:r w:rsidRPr="00E002D6">
        <w:rPr>
          <w:rFonts w:ascii="Times New Roman" w:hAnsi="Times New Roman" w:hint="eastAsia"/>
          <w:sz w:val="24"/>
        </w:rPr>
        <w:t>rascal</w:t>
      </w:r>
      <w:r w:rsidRPr="00E002D6">
        <w:rPr>
          <w:rFonts w:ascii="Times New Roman" w:hAnsi="Times New Roman" w:hint="eastAsia"/>
          <w:sz w:val="24"/>
        </w:rPr>
        <w:t>），定语从句可选择：</w:t>
      </w:r>
    </w:p>
    <w:p w14:paraId="0141CF9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非限制性修饰（加逗号）：降低从句重要性，侧重补充信息。</w:t>
      </w:r>
    </w:p>
    <w:p w14:paraId="54C60A9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a good student, who studies hard.</w:t>
      </w:r>
    </w:p>
    <w:p w14:paraId="4C91B6F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他是个好学生，很用功。</w:t>
      </w:r>
    </w:p>
    <w:p w14:paraId="0D254B8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限制性修饰（不加逗号）：增强名词特殊性，侧重限定范围。</w:t>
      </w:r>
    </w:p>
    <w:p w14:paraId="6ACEF7B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a good student who studies hard.</w:t>
      </w:r>
    </w:p>
    <w:p w14:paraId="210235D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他是个用功的好学生。</w:t>
      </w:r>
    </w:p>
    <w:p w14:paraId="6CD87DC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(4) </w:t>
      </w:r>
      <w:r w:rsidRPr="00E002D6">
        <w:rPr>
          <w:rFonts w:ascii="Times New Roman" w:hAnsi="Times New Roman" w:hint="eastAsia"/>
          <w:sz w:val="24"/>
        </w:rPr>
        <w:t>关系代词</w:t>
      </w:r>
      <w:r w:rsidRPr="00E002D6">
        <w:rPr>
          <w:rFonts w:ascii="Times New Roman" w:hAnsi="Times New Roman" w:hint="eastAsia"/>
          <w:sz w:val="24"/>
        </w:rPr>
        <w:t xml:space="preserve"> that </w:t>
      </w:r>
      <w:r w:rsidRPr="00E002D6">
        <w:rPr>
          <w:rFonts w:ascii="Times New Roman" w:hAnsi="Times New Roman" w:hint="eastAsia"/>
          <w:sz w:val="24"/>
        </w:rPr>
        <w:t>的用法</w:t>
      </w:r>
    </w:p>
    <w:p w14:paraId="485F159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 xml:space="preserve">that </w:t>
      </w:r>
      <w:r w:rsidRPr="00E002D6">
        <w:rPr>
          <w:rFonts w:ascii="Times New Roman" w:hAnsi="Times New Roman" w:hint="eastAsia"/>
          <w:sz w:val="24"/>
        </w:rPr>
        <w:t>可取代</w:t>
      </w:r>
      <w:r w:rsidRPr="00E002D6">
        <w:rPr>
          <w:rFonts w:ascii="Times New Roman" w:hAnsi="Times New Roman" w:hint="eastAsia"/>
          <w:sz w:val="24"/>
        </w:rPr>
        <w:t xml:space="preserve"> who</w:t>
      </w:r>
      <w:r w:rsidRPr="00E002D6">
        <w:rPr>
          <w:rFonts w:ascii="Times New Roman" w:hAnsi="Times New Roman" w:hint="eastAsia"/>
          <w:sz w:val="24"/>
        </w:rPr>
        <w:t>、</w:t>
      </w:r>
      <w:r w:rsidRPr="00E002D6">
        <w:rPr>
          <w:rFonts w:ascii="Times New Roman" w:hAnsi="Times New Roman" w:hint="eastAsia"/>
          <w:sz w:val="24"/>
        </w:rPr>
        <w:t xml:space="preserve">whom </w:t>
      </w:r>
      <w:r w:rsidRPr="00E002D6">
        <w:rPr>
          <w:rFonts w:ascii="Times New Roman" w:hAnsi="Times New Roman" w:hint="eastAsia"/>
          <w:sz w:val="24"/>
        </w:rPr>
        <w:t>或</w:t>
      </w:r>
      <w:r w:rsidRPr="00E002D6">
        <w:rPr>
          <w:rFonts w:ascii="Times New Roman" w:hAnsi="Times New Roman" w:hint="eastAsia"/>
          <w:sz w:val="24"/>
        </w:rPr>
        <w:t xml:space="preserve"> which</w:t>
      </w:r>
      <w:r w:rsidRPr="00E002D6">
        <w:rPr>
          <w:rFonts w:ascii="Times New Roman" w:hAnsi="Times New Roman" w:hint="eastAsia"/>
          <w:sz w:val="24"/>
        </w:rPr>
        <w:t>，但需满足以下两个条件：</w:t>
      </w:r>
    </w:p>
    <w:p w14:paraId="02CCF07F" w14:textId="77777777" w:rsidR="00792C08" w:rsidRPr="00E002D6" w:rsidRDefault="00000000">
      <w:pPr>
        <w:numPr>
          <w:ilvl w:val="0"/>
          <w:numId w:val="91"/>
        </w:numPr>
        <w:spacing w:line="400" w:lineRule="exact"/>
        <w:ind w:firstLineChars="200" w:firstLine="480"/>
        <w:rPr>
          <w:rFonts w:ascii="Times New Roman" w:hAnsi="Times New Roman"/>
          <w:sz w:val="24"/>
        </w:rPr>
      </w:pPr>
      <w:r w:rsidRPr="00E002D6">
        <w:rPr>
          <w:rFonts w:ascii="Times New Roman" w:hAnsi="Times New Roman" w:hint="eastAsia"/>
          <w:sz w:val="24"/>
        </w:rPr>
        <w:t>不可加逗号：仅出现在限制性修饰的定语从句中。</w:t>
      </w:r>
    </w:p>
    <w:p w14:paraId="0B32DE0E" w14:textId="77777777" w:rsidR="00792C08" w:rsidRPr="00E002D6" w:rsidRDefault="00000000">
      <w:pPr>
        <w:numPr>
          <w:ilvl w:val="0"/>
          <w:numId w:val="91"/>
        </w:numPr>
        <w:spacing w:line="400" w:lineRule="exact"/>
        <w:ind w:firstLineChars="200" w:firstLine="480"/>
        <w:rPr>
          <w:rFonts w:ascii="Times New Roman" w:hAnsi="Times New Roman"/>
          <w:sz w:val="24"/>
        </w:rPr>
      </w:pPr>
      <w:r w:rsidRPr="00E002D6">
        <w:rPr>
          <w:rFonts w:ascii="Times New Roman" w:hAnsi="Times New Roman" w:hint="eastAsia"/>
          <w:sz w:val="24"/>
        </w:rPr>
        <w:t>不可接介词：</w:t>
      </w:r>
      <w:r w:rsidRPr="00E002D6">
        <w:rPr>
          <w:rFonts w:ascii="Times New Roman" w:hAnsi="Times New Roman" w:hint="eastAsia"/>
          <w:sz w:val="24"/>
        </w:rPr>
        <w:t xml:space="preserve">that </w:t>
      </w:r>
      <w:r w:rsidRPr="00E002D6">
        <w:rPr>
          <w:rFonts w:ascii="Times New Roman" w:hAnsi="Times New Roman" w:hint="eastAsia"/>
          <w:sz w:val="24"/>
        </w:rPr>
        <w:t>前不能有介词，介词需移至句尾。</w:t>
      </w:r>
    </w:p>
    <w:p w14:paraId="397D6F1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 like Tom, that studies hard. (</w:t>
      </w:r>
      <w:r w:rsidRPr="00E002D6">
        <w:rPr>
          <w:rFonts w:ascii="Times New Roman" w:hAnsi="Times New Roman" w:hint="eastAsia"/>
          <w:sz w:val="24"/>
        </w:rPr>
        <w:t>×</w:t>
      </w:r>
      <w:r w:rsidRPr="00E002D6">
        <w:rPr>
          <w:rFonts w:ascii="Times New Roman" w:hAnsi="Times New Roman" w:hint="eastAsia"/>
          <w:sz w:val="24"/>
        </w:rPr>
        <w:t>)</w:t>
      </w:r>
    </w:p>
    <w:p w14:paraId="1C1CACE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like Tom who studies hard. (</w:t>
      </w:r>
      <w:r w:rsidRPr="00E002D6">
        <w:rPr>
          <w:rFonts w:ascii="Times New Roman" w:hAnsi="Times New Roman" w:hint="eastAsia"/>
          <w:sz w:val="24"/>
        </w:rPr>
        <w:t>√</w:t>
      </w:r>
      <w:r w:rsidRPr="00E002D6">
        <w:rPr>
          <w:rFonts w:ascii="Times New Roman" w:hAnsi="Times New Roman" w:hint="eastAsia"/>
          <w:sz w:val="24"/>
        </w:rPr>
        <w:t>)</w:t>
      </w:r>
    </w:p>
    <w:p w14:paraId="1322E54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可替换示例如：</w:t>
      </w:r>
    </w:p>
    <w:p w14:paraId="3CC1AA5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like the girl who is standing over there.</w:t>
      </w:r>
    </w:p>
    <w:p w14:paraId="6CB04FC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I like the girl that is standing over there.</w:t>
      </w:r>
    </w:p>
    <w:p w14:paraId="42F24BE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a man whom we all respect.</w:t>
      </w:r>
    </w:p>
    <w:p w14:paraId="6456D46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He is a man that we all respect.</w:t>
      </w:r>
    </w:p>
    <w:p w14:paraId="72204EE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This is the car which he bought yesterday.</w:t>
      </w:r>
    </w:p>
    <w:p w14:paraId="5C8111E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This is the car that he bought yesterday.</w:t>
      </w:r>
    </w:p>
    <w:p w14:paraId="5E986D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the man with that I enjoy working. (</w:t>
      </w:r>
      <w:r w:rsidRPr="00E002D6">
        <w:rPr>
          <w:rFonts w:ascii="Times New Roman" w:hAnsi="Times New Roman" w:hint="eastAsia"/>
          <w:sz w:val="24"/>
        </w:rPr>
        <w:t>×</w:t>
      </w:r>
      <w:r w:rsidRPr="00E002D6">
        <w:rPr>
          <w:rFonts w:ascii="Times New Roman" w:hAnsi="Times New Roman" w:hint="eastAsia"/>
          <w:sz w:val="24"/>
        </w:rPr>
        <w:t>)</w:t>
      </w:r>
    </w:p>
    <w:p w14:paraId="18B7971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the man with whom I enjoy working. (</w:t>
      </w:r>
      <w:r w:rsidRPr="00E002D6">
        <w:rPr>
          <w:rFonts w:ascii="Times New Roman" w:hAnsi="Times New Roman" w:hint="eastAsia"/>
          <w:sz w:val="24"/>
        </w:rPr>
        <w:t>√</w:t>
      </w:r>
      <w:r w:rsidRPr="00E002D6">
        <w:rPr>
          <w:rFonts w:ascii="Times New Roman" w:hAnsi="Times New Roman" w:hint="eastAsia"/>
          <w:sz w:val="24"/>
        </w:rPr>
        <w:t>)</w:t>
      </w:r>
    </w:p>
    <w:p w14:paraId="562B877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(5) </w:t>
      </w:r>
      <w:r w:rsidRPr="00E002D6">
        <w:rPr>
          <w:rFonts w:ascii="Times New Roman" w:hAnsi="Times New Roman" w:hint="eastAsia"/>
          <w:sz w:val="24"/>
        </w:rPr>
        <w:t>特殊用法拓展</w:t>
      </w:r>
    </w:p>
    <w:p w14:paraId="5EF80E8F" w14:textId="77777777" w:rsidR="00792C08" w:rsidRPr="00E002D6" w:rsidRDefault="00000000">
      <w:pPr>
        <w:numPr>
          <w:ilvl w:val="0"/>
          <w:numId w:val="92"/>
        </w:numPr>
        <w:spacing w:line="400" w:lineRule="exact"/>
        <w:rPr>
          <w:rFonts w:ascii="Times New Roman" w:hAnsi="Times New Roman"/>
          <w:sz w:val="24"/>
        </w:rPr>
      </w:pPr>
      <w:r w:rsidRPr="00E002D6">
        <w:rPr>
          <w:rFonts w:ascii="Times New Roman" w:hAnsi="Times New Roman" w:hint="eastAsia"/>
          <w:sz w:val="24"/>
        </w:rPr>
        <w:t xml:space="preserve">which </w:t>
      </w:r>
      <w:r w:rsidRPr="00E002D6">
        <w:rPr>
          <w:rFonts w:ascii="Times New Roman" w:hAnsi="Times New Roman" w:hint="eastAsia"/>
          <w:sz w:val="24"/>
        </w:rPr>
        <w:t>指代整句：</w:t>
      </w:r>
      <w:r w:rsidRPr="00E002D6">
        <w:rPr>
          <w:rFonts w:ascii="Times New Roman" w:hAnsi="Times New Roman" w:hint="eastAsia"/>
          <w:sz w:val="24"/>
        </w:rPr>
        <w:t xml:space="preserve">which </w:t>
      </w:r>
      <w:r w:rsidRPr="00E002D6">
        <w:rPr>
          <w:rFonts w:ascii="Times New Roman" w:hAnsi="Times New Roman" w:hint="eastAsia"/>
          <w:sz w:val="24"/>
        </w:rPr>
        <w:t>可代替前面整个句子，此时</w:t>
      </w:r>
      <w:r w:rsidRPr="00E002D6">
        <w:rPr>
          <w:rFonts w:ascii="Times New Roman" w:hAnsi="Times New Roman" w:hint="eastAsia"/>
          <w:sz w:val="24"/>
        </w:rPr>
        <w:t xml:space="preserve"> which </w:t>
      </w:r>
      <w:r w:rsidRPr="00E002D6">
        <w:rPr>
          <w:rFonts w:ascii="Times New Roman" w:hAnsi="Times New Roman" w:hint="eastAsia"/>
          <w:sz w:val="24"/>
        </w:rPr>
        <w:t>前必须加逗号。</w:t>
      </w:r>
    </w:p>
    <w:p w14:paraId="6D535E3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is a hardworking student, which everyone knows.</w:t>
      </w:r>
    </w:p>
    <w:p w14:paraId="32531F4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大家都知道，他是个用功的学生。</w:t>
      </w:r>
    </w:p>
    <w:p w14:paraId="39E3CDD2" w14:textId="77777777" w:rsidR="00792C08" w:rsidRPr="00E002D6" w:rsidRDefault="00000000">
      <w:pPr>
        <w:numPr>
          <w:ilvl w:val="0"/>
          <w:numId w:val="92"/>
        </w:numPr>
        <w:spacing w:line="400" w:lineRule="exact"/>
        <w:rPr>
          <w:rFonts w:ascii="Times New Roman" w:hAnsi="Times New Roman"/>
          <w:sz w:val="24"/>
        </w:rPr>
      </w:pPr>
      <w:r w:rsidRPr="00E002D6">
        <w:rPr>
          <w:rFonts w:ascii="Times New Roman" w:hAnsi="Times New Roman" w:hint="eastAsia"/>
          <w:sz w:val="24"/>
        </w:rPr>
        <w:t>宾格关系代词的省略：在限制性修饰结构中，作宾语的</w:t>
      </w:r>
      <w:r w:rsidRPr="00E002D6">
        <w:rPr>
          <w:rFonts w:ascii="Times New Roman" w:hAnsi="Times New Roman" w:hint="eastAsia"/>
          <w:sz w:val="24"/>
        </w:rPr>
        <w:t xml:space="preserve"> whom /which</w:t>
      </w:r>
      <w:r w:rsidRPr="00E002D6">
        <w:rPr>
          <w:rFonts w:ascii="Times New Roman" w:hAnsi="Times New Roman" w:hint="eastAsia"/>
          <w:sz w:val="24"/>
        </w:rPr>
        <w:t>（含</w:t>
      </w:r>
      <w:r w:rsidRPr="00E002D6">
        <w:rPr>
          <w:rFonts w:ascii="Times New Roman" w:hAnsi="Times New Roman" w:hint="eastAsia"/>
          <w:sz w:val="24"/>
        </w:rPr>
        <w:t xml:space="preserve"> that</w:t>
      </w:r>
      <w:r w:rsidRPr="00E002D6">
        <w:rPr>
          <w:rFonts w:ascii="Times New Roman" w:hAnsi="Times New Roman" w:hint="eastAsia"/>
          <w:sz w:val="24"/>
        </w:rPr>
        <w:t>）可以省略。</w:t>
      </w:r>
    </w:p>
    <w:p w14:paraId="735BC1C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That is the man (whom /that) I met yesterday.</w:t>
      </w:r>
    </w:p>
    <w:p w14:paraId="222532D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That is the man I met yesterday.</w:t>
      </w:r>
    </w:p>
    <w:p w14:paraId="081BB28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 like the movie (which /that) we went to last night.</w:t>
      </w:r>
    </w:p>
    <w:p w14:paraId="299CB1C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I like the movie we went to last night.</w:t>
      </w:r>
    </w:p>
    <w:p w14:paraId="7B5CAC67" w14:textId="77777777" w:rsidR="00792C08" w:rsidRPr="00E002D6" w:rsidRDefault="00792C08">
      <w:pPr>
        <w:spacing w:line="400" w:lineRule="exact"/>
        <w:ind w:firstLineChars="200" w:firstLine="480"/>
        <w:rPr>
          <w:rFonts w:ascii="Times New Roman" w:hAnsi="Times New Roman"/>
          <w:sz w:val="24"/>
        </w:rPr>
      </w:pPr>
    </w:p>
    <w:p w14:paraId="2D4EE374" w14:textId="77777777" w:rsidR="00792C08" w:rsidRPr="00E002D6" w:rsidRDefault="00000000">
      <w:pPr>
        <w:numPr>
          <w:ilvl w:val="0"/>
          <w:numId w:val="90"/>
        </w:numPr>
        <w:spacing w:line="400" w:lineRule="exact"/>
        <w:ind w:firstLineChars="200" w:firstLine="480"/>
        <w:rPr>
          <w:rFonts w:ascii="Times New Roman" w:hAnsi="Times New Roman"/>
          <w:sz w:val="24"/>
        </w:rPr>
      </w:pPr>
      <w:r w:rsidRPr="00E002D6">
        <w:rPr>
          <w:rFonts w:ascii="Times New Roman" w:hAnsi="Times New Roman" w:hint="eastAsia"/>
          <w:sz w:val="24"/>
        </w:rPr>
        <w:t>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语的用法</w:t>
      </w:r>
    </w:p>
    <w:p w14:paraId="4678B2A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在传统语法里，动名词短语</w:t>
      </w:r>
      <w:proofErr w:type="gramStart"/>
      <w:r w:rsidRPr="00E002D6">
        <w:rPr>
          <w:rFonts w:ascii="Times New Roman" w:hAnsi="Times New Roman" w:hint="eastAsia"/>
          <w:sz w:val="24"/>
        </w:rPr>
        <w:t>作主语表抽象</w:t>
      </w:r>
      <w:proofErr w:type="gramEnd"/>
      <w:r w:rsidRPr="00E002D6">
        <w:rPr>
          <w:rFonts w:ascii="Times New Roman" w:hAnsi="Times New Roman" w:hint="eastAsia"/>
          <w:sz w:val="24"/>
        </w:rPr>
        <w:t>的、习惯性的动作，不定式短语</w:t>
      </w:r>
      <w:proofErr w:type="gramStart"/>
      <w:r w:rsidRPr="00E002D6">
        <w:rPr>
          <w:rFonts w:ascii="Times New Roman" w:hAnsi="Times New Roman" w:hint="eastAsia"/>
          <w:sz w:val="24"/>
        </w:rPr>
        <w:t>作主语表具体</w:t>
      </w:r>
      <w:proofErr w:type="gramEnd"/>
      <w:r w:rsidRPr="00E002D6">
        <w:rPr>
          <w:rFonts w:ascii="Times New Roman" w:hAnsi="Times New Roman" w:hint="eastAsia"/>
          <w:sz w:val="24"/>
        </w:rPr>
        <w:t>的、一次性的、将来的动作。但在实际使用中，并不严格遵循这一规则，尤其是在</w:t>
      </w:r>
      <w:r w:rsidRPr="00E002D6">
        <w:rPr>
          <w:rFonts w:ascii="Times New Roman" w:hAnsi="Times New Roman" w:hint="eastAsia"/>
          <w:sz w:val="24"/>
        </w:rPr>
        <w:t>it</w:t>
      </w:r>
      <w:r w:rsidRPr="00E002D6">
        <w:rPr>
          <w:rFonts w:ascii="Times New Roman" w:hAnsi="Times New Roman" w:hint="eastAsia"/>
          <w:sz w:val="24"/>
        </w:rPr>
        <w:t>作形式主语和形式宾语时，不定式短语和动名词短语意思一模一样。动名词短语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语时，谓语动词用单数形式。如：</w:t>
      </w:r>
    </w:p>
    <w:p w14:paraId="1F6B996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Learning English is a good habit.    </w:t>
      </w:r>
      <w:r w:rsidRPr="00E002D6">
        <w:rPr>
          <w:rFonts w:ascii="Times New Roman" w:hAnsi="Times New Roman" w:hint="eastAsia"/>
          <w:sz w:val="24"/>
        </w:rPr>
        <w:t>动名词短语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语，表习惯性的动作。</w:t>
      </w:r>
    </w:p>
    <w:p w14:paraId="7DE7BB6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To learn English tomorrow is my plan.    </w:t>
      </w:r>
      <w:r w:rsidRPr="00E002D6">
        <w:rPr>
          <w:rFonts w:ascii="Times New Roman" w:hAnsi="Times New Roman" w:hint="eastAsia"/>
          <w:sz w:val="24"/>
        </w:rPr>
        <w:t>不定式短语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roofErr w:type="gramStart"/>
      <w:r w:rsidRPr="00E002D6">
        <w:rPr>
          <w:rFonts w:ascii="Times New Roman" w:hAnsi="Times New Roman" w:hint="eastAsia"/>
          <w:sz w:val="24"/>
        </w:rPr>
        <w:t>表具体</w:t>
      </w:r>
      <w:proofErr w:type="gramEnd"/>
      <w:r w:rsidRPr="00E002D6">
        <w:rPr>
          <w:rFonts w:ascii="Times New Roman" w:hAnsi="Times New Roman" w:hint="eastAsia"/>
          <w:sz w:val="24"/>
        </w:rPr>
        <w:t>的、将来的动作。</w:t>
      </w:r>
    </w:p>
    <w:p w14:paraId="3E0C91B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It is a good habit to learn English.</w:t>
      </w:r>
    </w:p>
    <w:p w14:paraId="033E0D2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和不定式短语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语一样，当动名词短语过长时，英语中习惯用</w:t>
      </w:r>
      <w:r w:rsidRPr="00E002D6">
        <w:rPr>
          <w:rFonts w:ascii="Times New Roman" w:hAnsi="Times New Roman" w:hint="eastAsia"/>
          <w:sz w:val="24"/>
        </w:rPr>
        <w:t>it</w:t>
      </w:r>
      <w:r w:rsidRPr="00E002D6">
        <w:rPr>
          <w:rFonts w:ascii="Times New Roman" w:hAnsi="Times New Roman" w:hint="eastAsia"/>
          <w:sz w:val="24"/>
        </w:rPr>
        <w:t>代替整个动名词短语作形式主语，动名词短语则放在句尾，但是放句尾后，动名词短语会变成不定式短语，只有极少数例外，比如：</w:t>
      </w:r>
      <w:r w:rsidRPr="00E002D6">
        <w:rPr>
          <w:rFonts w:ascii="Times New Roman" w:hAnsi="Times New Roman" w:hint="eastAsia"/>
          <w:sz w:val="24"/>
        </w:rPr>
        <w:t xml:space="preserve">    </w:t>
      </w:r>
    </w:p>
    <w:p w14:paraId="7E8AEFB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It is no use crying over spilt milk.   </w:t>
      </w:r>
      <w:r w:rsidRPr="00E002D6">
        <w:rPr>
          <w:rFonts w:ascii="Times New Roman" w:hAnsi="Times New Roman" w:hint="eastAsia"/>
          <w:sz w:val="24"/>
        </w:rPr>
        <w:t>固定句型，</w:t>
      </w:r>
      <w:r w:rsidRPr="00E002D6">
        <w:rPr>
          <w:rFonts w:ascii="Times New Roman" w:hAnsi="Times New Roman" w:hint="eastAsia"/>
          <w:sz w:val="24"/>
        </w:rPr>
        <w:t>it</w:t>
      </w:r>
      <w:r w:rsidRPr="00E002D6">
        <w:rPr>
          <w:rFonts w:ascii="Times New Roman" w:hAnsi="Times New Roman" w:hint="eastAsia"/>
          <w:sz w:val="24"/>
        </w:rPr>
        <w:t>作形式主语，动名词短语作真正的主语</w:t>
      </w:r>
    </w:p>
    <w:p w14:paraId="331C722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常见的</w:t>
      </w:r>
      <w:r w:rsidRPr="00E002D6">
        <w:rPr>
          <w:rFonts w:ascii="Times New Roman" w:hAnsi="Times New Roman" w:hint="eastAsia"/>
          <w:sz w:val="24"/>
        </w:rPr>
        <w:t>it</w:t>
      </w:r>
      <w:r w:rsidRPr="00E002D6">
        <w:rPr>
          <w:rFonts w:ascii="Times New Roman" w:hAnsi="Times New Roman" w:hint="eastAsia"/>
          <w:sz w:val="24"/>
        </w:rPr>
        <w:t>作形式主语的动名词句型有</w:t>
      </w:r>
      <w:r w:rsidRPr="00E002D6">
        <w:rPr>
          <w:rFonts w:ascii="Times New Roman" w:hAnsi="Times New Roman" w:hint="eastAsia"/>
          <w:sz w:val="24"/>
        </w:rPr>
        <w:t>it is no good doing .</w:t>
      </w:r>
      <w:proofErr w:type="gramStart"/>
      <w:r w:rsidRPr="00E002D6">
        <w:rPr>
          <w:rFonts w:ascii="Times New Roman" w:hAnsi="Times New Roman" w:hint="eastAsia"/>
          <w:sz w:val="24"/>
        </w:rPr>
        <w:t>..</w:t>
      </w:r>
      <w:proofErr w:type="gramEnd"/>
      <w:r w:rsidRPr="00E002D6">
        <w:rPr>
          <w:rFonts w:ascii="Times New Roman" w:hAnsi="Times New Roman" w:hint="eastAsia"/>
          <w:sz w:val="24"/>
        </w:rPr>
        <w:t>、</w:t>
      </w:r>
      <w:r w:rsidRPr="00E002D6">
        <w:rPr>
          <w:rFonts w:ascii="Times New Roman" w:hAnsi="Times New Roman" w:hint="eastAsia"/>
          <w:sz w:val="24"/>
        </w:rPr>
        <w:t>it is useless doing ...</w:t>
      </w:r>
      <w:r w:rsidRPr="00E002D6">
        <w:rPr>
          <w:rFonts w:ascii="Times New Roman" w:hAnsi="Times New Roman" w:hint="eastAsia"/>
          <w:sz w:val="24"/>
        </w:rPr>
        <w:t>等。</w:t>
      </w:r>
    </w:p>
    <w:p w14:paraId="6553B44E" w14:textId="77777777" w:rsidR="00792C08" w:rsidRPr="00E002D6" w:rsidRDefault="00000000">
      <w:pPr>
        <w:numPr>
          <w:ilvl w:val="0"/>
          <w:numId w:val="90"/>
        </w:numPr>
        <w:spacing w:line="400" w:lineRule="exact"/>
        <w:ind w:firstLineChars="200" w:firstLine="480"/>
        <w:rPr>
          <w:rFonts w:ascii="Times New Roman" w:hAnsi="Times New Roman"/>
          <w:sz w:val="24"/>
        </w:rPr>
      </w:pPr>
      <w:r w:rsidRPr="00E002D6">
        <w:rPr>
          <w:rFonts w:ascii="Times New Roman" w:hAnsi="Times New Roman" w:hint="eastAsia"/>
          <w:sz w:val="24"/>
        </w:rPr>
        <w:t>少数不完全及物动词接动名词作宾语的用法</w:t>
      </w:r>
    </w:p>
    <w:p w14:paraId="5738FD6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英语中有部分不完全及物动词，其后作宾语时只能接续动名词形式（</w:t>
      </w:r>
      <w:r w:rsidRPr="00E002D6">
        <w:rPr>
          <w:rFonts w:ascii="Times New Roman" w:hAnsi="Times New Roman" w:hint="eastAsia"/>
          <w:sz w:val="24"/>
        </w:rPr>
        <w:t>V-</w:t>
      </w:r>
      <w:proofErr w:type="spellStart"/>
      <w:r w:rsidRPr="00E002D6">
        <w:rPr>
          <w:rFonts w:ascii="Times New Roman" w:hAnsi="Times New Roman" w:hint="eastAsia"/>
          <w:sz w:val="24"/>
        </w:rPr>
        <w:t>ing</w:t>
      </w:r>
      <w:proofErr w:type="spellEnd"/>
      <w:r w:rsidRPr="00E002D6">
        <w:rPr>
          <w:rFonts w:ascii="Times New Roman" w:hAnsi="Times New Roman" w:hint="eastAsia"/>
          <w:sz w:val="24"/>
        </w:rPr>
        <w:t>），不可接动词不定式（</w:t>
      </w:r>
      <w:r w:rsidRPr="00E002D6">
        <w:rPr>
          <w:rFonts w:ascii="Times New Roman" w:hAnsi="Times New Roman" w:hint="eastAsia"/>
          <w:sz w:val="24"/>
        </w:rPr>
        <w:t>to do</w:t>
      </w:r>
      <w:r w:rsidRPr="00E002D6">
        <w:rPr>
          <w:rFonts w:ascii="Times New Roman" w:hAnsi="Times New Roman" w:hint="eastAsia"/>
          <w:sz w:val="24"/>
        </w:rPr>
        <w:t>）。此类动词用法固定，属于基础语法常考知识点，需熟记固定搭配与句式用法。</w:t>
      </w:r>
    </w:p>
    <w:p w14:paraId="405D8BC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常见只能后接动名词作宾语的不完全及物动词：</w:t>
      </w:r>
    </w:p>
    <w:p w14:paraId="5FC7BF0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admit</w:t>
      </w:r>
      <w:r w:rsidRPr="00E002D6">
        <w:rPr>
          <w:rFonts w:ascii="Times New Roman" w:hAnsi="Times New Roman" w:hint="eastAsia"/>
          <w:sz w:val="24"/>
        </w:rPr>
        <w:t>（承认）、</w:t>
      </w:r>
      <w:r w:rsidRPr="00E002D6">
        <w:rPr>
          <w:rFonts w:ascii="Times New Roman" w:hAnsi="Times New Roman" w:hint="eastAsia"/>
          <w:sz w:val="24"/>
        </w:rPr>
        <w:t>avoid</w:t>
      </w:r>
      <w:r w:rsidRPr="00E002D6">
        <w:rPr>
          <w:rFonts w:ascii="Times New Roman" w:hAnsi="Times New Roman" w:hint="eastAsia"/>
          <w:sz w:val="24"/>
        </w:rPr>
        <w:t>（避免）、</w:t>
      </w:r>
      <w:r w:rsidRPr="00E002D6">
        <w:rPr>
          <w:rFonts w:ascii="Times New Roman" w:hAnsi="Times New Roman" w:hint="eastAsia"/>
          <w:sz w:val="24"/>
        </w:rPr>
        <w:t>consider</w:t>
      </w:r>
      <w:r w:rsidRPr="00E002D6">
        <w:rPr>
          <w:rFonts w:ascii="Times New Roman" w:hAnsi="Times New Roman" w:hint="eastAsia"/>
          <w:sz w:val="24"/>
        </w:rPr>
        <w:t>（考虑）、</w:t>
      </w:r>
      <w:r w:rsidRPr="00E002D6">
        <w:rPr>
          <w:rFonts w:ascii="Times New Roman" w:hAnsi="Times New Roman" w:hint="eastAsia"/>
          <w:sz w:val="24"/>
        </w:rPr>
        <w:t>deny</w:t>
      </w:r>
      <w:r w:rsidRPr="00E002D6">
        <w:rPr>
          <w:rFonts w:ascii="Times New Roman" w:hAnsi="Times New Roman" w:hint="eastAsia"/>
          <w:sz w:val="24"/>
        </w:rPr>
        <w:t>（否认）、</w:t>
      </w:r>
      <w:r w:rsidRPr="00E002D6">
        <w:rPr>
          <w:rFonts w:ascii="Times New Roman" w:hAnsi="Times New Roman" w:hint="eastAsia"/>
          <w:sz w:val="24"/>
        </w:rPr>
        <w:t>enjoy</w:t>
      </w:r>
      <w:r w:rsidRPr="00E002D6">
        <w:rPr>
          <w:rFonts w:ascii="Times New Roman" w:hAnsi="Times New Roman" w:hint="eastAsia"/>
          <w:sz w:val="24"/>
        </w:rPr>
        <w:t>（喜爱）、</w:t>
      </w:r>
      <w:r w:rsidRPr="00E002D6">
        <w:rPr>
          <w:rFonts w:ascii="Times New Roman" w:hAnsi="Times New Roman" w:hint="eastAsia"/>
          <w:sz w:val="24"/>
        </w:rPr>
        <w:t>finish</w:t>
      </w:r>
      <w:r w:rsidRPr="00E002D6">
        <w:rPr>
          <w:rFonts w:ascii="Times New Roman" w:hAnsi="Times New Roman" w:hint="eastAsia"/>
          <w:sz w:val="24"/>
        </w:rPr>
        <w:t>（完成）、</w:t>
      </w:r>
      <w:r w:rsidRPr="00E002D6">
        <w:rPr>
          <w:rFonts w:ascii="Times New Roman" w:hAnsi="Times New Roman" w:hint="eastAsia"/>
          <w:sz w:val="24"/>
        </w:rPr>
        <w:t>mind</w:t>
      </w:r>
      <w:r w:rsidRPr="00E002D6">
        <w:rPr>
          <w:rFonts w:ascii="Times New Roman" w:hAnsi="Times New Roman" w:hint="eastAsia"/>
          <w:sz w:val="24"/>
        </w:rPr>
        <w:t>（介意）、</w:t>
      </w:r>
      <w:r w:rsidRPr="00E002D6">
        <w:rPr>
          <w:rFonts w:ascii="Times New Roman" w:hAnsi="Times New Roman" w:hint="eastAsia"/>
          <w:sz w:val="24"/>
        </w:rPr>
        <w:t>practice</w:t>
      </w:r>
      <w:r w:rsidRPr="00E002D6">
        <w:rPr>
          <w:rFonts w:ascii="Times New Roman" w:hAnsi="Times New Roman" w:hint="eastAsia"/>
          <w:sz w:val="24"/>
        </w:rPr>
        <w:t>（练习）、</w:t>
      </w:r>
      <w:r w:rsidRPr="00E002D6">
        <w:rPr>
          <w:rFonts w:ascii="Times New Roman" w:hAnsi="Times New Roman" w:hint="eastAsia"/>
          <w:sz w:val="24"/>
        </w:rPr>
        <w:t>suggest</w:t>
      </w:r>
      <w:r w:rsidRPr="00E002D6">
        <w:rPr>
          <w:rFonts w:ascii="Times New Roman" w:hAnsi="Times New Roman" w:hint="eastAsia"/>
          <w:sz w:val="24"/>
        </w:rPr>
        <w:t>（建议）、</w:t>
      </w:r>
      <w:r w:rsidRPr="00E002D6">
        <w:rPr>
          <w:rFonts w:ascii="Times New Roman" w:hAnsi="Times New Roman" w:hint="eastAsia"/>
          <w:sz w:val="24"/>
        </w:rPr>
        <w:t>keep</w:t>
      </w:r>
      <w:r w:rsidRPr="00E002D6">
        <w:rPr>
          <w:rFonts w:ascii="Times New Roman" w:hAnsi="Times New Roman" w:hint="eastAsia"/>
          <w:sz w:val="24"/>
        </w:rPr>
        <w:t>（持续；保持）、</w:t>
      </w:r>
      <w:r w:rsidRPr="00E002D6">
        <w:rPr>
          <w:rFonts w:ascii="Times New Roman" w:hAnsi="Times New Roman" w:hint="eastAsia"/>
          <w:sz w:val="24"/>
        </w:rPr>
        <w:t>miss</w:t>
      </w:r>
      <w:r w:rsidRPr="00E002D6">
        <w:rPr>
          <w:rFonts w:ascii="Times New Roman" w:hAnsi="Times New Roman" w:hint="eastAsia"/>
          <w:sz w:val="24"/>
        </w:rPr>
        <w:t>（错过）。</w:t>
      </w:r>
    </w:p>
    <w:p w14:paraId="0CF7A3A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He admitted making a mistake.</w:t>
      </w:r>
    </w:p>
    <w:p w14:paraId="134DA45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他承认自己犯了错误。</w:t>
      </w:r>
    </w:p>
    <w:p w14:paraId="24A68EA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consider</w:t>
      </w:r>
      <w:proofErr w:type="gramEnd"/>
      <w:r w:rsidRPr="00E002D6">
        <w:rPr>
          <w:rFonts w:ascii="Times New Roman" w:hAnsi="Times New Roman" w:hint="eastAsia"/>
          <w:sz w:val="24"/>
        </w:rPr>
        <w:t xml:space="preserve"> going abroad for further study.</w:t>
      </w:r>
    </w:p>
    <w:p w14:paraId="24BC39F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我考虑出国深造。</w:t>
      </w:r>
    </w:p>
    <w:p w14:paraId="6409B97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We enjoy reading English novels in our spare time.</w:t>
      </w:r>
    </w:p>
    <w:p w14:paraId="641DBFA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我们课余喜欢阅读英文小说。</w:t>
      </w:r>
    </w:p>
    <w:p w14:paraId="644F7D2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此类不完全及物动词用法具有唯一性，其后只能接动名词作宾语，不可改用不定式</w:t>
      </w:r>
      <w:r w:rsidRPr="00E002D6">
        <w:rPr>
          <w:rFonts w:ascii="Times New Roman" w:hAnsi="Times New Roman" w:hint="eastAsia"/>
          <w:sz w:val="24"/>
        </w:rPr>
        <w:t xml:space="preserve"> to do </w:t>
      </w:r>
      <w:r w:rsidRPr="00E002D6">
        <w:rPr>
          <w:rFonts w:ascii="Times New Roman" w:hAnsi="Times New Roman" w:hint="eastAsia"/>
          <w:sz w:val="24"/>
        </w:rPr>
        <w:t>结构，是英语语法填空、单项选择、句式辨析的高频考点，学习中需牢记动词固定用法，避免句式误用。</w:t>
      </w:r>
    </w:p>
    <w:p w14:paraId="5881468A" w14:textId="77777777" w:rsidR="00792C08" w:rsidRPr="00E002D6" w:rsidRDefault="00792C08">
      <w:pPr>
        <w:spacing w:line="400" w:lineRule="exact"/>
        <w:ind w:firstLineChars="200" w:firstLine="432"/>
        <w:rPr>
          <w:rFonts w:ascii="Times New Roman" w:eastAsia="Times New Roman" w:hAnsi="Times New Roman" w:cs="Times New Roman"/>
          <w:i/>
          <w:spacing w:val="-2"/>
          <w:sz w:val="22"/>
          <w:szCs w:val="22"/>
        </w:rPr>
      </w:pPr>
    </w:p>
    <w:p w14:paraId="727C0242"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A6F8DEC" w14:textId="77777777" w:rsidR="00792C08" w:rsidRPr="00E002D6" w:rsidRDefault="00000000">
      <w:pPr>
        <w:pStyle w:val="a3"/>
        <w:numPr>
          <w:ilvl w:val="0"/>
          <w:numId w:val="93"/>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从下列句子中找出动名词短语</w:t>
      </w:r>
      <w:proofErr w:type="gramStart"/>
      <w:r w:rsidRPr="00E002D6">
        <w:rPr>
          <w:rFonts w:ascii="Times New Roman" w:eastAsia="宋体" w:hAnsi="Times New Roman" w:cs="Times New Roman" w:hint="eastAsia"/>
          <w:spacing w:val="-1"/>
          <w:sz w:val="24"/>
          <w:szCs w:val="24"/>
          <w:lang w:eastAsia="zh-CN"/>
        </w:rPr>
        <w:t>作主</w:t>
      </w:r>
      <w:proofErr w:type="gramEnd"/>
      <w:r w:rsidRPr="00E002D6">
        <w:rPr>
          <w:rFonts w:ascii="Times New Roman" w:eastAsia="宋体" w:hAnsi="Times New Roman" w:cs="Times New Roman" w:hint="eastAsia"/>
          <w:spacing w:val="-1"/>
          <w:sz w:val="24"/>
          <w:szCs w:val="24"/>
          <w:lang w:eastAsia="zh-CN"/>
        </w:rPr>
        <w:t>语的句子。</w:t>
      </w:r>
    </w:p>
    <w:p w14:paraId="44A45899"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Reading good books can enrich our mind.</w:t>
      </w:r>
    </w:p>
    <w:p w14:paraId="6FE7B275"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I enjoy listening to soft music in my free time.</w:t>
      </w:r>
    </w:p>
    <w:p w14:paraId="26B61A48"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Keeping healthy is the secret of a long life.</w:t>
      </w:r>
    </w:p>
    <w:p w14:paraId="331B05A9"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The running boy is one of my classmates.</w:t>
      </w:r>
    </w:p>
    <w:p w14:paraId="2EB50581"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Her hobby is painting beautiful mountains and rivers.</w:t>
      </w:r>
    </w:p>
    <w:p w14:paraId="71A0E8EC"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Learning to be polite is very important for everyone.</w:t>
      </w:r>
    </w:p>
    <w:p w14:paraId="45149561"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He finished doing his homework an hour ago.</w:t>
      </w:r>
    </w:p>
    <w:p w14:paraId="41B37697"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The sleeping baby looks very lovely and quiet.</w:t>
      </w:r>
    </w:p>
    <w:p w14:paraId="1CD95C38"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Being honest helps us win others</w:t>
      </w:r>
      <w:r w:rsidRPr="00E002D6">
        <w:rPr>
          <w:rFonts w:ascii="Times New Roman" w:eastAsia="宋体" w:hAnsi="Times New Roman" w:cs="Times New Roman" w:hint="eastAsia"/>
          <w:spacing w:val="-1"/>
          <w:sz w:val="24"/>
          <w:szCs w:val="24"/>
          <w:lang w:eastAsia="zh"/>
        </w:rPr>
        <w:t>'</w:t>
      </w:r>
      <w:r w:rsidRPr="00E002D6">
        <w:rPr>
          <w:rFonts w:ascii="Times New Roman" w:eastAsia="宋体" w:hAnsi="Times New Roman" w:cs="Times New Roman" w:hint="eastAsia"/>
          <w:spacing w:val="-1"/>
          <w:sz w:val="24"/>
          <w:szCs w:val="24"/>
          <w:lang w:eastAsia="zh-CN"/>
        </w:rPr>
        <w:t xml:space="preserve"> respect.</w:t>
      </w:r>
    </w:p>
    <w:p w14:paraId="59B39042" w14:textId="77777777" w:rsidR="00792C08" w:rsidRPr="00E002D6" w:rsidRDefault="00000000">
      <w:pPr>
        <w:pStyle w:val="a3"/>
        <w:numPr>
          <w:ilvl w:val="0"/>
          <w:numId w:val="94"/>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lastRenderedPageBreak/>
        <w:t>My favorite sport is swimming in the river.</w:t>
      </w:r>
    </w:p>
    <w:p w14:paraId="58B20B7E" w14:textId="77777777" w:rsidR="00792C08" w:rsidRPr="00E002D6" w:rsidRDefault="00792C08">
      <w:pPr>
        <w:pStyle w:val="a3"/>
        <w:rPr>
          <w:rFonts w:ascii="Times New Roman" w:eastAsia="宋体" w:hAnsi="Times New Roman" w:cs="Times New Roman"/>
          <w:spacing w:val="-1"/>
          <w:sz w:val="24"/>
          <w:szCs w:val="24"/>
          <w:lang w:eastAsia="zh-CN"/>
        </w:rPr>
      </w:pPr>
    </w:p>
    <w:p w14:paraId="416FC09B" w14:textId="77777777" w:rsidR="00792C08" w:rsidRPr="00E002D6" w:rsidRDefault="00000000">
      <w:pPr>
        <w:pStyle w:val="a3"/>
        <w:numPr>
          <w:ilvl w:val="0"/>
          <w:numId w:val="93"/>
        </w:numPr>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翻译</w:t>
      </w:r>
    </w:p>
    <w:p w14:paraId="773CE05C"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数以百万计的人睡觉时都有打鼾的困扰。（</w:t>
      </w:r>
      <w:r w:rsidRPr="00E002D6">
        <w:rPr>
          <w:rFonts w:ascii="Times New Roman" w:eastAsia="宋体" w:hAnsi="Times New Roman" w:cs="Times New Roman"/>
          <w:spacing w:val="-1"/>
          <w:sz w:val="24"/>
          <w:szCs w:val="24"/>
          <w:lang w:eastAsia="zh-CN"/>
        </w:rPr>
        <w:t>snore</w:t>
      </w:r>
      <w:r w:rsidRPr="00E002D6">
        <w:rPr>
          <w:rFonts w:ascii="Times New Roman" w:eastAsia="宋体" w:hAnsi="Times New Roman" w:cs="Times New Roman"/>
          <w:spacing w:val="-1"/>
          <w:sz w:val="24"/>
          <w:szCs w:val="24"/>
          <w:lang w:eastAsia="zh-CN"/>
        </w:rPr>
        <w:t>）</w:t>
      </w:r>
    </w:p>
    <w:p w14:paraId="75781265"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睡前我们应当避免</w:t>
      </w:r>
      <w:r w:rsidRPr="00E002D6">
        <w:rPr>
          <w:rFonts w:ascii="Times New Roman" w:eastAsia="宋体" w:hAnsi="Times New Roman" w:cs="Times New Roman" w:hint="eastAsia"/>
          <w:spacing w:val="-1"/>
          <w:sz w:val="24"/>
          <w:szCs w:val="24"/>
          <w:lang w:eastAsia="zh-CN"/>
        </w:rPr>
        <w:t>吸烟</w:t>
      </w:r>
      <w:r w:rsidRPr="00E002D6">
        <w:rPr>
          <w:rFonts w:ascii="Times New Roman" w:eastAsia="宋体" w:hAnsi="Times New Roman" w:cs="Times New Roman"/>
          <w:spacing w:val="-1"/>
          <w:sz w:val="24"/>
          <w:szCs w:val="24"/>
          <w:lang w:eastAsia="zh-CN"/>
        </w:rPr>
        <w:t>或饮酒。（</w:t>
      </w:r>
      <w:r w:rsidRPr="00E002D6">
        <w:rPr>
          <w:rFonts w:ascii="Times New Roman" w:eastAsia="宋体" w:hAnsi="Times New Roman" w:cs="Times New Roman"/>
          <w:spacing w:val="-1"/>
          <w:sz w:val="24"/>
          <w:szCs w:val="24"/>
          <w:lang w:eastAsia="zh-CN"/>
        </w:rPr>
        <w:t>avoid</w:t>
      </w:r>
      <w:r w:rsidRPr="00E002D6">
        <w:rPr>
          <w:rFonts w:ascii="Times New Roman" w:eastAsia="宋体" w:hAnsi="Times New Roman" w:cs="Times New Roman"/>
          <w:spacing w:val="-1"/>
          <w:sz w:val="24"/>
          <w:szCs w:val="24"/>
          <w:lang w:eastAsia="zh-CN"/>
        </w:rPr>
        <w:t>）</w:t>
      </w:r>
    </w:p>
    <w:p w14:paraId="1A6698F7"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改变睡姿有助于缓解打鼾带来的烦恼。（</w:t>
      </w:r>
      <w:r w:rsidRPr="00E002D6">
        <w:rPr>
          <w:rFonts w:ascii="Times New Roman" w:eastAsia="宋体" w:hAnsi="Times New Roman" w:cs="Times New Roman"/>
          <w:spacing w:val="-1"/>
          <w:sz w:val="24"/>
          <w:szCs w:val="24"/>
          <w:lang w:eastAsia="zh-CN"/>
        </w:rPr>
        <w:t>cause</w:t>
      </w:r>
      <w:r w:rsidRPr="00E002D6">
        <w:rPr>
          <w:rFonts w:ascii="Times New Roman" w:eastAsia="宋体" w:hAnsi="Times New Roman" w:cs="Times New Roman"/>
          <w:spacing w:val="-1"/>
          <w:sz w:val="24"/>
          <w:szCs w:val="24"/>
          <w:lang w:eastAsia="zh-CN"/>
        </w:rPr>
        <w:t>）</w:t>
      </w:r>
    </w:p>
    <w:p w14:paraId="6D070156"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我实在无法忍受</w:t>
      </w:r>
      <w:r w:rsidRPr="00E002D6">
        <w:rPr>
          <w:rFonts w:ascii="Times New Roman" w:eastAsia="宋体" w:hAnsi="Times New Roman" w:cs="Times New Roman" w:hint="eastAsia"/>
          <w:spacing w:val="-1"/>
          <w:sz w:val="24"/>
          <w:szCs w:val="24"/>
          <w:lang w:eastAsia="zh-CN"/>
        </w:rPr>
        <w:t>弟弟制造噪音</w:t>
      </w:r>
      <w:r w:rsidRPr="00E002D6">
        <w:rPr>
          <w:rFonts w:ascii="Times New Roman" w:eastAsia="宋体" w:hAnsi="Times New Roman" w:cs="Times New Roman"/>
          <w:spacing w:val="-1"/>
          <w:sz w:val="24"/>
          <w:szCs w:val="24"/>
          <w:lang w:eastAsia="zh-CN"/>
        </w:rPr>
        <w:t>。（</w:t>
      </w:r>
      <w:r w:rsidRPr="00E002D6">
        <w:rPr>
          <w:rFonts w:ascii="Times New Roman" w:eastAsia="宋体" w:hAnsi="Times New Roman" w:cs="Times New Roman"/>
          <w:spacing w:val="-1"/>
          <w:sz w:val="24"/>
          <w:szCs w:val="24"/>
          <w:lang w:eastAsia="zh-CN"/>
        </w:rPr>
        <w:t>stand</w:t>
      </w:r>
      <w:r w:rsidRPr="00E002D6">
        <w:rPr>
          <w:rFonts w:ascii="Times New Roman" w:eastAsia="宋体" w:hAnsi="Times New Roman" w:cs="Times New Roman"/>
          <w:spacing w:val="-1"/>
          <w:sz w:val="24"/>
          <w:szCs w:val="24"/>
          <w:lang w:eastAsia="zh-CN"/>
        </w:rPr>
        <w:t>）</w:t>
      </w:r>
    </w:p>
    <w:p w14:paraId="40CB36A1"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这家医院有一种</w:t>
      </w:r>
      <w:r w:rsidRPr="00E002D6">
        <w:rPr>
          <w:rFonts w:ascii="Times New Roman" w:eastAsia="宋体" w:hAnsi="Times New Roman" w:cs="Times New Roman" w:hint="eastAsia"/>
          <w:spacing w:val="-1"/>
          <w:sz w:val="24"/>
          <w:szCs w:val="24"/>
          <w:lang w:eastAsia="zh-CN"/>
        </w:rPr>
        <w:t>药</w:t>
      </w:r>
      <w:r w:rsidRPr="00E002D6">
        <w:rPr>
          <w:rFonts w:ascii="Times New Roman" w:eastAsia="宋体" w:hAnsi="Times New Roman" w:cs="Times New Roman"/>
          <w:spacing w:val="-1"/>
          <w:sz w:val="24"/>
          <w:szCs w:val="24"/>
          <w:lang w:eastAsia="zh-CN"/>
        </w:rPr>
        <w:t>可以治好</w:t>
      </w:r>
      <w:r w:rsidRPr="00E002D6">
        <w:rPr>
          <w:rFonts w:ascii="Times New Roman" w:eastAsia="宋体" w:hAnsi="Times New Roman" w:cs="Times New Roman" w:hint="eastAsia"/>
          <w:spacing w:val="-1"/>
          <w:sz w:val="24"/>
          <w:szCs w:val="24"/>
          <w:lang w:eastAsia="zh-CN"/>
        </w:rPr>
        <w:t>感冒</w:t>
      </w:r>
      <w:r w:rsidRPr="00E002D6">
        <w:rPr>
          <w:rFonts w:ascii="Times New Roman" w:eastAsia="宋体" w:hAnsi="Times New Roman" w:cs="Times New Roman"/>
          <w:spacing w:val="-1"/>
          <w:sz w:val="24"/>
          <w:szCs w:val="24"/>
          <w:lang w:eastAsia="zh-CN"/>
        </w:rPr>
        <w:t>。（</w:t>
      </w:r>
      <w:r w:rsidRPr="00E002D6">
        <w:rPr>
          <w:rFonts w:ascii="Times New Roman" w:eastAsia="宋体" w:hAnsi="Times New Roman" w:cs="Times New Roman"/>
          <w:spacing w:val="-1"/>
          <w:sz w:val="24"/>
          <w:szCs w:val="24"/>
          <w:lang w:eastAsia="zh-CN"/>
        </w:rPr>
        <w:t>cure</w:t>
      </w:r>
      <w:r w:rsidRPr="00E002D6">
        <w:rPr>
          <w:rFonts w:ascii="Times New Roman" w:eastAsia="宋体" w:hAnsi="Times New Roman" w:cs="Times New Roman"/>
          <w:spacing w:val="-1"/>
          <w:sz w:val="24"/>
          <w:szCs w:val="24"/>
          <w:lang w:eastAsia="zh-CN"/>
        </w:rPr>
        <w:t>）</w:t>
      </w:r>
    </w:p>
    <w:p w14:paraId="4EFB9807"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我们要把好苹果和坏苹果分开。</w:t>
      </w:r>
      <w:r w:rsidRPr="00E002D6">
        <w:rPr>
          <w:rFonts w:ascii="Times New Roman" w:eastAsia="宋体" w:hAnsi="Times New Roman" w:cs="Times New Roman"/>
          <w:spacing w:val="-1"/>
          <w:sz w:val="24"/>
          <w:szCs w:val="24"/>
          <w:lang w:eastAsia="zh-CN"/>
        </w:rPr>
        <w:t>（</w:t>
      </w:r>
      <w:r w:rsidRPr="00E002D6">
        <w:rPr>
          <w:rFonts w:ascii="Times New Roman" w:eastAsia="宋体" w:hAnsi="Times New Roman" w:cs="Times New Roman"/>
          <w:spacing w:val="-1"/>
          <w:sz w:val="24"/>
          <w:szCs w:val="24"/>
          <w:lang w:eastAsia="zh-CN"/>
        </w:rPr>
        <w:t>separate</w:t>
      </w:r>
      <w:r w:rsidRPr="00E002D6">
        <w:rPr>
          <w:rFonts w:ascii="Times New Roman" w:eastAsia="宋体" w:hAnsi="Times New Roman" w:cs="Times New Roman"/>
          <w:spacing w:val="-1"/>
          <w:sz w:val="24"/>
          <w:szCs w:val="24"/>
          <w:lang w:eastAsia="zh-CN"/>
        </w:rPr>
        <w:t>）</w:t>
      </w:r>
    </w:p>
    <w:p w14:paraId="250420B5"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如果你明天早上</w:t>
      </w:r>
      <w:r w:rsidRPr="00E002D6">
        <w:rPr>
          <w:rFonts w:ascii="Times New Roman" w:eastAsia="宋体" w:hAnsi="Times New Roman" w:cs="Times New Roman" w:hint="eastAsia"/>
          <w:spacing w:val="-1"/>
          <w:sz w:val="24"/>
          <w:szCs w:val="24"/>
          <w:lang w:eastAsia="zh-CN"/>
        </w:rPr>
        <w:t>7</w:t>
      </w:r>
      <w:r w:rsidRPr="00E002D6">
        <w:rPr>
          <w:rFonts w:ascii="Times New Roman" w:eastAsia="宋体" w:hAnsi="Times New Roman" w:cs="Times New Roman" w:hint="eastAsia"/>
          <w:spacing w:val="-1"/>
          <w:sz w:val="24"/>
          <w:szCs w:val="24"/>
          <w:lang w:eastAsia="zh-CN"/>
        </w:rPr>
        <w:t>点没有起床，我会把你唤醒。</w:t>
      </w:r>
      <w:r w:rsidRPr="00E002D6">
        <w:rPr>
          <w:rFonts w:ascii="Times New Roman" w:eastAsia="宋体" w:hAnsi="Times New Roman" w:cs="Times New Roman"/>
          <w:spacing w:val="-1"/>
          <w:sz w:val="24"/>
          <w:szCs w:val="24"/>
          <w:lang w:eastAsia="zh-CN"/>
        </w:rPr>
        <w:t>（</w:t>
      </w:r>
      <w:r w:rsidRPr="00E002D6">
        <w:rPr>
          <w:rFonts w:ascii="Times New Roman" w:eastAsia="宋体" w:hAnsi="Times New Roman" w:cs="Times New Roman"/>
          <w:spacing w:val="-1"/>
          <w:sz w:val="24"/>
          <w:szCs w:val="24"/>
          <w:lang w:eastAsia="zh-CN"/>
        </w:rPr>
        <w:t>wake</w:t>
      </w:r>
      <w:r w:rsidRPr="00E002D6">
        <w:rPr>
          <w:rFonts w:ascii="Times New Roman" w:eastAsia="宋体" w:hAnsi="Times New Roman" w:cs="Times New Roman"/>
          <w:spacing w:val="-1"/>
          <w:sz w:val="24"/>
          <w:szCs w:val="24"/>
          <w:lang w:eastAsia="zh-CN"/>
        </w:rPr>
        <w:t>）</w:t>
      </w:r>
    </w:p>
    <w:p w14:paraId="2A678344" w14:textId="77777777" w:rsidR="00792C08" w:rsidRPr="00E002D6" w:rsidRDefault="00000000">
      <w:pPr>
        <w:pStyle w:val="a3"/>
        <w:numPr>
          <w:ilvl w:val="0"/>
          <w:numId w:val="95"/>
        </w:numPr>
        <w:ind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spacing w:val="-1"/>
          <w:sz w:val="24"/>
          <w:szCs w:val="24"/>
          <w:lang w:eastAsia="zh-CN"/>
        </w:rPr>
        <w:t>我希望爸爸能同意尝试这种方法。（</w:t>
      </w:r>
      <w:r w:rsidRPr="00E002D6">
        <w:rPr>
          <w:rFonts w:ascii="Times New Roman" w:eastAsia="宋体" w:hAnsi="Times New Roman" w:cs="Times New Roman"/>
          <w:spacing w:val="-1"/>
          <w:sz w:val="24"/>
          <w:szCs w:val="24"/>
          <w:lang w:eastAsia="zh-CN"/>
        </w:rPr>
        <w:t>agree</w:t>
      </w:r>
      <w:r w:rsidRPr="00E002D6">
        <w:rPr>
          <w:rFonts w:ascii="Times New Roman" w:eastAsia="宋体" w:hAnsi="Times New Roman" w:cs="Times New Roman"/>
          <w:spacing w:val="-1"/>
          <w:sz w:val="24"/>
          <w:szCs w:val="24"/>
          <w:lang w:eastAsia="zh-CN"/>
        </w:rPr>
        <w:t>）</w:t>
      </w:r>
    </w:p>
    <w:p w14:paraId="6023946E" w14:textId="77777777" w:rsidR="00792C08" w:rsidRPr="00E002D6" w:rsidRDefault="00792C08">
      <w:pPr>
        <w:spacing w:line="400" w:lineRule="exact"/>
        <w:rPr>
          <w:rFonts w:ascii="Times New Roman" w:hAnsi="Times New Roman" w:cs="Times New Roman"/>
          <w:b/>
          <w:bCs/>
          <w:sz w:val="44"/>
          <w:szCs w:val="52"/>
        </w:rPr>
      </w:pPr>
    </w:p>
    <w:p w14:paraId="500219CD" w14:textId="77777777" w:rsidR="00792C08" w:rsidRPr="00E002D6" w:rsidRDefault="00792C08">
      <w:pPr>
        <w:spacing w:line="400" w:lineRule="exact"/>
        <w:jc w:val="center"/>
        <w:rPr>
          <w:rFonts w:ascii="Times New Roman" w:hAnsi="Times New Roman" w:cs="Times New Roman"/>
          <w:b/>
          <w:bCs/>
          <w:sz w:val="44"/>
          <w:szCs w:val="52"/>
        </w:rPr>
      </w:pPr>
    </w:p>
    <w:p w14:paraId="7BA49F24" w14:textId="77777777" w:rsidR="00792C08" w:rsidRPr="00E002D6" w:rsidRDefault="00792C08">
      <w:pPr>
        <w:spacing w:line="400" w:lineRule="exact"/>
        <w:jc w:val="center"/>
        <w:rPr>
          <w:rFonts w:ascii="Times New Roman" w:hAnsi="Times New Roman" w:cs="Times New Roman"/>
          <w:b/>
          <w:bCs/>
          <w:sz w:val="44"/>
          <w:szCs w:val="52"/>
        </w:rPr>
      </w:pPr>
    </w:p>
    <w:p w14:paraId="757A27D4" w14:textId="77777777" w:rsidR="00792C08" w:rsidRPr="00E002D6" w:rsidRDefault="00792C08">
      <w:pPr>
        <w:spacing w:line="400" w:lineRule="exact"/>
        <w:jc w:val="center"/>
        <w:rPr>
          <w:rFonts w:ascii="Times New Roman" w:hAnsi="Times New Roman" w:cs="Times New Roman"/>
          <w:b/>
          <w:bCs/>
          <w:sz w:val="44"/>
          <w:szCs w:val="52"/>
        </w:rPr>
      </w:pPr>
    </w:p>
    <w:p w14:paraId="6A56E4AD" w14:textId="77777777" w:rsidR="00792C08" w:rsidRPr="00E002D6" w:rsidRDefault="00792C08">
      <w:pPr>
        <w:spacing w:line="400" w:lineRule="exact"/>
        <w:jc w:val="center"/>
        <w:rPr>
          <w:rFonts w:ascii="Times New Roman" w:hAnsi="Times New Roman" w:cs="Times New Roman"/>
          <w:b/>
          <w:bCs/>
          <w:sz w:val="44"/>
          <w:szCs w:val="52"/>
        </w:rPr>
      </w:pPr>
    </w:p>
    <w:p w14:paraId="228FBA02" w14:textId="77777777" w:rsidR="00792C08" w:rsidRPr="00E002D6" w:rsidRDefault="00792C08">
      <w:pPr>
        <w:spacing w:line="400" w:lineRule="exact"/>
        <w:jc w:val="center"/>
        <w:rPr>
          <w:rFonts w:ascii="Times New Roman" w:hAnsi="Times New Roman" w:cs="Times New Roman"/>
          <w:b/>
          <w:bCs/>
          <w:sz w:val="44"/>
          <w:szCs w:val="52"/>
        </w:rPr>
      </w:pPr>
    </w:p>
    <w:p w14:paraId="7EDFAD8C" w14:textId="77777777" w:rsidR="00792C08" w:rsidRPr="00E002D6" w:rsidRDefault="00792C08">
      <w:pPr>
        <w:spacing w:line="400" w:lineRule="exact"/>
        <w:jc w:val="center"/>
        <w:rPr>
          <w:rFonts w:ascii="Times New Roman" w:hAnsi="Times New Roman" w:cs="Times New Roman"/>
          <w:b/>
          <w:bCs/>
          <w:sz w:val="44"/>
          <w:szCs w:val="52"/>
        </w:rPr>
      </w:pPr>
    </w:p>
    <w:p w14:paraId="6611D75B" w14:textId="77777777" w:rsidR="00792C08" w:rsidRPr="00E002D6" w:rsidRDefault="00792C08">
      <w:pPr>
        <w:spacing w:line="400" w:lineRule="exact"/>
        <w:jc w:val="center"/>
        <w:rPr>
          <w:rFonts w:ascii="Times New Roman" w:hAnsi="Times New Roman" w:cs="Times New Roman"/>
          <w:b/>
          <w:bCs/>
          <w:sz w:val="44"/>
          <w:szCs w:val="52"/>
        </w:rPr>
      </w:pPr>
    </w:p>
    <w:p w14:paraId="557FB5DE" w14:textId="77777777" w:rsidR="00792C08" w:rsidRPr="00E002D6" w:rsidRDefault="00792C08">
      <w:pPr>
        <w:spacing w:line="400" w:lineRule="exact"/>
        <w:jc w:val="center"/>
        <w:rPr>
          <w:rFonts w:ascii="Times New Roman" w:hAnsi="Times New Roman" w:cs="Times New Roman"/>
          <w:b/>
          <w:bCs/>
          <w:sz w:val="44"/>
          <w:szCs w:val="52"/>
        </w:rPr>
      </w:pPr>
    </w:p>
    <w:p w14:paraId="1F70F080" w14:textId="77777777" w:rsidR="00792C08" w:rsidRPr="00E002D6" w:rsidRDefault="00792C08">
      <w:pPr>
        <w:spacing w:line="400" w:lineRule="exact"/>
        <w:jc w:val="center"/>
        <w:rPr>
          <w:rFonts w:ascii="Times New Roman" w:hAnsi="Times New Roman" w:cs="Times New Roman"/>
          <w:b/>
          <w:bCs/>
          <w:sz w:val="44"/>
          <w:szCs w:val="52"/>
        </w:rPr>
      </w:pPr>
    </w:p>
    <w:p w14:paraId="4AC712BA" w14:textId="77777777" w:rsidR="00792C08" w:rsidRPr="00E002D6" w:rsidRDefault="00792C08">
      <w:pPr>
        <w:spacing w:line="400" w:lineRule="exact"/>
        <w:jc w:val="center"/>
        <w:rPr>
          <w:rFonts w:ascii="Times New Roman" w:hAnsi="Times New Roman" w:cs="Times New Roman"/>
          <w:b/>
          <w:bCs/>
          <w:sz w:val="44"/>
          <w:szCs w:val="52"/>
        </w:rPr>
      </w:pPr>
    </w:p>
    <w:p w14:paraId="52263433" w14:textId="77777777" w:rsidR="00792C08" w:rsidRPr="00E002D6" w:rsidRDefault="00792C08">
      <w:pPr>
        <w:spacing w:line="400" w:lineRule="exact"/>
        <w:jc w:val="center"/>
        <w:rPr>
          <w:rFonts w:ascii="Times New Roman" w:hAnsi="Times New Roman" w:cs="Times New Roman"/>
          <w:b/>
          <w:bCs/>
          <w:sz w:val="44"/>
          <w:szCs w:val="52"/>
        </w:rPr>
      </w:pPr>
    </w:p>
    <w:p w14:paraId="1EAD5F12" w14:textId="77777777" w:rsidR="00792C08" w:rsidRPr="00E002D6" w:rsidRDefault="00792C08">
      <w:pPr>
        <w:spacing w:line="400" w:lineRule="exact"/>
        <w:jc w:val="center"/>
        <w:rPr>
          <w:rFonts w:ascii="Times New Roman" w:hAnsi="Times New Roman" w:cs="Times New Roman"/>
          <w:b/>
          <w:bCs/>
          <w:sz w:val="44"/>
          <w:szCs w:val="52"/>
        </w:rPr>
      </w:pPr>
    </w:p>
    <w:p w14:paraId="7C250782" w14:textId="77777777" w:rsidR="00792C08" w:rsidRPr="00E002D6" w:rsidRDefault="00792C08">
      <w:pPr>
        <w:spacing w:line="400" w:lineRule="exact"/>
        <w:jc w:val="center"/>
        <w:rPr>
          <w:rFonts w:ascii="Times New Roman" w:hAnsi="Times New Roman" w:cs="Times New Roman"/>
          <w:b/>
          <w:bCs/>
          <w:sz w:val="44"/>
          <w:szCs w:val="52"/>
        </w:rPr>
      </w:pPr>
    </w:p>
    <w:p w14:paraId="339DFB7E" w14:textId="77777777" w:rsidR="00792C08" w:rsidRPr="00E002D6" w:rsidRDefault="00792C08">
      <w:pPr>
        <w:spacing w:line="400" w:lineRule="exact"/>
        <w:jc w:val="center"/>
        <w:rPr>
          <w:rFonts w:ascii="Times New Roman" w:hAnsi="Times New Roman" w:cs="Times New Roman"/>
          <w:b/>
          <w:bCs/>
          <w:sz w:val="44"/>
          <w:szCs w:val="52"/>
        </w:rPr>
      </w:pPr>
    </w:p>
    <w:p w14:paraId="4EC5CE97" w14:textId="77777777" w:rsidR="00792C08" w:rsidRPr="00E002D6" w:rsidRDefault="00792C08">
      <w:pPr>
        <w:spacing w:line="400" w:lineRule="exact"/>
        <w:jc w:val="center"/>
        <w:rPr>
          <w:rFonts w:ascii="Times New Roman" w:hAnsi="Times New Roman" w:cs="Times New Roman"/>
          <w:b/>
          <w:bCs/>
          <w:sz w:val="44"/>
          <w:szCs w:val="52"/>
        </w:rPr>
      </w:pPr>
    </w:p>
    <w:p w14:paraId="15934B14" w14:textId="77777777" w:rsidR="00792C08" w:rsidRPr="00E002D6" w:rsidRDefault="00792C08">
      <w:pPr>
        <w:spacing w:line="400" w:lineRule="exact"/>
        <w:jc w:val="center"/>
        <w:rPr>
          <w:rFonts w:ascii="Times New Roman" w:hAnsi="Times New Roman" w:cs="Times New Roman"/>
          <w:b/>
          <w:bCs/>
          <w:sz w:val="44"/>
          <w:szCs w:val="52"/>
        </w:rPr>
      </w:pPr>
    </w:p>
    <w:p w14:paraId="4EB3F809" w14:textId="77777777" w:rsidR="00792C08" w:rsidRPr="00E002D6" w:rsidRDefault="00792C08">
      <w:pPr>
        <w:spacing w:line="400" w:lineRule="exact"/>
        <w:jc w:val="center"/>
        <w:rPr>
          <w:rFonts w:ascii="Times New Roman" w:hAnsi="Times New Roman" w:cs="Times New Roman"/>
          <w:b/>
          <w:bCs/>
          <w:sz w:val="44"/>
          <w:szCs w:val="52"/>
        </w:rPr>
      </w:pPr>
    </w:p>
    <w:p w14:paraId="693F4CD4" w14:textId="77777777" w:rsidR="00792C08" w:rsidRPr="00E002D6" w:rsidRDefault="00792C08">
      <w:pPr>
        <w:spacing w:line="400" w:lineRule="exact"/>
        <w:jc w:val="center"/>
        <w:rPr>
          <w:rFonts w:ascii="Times New Roman" w:hAnsi="Times New Roman" w:cs="Times New Roman"/>
          <w:b/>
          <w:bCs/>
          <w:sz w:val="44"/>
          <w:szCs w:val="52"/>
        </w:rPr>
      </w:pPr>
    </w:p>
    <w:p w14:paraId="3C735FDF" w14:textId="77777777" w:rsidR="00792C08" w:rsidRPr="00E002D6" w:rsidRDefault="00792C08">
      <w:pPr>
        <w:spacing w:line="400" w:lineRule="exact"/>
        <w:jc w:val="center"/>
        <w:rPr>
          <w:rFonts w:ascii="Times New Roman" w:hAnsi="Times New Roman" w:cs="Times New Roman"/>
          <w:b/>
          <w:bCs/>
          <w:sz w:val="44"/>
          <w:szCs w:val="52"/>
        </w:rPr>
      </w:pPr>
    </w:p>
    <w:p w14:paraId="3131B558" w14:textId="77777777" w:rsidR="00792C08" w:rsidRPr="00E002D6" w:rsidRDefault="00792C08">
      <w:pPr>
        <w:spacing w:line="400" w:lineRule="exact"/>
        <w:jc w:val="center"/>
        <w:rPr>
          <w:rFonts w:ascii="Times New Roman" w:hAnsi="Times New Roman" w:cs="Times New Roman"/>
          <w:b/>
          <w:bCs/>
          <w:sz w:val="44"/>
          <w:szCs w:val="52"/>
        </w:rPr>
      </w:pPr>
    </w:p>
    <w:p w14:paraId="5B06C7CF" w14:textId="77777777" w:rsidR="00792C08" w:rsidRPr="00E002D6" w:rsidRDefault="00792C08">
      <w:pPr>
        <w:spacing w:line="400" w:lineRule="exact"/>
        <w:jc w:val="center"/>
        <w:rPr>
          <w:rFonts w:ascii="Times New Roman" w:hAnsi="Times New Roman" w:cs="Times New Roman"/>
          <w:b/>
          <w:bCs/>
          <w:sz w:val="44"/>
          <w:szCs w:val="52"/>
        </w:rPr>
      </w:pPr>
    </w:p>
    <w:p w14:paraId="2E2C3E0C" w14:textId="77777777" w:rsidR="00792C08" w:rsidRPr="00E002D6" w:rsidRDefault="00792C08">
      <w:pPr>
        <w:spacing w:line="400" w:lineRule="exact"/>
        <w:jc w:val="center"/>
        <w:rPr>
          <w:rFonts w:ascii="Times New Roman" w:hAnsi="Times New Roman" w:cs="Times New Roman"/>
          <w:b/>
          <w:bCs/>
          <w:sz w:val="44"/>
          <w:szCs w:val="52"/>
        </w:rPr>
      </w:pPr>
    </w:p>
    <w:p w14:paraId="725510C6" w14:textId="77777777" w:rsidR="00792C08" w:rsidRPr="00E002D6" w:rsidRDefault="00792C08">
      <w:pPr>
        <w:spacing w:line="400" w:lineRule="exact"/>
        <w:jc w:val="center"/>
        <w:rPr>
          <w:rFonts w:ascii="Times New Roman" w:hAnsi="Times New Roman" w:cs="Times New Roman"/>
          <w:b/>
          <w:bCs/>
          <w:sz w:val="44"/>
          <w:szCs w:val="52"/>
        </w:rPr>
      </w:pPr>
    </w:p>
    <w:p w14:paraId="44716188" w14:textId="77777777" w:rsidR="00792C08" w:rsidRPr="00E002D6" w:rsidRDefault="00792C08">
      <w:pPr>
        <w:spacing w:line="400" w:lineRule="exact"/>
        <w:jc w:val="center"/>
        <w:rPr>
          <w:rFonts w:ascii="Times New Roman" w:hAnsi="Times New Roman" w:cs="Times New Roman"/>
          <w:b/>
          <w:bCs/>
          <w:sz w:val="44"/>
          <w:szCs w:val="52"/>
        </w:rPr>
      </w:pPr>
    </w:p>
    <w:p w14:paraId="4CB783EF" w14:textId="77777777" w:rsidR="00792C08" w:rsidRPr="00E002D6" w:rsidRDefault="00792C08">
      <w:pPr>
        <w:spacing w:line="400" w:lineRule="exact"/>
        <w:jc w:val="center"/>
        <w:rPr>
          <w:rFonts w:ascii="Times New Roman" w:hAnsi="Times New Roman" w:cs="Times New Roman"/>
          <w:b/>
          <w:bCs/>
          <w:sz w:val="44"/>
          <w:szCs w:val="52"/>
        </w:rPr>
      </w:pPr>
    </w:p>
    <w:p w14:paraId="374D4662"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51-52</w:t>
      </w:r>
    </w:p>
    <w:p w14:paraId="2A920049"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Thanksgiving</w:t>
      </w:r>
    </w:p>
    <w:p w14:paraId="3E21AC76" w14:textId="77777777" w:rsidR="00792C08" w:rsidRPr="00E002D6" w:rsidRDefault="00792C08">
      <w:pPr>
        <w:spacing w:line="400" w:lineRule="exact"/>
        <w:jc w:val="center"/>
        <w:rPr>
          <w:rFonts w:ascii="Times New Roman" w:hAnsi="Times New Roman" w:cs="Times New Roman"/>
          <w:b/>
          <w:bCs/>
          <w:sz w:val="36"/>
          <w:szCs w:val="44"/>
        </w:rPr>
      </w:pPr>
    </w:p>
    <w:p w14:paraId="2CE210B2"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77A750BB"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ˌ</w:t>
      </w:r>
      <w:proofErr w:type="spellStart"/>
      <w:r w:rsidRPr="00E002D6">
        <w:rPr>
          <w:rFonts w:ascii="Cambria" w:hAnsi="Cambria" w:cs="Cambria"/>
          <w:i/>
          <w:iCs/>
          <w:sz w:val="22"/>
          <w:szCs w:val="22"/>
        </w:rPr>
        <w:t>θæŋksˈɡɪvɪŋ</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fɔs</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noˈvɛmbɚ</w:t>
      </w:r>
      <w:proofErr w:type="spellEnd"/>
      <w:r w:rsidRPr="00E002D6">
        <w:rPr>
          <w:rFonts w:ascii="Cambria" w:hAnsi="Cambria" w:cs="Cambria"/>
          <w:sz w:val="22"/>
          <w:szCs w:val="22"/>
        </w:rPr>
        <w:t>/</w:t>
      </w:r>
    </w:p>
    <w:p w14:paraId="68D10E7E"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Thanksgiving, which falls on the fourth Thursday of November, is</w:t>
      </w:r>
    </w:p>
    <w:p w14:paraId="3725DBA7" w14:textId="77777777" w:rsidR="00792C08" w:rsidRPr="00E002D6" w:rsidRDefault="00000000">
      <w:pPr>
        <w:spacing w:line="400" w:lineRule="exact"/>
        <w:ind w:firstLineChars="200" w:firstLine="440"/>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hɑləˌdes</w:t>
      </w:r>
      <w:proofErr w:type="spellEnd"/>
      <w:r w:rsidRPr="00E002D6">
        <w:rPr>
          <w:rFonts w:ascii="Cambria" w:hAnsi="Cambria" w:cs="Cambria"/>
          <w:sz w:val="22"/>
          <w:szCs w:val="22"/>
        </w:rPr>
        <w:t xml:space="preserve">/      </w:t>
      </w:r>
    </w:p>
    <w:p w14:paraId="42687461"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one of the biggest American holidays. This holiday </w:t>
      </w:r>
      <w:proofErr w:type="gramStart"/>
      <w:r w:rsidRPr="00E002D6">
        <w:rPr>
          <w:rFonts w:ascii="Times New Roman" w:hAnsi="Times New Roman" w:cs="Times New Roman" w:hint="eastAsia"/>
          <w:sz w:val="28"/>
          <w:szCs w:val="28"/>
        </w:rPr>
        <w:t>started in the</w:t>
      </w:r>
      <w:proofErr w:type="gramEnd"/>
      <w:r w:rsidRPr="00E002D6">
        <w:rPr>
          <w:rFonts w:ascii="Times New Roman" w:hAnsi="Times New Roman" w:cs="Times New Roman" w:hint="eastAsia"/>
          <w:sz w:val="28"/>
          <w:szCs w:val="28"/>
        </w:rPr>
        <w:t xml:space="preserve"> early</w:t>
      </w:r>
    </w:p>
    <w:p w14:paraId="3C45777E"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sɛtlɚz</w:t>
      </w:r>
      <w:proofErr w:type="spellEnd"/>
      <w:r w:rsidRPr="00E002D6">
        <w:rPr>
          <w:rFonts w:ascii="Cambria" w:hAnsi="Cambria" w:cs="Cambria"/>
          <w:sz w:val="22"/>
          <w:szCs w:val="22"/>
        </w:rPr>
        <w:t>/</w:t>
      </w:r>
    </w:p>
    <w:p w14:paraId="5005F6D6"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1600</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after settlers arrived in America. These people who came from</w:t>
      </w:r>
    </w:p>
    <w:p w14:paraId="0FDB5653"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jᴜrəp</w:t>
      </w:r>
      <w:proofErr w:type="spellEnd"/>
      <w:r w:rsidRPr="00E002D6">
        <w:rPr>
          <w:rFonts w:ascii="Cambria" w:hAnsi="Cambria" w:cs="Cambria"/>
          <w:sz w:val="22"/>
          <w:szCs w:val="22"/>
        </w:rPr>
        <w:t>/                      /</w:t>
      </w:r>
      <w:proofErr w:type="spellStart"/>
      <w:r w:rsidRPr="00E002D6">
        <w:rPr>
          <w:rFonts w:ascii="Cambria" w:hAnsi="Cambria" w:cs="Cambria"/>
          <w:i/>
          <w:iCs/>
          <w:sz w:val="22"/>
          <w:szCs w:val="22"/>
        </w:rPr>
        <w:t>sɚˈvaɪv</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lʌkɪlɪ</w:t>
      </w:r>
      <w:proofErr w:type="spellEnd"/>
      <w:r w:rsidRPr="00E002D6">
        <w:rPr>
          <w:rFonts w:ascii="Cambria" w:hAnsi="Cambria" w:cs="Cambria"/>
          <w:sz w:val="22"/>
          <w:szCs w:val="22"/>
        </w:rPr>
        <w:t>/</w:t>
      </w:r>
    </w:p>
    <w:p w14:paraId="6C8B54D0"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Europe didn</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t know how to survive in the wild new country. Luckily, they</w:t>
      </w:r>
    </w:p>
    <w:p w14:paraId="3841A547"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met</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frɛndlɪ</w:t>
      </w:r>
      <w:proofErr w:type="spellEnd"/>
      <w:proofErr w:type="gramStart"/>
      <w:r w:rsidRPr="00E002D6">
        <w:rPr>
          <w:rFonts w:ascii="Cambria" w:hAnsi="Cambria" w:cs="Cambria"/>
          <w:sz w:val="22"/>
          <w:szCs w:val="22"/>
        </w:rPr>
        <w:t>/  /</w:t>
      </w:r>
      <w:proofErr w:type="spellStart"/>
      <w:proofErr w:type="gramEnd"/>
      <w:r w:rsidRPr="00E002D6">
        <w:rPr>
          <w:rFonts w:ascii="Cambria" w:hAnsi="Cambria" w:cs="Cambria"/>
          <w:i/>
          <w:iCs/>
          <w:sz w:val="22"/>
          <w:szCs w:val="22"/>
        </w:rPr>
        <w:t>əˈmɛrɪkən</w:t>
      </w:r>
      <w:proofErr w:type="spellEnd"/>
      <w:r w:rsidRPr="00E002D6">
        <w:rPr>
          <w:rFonts w:ascii="Cambria" w:hAnsi="Cambria" w:cs="Cambria"/>
          <w:i/>
          <w:iCs/>
          <w:sz w:val="22"/>
          <w:szCs w:val="22"/>
        </w:rPr>
        <w:t xml:space="preserve"> ˌ</w:t>
      </w:r>
      <w:proofErr w:type="spellStart"/>
      <w:r w:rsidRPr="00E002D6">
        <w:rPr>
          <w:rFonts w:ascii="Cambria" w:hAnsi="Cambria" w:cs="Cambria"/>
          <w:i/>
          <w:iCs/>
          <w:sz w:val="22"/>
          <w:szCs w:val="22"/>
        </w:rPr>
        <w:t>ɪndɪən</w:t>
      </w:r>
      <w:r w:rsidRPr="00E002D6">
        <w:rPr>
          <w:rFonts w:ascii="Cambria" w:hAnsi="Cambria" w:cs="Cambria" w:hint="eastAsia"/>
          <w:i/>
          <w:iCs/>
          <w:sz w:val="22"/>
          <w:szCs w:val="22"/>
        </w:rPr>
        <w:t>z</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ʃod</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hʌnt</w:t>
      </w:r>
      <w:proofErr w:type="spellEnd"/>
      <w:r w:rsidRPr="00E002D6">
        <w:rPr>
          <w:rFonts w:ascii="Cambria" w:hAnsi="Cambria" w:cs="Cambria"/>
          <w:sz w:val="22"/>
          <w:szCs w:val="22"/>
        </w:rPr>
        <w:t>/</w:t>
      </w:r>
    </w:p>
    <w:p w14:paraId="496E560E"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met some friendly American Indians, who showed them how to hunt</w:t>
      </w:r>
    </w:p>
    <w:p w14:paraId="28E838F2"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tɝkɪ</w:t>
      </w:r>
      <w:r w:rsidRPr="00E002D6">
        <w:rPr>
          <w:rFonts w:ascii="Cambria" w:hAnsi="Cambria" w:cs="Cambria" w:hint="eastAsia"/>
          <w:i/>
          <w:iCs/>
          <w:sz w:val="22"/>
          <w:szCs w:val="22"/>
        </w:rPr>
        <w:t>z</w:t>
      </w:r>
      <w:proofErr w:type="spellEnd"/>
      <w:r w:rsidRPr="00E002D6">
        <w:rPr>
          <w:rFonts w:ascii="Cambria" w:hAnsi="Cambria" w:cs="Cambria"/>
          <w:sz w:val="22"/>
          <w:szCs w:val="22"/>
        </w:rPr>
        <w:t>/      /</w:t>
      </w:r>
      <w:proofErr w:type="spellStart"/>
      <w:r w:rsidRPr="00E002D6">
        <w:rPr>
          <w:rFonts w:ascii="Cambria" w:hAnsi="Cambria" w:cs="Cambria"/>
          <w:i/>
          <w:iCs/>
          <w:sz w:val="22"/>
          <w:szCs w:val="22"/>
        </w:rPr>
        <w:t>ɡro</w:t>
      </w:r>
      <w:proofErr w:type="spellEnd"/>
      <w:r w:rsidRPr="00E002D6">
        <w:rPr>
          <w:rFonts w:ascii="Cambria" w:hAnsi="Cambria" w:cs="Cambria"/>
          <w:sz w:val="22"/>
          <w:szCs w:val="22"/>
        </w:rPr>
        <w:t>/ /</w:t>
      </w:r>
      <w:proofErr w:type="spellStart"/>
      <w:r w:rsidRPr="00E002D6">
        <w:rPr>
          <w:rFonts w:ascii="Cambria" w:hAnsi="Cambria" w:cs="Cambria"/>
          <w:i/>
          <w:iCs/>
          <w:sz w:val="22"/>
          <w:szCs w:val="22"/>
        </w:rPr>
        <w:t>kɔrn</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hɑrvɪst</w:t>
      </w:r>
      <w:proofErr w:type="spellEnd"/>
      <w:r w:rsidRPr="00E002D6">
        <w:rPr>
          <w:rFonts w:ascii="Cambria" w:hAnsi="Cambria" w:cs="Cambria"/>
          <w:sz w:val="22"/>
          <w:szCs w:val="22"/>
        </w:rPr>
        <w:t xml:space="preserve">/      </w:t>
      </w:r>
    </w:p>
    <w:p w14:paraId="6FDD57EE"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turkeys and grow corn. In the fall, after the harvest, the settlers had a</w:t>
      </w:r>
    </w:p>
    <w:p w14:paraId="19833242"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fist</w:t>
      </w:r>
      <w:r w:rsidRPr="00E002D6">
        <w:rPr>
          <w:rFonts w:ascii="Cambria" w:hAnsi="Cambria" w:cs="Cambria"/>
          <w:sz w:val="22"/>
          <w:szCs w:val="22"/>
        </w:rPr>
        <w:t>/      /</w:t>
      </w:r>
      <w:proofErr w:type="spellStart"/>
      <w:r w:rsidRPr="00E002D6">
        <w:rPr>
          <w:rFonts w:ascii="Cambria" w:hAnsi="Cambria" w:cs="Cambria"/>
          <w:i/>
          <w:iCs/>
          <w:sz w:val="22"/>
          <w:szCs w:val="22"/>
        </w:rPr>
        <w:t>ɪnˈvaɪtɪd</w:t>
      </w:r>
      <w:proofErr w:type="spellEnd"/>
      <w:r w:rsidRPr="00E002D6">
        <w:rPr>
          <w:rFonts w:ascii="Cambria" w:hAnsi="Cambria" w:cs="Cambria"/>
          <w:sz w:val="22"/>
          <w:szCs w:val="22"/>
        </w:rPr>
        <w:t xml:space="preserve">/              </w:t>
      </w:r>
    </w:p>
    <w:p w14:paraId="592BDDED" w14:textId="77777777" w:rsidR="00792C08" w:rsidRPr="00E002D6" w:rsidRDefault="00000000">
      <w:pPr>
        <w:spacing w:line="400" w:lineRule="exact"/>
        <w:rPr>
          <w:rFonts w:ascii="Times New Roman" w:hAnsi="Times New Roman" w:cs="Times New Roman"/>
          <w:sz w:val="28"/>
          <w:szCs w:val="28"/>
        </w:rPr>
      </w:pPr>
      <w:proofErr w:type="gramStart"/>
      <w:r w:rsidRPr="00E002D6">
        <w:rPr>
          <w:rFonts w:ascii="Times New Roman" w:hAnsi="Times New Roman" w:cs="Times New Roman" w:hint="eastAsia"/>
          <w:sz w:val="28"/>
          <w:szCs w:val="28"/>
        </w:rPr>
        <w:t>great</w:t>
      </w:r>
      <w:proofErr w:type="gramEnd"/>
      <w:r w:rsidRPr="00E002D6">
        <w:rPr>
          <w:rFonts w:ascii="Times New Roman" w:hAnsi="Times New Roman" w:cs="Times New Roman" w:hint="eastAsia"/>
          <w:sz w:val="28"/>
          <w:szCs w:val="28"/>
        </w:rPr>
        <w:t xml:space="preserve"> feast. They invited the Indians to thank them for their help.</w:t>
      </w:r>
    </w:p>
    <w:p w14:paraId="02ED9FAC"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proofErr w:type="spellStart"/>
      <w:r w:rsidRPr="00E002D6">
        <w:rPr>
          <w:rFonts w:ascii="Cambria" w:hAnsi="Cambria" w:cs="Cambria"/>
          <w:i/>
          <w:iCs/>
          <w:sz w:val="22"/>
          <w:szCs w:val="22"/>
        </w:rPr>
        <w:t>trəˈdɪʃən</w:t>
      </w:r>
      <w:proofErr w:type="spellEnd"/>
      <w:r w:rsidRPr="00E002D6">
        <w:rPr>
          <w:rFonts w:ascii="Cambria" w:hAnsi="Cambria" w:cs="Cambria"/>
          <w:sz w:val="22"/>
          <w:szCs w:val="22"/>
        </w:rPr>
        <w:t xml:space="preserve">/          </w:t>
      </w:r>
    </w:p>
    <w:p w14:paraId="71134367"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Today the tradition continues. On Thanksgiving Day, Americans</w:t>
      </w:r>
    </w:p>
    <w:p w14:paraId="0B0DAFEC"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θæŋks</w:t>
      </w:r>
      <w:proofErr w:type="spellEnd"/>
      <w:r w:rsidRPr="00E002D6">
        <w:rPr>
          <w:rFonts w:ascii="Cambria" w:hAnsi="Cambria" w:cs="Cambria"/>
          <w:sz w:val="22"/>
          <w:szCs w:val="22"/>
        </w:rPr>
        <w:t>/</w:t>
      </w:r>
    </w:p>
    <w:p w14:paraId="2722B1B3"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invite their friends over for a turkey dinner and give thanks for what they have.</w:t>
      </w:r>
    </w:p>
    <w:p w14:paraId="7907E602" w14:textId="77777777" w:rsidR="00792C08" w:rsidRPr="00E002D6" w:rsidRDefault="00792C08">
      <w:pPr>
        <w:spacing w:line="400" w:lineRule="exact"/>
        <w:rPr>
          <w:rFonts w:ascii="Times New Roman" w:hAnsi="Times New Roman" w:cs="Times New Roman"/>
          <w:sz w:val="28"/>
          <w:szCs w:val="28"/>
        </w:rPr>
      </w:pPr>
    </w:p>
    <w:p w14:paraId="3F0FCD9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Larry,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 is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from Taiwan,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studying in America.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His classmate,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Sue,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 is American,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having a Thanksgiving Day party at her house.</w:t>
      </w:r>
    </w:p>
    <w:p w14:paraId="5C4F053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Sue;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Larry)</w:t>
      </w:r>
    </w:p>
    <w:p w14:paraId="5E8867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S: </w:t>
      </w:r>
      <w:proofErr w:type="gramStart"/>
      <w:r w:rsidRPr="00E002D6">
        <w:rPr>
          <w:rFonts w:ascii="Times New Roman" w:hAnsi="Times New Roman" w:cs="Times New Roman"/>
          <w:sz w:val="28"/>
          <w:szCs w:val="28"/>
          <w:lang w:eastAsia="zh-CN"/>
        </w:rPr>
        <w:t>Hi,</w:t>
      </w:r>
      <w:proofErr w:type="gramEnd"/>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Larry.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doing anything for Thanksgiving?</w:t>
      </w:r>
    </w:p>
    <w:p w14:paraId="31E7180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plænz</w:t>
      </w:r>
      <w:proofErr w:type="spellEnd"/>
      <w:r w:rsidRPr="00E002D6">
        <w:rPr>
          <w:rFonts w:ascii="Cambria" w:hAnsi="Cambria" w:cs="Cambria"/>
          <w:sz w:val="22"/>
          <w:szCs w:val="22"/>
          <w:lang w:eastAsia="zh-CN"/>
        </w:rPr>
        <w:t>/</w:t>
      </w:r>
    </w:p>
    <w:p w14:paraId="09925D8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I don’t have any plans.</w:t>
      </w:r>
    </w:p>
    <w:p w14:paraId="4F1ABD5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ɡɛt</w:t>
      </w:r>
      <w:proofErr w:type="spellEnd"/>
      <w:r w:rsidRPr="00E002D6">
        <w:rPr>
          <w:rFonts w:ascii="Cambria" w:hAnsi="Cambria" w:cs="Cambria" w:hint="eastAsia"/>
          <w:i/>
          <w:iCs/>
          <w:sz w:val="22"/>
          <w:szCs w:val="22"/>
          <w:lang w:eastAsia="zh-CN"/>
        </w:rPr>
        <w:t xml:space="preserve"> </w:t>
      </w:r>
      <w:proofErr w:type="spellStart"/>
      <w:r w:rsidRPr="00E002D6">
        <w:rPr>
          <w:rFonts w:ascii="Cambria" w:hAnsi="Cambria" w:cs="Cambria"/>
          <w:i/>
          <w:iCs/>
          <w:sz w:val="22"/>
          <w:szCs w:val="22"/>
          <w:lang w:eastAsia="zh-CN"/>
        </w:rPr>
        <w:t>təˌɡɛðɚ</w:t>
      </w:r>
      <w:proofErr w:type="spellEnd"/>
      <w:r w:rsidRPr="00E002D6">
        <w:rPr>
          <w:rFonts w:ascii="Cambria" w:hAnsi="Cambria" w:cs="Cambria"/>
          <w:sz w:val="22"/>
          <w:szCs w:val="22"/>
          <w:lang w:eastAsia="zh-CN"/>
        </w:rPr>
        <w:t>/</w:t>
      </w:r>
    </w:p>
    <w:p w14:paraId="4FDF70E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Good.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having a get-together at my house.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Would you like to come?</w:t>
      </w:r>
    </w:p>
    <w:p w14:paraId="49FB18C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Sure,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I’d love to.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Should I bring anything?</w:t>
      </w:r>
    </w:p>
    <w:p w14:paraId="40F2290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sæləd</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hæm</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pəˈtetoz</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waɪn</w:t>
      </w:r>
      <w:proofErr w:type="spellEnd"/>
      <w:r w:rsidRPr="00E002D6">
        <w:rPr>
          <w:rFonts w:ascii="Cambria" w:hAnsi="Cambria" w:cs="Cambria"/>
          <w:sz w:val="22"/>
          <w:szCs w:val="22"/>
          <w:lang w:eastAsia="zh-CN"/>
        </w:rPr>
        <w:t>/</w:t>
      </w:r>
    </w:p>
    <w:p w14:paraId="251C441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There will be plenty of salad,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ham,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corn,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potatoes, wine and,</w:t>
      </w:r>
      <w:r w:rsidRPr="00E002D6">
        <w:rPr>
          <w:rFonts w:ascii="Times New Roman" w:hAnsi="Times New Roman" w:cs="Times New Roman" w:hint="eastAsia"/>
          <w:sz w:val="28"/>
          <w:szCs w:val="28"/>
          <w:lang w:eastAsia="zh-CN"/>
        </w:rPr>
        <w:t xml:space="preserve"> </w:t>
      </w:r>
      <w:proofErr w:type="gramStart"/>
      <w:r w:rsidRPr="00E002D6">
        <w:rPr>
          <w:rFonts w:ascii="Times New Roman" w:hAnsi="Times New Roman" w:cs="Times New Roman"/>
          <w:sz w:val="28"/>
          <w:szCs w:val="28"/>
          <w:lang w:eastAsia="zh-CN"/>
        </w:rPr>
        <w:t>of  course</w:t>
      </w:r>
      <w:proofErr w:type="gramEnd"/>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turkey.</w:t>
      </w:r>
    </w:p>
    <w:p w14:paraId="486BE9D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saᴜndz</w:t>
      </w:r>
      <w:proofErr w:type="spellEnd"/>
      <w:r w:rsidRPr="00E002D6">
        <w:rPr>
          <w:rFonts w:ascii="Cambria" w:hAnsi="Cambria" w:cs="Cambria"/>
          <w:sz w:val="22"/>
          <w:szCs w:val="22"/>
          <w:lang w:eastAsia="zh-CN"/>
        </w:rPr>
        <w:t>/</w:t>
      </w:r>
    </w:p>
    <w:p w14:paraId="6EF6904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That sounds great.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Do you want me to </w:t>
      </w:r>
      <w:proofErr w:type="gramStart"/>
      <w:r w:rsidRPr="00E002D6">
        <w:rPr>
          <w:rFonts w:ascii="Times New Roman" w:hAnsi="Times New Roman" w:cs="Times New Roman"/>
          <w:sz w:val="28"/>
          <w:szCs w:val="28"/>
          <w:lang w:eastAsia="zh-CN"/>
        </w:rPr>
        <w:t>come by</w:t>
      </w:r>
      <w:proofErr w:type="gramEnd"/>
      <w:r w:rsidRPr="00E002D6">
        <w:rPr>
          <w:rFonts w:ascii="Times New Roman" w:hAnsi="Times New Roman" w:cs="Times New Roman"/>
          <w:sz w:val="28"/>
          <w:szCs w:val="28"/>
          <w:lang w:eastAsia="zh-CN"/>
        </w:rPr>
        <w:t xml:space="preserve"> early to give you a hand?</w:t>
      </w:r>
    </w:p>
    <w:p w14:paraId="0409F65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That’s not necessary.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Just come over at around two in the afternoon.</w:t>
      </w:r>
    </w:p>
    <w:p w14:paraId="0D3B6B74" w14:textId="77777777" w:rsidR="00792C08" w:rsidRPr="00E002D6" w:rsidRDefault="00792C08">
      <w:pPr>
        <w:spacing w:line="400" w:lineRule="exact"/>
        <w:rPr>
          <w:rFonts w:ascii="Times New Roman" w:hAnsi="Times New Roman" w:cs="Times New Roman"/>
          <w:sz w:val="28"/>
          <w:szCs w:val="28"/>
        </w:rPr>
      </w:pPr>
    </w:p>
    <w:p w14:paraId="3B95F571"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02F5C1A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Thanksgiving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æŋksˈɡɪvɪŋ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æŋksˈɡɪvɪŋ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感恩节</w:t>
      </w:r>
    </w:p>
    <w:p w14:paraId="2912CFB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2.  </w:t>
      </w:r>
      <w:proofErr w:type="gramStart"/>
      <w:r w:rsidRPr="00E002D6">
        <w:rPr>
          <w:rFonts w:ascii="Times New Roman" w:hAnsi="Times New Roman" w:cs="Times New Roman"/>
          <w:b/>
          <w:bCs/>
          <w:sz w:val="22"/>
          <w:szCs w:val="22"/>
        </w:rPr>
        <w:t>fall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降临</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秋天</w:t>
      </w:r>
    </w:p>
    <w:p w14:paraId="51B7E4E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3.</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November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noˈvɛmbɚ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nəʊˈvembər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11</w:t>
      </w:r>
      <w:r w:rsidRPr="00E002D6">
        <w:rPr>
          <w:rFonts w:ascii="Times New Roman" w:hAnsi="Times New Roman" w:cs="Times New Roman"/>
          <w:sz w:val="22"/>
          <w:szCs w:val="22"/>
        </w:rPr>
        <w:t>月</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月份名称大写</w:t>
      </w:r>
    </w:p>
    <w:p w14:paraId="16D5EDC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4.</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holiday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hɑləˌde</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hɑːlədeɪ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节日</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假日</w:t>
      </w:r>
    </w:p>
    <w:p w14:paraId="280ECB8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5.</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settler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sɛtlɚ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setlər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移民</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开垦者</w:t>
      </w:r>
    </w:p>
    <w:p w14:paraId="5AA389C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6</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Europe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jᴜrəp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jʊrəp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欧洲</w:t>
      </w:r>
    </w:p>
    <w:p w14:paraId="4EEA9CC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7</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survive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sɚˈvaɪv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sərˈvaɪv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生存；生还</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比</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活得久；</w:t>
      </w:r>
    </w:p>
    <w:p w14:paraId="198D11D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熬过</w:t>
      </w:r>
      <w:r w:rsidRPr="00E002D6">
        <w:rPr>
          <w:rFonts w:ascii="Times New Roman" w:hAnsi="Times New Roman" w:cs="Times New Roman"/>
          <w:sz w:val="22"/>
          <w:szCs w:val="22"/>
        </w:rPr>
        <w:t xml:space="preserve"> </w:t>
      </w:r>
    </w:p>
    <w:p w14:paraId="53F29B5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8</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luckily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lʌkɪlɪ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lʌkɪli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幸运地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所幸</w:t>
      </w:r>
    </w:p>
    <w:p w14:paraId="1D3DDC2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9</w:t>
      </w:r>
      <w:proofErr w:type="gramStart"/>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meet</w:t>
      </w:r>
      <w:r w:rsidRPr="00E002D6">
        <w:rPr>
          <w:rFonts w:ascii="Times New Roman" w:hAnsi="Times New Roman" w:cs="Times New Roman" w:hint="eastAsia"/>
          <w:b/>
          <w:bCs/>
          <w:sz w:val="22"/>
          <w:szCs w:val="22"/>
        </w:rPr>
        <w:t xml:space="preserve">  </w:t>
      </w:r>
      <w:proofErr w:type="gramEnd"/>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mit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miːt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遇到</w:t>
      </w:r>
    </w:p>
    <w:p w14:paraId="6932A61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0</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friendly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frɛndlɪ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frendli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友善的</w:t>
      </w:r>
    </w:p>
    <w:p w14:paraId="5719D05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1</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 xml:space="preserve">American </w:t>
      </w:r>
      <w:proofErr w:type="gramStart"/>
      <w:r w:rsidRPr="00E002D6">
        <w:rPr>
          <w:rFonts w:ascii="Times New Roman" w:hAnsi="Times New Roman" w:cs="Times New Roman"/>
          <w:b/>
          <w:bCs/>
          <w:sz w:val="22"/>
          <w:szCs w:val="22"/>
        </w:rPr>
        <w:t>Indian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əˈmɛrɪkən</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ɪndɪən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əˈmerɪkən</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ɪndiən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美国</w:t>
      </w:r>
    </w:p>
    <w:p w14:paraId="145A5E3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印第安人</w:t>
      </w:r>
    </w:p>
    <w:p w14:paraId="69DE32A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2</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show</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ʃo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ʃəʊ</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教</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告诉</w:t>
      </w:r>
    </w:p>
    <w:p w14:paraId="0C4B4C5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3</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hunt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hʌnt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hʌnt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狩猎</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猎取</w:t>
      </w:r>
    </w:p>
    <w:p w14:paraId="3FBBE37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4</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turkey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tɝkɪ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tɜːrki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火鸡</w:t>
      </w:r>
    </w:p>
    <w:p w14:paraId="2611575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5</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grow</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ɡro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ɡrəʊ</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种植</w:t>
      </w:r>
      <w:r w:rsidRPr="00E002D6">
        <w:rPr>
          <w:rFonts w:ascii="Times New Roman" w:hAnsi="Times New Roman" w:cs="Times New Roman"/>
          <w:sz w:val="22"/>
          <w:szCs w:val="22"/>
        </w:rPr>
        <w:t xml:space="preserve"> &amp;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长大成人</w:t>
      </w:r>
    </w:p>
    <w:p w14:paraId="0250970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6</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corn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kɔrn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kɔːrn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玉米</w:t>
      </w:r>
    </w:p>
    <w:p w14:paraId="68BE82A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7</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harvest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hɑrvɪst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hɑːrvɪst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收成</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收割</w:t>
      </w:r>
    </w:p>
    <w:p w14:paraId="6FA7AA8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1</w:t>
      </w:r>
      <w:r w:rsidRPr="00E002D6">
        <w:rPr>
          <w:rFonts w:ascii="Times New Roman" w:hAnsi="Times New Roman" w:cs="Times New Roman" w:hint="eastAsia"/>
          <w:sz w:val="22"/>
          <w:szCs w:val="22"/>
        </w:rPr>
        <w:t>8</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feast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fist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fiːst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盛宴</w:t>
      </w:r>
    </w:p>
    <w:p w14:paraId="0E459D5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19</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invite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ɪnˈvaɪt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ɪnˈvaɪt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邀请</w:t>
      </w:r>
    </w:p>
    <w:p w14:paraId="1FB1D12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2</w:t>
      </w:r>
      <w:r w:rsidRPr="00E002D6">
        <w:rPr>
          <w:rFonts w:ascii="Times New Roman" w:hAnsi="Times New Roman" w:cs="Times New Roman" w:hint="eastAsia"/>
          <w:sz w:val="22"/>
          <w:szCs w:val="22"/>
        </w:rPr>
        <w:t>0</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tradition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trəˈdɪʃən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trəˈdɪʃən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传统</w:t>
      </w:r>
    </w:p>
    <w:p w14:paraId="03B2522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2</w:t>
      </w:r>
      <w:r w:rsidRPr="00E002D6">
        <w:rPr>
          <w:rFonts w:ascii="Times New Roman" w:hAnsi="Times New Roman" w:cs="Times New Roman" w:hint="eastAsia"/>
          <w:sz w:val="22"/>
          <w:szCs w:val="22"/>
        </w:rPr>
        <w:t>1</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hint="eastAsia"/>
          <w:b/>
          <w:bCs/>
          <w:sz w:val="22"/>
          <w:szCs w:val="22"/>
        </w:rPr>
        <w:t>t</w:t>
      </w:r>
      <w:r w:rsidRPr="00E002D6">
        <w:rPr>
          <w:rFonts w:ascii="Times New Roman" w:hAnsi="Times New Roman" w:cs="Times New Roman"/>
          <w:b/>
          <w:bCs/>
          <w:sz w:val="22"/>
          <w:szCs w:val="22"/>
        </w:rPr>
        <w:t>hank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θ</w:t>
      </w:r>
      <w:proofErr w:type="gramStart"/>
      <w:r w:rsidRPr="00E002D6">
        <w:rPr>
          <w:rFonts w:ascii="Cambria" w:eastAsia="宋体" w:hAnsi="Cambria" w:cs="Cambria"/>
          <w:spacing w:val="-1"/>
          <w:sz w:val="22"/>
          <w:szCs w:val="22"/>
        </w:rPr>
        <w:t>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感谢</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常用复数）</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感谢</w:t>
      </w:r>
    </w:p>
    <w:p w14:paraId="6B06CC2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22.</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get-</w:t>
      </w:r>
      <w:proofErr w:type="gramStart"/>
      <w:r w:rsidRPr="00E002D6">
        <w:rPr>
          <w:rFonts w:ascii="Times New Roman" w:hAnsi="Times New Roman" w:cs="Times New Roman"/>
          <w:b/>
          <w:bCs/>
          <w:sz w:val="22"/>
          <w:szCs w:val="22"/>
        </w:rPr>
        <w:t>together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ɡɛttəˌɡɛðɚ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ɡettəɡeðər</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聚会</w:t>
      </w:r>
    </w:p>
    <w:p w14:paraId="7ED3E00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23. </w:t>
      </w:r>
      <w:r w:rsidRPr="00E002D6">
        <w:rPr>
          <w:rFonts w:ascii="Times New Roman" w:hAnsi="Times New Roman" w:cs="Times New Roman" w:hint="eastAsia"/>
          <w:b/>
          <w:bCs/>
          <w:sz w:val="22"/>
          <w:szCs w:val="22"/>
        </w:rPr>
        <w:t xml:space="preserve"> </w:t>
      </w:r>
      <w:proofErr w:type="gramStart"/>
      <w:r w:rsidRPr="00E002D6">
        <w:rPr>
          <w:rFonts w:ascii="Times New Roman" w:hAnsi="Times New Roman" w:cs="Times New Roman"/>
          <w:b/>
          <w:bCs/>
          <w:sz w:val="22"/>
          <w:szCs w:val="22"/>
        </w:rPr>
        <w:t>plan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plæn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plæn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计划</w:t>
      </w:r>
    </w:p>
    <w:p w14:paraId="2145FB7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24. </w:t>
      </w:r>
      <w:r w:rsidRPr="00E002D6">
        <w:rPr>
          <w:rFonts w:ascii="Times New Roman" w:hAnsi="Times New Roman" w:cs="Times New Roman" w:hint="eastAsia"/>
          <w:b/>
          <w:bCs/>
          <w:sz w:val="22"/>
          <w:szCs w:val="22"/>
        </w:rPr>
        <w:t xml:space="preserve"> </w:t>
      </w:r>
      <w:proofErr w:type="gramStart"/>
      <w:r w:rsidRPr="00E002D6">
        <w:rPr>
          <w:rFonts w:ascii="Times New Roman" w:hAnsi="Times New Roman" w:cs="Times New Roman"/>
          <w:b/>
          <w:bCs/>
          <w:sz w:val="22"/>
          <w:szCs w:val="22"/>
        </w:rPr>
        <w:t>salad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sæləd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sæləd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沙拉</w:t>
      </w:r>
    </w:p>
    <w:p w14:paraId="14CC70A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25</w:t>
      </w:r>
      <w:proofErr w:type="gramStart"/>
      <w:r w:rsidRPr="00E002D6">
        <w:rPr>
          <w:rFonts w:ascii="Times New Roman" w:hAnsi="Times New Roman" w:cs="Times New Roman" w:hint="eastAsia"/>
          <w:sz w:val="22"/>
          <w:szCs w:val="22"/>
        </w:rPr>
        <w:t xml:space="preserve">. </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ham</w:t>
      </w:r>
      <w:r w:rsidRPr="00E002D6">
        <w:rPr>
          <w:rFonts w:ascii="Times New Roman" w:hAnsi="Times New Roman" w:cs="Times New Roman" w:hint="eastAsia"/>
          <w:b/>
          <w:bCs/>
          <w:sz w:val="22"/>
          <w:szCs w:val="22"/>
        </w:rPr>
        <w:t xml:space="preserve">  </w:t>
      </w:r>
      <w:proofErr w:type="gramEnd"/>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hæm</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hæm</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火腿</w:t>
      </w:r>
    </w:p>
    <w:p w14:paraId="020B670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26.  </w:t>
      </w:r>
      <w:proofErr w:type="gramStart"/>
      <w:r w:rsidRPr="00E002D6">
        <w:rPr>
          <w:rFonts w:ascii="Times New Roman" w:hAnsi="Times New Roman" w:cs="Times New Roman"/>
          <w:b/>
          <w:bCs/>
          <w:sz w:val="22"/>
          <w:szCs w:val="22"/>
        </w:rPr>
        <w:t>potato</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pəˈteto</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pəˈteɪtəʊ</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马铃薯</w:t>
      </w:r>
    </w:p>
    <w:p w14:paraId="0A7C4AA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27. </w:t>
      </w:r>
      <w:r w:rsidRPr="00E002D6">
        <w:rPr>
          <w:rFonts w:ascii="Times New Roman" w:hAnsi="Times New Roman" w:cs="Times New Roman" w:hint="eastAsia"/>
          <w:b/>
          <w:bCs/>
          <w:sz w:val="22"/>
          <w:szCs w:val="22"/>
        </w:rPr>
        <w:t xml:space="preserve"> </w:t>
      </w:r>
      <w:proofErr w:type="gramStart"/>
      <w:r w:rsidRPr="00E002D6">
        <w:rPr>
          <w:rFonts w:ascii="Times New Roman" w:hAnsi="Times New Roman" w:cs="Times New Roman"/>
          <w:b/>
          <w:bCs/>
          <w:sz w:val="22"/>
          <w:szCs w:val="22"/>
        </w:rPr>
        <w:t>wine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waɪn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waɪn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由葡萄等制成的）水果酒</w:t>
      </w:r>
    </w:p>
    <w:p w14:paraId="5D4839EA" w14:textId="77777777" w:rsidR="00792C08" w:rsidRPr="00E002D6" w:rsidRDefault="00000000">
      <w:pPr>
        <w:spacing w:line="400" w:lineRule="exact"/>
        <w:jc w:val="left"/>
        <w:rPr>
          <w:rFonts w:ascii="Times New Roman" w:hAnsi="Times New Roman" w:cs="Times New Roman"/>
          <w:sz w:val="28"/>
          <w:szCs w:val="28"/>
        </w:rPr>
      </w:pPr>
      <w:r w:rsidRPr="00E002D6">
        <w:rPr>
          <w:rFonts w:ascii="Times New Roman" w:hAnsi="Times New Roman" w:cs="Times New Roman" w:hint="eastAsia"/>
          <w:sz w:val="22"/>
          <w:szCs w:val="22"/>
        </w:rPr>
        <w:t>28</w:t>
      </w:r>
      <w:proofErr w:type="gramStart"/>
      <w:r w:rsidRPr="00E002D6">
        <w:rPr>
          <w:rFonts w:ascii="Times New Roman" w:hAnsi="Times New Roman" w:cs="Times New Roman" w:hint="eastAsia"/>
          <w:sz w:val="22"/>
          <w:szCs w:val="22"/>
        </w:rPr>
        <w:t xml:space="preserve">. </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sound</w:t>
      </w:r>
      <w:r w:rsidRPr="00E002D6">
        <w:rPr>
          <w:rFonts w:ascii="Times New Roman" w:hAnsi="Times New Roman" w:cs="Times New Roman" w:hint="eastAsia"/>
          <w:b/>
          <w:bCs/>
          <w:sz w:val="22"/>
          <w:szCs w:val="22"/>
        </w:rPr>
        <w:t xml:space="preserve">  </w:t>
      </w:r>
      <w:proofErr w:type="gramEnd"/>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saᴜnd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saʊnd</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听起来</w:t>
      </w:r>
    </w:p>
    <w:p w14:paraId="36E2A9A7" w14:textId="77777777" w:rsidR="00792C08" w:rsidRPr="00E002D6" w:rsidRDefault="00792C08">
      <w:pPr>
        <w:spacing w:line="400" w:lineRule="exact"/>
        <w:rPr>
          <w:rFonts w:ascii="Times New Roman" w:hAnsi="Times New Roman" w:cs="Times New Roman"/>
          <w:sz w:val="28"/>
          <w:szCs w:val="28"/>
        </w:rPr>
      </w:pPr>
    </w:p>
    <w:p w14:paraId="30934C8D"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1DEC91BF"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本课主要学习介词与时间的搭配，并复习关系代词的限制性与非限制性修饰、</w:t>
      </w:r>
      <w:r w:rsidRPr="00E002D6">
        <w:rPr>
          <w:rFonts w:ascii="Times New Roman" w:hAnsi="Times New Roman" w:hint="eastAsia"/>
          <w:color w:val="FDD860" w:themeColor="accent3" w:themeTint="99"/>
          <w:sz w:val="24"/>
        </w:rPr>
        <w:t>there be</w:t>
      </w:r>
      <w:r w:rsidRPr="00E002D6">
        <w:rPr>
          <w:rFonts w:ascii="Times New Roman" w:hAnsi="Times New Roman" w:hint="eastAsia"/>
          <w:color w:val="FDD860" w:themeColor="accent3" w:themeTint="99"/>
          <w:sz w:val="24"/>
        </w:rPr>
        <w:t>句型、使役动词的用法和现在进行时的用法。</w:t>
      </w:r>
    </w:p>
    <w:p w14:paraId="179FFBAB" w14:textId="77777777" w:rsidR="00792C08" w:rsidRPr="00E002D6" w:rsidRDefault="00000000">
      <w:pPr>
        <w:numPr>
          <w:ilvl w:val="0"/>
          <w:numId w:val="96"/>
        </w:numPr>
        <w:spacing w:line="400" w:lineRule="exact"/>
        <w:ind w:firstLineChars="200" w:firstLine="480"/>
        <w:rPr>
          <w:rFonts w:ascii="Times New Roman" w:hAnsi="Times New Roman"/>
          <w:sz w:val="24"/>
        </w:rPr>
      </w:pPr>
      <w:r w:rsidRPr="00E002D6">
        <w:rPr>
          <w:rFonts w:ascii="Times New Roman" w:hAnsi="Times New Roman" w:hint="eastAsia"/>
          <w:sz w:val="24"/>
        </w:rPr>
        <w:t>介词与时间的搭配</w:t>
      </w:r>
    </w:p>
    <w:p w14:paraId="6F869A3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表日期或星期几</w:t>
      </w:r>
    </w:p>
    <w:p w14:paraId="19D6708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介词使用</w:t>
      </w:r>
      <w:r w:rsidRPr="00E002D6">
        <w:rPr>
          <w:rFonts w:ascii="Times New Roman" w:hAnsi="Times New Roman" w:hint="eastAsia"/>
          <w:sz w:val="24"/>
        </w:rPr>
        <w:t xml:space="preserve"> on</w:t>
      </w:r>
    </w:p>
    <w:p w14:paraId="52A757A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on Christmas Day</w:t>
      </w:r>
      <w:r w:rsidRPr="00E002D6">
        <w:rPr>
          <w:rFonts w:ascii="Times New Roman" w:hAnsi="Times New Roman" w:hint="eastAsia"/>
          <w:sz w:val="24"/>
        </w:rPr>
        <w:t>（在圣诞节那天，即</w:t>
      </w:r>
      <w:r w:rsidRPr="00E002D6">
        <w:rPr>
          <w:rFonts w:ascii="Times New Roman" w:hAnsi="Times New Roman" w:hint="eastAsia"/>
          <w:sz w:val="24"/>
        </w:rPr>
        <w:t xml:space="preserve"> 12 </w:t>
      </w:r>
      <w:r w:rsidRPr="00E002D6">
        <w:rPr>
          <w:rFonts w:ascii="Times New Roman" w:hAnsi="Times New Roman" w:hint="eastAsia"/>
          <w:sz w:val="24"/>
        </w:rPr>
        <w:t>月</w:t>
      </w:r>
      <w:r w:rsidRPr="00E002D6">
        <w:rPr>
          <w:rFonts w:ascii="Times New Roman" w:hAnsi="Times New Roman" w:hint="eastAsia"/>
          <w:sz w:val="24"/>
        </w:rPr>
        <w:t xml:space="preserve"> 25 </w:t>
      </w:r>
      <w:r w:rsidRPr="00E002D6">
        <w:rPr>
          <w:rFonts w:ascii="Times New Roman" w:hAnsi="Times New Roman" w:hint="eastAsia"/>
          <w:sz w:val="24"/>
        </w:rPr>
        <w:t>日）、</w:t>
      </w:r>
      <w:r w:rsidRPr="00E002D6">
        <w:rPr>
          <w:rFonts w:ascii="Times New Roman" w:hAnsi="Times New Roman" w:hint="eastAsia"/>
          <w:sz w:val="24"/>
        </w:rPr>
        <w:t>on January 1</w:t>
      </w:r>
      <w:r w:rsidRPr="00E002D6">
        <w:rPr>
          <w:rFonts w:ascii="Times New Roman" w:hAnsi="Times New Roman" w:hint="eastAsia"/>
          <w:sz w:val="24"/>
        </w:rPr>
        <w:t>（在</w:t>
      </w:r>
      <w:r w:rsidRPr="00E002D6">
        <w:rPr>
          <w:rFonts w:ascii="Times New Roman" w:hAnsi="Times New Roman" w:hint="eastAsia"/>
          <w:sz w:val="24"/>
        </w:rPr>
        <w:t xml:space="preserve"> 1 </w:t>
      </w:r>
      <w:r w:rsidRPr="00E002D6">
        <w:rPr>
          <w:rFonts w:ascii="Times New Roman" w:hAnsi="Times New Roman" w:hint="eastAsia"/>
          <w:sz w:val="24"/>
        </w:rPr>
        <w:t>月</w:t>
      </w:r>
      <w:r w:rsidRPr="00E002D6">
        <w:rPr>
          <w:rFonts w:ascii="Times New Roman" w:hAnsi="Times New Roman" w:hint="eastAsia"/>
          <w:sz w:val="24"/>
        </w:rPr>
        <w:t xml:space="preserve"> 1 </w:t>
      </w:r>
      <w:r w:rsidRPr="00E002D6">
        <w:rPr>
          <w:rFonts w:ascii="Times New Roman" w:hAnsi="Times New Roman" w:hint="eastAsia"/>
          <w:sz w:val="24"/>
        </w:rPr>
        <w:t>日）、</w:t>
      </w:r>
      <w:r w:rsidRPr="00E002D6">
        <w:rPr>
          <w:rFonts w:ascii="Times New Roman" w:hAnsi="Times New Roman" w:hint="eastAsia"/>
          <w:sz w:val="24"/>
        </w:rPr>
        <w:t>on Sunday</w:t>
      </w:r>
      <w:r w:rsidRPr="00E002D6">
        <w:rPr>
          <w:rFonts w:ascii="Times New Roman" w:hAnsi="Times New Roman" w:hint="eastAsia"/>
          <w:sz w:val="24"/>
        </w:rPr>
        <w:t>（在星期日）</w:t>
      </w:r>
    </w:p>
    <w:p w14:paraId="78D9E05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 xml:space="preserve">On Christmas Eve my parents give me a gift.  </w:t>
      </w:r>
    </w:p>
    <w:p w14:paraId="597FE7B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我父母在圣诞夜时都会送我礼物。</w:t>
      </w:r>
    </w:p>
    <w:p w14:paraId="1AE9DC7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Ken is going to play golf on Sunday.</w:t>
      </w:r>
    </w:p>
    <w:p w14:paraId="18BB411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肯星期日要去打高尔夫球。</w:t>
      </w:r>
    </w:p>
    <w:p w14:paraId="62BC8E8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表年、月、季节、上</w:t>
      </w:r>
      <w:r w:rsidRPr="00E002D6">
        <w:rPr>
          <w:rFonts w:ascii="Times New Roman" w:hAnsi="Times New Roman" w:hint="eastAsia"/>
          <w:sz w:val="24"/>
        </w:rPr>
        <w:t>/</w:t>
      </w:r>
      <w:r w:rsidRPr="00E002D6">
        <w:rPr>
          <w:rFonts w:ascii="Times New Roman" w:hAnsi="Times New Roman" w:hint="eastAsia"/>
          <w:sz w:val="24"/>
        </w:rPr>
        <w:t>下午及晚上</w:t>
      </w:r>
    </w:p>
    <w:p w14:paraId="76B4D15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介词使用</w:t>
      </w:r>
      <w:r w:rsidRPr="00E002D6">
        <w:rPr>
          <w:rFonts w:ascii="Times New Roman" w:hAnsi="Times New Roman" w:hint="eastAsia"/>
          <w:sz w:val="24"/>
        </w:rPr>
        <w:t xml:space="preserve"> in</w:t>
      </w:r>
      <w:r w:rsidRPr="00E002D6">
        <w:rPr>
          <w:rFonts w:ascii="Times New Roman" w:hAnsi="Times New Roman" w:hint="eastAsia"/>
          <w:sz w:val="24"/>
        </w:rPr>
        <w:t>（特例如：</w:t>
      </w:r>
      <w:r w:rsidRPr="00E002D6">
        <w:rPr>
          <w:rFonts w:ascii="Times New Roman" w:hAnsi="Times New Roman" w:hint="eastAsia"/>
          <w:sz w:val="24"/>
        </w:rPr>
        <w:t>at night</w:t>
      </w:r>
      <w:r w:rsidRPr="00E002D6">
        <w:rPr>
          <w:rFonts w:ascii="Times New Roman" w:hAnsi="Times New Roman" w:hint="eastAsia"/>
          <w:sz w:val="24"/>
        </w:rPr>
        <w:t>）</w:t>
      </w:r>
    </w:p>
    <w:p w14:paraId="11CF0F6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in 1996</w:t>
      </w:r>
      <w:r w:rsidRPr="00E002D6">
        <w:rPr>
          <w:rFonts w:ascii="Times New Roman" w:hAnsi="Times New Roman" w:hint="eastAsia"/>
          <w:sz w:val="24"/>
        </w:rPr>
        <w:t>（在</w:t>
      </w:r>
      <w:r w:rsidRPr="00E002D6">
        <w:rPr>
          <w:rFonts w:ascii="Times New Roman" w:hAnsi="Times New Roman" w:hint="eastAsia"/>
          <w:sz w:val="24"/>
        </w:rPr>
        <w:t xml:space="preserve"> 1996 </w:t>
      </w:r>
      <w:r w:rsidRPr="00E002D6">
        <w:rPr>
          <w:rFonts w:ascii="Times New Roman" w:hAnsi="Times New Roman" w:hint="eastAsia"/>
          <w:sz w:val="24"/>
        </w:rPr>
        <w:t>年）、</w:t>
      </w:r>
      <w:r w:rsidRPr="00E002D6">
        <w:rPr>
          <w:rFonts w:ascii="Times New Roman" w:hAnsi="Times New Roman" w:hint="eastAsia"/>
          <w:sz w:val="24"/>
        </w:rPr>
        <w:t>in July</w:t>
      </w:r>
      <w:r w:rsidRPr="00E002D6">
        <w:rPr>
          <w:rFonts w:ascii="Times New Roman" w:hAnsi="Times New Roman" w:hint="eastAsia"/>
          <w:sz w:val="24"/>
        </w:rPr>
        <w:t>（在</w:t>
      </w:r>
      <w:r w:rsidRPr="00E002D6">
        <w:rPr>
          <w:rFonts w:ascii="Times New Roman" w:hAnsi="Times New Roman" w:hint="eastAsia"/>
          <w:sz w:val="24"/>
        </w:rPr>
        <w:t xml:space="preserve"> 7 </w:t>
      </w:r>
      <w:r w:rsidRPr="00E002D6">
        <w:rPr>
          <w:rFonts w:ascii="Times New Roman" w:hAnsi="Times New Roman" w:hint="eastAsia"/>
          <w:sz w:val="24"/>
        </w:rPr>
        <w:t>月）、</w:t>
      </w:r>
      <w:r w:rsidRPr="00E002D6">
        <w:rPr>
          <w:rFonts w:ascii="Times New Roman" w:hAnsi="Times New Roman" w:hint="eastAsia"/>
          <w:sz w:val="24"/>
        </w:rPr>
        <w:t>in summer</w:t>
      </w:r>
      <w:r w:rsidRPr="00E002D6">
        <w:rPr>
          <w:rFonts w:ascii="Times New Roman" w:hAnsi="Times New Roman" w:hint="eastAsia"/>
          <w:sz w:val="24"/>
        </w:rPr>
        <w:t>（在夏天）、</w:t>
      </w:r>
      <w:r w:rsidRPr="00E002D6">
        <w:rPr>
          <w:rFonts w:ascii="Times New Roman" w:hAnsi="Times New Roman" w:hint="eastAsia"/>
          <w:sz w:val="24"/>
        </w:rPr>
        <w:t>in the morning/afternoon</w:t>
      </w:r>
      <w:r w:rsidRPr="00E002D6">
        <w:rPr>
          <w:rFonts w:ascii="Times New Roman" w:hAnsi="Times New Roman" w:hint="eastAsia"/>
          <w:sz w:val="24"/>
        </w:rPr>
        <w:t>（在早上</w:t>
      </w:r>
      <w:r w:rsidRPr="00E002D6">
        <w:rPr>
          <w:rFonts w:ascii="Times New Roman" w:hAnsi="Times New Roman" w:hint="eastAsia"/>
          <w:sz w:val="24"/>
        </w:rPr>
        <w:t>/</w:t>
      </w:r>
      <w:r w:rsidRPr="00E002D6">
        <w:rPr>
          <w:rFonts w:ascii="Times New Roman" w:hAnsi="Times New Roman" w:hint="eastAsia"/>
          <w:sz w:val="24"/>
        </w:rPr>
        <w:t>下午）</w:t>
      </w:r>
    </w:p>
    <w:p w14:paraId="4F8FC44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 xml:space="preserve">I was born in 1950.  </w:t>
      </w:r>
      <w:r w:rsidRPr="00E002D6">
        <w:rPr>
          <w:rFonts w:ascii="Times New Roman" w:hAnsi="Times New Roman" w:hint="eastAsia"/>
          <w:sz w:val="24"/>
        </w:rPr>
        <w:t>我是</w:t>
      </w:r>
      <w:r w:rsidRPr="00E002D6">
        <w:rPr>
          <w:rFonts w:ascii="Times New Roman" w:hAnsi="Times New Roman" w:hint="eastAsia"/>
          <w:sz w:val="24"/>
        </w:rPr>
        <w:t xml:space="preserve"> 1950 </w:t>
      </w:r>
      <w:r w:rsidRPr="00E002D6">
        <w:rPr>
          <w:rFonts w:ascii="Times New Roman" w:hAnsi="Times New Roman" w:hint="eastAsia"/>
          <w:sz w:val="24"/>
        </w:rPr>
        <w:t>年生的。</w:t>
      </w:r>
    </w:p>
    <w:p w14:paraId="596AB9E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Mr. Black sleeps in the morning and works at night.</w:t>
      </w:r>
    </w:p>
    <w:p w14:paraId="6E6ABD6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布莱克先生早上睡觉，而在晚上工作。</w:t>
      </w:r>
    </w:p>
    <w:p w14:paraId="0FF0837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hint="eastAsia"/>
          <w:sz w:val="24"/>
        </w:rPr>
        <w:t>与日期或星期几连用的早</w:t>
      </w:r>
      <w:r w:rsidRPr="00E002D6">
        <w:rPr>
          <w:rFonts w:ascii="Times New Roman" w:hAnsi="Times New Roman" w:hint="eastAsia"/>
          <w:sz w:val="24"/>
        </w:rPr>
        <w:t>/</w:t>
      </w:r>
      <w:r w:rsidRPr="00E002D6">
        <w:rPr>
          <w:rFonts w:ascii="Times New Roman" w:hAnsi="Times New Roman" w:hint="eastAsia"/>
          <w:sz w:val="24"/>
        </w:rPr>
        <w:t>中</w:t>
      </w:r>
      <w:r w:rsidRPr="00E002D6">
        <w:rPr>
          <w:rFonts w:ascii="Times New Roman" w:hAnsi="Times New Roman" w:hint="eastAsia"/>
          <w:sz w:val="24"/>
        </w:rPr>
        <w:t>/</w:t>
      </w:r>
      <w:r w:rsidRPr="00E002D6">
        <w:rPr>
          <w:rFonts w:ascii="Times New Roman" w:hAnsi="Times New Roman" w:hint="eastAsia"/>
          <w:sz w:val="24"/>
        </w:rPr>
        <w:t>晚</w:t>
      </w:r>
    </w:p>
    <w:p w14:paraId="18EF3EE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介词以日期或星期几为准，使用</w:t>
      </w:r>
      <w:r w:rsidRPr="00E002D6">
        <w:rPr>
          <w:rFonts w:ascii="Times New Roman" w:hAnsi="Times New Roman" w:hint="eastAsia"/>
          <w:sz w:val="24"/>
        </w:rPr>
        <w:t xml:space="preserve"> on</w:t>
      </w:r>
    </w:p>
    <w:p w14:paraId="2D4DB86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on the afternoon of July 4</w:t>
      </w:r>
      <w:r w:rsidRPr="00E002D6">
        <w:rPr>
          <w:rFonts w:ascii="Times New Roman" w:hAnsi="Times New Roman" w:hint="eastAsia"/>
          <w:sz w:val="24"/>
        </w:rPr>
        <w:t>（在</w:t>
      </w:r>
      <w:r w:rsidRPr="00E002D6">
        <w:rPr>
          <w:rFonts w:ascii="Times New Roman" w:hAnsi="Times New Roman" w:hint="eastAsia"/>
          <w:sz w:val="24"/>
        </w:rPr>
        <w:t xml:space="preserve"> 7 </w:t>
      </w:r>
      <w:r w:rsidRPr="00E002D6">
        <w:rPr>
          <w:rFonts w:ascii="Times New Roman" w:hAnsi="Times New Roman" w:hint="eastAsia"/>
          <w:sz w:val="24"/>
        </w:rPr>
        <w:t>月</w:t>
      </w:r>
      <w:r w:rsidRPr="00E002D6">
        <w:rPr>
          <w:rFonts w:ascii="Times New Roman" w:hAnsi="Times New Roman" w:hint="eastAsia"/>
          <w:sz w:val="24"/>
        </w:rPr>
        <w:t xml:space="preserve"> 4 </w:t>
      </w:r>
      <w:r w:rsidRPr="00E002D6">
        <w:rPr>
          <w:rFonts w:ascii="Times New Roman" w:hAnsi="Times New Roman" w:hint="eastAsia"/>
          <w:sz w:val="24"/>
        </w:rPr>
        <w:t>日的下午）、</w:t>
      </w:r>
      <w:r w:rsidRPr="00E002D6">
        <w:rPr>
          <w:rFonts w:ascii="Times New Roman" w:hAnsi="Times New Roman" w:hint="eastAsia"/>
          <w:sz w:val="24"/>
        </w:rPr>
        <w:t>on Monday morning</w:t>
      </w:r>
      <w:r w:rsidRPr="00E002D6">
        <w:rPr>
          <w:rFonts w:ascii="Times New Roman" w:hAnsi="Times New Roman" w:hint="eastAsia"/>
          <w:sz w:val="24"/>
        </w:rPr>
        <w:t>（在星期一早上）</w:t>
      </w:r>
    </w:p>
    <w:p w14:paraId="19A82B0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The murder happened on the afternoon of June 10.</w:t>
      </w:r>
    </w:p>
    <w:p w14:paraId="638661D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那宗谋杀案是在</w:t>
      </w:r>
      <w:r w:rsidRPr="00E002D6">
        <w:rPr>
          <w:rFonts w:ascii="Times New Roman" w:hAnsi="Times New Roman" w:hint="eastAsia"/>
          <w:sz w:val="24"/>
        </w:rPr>
        <w:t xml:space="preserve"> 6 </w:t>
      </w:r>
      <w:r w:rsidRPr="00E002D6">
        <w:rPr>
          <w:rFonts w:ascii="Times New Roman" w:hAnsi="Times New Roman" w:hint="eastAsia"/>
          <w:sz w:val="24"/>
        </w:rPr>
        <w:t>月</w:t>
      </w:r>
      <w:r w:rsidRPr="00E002D6">
        <w:rPr>
          <w:rFonts w:ascii="Times New Roman" w:hAnsi="Times New Roman" w:hint="eastAsia"/>
          <w:sz w:val="24"/>
        </w:rPr>
        <w:t xml:space="preserve"> 10 </w:t>
      </w:r>
      <w:r w:rsidRPr="00E002D6">
        <w:rPr>
          <w:rFonts w:ascii="Times New Roman" w:hAnsi="Times New Roman" w:hint="eastAsia"/>
          <w:sz w:val="24"/>
        </w:rPr>
        <w:t>日下午发生的。</w:t>
      </w:r>
    </w:p>
    <w:p w14:paraId="3564297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Are you doing anything on Saturday afternoon?</w:t>
      </w:r>
    </w:p>
    <w:p w14:paraId="5E982C3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这个星期六下午你要做什么吗？</w:t>
      </w:r>
    </w:p>
    <w:p w14:paraId="0EE6618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(4) </w:t>
      </w:r>
      <w:proofErr w:type="gramStart"/>
      <w:r w:rsidRPr="00E002D6">
        <w:rPr>
          <w:rFonts w:ascii="Times New Roman" w:hAnsi="Times New Roman" w:hint="eastAsia"/>
          <w:sz w:val="24"/>
        </w:rPr>
        <w:t>表具体</w:t>
      </w:r>
      <w:proofErr w:type="gramEnd"/>
      <w:r w:rsidRPr="00E002D6">
        <w:rPr>
          <w:rFonts w:ascii="Times New Roman" w:hAnsi="Times New Roman" w:hint="eastAsia"/>
          <w:sz w:val="24"/>
        </w:rPr>
        <w:t>时刻</w:t>
      </w:r>
    </w:p>
    <w:p w14:paraId="373930F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介词使用</w:t>
      </w:r>
      <w:r w:rsidRPr="00E002D6">
        <w:rPr>
          <w:rFonts w:ascii="Times New Roman" w:hAnsi="Times New Roman" w:hint="eastAsia"/>
          <w:sz w:val="24"/>
        </w:rPr>
        <w:t xml:space="preserve"> at</w:t>
      </w:r>
    </w:p>
    <w:p w14:paraId="28177BC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at ten (o'clock)</w:t>
      </w:r>
      <w:r w:rsidRPr="00E002D6">
        <w:rPr>
          <w:rFonts w:ascii="Times New Roman" w:hAnsi="Times New Roman" w:hint="eastAsia"/>
          <w:sz w:val="24"/>
        </w:rPr>
        <w:t>（在</w:t>
      </w:r>
      <w:r w:rsidRPr="00E002D6">
        <w:rPr>
          <w:rFonts w:ascii="Times New Roman" w:hAnsi="Times New Roman" w:hint="eastAsia"/>
          <w:sz w:val="24"/>
        </w:rPr>
        <w:t xml:space="preserve"> 10 </w:t>
      </w:r>
      <w:r w:rsidRPr="00E002D6">
        <w:rPr>
          <w:rFonts w:ascii="Times New Roman" w:hAnsi="Times New Roman" w:hint="eastAsia"/>
          <w:sz w:val="24"/>
        </w:rPr>
        <w:t>点）、</w:t>
      </w:r>
      <w:r w:rsidRPr="00E002D6">
        <w:rPr>
          <w:rFonts w:ascii="Times New Roman" w:hAnsi="Times New Roman" w:hint="eastAsia"/>
          <w:sz w:val="24"/>
        </w:rPr>
        <w:t>at dawn</w:t>
      </w:r>
      <w:r w:rsidRPr="00E002D6">
        <w:rPr>
          <w:rFonts w:ascii="Times New Roman" w:hAnsi="Times New Roman" w:hint="eastAsia"/>
          <w:sz w:val="24"/>
        </w:rPr>
        <w:t>（在黎明时，约清晨</w:t>
      </w:r>
      <w:r w:rsidRPr="00E002D6">
        <w:rPr>
          <w:rFonts w:ascii="Times New Roman" w:hAnsi="Times New Roman" w:hint="eastAsia"/>
          <w:sz w:val="24"/>
        </w:rPr>
        <w:t xml:space="preserve"> 6 </w:t>
      </w:r>
      <w:r w:rsidRPr="00E002D6">
        <w:rPr>
          <w:rFonts w:ascii="Times New Roman" w:hAnsi="Times New Roman" w:hint="eastAsia"/>
          <w:sz w:val="24"/>
        </w:rPr>
        <w:t>点）、</w:t>
      </w:r>
      <w:r w:rsidRPr="00E002D6">
        <w:rPr>
          <w:rFonts w:ascii="Times New Roman" w:hAnsi="Times New Roman" w:hint="eastAsia"/>
          <w:sz w:val="24"/>
        </w:rPr>
        <w:t>at noon</w:t>
      </w:r>
      <w:r w:rsidRPr="00E002D6">
        <w:rPr>
          <w:rFonts w:ascii="Times New Roman" w:hAnsi="Times New Roman" w:hint="eastAsia"/>
          <w:sz w:val="24"/>
        </w:rPr>
        <w:t>（在正午时，约中午</w:t>
      </w:r>
      <w:r w:rsidRPr="00E002D6">
        <w:rPr>
          <w:rFonts w:ascii="Times New Roman" w:hAnsi="Times New Roman" w:hint="eastAsia"/>
          <w:sz w:val="24"/>
        </w:rPr>
        <w:t xml:space="preserve"> 12 </w:t>
      </w:r>
      <w:r w:rsidRPr="00E002D6">
        <w:rPr>
          <w:rFonts w:ascii="Times New Roman" w:hAnsi="Times New Roman" w:hint="eastAsia"/>
          <w:sz w:val="24"/>
        </w:rPr>
        <w:t>点）、</w:t>
      </w:r>
      <w:r w:rsidRPr="00E002D6">
        <w:rPr>
          <w:rFonts w:ascii="Times New Roman" w:hAnsi="Times New Roman" w:hint="eastAsia"/>
          <w:sz w:val="24"/>
        </w:rPr>
        <w:t>at dusk</w:t>
      </w:r>
      <w:r w:rsidRPr="00E002D6">
        <w:rPr>
          <w:rFonts w:ascii="Times New Roman" w:hAnsi="Times New Roman" w:hint="eastAsia"/>
          <w:sz w:val="24"/>
        </w:rPr>
        <w:t>（在黄昏时，约傍晚</w:t>
      </w:r>
      <w:r w:rsidRPr="00E002D6">
        <w:rPr>
          <w:rFonts w:ascii="Times New Roman" w:hAnsi="Times New Roman" w:hint="eastAsia"/>
          <w:sz w:val="24"/>
        </w:rPr>
        <w:t xml:space="preserve"> 6 </w:t>
      </w:r>
      <w:r w:rsidRPr="00E002D6">
        <w:rPr>
          <w:rFonts w:ascii="Times New Roman" w:hAnsi="Times New Roman" w:hint="eastAsia"/>
          <w:sz w:val="24"/>
        </w:rPr>
        <w:t>点）、</w:t>
      </w:r>
      <w:r w:rsidRPr="00E002D6">
        <w:rPr>
          <w:rFonts w:ascii="Times New Roman" w:hAnsi="Times New Roman" w:hint="eastAsia"/>
          <w:sz w:val="24"/>
        </w:rPr>
        <w:t>at night</w:t>
      </w:r>
      <w:r w:rsidRPr="00E002D6">
        <w:rPr>
          <w:rFonts w:ascii="Times New Roman" w:hAnsi="Times New Roman" w:hint="eastAsia"/>
          <w:sz w:val="24"/>
        </w:rPr>
        <w:t>（在晚上，约</w:t>
      </w:r>
      <w:r w:rsidRPr="00E002D6">
        <w:rPr>
          <w:rFonts w:ascii="Times New Roman" w:hAnsi="Times New Roman" w:hint="eastAsia"/>
          <w:sz w:val="24"/>
        </w:rPr>
        <w:t xml:space="preserve"> 8</w:t>
      </w:r>
      <w:r w:rsidRPr="00E002D6">
        <w:rPr>
          <w:rFonts w:ascii="Times New Roman" w:hAnsi="Times New Roman" w:hint="eastAsia"/>
          <w:sz w:val="24"/>
        </w:rPr>
        <w:t>、</w:t>
      </w:r>
      <w:r w:rsidRPr="00E002D6">
        <w:rPr>
          <w:rFonts w:ascii="Times New Roman" w:hAnsi="Times New Roman" w:hint="eastAsia"/>
          <w:sz w:val="24"/>
        </w:rPr>
        <w:t xml:space="preserve">9 </w:t>
      </w:r>
      <w:r w:rsidRPr="00E002D6">
        <w:rPr>
          <w:rFonts w:ascii="Times New Roman" w:hAnsi="Times New Roman" w:hint="eastAsia"/>
          <w:sz w:val="24"/>
        </w:rPr>
        <w:t>点以后）、</w:t>
      </w:r>
      <w:r w:rsidRPr="00E002D6">
        <w:rPr>
          <w:rFonts w:ascii="Times New Roman" w:hAnsi="Times New Roman" w:hint="eastAsia"/>
          <w:sz w:val="24"/>
        </w:rPr>
        <w:t>at midnight</w:t>
      </w:r>
      <w:r w:rsidRPr="00E002D6">
        <w:rPr>
          <w:rFonts w:ascii="Times New Roman" w:hAnsi="Times New Roman" w:hint="eastAsia"/>
          <w:sz w:val="24"/>
        </w:rPr>
        <w:t>（午夜</w:t>
      </w:r>
      <w:r w:rsidRPr="00E002D6">
        <w:rPr>
          <w:rFonts w:ascii="Times New Roman" w:hAnsi="Times New Roman" w:hint="eastAsia"/>
          <w:sz w:val="24"/>
        </w:rPr>
        <w:t xml:space="preserve"> 12 </w:t>
      </w:r>
      <w:r w:rsidRPr="00E002D6">
        <w:rPr>
          <w:rFonts w:ascii="Times New Roman" w:hAnsi="Times New Roman" w:hint="eastAsia"/>
          <w:sz w:val="24"/>
        </w:rPr>
        <w:t>点）</w:t>
      </w:r>
    </w:p>
    <w:p w14:paraId="27F415D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 am going to meet my friend at three this afternoon.</w:t>
      </w:r>
    </w:p>
    <w:p w14:paraId="59F610A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今天下午</w:t>
      </w:r>
      <w:r w:rsidRPr="00E002D6">
        <w:rPr>
          <w:rFonts w:ascii="Times New Roman" w:hAnsi="Times New Roman" w:hint="eastAsia"/>
          <w:sz w:val="24"/>
        </w:rPr>
        <w:t xml:space="preserve"> 3 </w:t>
      </w:r>
      <w:r w:rsidRPr="00E002D6">
        <w:rPr>
          <w:rFonts w:ascii="Times New Roman" w:hAnsi="Times New Roman" w:hint="eastAsia"/>
          <w:sz w:val="24"/>
        </w:rPr>
        <w:t>点我要和我的朋友碰面。</w:t>
      </w:r>
    </w:p>
    <w:p w14:paraId="4FE997B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The cock crows at dawn every day.</w:t>
      </w:r>
    </w:p>
    <w:p w14:paraId="4F6DC7B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公鸡每天都在黎明时啼叫。</w:t>
      </w:r>
    </w:p>
    <w:p w14:paraId="41933323" w14:textId="77777777" w:rsidR="00792C08" w:rsidRPr="00E002D6" w:rsidRDefault="00792C08">
      <w:pPr>
        <w:spacing w:line="400" w:lineRule="exact"/>
        <w:ind w:firstLineChars="200" w:firstLine="480"/>
        <w:rPr>
          <w:rFonts w:ascii="Times New Roman" w:hAnsi="Times New Roman"/>
          <w:sz w:val="24"/>
        </w:rPr>
      </w:pPr>
    </w:p>
    <w:p w14:paraId="471D8B06" w14:textId="77777777" w:rsidR="00792C08" w:rsidRPr="00E002D6" w:rsidRDefault="00000000">
      <w:pPr>
        <w:numPr>
          <w:ilvl w:val="0"/>
          <w:numId w:val="96"/>
        </w:numPr>
        <w:spacing w:line="400" w:lineRule="exact"/>
        <w:ind w:firstLineChars="200" w:firstLine="480"/>
        <w:rPr>
          <w:rFonts w:ascii="Times New Roman" w:hAnsi="Times New Roman"/>
          <w:sz w:val="24"/>
        </w:rPr>
      </w:pPr>
      <w:r w:rsidRPr="00E002D6">
        <w:rPr>
          <w:rFonts w:ascii="Times New Roman" w:hAnsi="Times New Roman" w:hint="eastAsia"/>
          <w:sz w:val="24"/>
        </w:rPr>
        <w:t>关系代词的限制性与非限制性修饰</w:t>
      </w:r>
    </w:p>
    <w:p w14:paraId="536B3FB1" w14:textId="77777777" w:rsidR="00792C08" w:rsidRPr="00E002D6" w:rsidRDefault="00000000">
      <w:pPr>
        <w:numPr>
          <w:ilvl w:val="0"/>
          <w:numId w:val="97"/>
        </w:numPr>
        <w:spacing w:line="400" w:lineRule="exact"/>
        <w:ind w:firstLineChars="200" w:firstLine="480"/>
        <w:rPr>
          <w:rFonts w:ascii="Times New Roman" w:hAnsi="Times New Roman"/>
          <w:sz w:val="24"/>
        </w:rPr>
      </w:pPr>
      <w:r w:rsidRPr="00E002D6">
        <w:rPr>
          <w:rFonts w:ascii="Times New Roman" w:hAnsi="Times New Roman" w:hint="eastAsia"/>
          <w:sz w:val="24"/>
        </w:rPr>
        <w:t>非限定性定语从句</w:t>
      </w:r>
    </w:p>
    <w:p w14:paraId="5477535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当先行词为专有名词，比如</w:t>
      </w:r>
      <w:r w:rsidRPr="00E002D6">
        <w:rPr>
          <w:rFonts w:ascii="Times New Roman" w:hAnsi="Times New Roman" w:hint="eastAsia"/>
          <w:sz w:val="24"/>
        </w:rPr>
        <w:t>Beijing</w:t>
      </w:r>
      <w:r w:rsidRPr="00E002D6">
        <w:rPr>
          <w:rFonts w:ascii="Times New Roman" w:hAnsi="Times New Roman" w:hint="eastAsia"/>
          <w:sz w:val="24"/>
        </w:rPr>
        <w:t>、</w:t>
      </w:r>
      <w:r w:rsidRPr="00E002D6">
        <w:rPr>
          <w:rFonts w:ascii="Times New Roman" w:hAnsi="Times New Roman" w:hint="eastAsia"/>
          <w:sz w:val="24"/>
        </w:rPr>
        <w:t>John</w:t>
      </w:r>
      <w:r w:rsidRPr="00E002D6">
        <w:rPr>
          <w:rFonts w:ascii="Times New Roman" w:hAnsi="Times New Roman" w:hint="eastAsia"/>
          <w:sz w:val="24"/>
        </w:rPr>
        <w:t>、家庭成员等能确定具体是某地某人的情况时，无须再对先行词进行限定。此时，后面的定语从句只是对先行词的补充，而非限定，关系代词前须加逗号，翻译时按顺序翻译。比如：</w:t>
      </w:r>
    </w:p>
    <w:p w14:paraId="00C471D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went to Beijing, which is a big city in China.</w:t>
      </w:r>
    </w:p>
    <w:p w14:paraId="0B4F308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我去了北京，那是中国的一个大城市。</w:t>
      </w:r>
    </w:p>
    <w:p w14:paraId="7805571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likes Domi, who has fair skin.</w:t>
      </w:r>
    </w:p>
    <w:p w14:paraId="7FEB5E4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他喜欢</w:t>
      </w:r>
      <w:r w:rsidRPr="00E002D6">
        <w:rPr>
          <w:rFonts w:ascii="Times New Roman" w:hAnsi="Times New Roman" w:hint="eastAsia"/>
          <w:sz w:val="24"/>
        </w:rPr>
        <w:t>Domi</w:t>
      </w:r>
      <w:r w:rsidRPr="00E002D6">
        <w:rPr>
          <w:rFonts w:ascii="Times New Roman" w:hAnsi="Times New Roman" w:hint="eastAsia"/>
          <w:sz w:val="24"/>
        </w:rPr>
        <w:t>，她皮肤白皙。</w:t>
      </w:r>
    </w:p>
    <w:p w14:paraId="038D3D6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My father, who is a farmer, works hard in his whole life.</w:t>
      </w:r>
    </w:p>
    <w:p w14:paraId="5C78C63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我爸爸，他是个农民，一生干活都很努力。</w:t>
      </w:r>
    </w:p>
    <w:p w14:paraId="20594895" w14:textId="77777777" w:rsidR="00792C08" w:rsidRPr="00E002D6" w:rsidRDefault="00000000">
      <w:pPr>
        <w:spacing w:line="400" w:lineRule="exact"/>
        <w:ind w:firstLineChars="100" w:firstLine="240"/>
        <w:rPr>
          <w:rFonts w:ascii="Times New Roman" w:hAnsi="Times New Roman"/>
          <w:sz w:val="24"/>
        </w:rPr>
      </w:pPr>
      <w:r w:rsidRPr="00E002D6">
        <w:rPr>
          <w:rFonts w:ascii="Times New Roman" w:hAnsi="Times New Roman" w:hint="eastAsia"/>
          <w:sz w:val="24"/>
        </w:rPr>
        <w:t xml:space="preserve">  That</w:t>
      </w:r>
      <w:proofErr w:type="gramStart"/>
      <w:r w:rsidRPr="00E002D6">
        <w:rPr>
          <w:rFonts w:ascii="Times New Roman" w:hAnsi="Times New Roman" w:hint="eastAsia"/>
          <w:sz w:val="24"/>
        </w:rPr>
        <w:t>作关系</w:t>
      </w:r>
      <w:proofErr w:type="gramEnd"/>
      <w:r w:rsidRPr="00E002D6">
        <w:rPr>
          <w:rFonts w:ascii="Times New Roman" w:hAnsi="Times New Roman" w:hint="eastAsia"/>
          <w:sz w:val="24"/>
        </w:rPr>
        <w:t>代词不可用于前面有逗号的情况，所以上面句子中的关系代词不可以用</w:t>
      </w:r>
      <w:r w:rsidRPr="00E002D6">
        <w:rPr>
          <w:rFonts w:ascii="Times New Roman" w:hAnsi="Times New Roman" w:hint="eastAsia"/>
          <w:sz w:val="24"/>
        </w:rPr>
        <w:t>that</w:t>
      </w:r>
      <w:r w:rsidRPr="00E002D6">
        <w:rPr>
          <w:rFonts w:ascii="Times New Roman" w:hAnsi="Times New Roman" w:hint="eastAsia"/>
          <w:sz w:val="24"/>
        </w:rPr>
        <w:t>代替。在实际应用中，只要你觉得你描述的名词已经确定了，不需要限定，就可以直接使用非限定性定语从句。我们在</w:t>
      </w:r>
      <w:r w:rsidRPr="00E002D6">
        <w:rPr>
          <w:rFonts w:ascii="Times New Roman" w:hAnsi="Times New Roman" w:hint="eastAsia"/>
          <w:sz w:val="24"/>
        </w:rPr>
        <w:t>RAZ</w:t>
      </w:r>
      <w:proofErr w:type="gramStart"/>
      <w:r w:rsidRPr="00E002D6">
        <w:rPr>
          <w:rFonts w:ascii="Times New Roman" w:hAnsi="Times New Roman" w:hint="eastAsia"/>
          <w:sz w:val="24"/>
        </w:rPr>
        <w:t>绘本阅读</w:t>
      </w:r>
      <w:proofErr w:type="gramEnd"/>
      <w:r w:rsidRPr="00E002D6">
        <w:rPr>
          <w:rFonts w:ascii="Times New Roman" w:hAnsi="Times New Roman" w:hint="eastAsia"/>
          <w:sz w:val="24"/>
        </w:rPr>
        <w:t>里面，能见到大量这样的应用。但是，专用名词后面只能用非限定性定语从句，不可以用限定性定语从句。一般来说，限定性的定语从句都可以改为非限定性的定语从句，但意思会发生较大改变，变成了解释说明。下面我们来看限定性定语从句。</w:t>
      </w:r>
    </w:p>
    <w:p w14:paraId="1C4247BC" w14:textId="77777777" w:rsidR="00792C08" w:rsidRPr="00E002D6" w:rsidRDefault="00000000">
      <w:pPr>
        <w:numPr>
          <w:ilvl w:val="0"/>
          <w:numId w:val="97"/>
        </w:numPr>
        <w:spacing w:line="400" w:lineRule="exact"/>
        <w:ind w:firstLineChars="200" w:firstLine="480"/>
        <w:rPr>
          <w:rFonts w:ascii="Times New Roman" w:hAnsi="Times New Roman"/>
          <w:sz w:val="24"/>
        </w:rPr>
      </w:pPr>
      <w:r w:rsidRPr="00E002D6">
        <w:rPr>
          <w:rFonts w:ascii="Times New Roman" w:hAnsi="Times New Roman" w:hint="eastAsia"/>
          <w:sz w:val="24"/>
        </w:rPr>
        <w:t>限定性定语从句</w:t>
      </w:r>
    </w:p>
    <w:p w14:paraId="35C6B55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He is a good student who studies hard.   </w:t>
      </w:r>
      <w:r w:rsidRPr="00E002D6">
        <w:rPr>
          <w:rFonts w:ascii="Times New Roman" w:hAnsi="Times New Roman" w:hint="eastAsia"/>
          <w:sz w:val="24"/>
        </w:rPr>
        <w:t>限定性定语从句，</w:t>
      </w:r>
      <w:r w:rsidRPr="00E002D6">
        <w:rPr>
          <w:rFonts w:ascii="Times New Roman" w:hAnsi="Times New Roman" w:hint="eastAsia"/>
          <w:sz w:val="24"/>
        </w:rPr>
        <w:t>who</w:t>
      </w:r>
      <w:r w:rsidRPr="00E002D6">
        <w:rPr>
          <w:rFonts w:ascii="Times New Roman" w:hAnsi="Times New Roman" w:hint="eastAsia"/>
          <w:sz w:val="24"/>
        </w:rPr>
        <w:t>可以用</w:t>
      </w:r>
      <w:r w:rsidRPr="00E002D6">
        <w:rPr>
          <w:rFonts w:ascii="Times New Roman" w:hAnsi="Times New Roman" w:hint="eastAsia"/>
          <w:sz w:val="24"/>
        </w:rPr>
        <w:t>that</w:t>
      </w:r>
      <w:r w:rsidRPr="00E002D6">
        <w:rPr>
          <w:rFonts w:ascii="Times New Roman" w:hAnsi="Times New Roman" w:hint="eastAsia"/>
          <w:sz w:val="24"/>
        </w:rPr>
        <w:t>代替。</w:t>
      </w:r>
    </w:p>
    <w:p w14:paraId="23278D5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他是个学习很努力的好学生。</w:t>
      </w:r>
    </w:p>
    <w:p w14:paraId="3F6722E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He is a good student, who studies hard.   </w:t>
      </w:r>
      <w:r w:rsidRPr="00E002D6">
        <w:rPr>
          <w:rFonts w:ascii="Times New Roman" w:hAnsi="Times New Roman" w:hint="eastAsia"/>
          <w:sz w:val="24"/>
        </w:rPr>
        <w:t>非限定性定语从句，</w:t>
      </w:r>
      <w:r w:rsidRPr="00E002D6">
        <w:rPr>
          <w:rFonts w:ascii="Times New Roman" w:hAnsi="Times New Roman" w:hint="eastAsia"/>
          <w:sz w:val="24"/>
        </w:rPr>
        <w:t>who</w:t>
      </w:r>
      <w:r w:rsidRPr="00E002D6">
        <w:rPr>
          <w:rFonts w:ascii="Times New Roman" w:hAnsi="Times New Roman" w:hint="eastAsia"/>
          <w:sz w:val="24"/>
        </w:rPr>
        <w:t>不可以用</w:t>
      </w:r>
      <w:r w:rsidRPr="00E002D6">
        <w:rPr>
          <w:rFonts w:ascii="Times New Roman" w:hAnsi="Times New Roman" w:hint="eastAsia"/>
          <w:sz w:val="24"/>
        </w:rPr>
        <w:t>that</w:t>
      </w:r>
      <w:r w:rsidRPr="00E002D6">
        <w:rPr>
          <w:rFonts w:ascii="Times New Roman" w:hAnsi="Times New Roman" w:hint="eastAsia"/>
          <w:sz w:val="24"/>
        </w:rPr>
        <w:t>代替。</w:t>
      </w:r>
    </w:p>
    <w:p w14:paraId="72B36E0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他是个好学生，他学习很努力。</w:t>
      </w:r>
    </w:p>
    <w:p w14:paraId="6892035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一般只要</w:t>
      </w:r>
      <w:proofErr w:type="gramStart"/>
      <w:r w:rsidRPr="00E002D6">
        <w:rPr>
          <w:rFonts w:ascii="Times New Roman" w:hAnsi="Times New Roman" w:hint="eastAsia"/>
          <w:sz w:val="24"/>
        </w:rPr>
        <w:t>先行词前有</w:t>
      </w:r>
      <w:proofErr w:type="gramEnd"/>
      <w:r w:rsidRPr="00E002D6">
        <w:rPr>
          <w:rFonts w:ascii="Times New Roman" w:hAnsi="Times New Roman" w:hint="eastAsia"/>
          <w:sz w:val="24"/>
        </w:rPr>
        <w:t>形容词，就可以用非限定性定语从句，但是在原版阅读</w:t>
      </w:r>
      <w:r w:rsidRPr="00E002D6">
        <w:rPr>
          <w:rFonts w:ascii="Times New Roman" w:hAnsi="Times New Roman" w:hint="eastAsia"/>
          <w:sz w:val="24"/>
        </w:rPr>
        <w:lastRenderedPageBreak/>
        <w:t>材料中，大量句子里的先行词无任何修饰成分，后面仍然直接</w:t>
      </w:r>
      <w:proofErr w:type="gramStart"/>
      <w:r w:rsidRPr="00E002D6">
        <w:rPr>
          <w:rFonts w:ascii="Times New Roman" w:hAnsi="Times New Roman" w:hint="eastAsia"/>
          <w:sz w:val="24"/>
        </w:rPr>
        <w:t>接</w:t>
      </w:r>
      <w:proofErr w:type="gramEnd"/>
      <w:r w:rsidRPr="00E002D6">
        <w:rPr>
          <w:rFonts w:ascii="Times New Roman" w:hAnsi="Times New Roman" w:hint="eastAsia"/>
          <w:sz w:val="24"/>
        </w:rPr>
        <w:t>非限定性定语从句。</w:t>
      </w:r>
    </w:p>
    <w:p w14:paraId="4498501E" w14:textId="77777777" w:rsidR="00792C08" w:rsidRPr="00E002D6" w:rsidRDefault="00792C08">
      <w:pPr>
        <w:spacing w:line="400" w:lineRule="exact"/>
        <w:ind w:firstLineChars="200" w:firstLine="480"/>
        <w:rPr>
          <w:rFonts w:ascii="Times New Roman" w:hAnsi="Times New Roman"/>
          <w:sz w:val="24"/>
        </w:rPr>
      </w:pPr>
    </w:p>
    <w:p w14:paraId="22466B5D" w14:textId="77777777" w:rsidR="00792C08" w:rsidRPr="00E002D6" w:rsidRDefault="00000000">
      <w:pPr>
        <w:numPr>
          <w:ilvl w:val="0"/>
          <w:numId w:val="96"/>
        </w:numPr>
        <w:spacing w:line="400" w:lineRule="exact"/>
        <w:ind w:firstLineChars="200" w:firstLine="480"/>
        <w:rPr>
          <w:rFonts w:ascii="Times New Roman" w:hAnsi="Times New Roman"/>
          <w:sz w:val="24"/>
        </w:rPr>
      </w:pPr>
      <w:r w:rsidRPr="00E002D6">
        <w:rPr>
          <w:rFonts w:ascii="Times New Roman" w:hAnsi="Times New Roman" w:hint="eastAsia"/>
          <w:sz w:val="24"/>
        </w:rPr>
        <w:t>there be</w:t>
      </w:r>
      <w:r w:rsidRPr="00E002D6">
        <w:rPr>
          <w:rFonts w:ascii="Times New Roman" w:hAnsi="Times New Roman" w:hint="eastAsia"/>
          <w:sz w:val="24"/>
        </w:rPr>
        <w:t>句型</w:t>
      </w:r>
    </w:p>
    <w:p w14:paraId="029187CF"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 There be</w:t>
      </w:r>
      <w:r w:rsidRPr="00E002D6">
        <w:rPr>
          <w:rFonts w:ascii="Times New Roman" w:eastAsia="宋体" w:hAnsi="Times New Roman" w:cs="Times New Roman" w:hint="eastAsia"/>
          <w:spacing w:val="-1"/>
          <w:sz w:val="24"/>
          <w:szCs w:val="24"/>
          <w:lang w:eastAsia="zh-CN"/>
        </w:rPr>
        <w:t>句型用来表示某地</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某时存在某人</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某物，其基本结构是</w:t>
      </w:r>
      <w:r w:rsidRPr="00E002D6">
        <w:rPr>
          <w:rFonts w:ascii="Times New Roman" w:eastAsia="宋体" w:hAnsi="Times New Roman" w:cs="Times New Roman" w:hint="eastAsia"/>
          <w:spacing w:val="-1"/>
          <w:sz w:val="24"/>
          <w:szCs w:val="24"/>
          <w:lang w:eastAsia="zh-CN"/>
        </w:rPr>
        <w:t xml:space="preserve">There be + </w:t>
      </w:r>
      <w:r w:rsidRPr="00E002D6">
        <w:rPr>
          <w:rFonts w:ascii="Times New Roman" w:eastAsia="宋体" w:hAnsi="Times New Roman" w:cs="Times New Roman" w:hint="eastAsia"/>
          <w:spacing w:val="-1"/>
          <w:sz w:val="24"/>
          <w:szCs w:val="24"/>
          <w:lang w:eastAsia="zh-CN"/>
        </w:rPr>
        <w:t>名词</w:t>
      </w:r>
      <w:r w:rsidRPr="00E002D6">
        <w:rPr>
          <w:rFonts w:ascii="Times New Roman" w:eastAsia="宋体" w:hAnsi="Times New Roman" w:cs="Times New Roman" w:hint="eastAsia"/>
          <w:spacing w:val="-1"/>
          <w:sz w:val="24"/>
          <w:szCs w:val="24"/>
          <w:lang w:eastAsia="zh-CN"/>
        </w:rPr>
        <w:t xml:space="preserve"> + </w:t>
      </w:r>
      <w:r w:rsidRPr="00E002D6">
        <w:rPr>
          <w:rFonts w:ascii="Times New Roman" w:eastAsia="宋体" w:hAnsi="Times New Roman" w:cs="Times New Roman" w:hint="eastAsia"/>
          <w:spacing w:val="-1"/>
          <w:sz w:val="24"/>
          <w:szCs w:val="24"/>
          <w:lang w:eastAsia="zh-CN"/>
        </w:rPr>
        <w:t>地点</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时间状语。注意与表示“拥有”的</w:t>
      </w:r>
      <w:r w:rsidRPr="00E002D6">
        <w:rPr>
          <w:rFonts w:ascii="Times New Roman" w:eastAsia="宋体" w:hAnsi="Times New Roman" w:cs="Times New Roman" w:hint="eastAsia"/>
          <w:spacing w:val="-1"/>
          <w:sz w:val="24"/>
          <w:szCs w:val="24"/>
          <w:lang w:eastAsia="zh-CN"/>
        </w:rPr>
        <w:t>have</w:t>
      </w:r>
      <w:r w:rsidRPr="00E002D6">
        <w:rPr>
          <w:rFonts w:ascii="Times New Roman" w:eastAsia="宋体" w:hAnsi="Times New Roman" w:cs="Times New Roman" w:hint="eastAsia"/>
          <w:spacing w:val="-1"/>
          <w:sz w:val="24"/>
          <w:szCs w:val="24"/>
          <w:lang w:eastAsia="zh-CN"/>
        </w:rPr>
        <w:t>进行区分：</w:t>
      </w:r>
      <w:r w:rsidRPr="00E002D6">
        <w:rPr>
          <w:rFonts w:ascii="Times New Roman" w:eastAsia="宋体" w:hAnsi="Times New Roman" w:cs="Times New Roman" w:hint="eastAsia"/>
          <w:spacing w:val="-1"/>
          <w:sz w:val="24"/>
          <w:szCs w:val="24"/>
          <w:lang w:eastAsia="zh-CN"/>
        </w:rPr>
        <w:t>have</w:t>
      </w:r>
      <w:r w:rsidRPr="00E002D6">
        <w:rPr>
          <w:rFonts w:ascii="Times New Roman" w:eastAsia="宋体" w:hAnsi="Times New Roman" w:cs="Times New Roman" w:hint="eastAsia"/>
          <w:spacing w:val="-1"/>
          <w:sz w:val="24"/>
          <w:szCs w:val="24"/>
          <w:lang w:eastAsia="zh-CN"/>
        </w:rPr>
        <w:t>表示主语主动拥有某物，</w:t>
      </w:r>
      <w:r w:rsidRPr="00E002D6">
        <w:rPr>
          <w:rFonts w:ascii="Times New Roman" w:eastAsia="宋体" w:hAnsi="Times New Roman" w:cs="Times New Roman" w:hint="eastAsia"/>
          <w:spacing w:val="-1"/>
          <w:sz w:val="24"/>
          <w:szCs w:val="24"/>
          <w:lang w:eastAsia="zh-CN"/>
        </w:rPr>
        <w:t>There be</w:t>
      </w:r>
      <w:r w:rsidRPr="00E002D6">
        <w:rPr>
          <w:rFonts w:ascii="Times New Roman" w:eastAsia="宋体" w:hAnsi="Times New Roman" w:cs="Times New Roman" w:hint="eastAsia"/>
          <w:spacing w:val="-1"/>
          <w:sz w:val="24"/>
          <w:szCs w:val="24"/>
          <w:lang w:eastAsia="zh-CN"/>
        </w:rPr>
        <w:t>句型表示客观存在的事物。</w:t>
      </w:r>
      <w:r w:rsidRPr="00E002D6">
        <w:rPr>
          <w:rFonts w:ascii="Times New Roman" w:eastAsia="宋体" w:hAnsi="Times New Roman" w:cs="Times New Roman" w:hint="eastAsia"/>
          <w:spacing w:val="-1"/>
          <w:sz w:val="24"/>
          <w:szCs w:val="24"/>
          <w:lang w:eastAsia="zh-CN"/>
        </w:rPr>
        <w:t>There be</w:t>
      </w:r>
      <w:r w:rsidRPr="00E002D6">
        <w:rPr>
          <w:rFonts w:ascii="Times New Roman" w:eastAsia="宋体" w:hAnsi="Times New Roman" w:cs="Times New Roman" w:hint="eastAsia"/>
          <w:spacing w:val="-1"/>
          <w:sz w:val="24"/>
          <w:szCs w:val="24"/>
          <w:lang w:eastAsia="zh-CN"/>
        </w:rPr>
        <w:t>句型属于五大基本句型中最常见的主系表结构。</w:t>
      </w:r>
    </w:p>
    <w:p w14:paraId="2413CC72"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
        </w:rPr>
        <w:t xml:space="preserve">(1) </w:t>
      </w:r>
      <w:r w:rsidRPr="00E002D6">
        <w:rPr>
          <w:rFonts w:ascii="Times New Roman" w:eastAsia="宋体" w:hAnsi="Times New Roman" w:cs="Times New Roman" w:hint="eastAsia"/>
          <w:spacing w:val="-1"/>
          <w:sz w:val="24"/>
          <w:szCs w:val="24"/>
          <w:lang w:eastAsia="zh-CN"/>
        </w:rPr>
        <w:t>基本转换</w:t>
      </w:r>
    </w:p>
    <w:p w14:paraId="2696E665"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A book is on the table.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is a book on the table.</w:t>
      </w:r>
    </w:p>
    <w:p w14:paraId="061164EC"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Some students were in the class.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were some students in the class.</w:t>
      </w:r>
    </w:p>
    <w:p w14:paraId="645955FF"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Sixty people will be </w:t>
      </w:r>
      <w:proofErr w:type="gramStart"/>
      <w:r w:rsidRPr="00E002D6">
        <w:rPr>
          <w:rFonts w:ascii="Times New Roman" w:eastAsia="宋体" w:hAnsi="Times New Roman" w:cs="Times New Roman" w:hint="eastAsia"/>
          <w:spacing w:val="-1"/>
          <w:sz w:val="24"/>
          <w:szCs w:val="24"/>
          <w:lang w:eastAsia="zh-CN"/>
        </w:rPr>
        <w:t>in</w:t>
      </w:r>
      <w:proofErr w:type="gramEnd"/>
      <w:r w:rsidRPr="00E002D6">
        <w:rPr>
          <w:rFonts w:ascii="Times New Roman" w:eastAsia="宋体" w:hAnsi="Times New Roman" w:cs="Times New Roman" w:hint="eastAsia"/>
          <w:spacing w:val="-1"/>
          <w:sz w:val="24"/>
          <w:szCs w:val="24"/>
          <w:lang w:eastAsia="zh-CN"/>
        </w:rPr>
        <w:t xml:space="preserve"> the party.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will be sixty people in the party.</w:t>
      </w:r>
    </w:p>
    <w:p w14:paraId="5245148B"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
        </w:rPr>
        <w:t xml:space="preserve">(2) </w:t>
      </w:r>
      <w:r w:rsidRPr="00E002D6">
        <w:rPr>
          <w:rFonts w:ascii="Times New Roman" w:eastAsia="宋体" w:hAnsi="Times New Roman" w:cs="Times New Roman" w:hint="eastAsia"/>
          <w:spacing w:val="-1"/>
          <w:sz w:val="24"/>
          <w:szCs w:val="24"/>
          <w:lang w:eastAsia="zh-CN"/>
        </w:rPr>
        <w:t>带有情态动词的转换</w:t>
      </w:r>
    </w:p>
    <w:p w14:paraId="3F31EA78"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如果原来的句子中含有情态动词（</w:t>
      </w:r>
      <w:r w:rsidRPr="00E002D6">
        <w:rPr>
          <w:rFonts w:ascii="Times New Roman" w:eastAsia="宋体" w:hAnsi="Times New Roman" w:cs="Times New Roman" w:hint="eastAsia"/>
          <w:spacing w:val="-1"/>
          <w:sz w:val="24"/>
          <w:szCs w:val="24"/>
          <w:lang w:eastAsia="zh-CN"/>
        </w:rPr>
        <w:t>can</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may</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must</w:t>
      </w:r>
      <w:r w:rsidRPr="00E002D6">
        <w:rPr>
          <w:rFonts w:ascii="Times New Roman" w:eastAsia="宋体" w:hAnsi="Times New Roman" w:cs="Times New Roman" w:hint="eastAsia"/>
          <w:spacing w:val="-1"/>
          <w:sz w:val="24"/>
          <w:szCs w:val="24"/>
          <w:lang w:eastAsia="zh-CN"/>
        </w:rPr>
        <w:t>等），在变为</w:t>
      </w:r>
      <w:r w:rsidRPr="00E002D6">
        <w:rPr>
          <w:rFonts w:ascii="Times New Roman" w:eastAsia="宋体" w:hAnsi="Times New Roman" w:cs="Times New Roman" w:hint="eastAsia"/>
          <w:spacing w:val="-1"/>
          <w:sz w:val="24"/>
          <w:szCs w:val="24"/>
          <w:lang w:eastAsia="zh-CN"/>
        </w:rPr>
        <w:t>There be</w:t>
      </w:r>
      <w:r w:rsidRPr="00E002D6">
        <w:rPr>
          <w:rFonts w:ascii="Times New Roman" w:eastAsia="宋体" w:hAnsi="Times New Roman" w:cs="Times New Roman" w:hint="eastAsia"/>
          <w:spacing w:val="-1"/>
          <w:sz w:val="24"/>
          <w:szCs w:val="24"/>
          <w:lang w:eastAsia="zh-CN"/>
        </w:rPr>
        <w:t>句型时要将情态动词放在</w:t>
      </w:r>
      <w:r w:rsidRPr="00E002D6">
        <w:rPr>
          <w:rFonts w:ascii="Times New Roman" w:eastAsia="宋体" w:hAnsi="Times New Roman" w:cs="Times New Roman" w:hint="eastAsia"/>
          <w:spacing w:val="-1"/>
          <w:sz w:val="24"/>
          <w:szCs w:val="24"/>
          <w:lang w:eastAsia="zh-CN"/>
        </w:rPr>
        <w:t>There</w:t>
      </w:r>
      <w:r w:rsidRPr="00E002D6">
        <w:rPr>
          <w:rFonts w:ascii="Times New Roman" w:eastAsia="宋体" w:hAnsi="Times New Roman" w:cs="Times New Roman" w:hint="eastAsia"/>
          <w:spacing w:val="-1"/>
          <w:sz w:val="24"/>
          <w:szCs w:val="24"/>
          <w:lang w:eastAsia="zh-CN"/>
        </w:rPr>
        <w:t>和</w:t>
      </w:r>
      <w:r w:rsidRPr="00E002D6">
        <w:rPr>
          <w:rFonts w:ascii="Times New Roman" w:eastAsia="宋体" w:hAnsi="Times New Roman" w:cs="Times New Roman" w:hint="eastAsia"/>
          <w:spacing w:val="-1"/>
          <w:sz w:val="24"/>
          <w:szCs w:val="24"/>
          <w:lang w:eastAsia="zh-CN"/>
        </w:rPr>
        <w:t>be</w:t>
      </w:r>
      <w:r w:rsidRPr="00E002D6">
        <w:rPr>
          <w:rFonts w:ascii="Times New Roman" w:eastAsia="宋体" w:hAnsi="Times New Roman" w:cs="Times New Roman" w:hint="eastAsia"/>
          <w:spacing w:val="-1"/>
          <w:sz w:val="24"/>
          <w:szCs w:val="24"/>
          <w:lang w:eastAsia="zh-CN"/>
        </w:rPr>
        <w:t>之间，比如：</w:t>
      </w:r>
    </w:p>
    <w:p w14:paraId="78FCCC7D"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A library can be in this building.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can be a library in this building.</w:t>
      </w:r>
    </w:p>
    <w:p w14:paraId="153DE1E1"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
        </w:rPr>
        <w:t xml:space="preserve">(3) </w:t>
      </w:r>
      <w:r w:rsidRPr="00E002D6">
        <w:rPr>
          <w:rFonts w:ascii="Times New Roman" w:eastAsia="宋体" w:hAnsi="Times New Roman" w:cs="Times New Roman" w:hint="eastAsia"/>
          <w:spacing w:val="-1"/>
          <w:sz w:val="24"/>
          <w:szCs w:val="24"/>
          <w:lang w:eastAsia="zh-CN"/>
        </w:rPr>
        <w:t>There be</w:t>
      </w:r>
      <w:r w:rsidRPr="00E002D6">
        <w:rPr>
          <w:rFonts w:ascii="Times New Roman" w:eastAsia="宋体" w:hAnsi="Times New Roman" w:cs="Times New Roman" w:hint="eastAsia"/>
          <w:spacing w:val="-1"/>
          <w:sz w:val="24"/>
          <w:szCs w:val="24"/>
          <w:lang w:eastAsia="zh-CN"/>
        </w:rPr>
        <w:t>的否定句和疑问句形式</w:t>
      </w:r>
    </w:p>
    <w:p w14:paraId="020F41FE"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There be</w:t>
      </w:r>
      <w:r w:rsidRPr="00E002D6">
        <w:rPr>
          <w:rFonts w:ascii="Times New Roman" w:eastAsia="宋体" w:hAnsi="Times New Roman" w:cs="Times New Roman" w:hint="eastAsia"/>
          <w:spacing w:val="-1"/>
          <w:sz w:val="24"/>
          <w:szCs w:val="24"/>
          <w:lang w:eastAsia="zh-CN"/>
        </w:rPr>
        <w:t>句型变为否定句时，在</w:t>
      </w:r>
      <w:r w:rsidRPr="00E002D6">
        <w:rPr>
          <w:rFonts w:ascii="Times New Roman" w:eastAsia="宋体" w:hAnsi="Times New Roman" w:cs="Times New Roman" w:hint="eastAsia"/>
          <w:spacing w:val="-1"/>
          <w:sz w:val="24"/>
          <w:szCs w:val="24"/>
          <w:lang w:eastAsia="zh-CN"/>
        </w:rPr>
        <w:t>be</w:t>
      </w:r>
      <w:r w:rsidRPr="00E002D6">
        <w:rPr>
          <w:rFonts w:ascii="Times New Roman" w:eastAsia="宋体" w:hAnsi="Times New Roman" w:cs="Times New Roman" w:hint="eastAsia"/>
          <w:spacing w:val="-1"/>
          <w:sz w:val="24"/>
          <w:szCs w:val="24"/>
          <w:lang w:eastAsia="zh-CN"/>
        </w:rPr>
        <w:t>动词后加上</w:t>
      </w:r>
      <w:r w:rsidRPr="00E002D6">
        <w:rPr>
          <w:rFonts w:ascii="Times New Roman" w:eastAsia="宋体" w:hAnsi="Times New Roman" w:cs="Times New Roman" w:hint="eastAsia"/>
          <w:spacing w:val="-1"/>
          <w:sz w:val="24"/>
          <w:szCs w:val="24"/>
          <w:lang w:eastAsia="zh-CN"/>
        </w:rPr>
        <w:t>not</w:t>
      </w:r>
      <w:r w:rsidRPr="00E002D6">
        <w:rPr>
          <w:rFonts w:ascii="Times New Roman" w:eastAsia="宋体" w:hAnsi="Times New Roman" w:cs="Times New Roman" w:hint="eastAsia"/>
          <w:spacing w:val="-1"/>
          <w:sz w:val="24"/>
          <w:szCs w:val="24"/>
          <w:lang w:eastAsia="zh-CN"/>
        </w:rPr>
        <w:t>；变为疑问句时，将</w:t>
      </w:r>
      <w:r w:rsidRPr="00E002D6">
        <w:rPr>
          <w:rFonts w:ascii="Times New Roman" w:eastAsia="宋体" w:hAnsi="Times New Roman" w:cs="Times New Roman" w:hint="eastAsia"/>
          <w:spacing w:val="-1"/>
          <w:sz w:val="24"/>
          <w:szCs w:val="24"/>
          <w:lang w:eastAsia="zh-CN"/>
        </w:rPr>
        <w:t>be</w:t>
      </w:r>
      <w:r w:rsidRPr="00E002D6">
        <w:rPr>
          <w:rFonts w:ascii="Times New Roman" w:eastAsia="宋体" w:hAnsi="Times New Roman" w:cs="Times New Roman" w:hint="eastAsia"/>
          <w:spacing w:val="-1"/>
          <w:sz w:val="24"/>
          <w:szCs w:val="24"/>
          <w:lang w:eastAsia="zh-CN"/>
        </w:rPr>
        <w:t>动词或情态动词提到</w:t>
      </w:r>
      <w:r w:rsidRPr="00E002D6">
        <w:rPr>
          <w:rFonts w:ascii="Times New Roman" w:eastAsia="宋体" w:hAnsi="Times New Roman" w:cs="Times New Roman" w:hint="eastAsia"/>
          <w:spacing w:val="-1"/>
          <w:sz w:val="24"/>
          <w:szCs w:val="24"/>
          <w:lang w:eastAsia="zh-CN"/>
        </w:rPr>
        <w:t>There</w:t>
      </w:r>
      <w:r w:rsidRPr="00E002D6">
        <w:rPr>
          <w:rFonts w:ascii="Times New Roman" w:eastAsia="宋体" w:hAnsi="Times New Roman" w:cs="Times New Roman" w:hint="eastAsia"/>
          <w:spacing w:val="-1"/>
          <w:sz w:val="24"/>
          <w:szCs w:val="24"/>
          <w:lang w:eastAsia="zh-CN"/>
        </w:rPr>
        <w:t>之前。比如：</w:t>
      </w:r>
    </w:p>
    <w:p w14:paraId="1E636B2B"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
        </w:rPr>
      </w:pPr>
      <w:r w:rsidRPr="00E002D6">
        <w:rPr>
          <w:rFonts w:ascii="Times New Roman" w:eastAsia="宋体" w:hAnsi="Times New Roman" w:cs="Times New Roman" w:hint="eastAsia"/>
          <w:spacing w:val="-1"/>
          <w:sz w:val="24"/>
          <w:szCs w:val="24"/>
          <w:lang w:eastAsia="zh-CN"/>
        </w:rPr>
        <w:t xml:space="preserve">There is some water in the glass.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is not any water in the glass.  </w:t>
      </w:r>
      <w:r w:rsidRPr="00E002D6">
        <w:rPr>
          <w:rFonts w:ascii="Times New Roman" w:eastAsia="宋体" w:hAnsi="Times New Roman" w:cs="Times New Roman" w:hint="eastAsia"/>
          <w:spacing w:val="-1"/>
          <w:sz w:val="24"/>
          <w:szCs w:val="24"/>
          <w:lang w:eastAsia="zh"/>
        </w:rPr>
        <w:t>（</w:t>
      </w:r>
      <w:r w:rsidRPr="00E002D6">
        <w:rPr>
          <w:rFonts w:ascii="Times New Roman" w:eastAsia="宋体" w:hAnsi="Times New Roman" w:cs="Times New Roman" w:hint="eastAsia"/>
          <w:spacing w:val="-1"/>
          <w:sz w:val="24"/>
          <w:szCs w:val="24"/>
          <w:lang w:eastAsia="zh-CN"/>
        </w:rPr>
        <w:t>注意</w:t>
      </w:r>
      <w:r w:rsidRPr="00E002D6">
        <w:rPr>
          <w:rFonts w:ascii="Times New Roman" w:eastAsia="宋体" w:hAnsi="Times New Roman" w:cs="Times New Roman" w:hint="eastAsia"/>
          <w:spacing w:val="-1"/>
          <w:sz w:val="24"/>
          <w:szCs w:val="24"/>
          <w:lang w:eastAsia="zh-CN"/>
        </w:rPr>
        <w:t>some</w:t>
      </w:r>
      <w:r w:rsidRPr="00E002D6">
        <w:rPr>
          <w:rFonts w:ascii="Times New Roman" w:eastAsia="宋体" w:hAnsi="Times New Roman" w:cs="Times New Roman" w:hint="eastAsia"/>
          <w:spacing w:val="-1"/>
          <w:sz w:val="24"/>
          <w:szCs w:val="24"/>
          <w:lang w:eastAsia="zh-CN"/>
        </w:rPr>
        <w:t>要变为</w:t>
      </w:r>
      <w:r w:rsidRPr="00E002D6">
        <w:rPr>
          <w:rFonts w:ascii="Times New Roman" w:eastAsia="宋体" w:hAnsi="Times New Roman" w:cs="Times New Roman" w:hint="eastAsia"/>
          <w:spacing w:val="-1"/>
          <w:sz w:val="24"/>
          <w:szCs w:val="24"/>
          <w:lang w:eastAsia="zh-CN"/>
        </w:rPr>
        <w:t>any</w:t>
      </w:r>
      <w:r w:rsidRPr="00E002D6">
        <w:rPr>
          <w:rFonts w:ascii="Times New Roman" w:eastAsia="宋体" w:hAnsi="Times New Roman" w:cs="Times New Roman" w:hint="eastAsia"/>
          <w:spacing w:val="-1"/>
          <w:sz w:val="24"/>
          <w:szCs w:val="24"/>
          <w:lang w:eastAsia="zh"/>
        </w:rPr>
        <w:t>）</w:t>
      </w:r>
    </w:p>
    <w:p w14:paraId="67130572"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There is some water in the glass.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Is there any water in the glass?</w:t>
      </w:r>
    </w:p>
    <w:p w14:paraId="5FC4D96D"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
        </w:rPr>
        <w:t xml:space="preserve">(4) </w:t>
      </w:r>
      <w:r w:rsidRPr="00E002D6">
        <w:rPr>
          <w:rFonts w:ascii="Times New Roman" w:eastAsia="宋体" w:hAnsi="Times New Roman" w:cs="Times New Roman" w:hint="eastAsia"/>
          <w:spacing w:val="-1"/>
          <w:sz w:val="24"/>
          <w:szCs w:val="24"/>
          <w:lang w:eastAsia="zh-CN"/>
        </w:rPr>
        <w:t>就近原则</w:t>
      </w:r>
    </w:p>
    <w:p w14:paraId="1DD623D6"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当</w:t>
      </w:r>
      <w:r w:rsidRPr="00E002D6">
        <w:rPr>
          <w:rFonts w:ascii="Times New Roman" w:eastAsia="宋体" w:hAnsi="Times New Roman" w:cs="Times New Roman" w:hint="eastAsia"/>
          <w:spacing w:val="-1"/>
          <w:sz w:val="24"/>
          <w:szCs w:val="24"/>
          <w:lang w:eastAsia="zh-CN"/>
        </w:rPr>
        <w:t>be</w:t>
      </w:r>
      <w:r w:rsidRPr="00E002D6">
        <w:rPr>
          <w:rFonts w:ascii="Times New Roman" w:eastAsia="宋体" w:hAnsi="Times New Roman" w:cs="Times New Roman" w:hint="eastAsia"/>
          <w:spacing w:val="-1"/>
          <w:sz w:val="24"/>
          <w:szCs w:val="24"/>
          <w:lang w:eastAsia="zh-CN"/>
        </w:rPr>
        <w:t>动词后面跟着两个或更多名词并列时，</w:t>
      </w:r>
      <w:r w:rsidRPr="00E002D6">
        <w:rPr>
          <w:rFonts w:ascii="Times New Roman" w:eastAsia="宋体" w:hAnsi="Times New Roman" w:cs="Times New Roman" w:hint="eastAsia"/>
          <w:spacing w:val="-1"/>
          <w:sz w:val="24"/>
          <w:szCs w:val="24"/>
          <w:lang w:eastAsia="zh-CN"/>
        </w:rPr>
        <w:t>be</w:t>
      </w:r>
      <w:r w:rsidRPr="00E002D6">
        <w:rPr>
          <w:rFonts w:ascii="Times New Roman" w:eastAsia="宋体" w:hAnsi="Times New Roman" w:cs="Times New Roman" w:hint="eastAsia"/>
          <w:spacing w:val="-1"/>
          <w:sz w:val="24"/>
          <w:szCs w:val="24"/>
          <w:lang w:eastAsia="zh-CN"/>
        </w:rPr>
        <w:t>动词的单复数由靠它最近的那个名词决定，比如：</w:t>
      </w:r>
    </w:p>
    <w:p w14:paraId="3B29782C" w14:textId="77777777" w:rsidR="00792C08" w:rsidRPr="00E002D6" w:rsidRDefault="00000000">
      <w:pPr>
        <w:pStyle w:val="a3"/>
        <w:spacing w:before="78" w:line="400" w:lineRule="exact"/>
        <w:ind w:right="183" w:firstLineChars="200" w:firstLine="476"/>
        <w:rPr>
          <w:rFonts w:ascii="Times New Roman" w:eastAsia="宋体" w:hAnsi="Times New Roman" w:cs="Times New Roman"/>
          <w:spacing w:val="-1"/>
          <w:sz w:val="24"/>
          <w:szCs w:val="24"/>
          <w:lang w:eastAsia="zh-CN"/>
        </w:rPr>
      </w:pPr>
      <w:r w:rsidRPr="00E002D6">
        <w:rPr>
          <w:rFonts w:ascii="Times New Roman" w:eastAsia="宋体" w:hAnsi="Times New Roman" w:cs="Times New Roman" w:hint="eastAsia"/>
          <w:spacing w:val="-1"/>
          <w:sz w:val="24"/>
          <w:szCs w:val="24"/>
          <w:lang w:eastAsia="zh-CN"/>
        </w:rPr>
        <w:t xml:space="preserve">A pen and two books are on the table.  </w:t>
      </w:r>
      <w:r w:rsidRPr="00E002D6">
        <w:rPr>
          <w:rFonts w:ascii="Times New Roman" w:eastAsia="宋体" w:hAnsi="Times New Roman" w:cs="Times New Roman" w:hint="eastAsia"/>
          <w:spacing w:val="-1"/>
          <w:sz w:val="24"/>
          <w:szCs w:val="24"/>
          <w:lang w:eastAsia="zh-CN"/>
        </w:rPr>
        <w:t>→</w:t>
      </w:r>
      <w:r w:rsidRPr="00E002D6">
        <w:rPr>
          <w:rFonts w:ascii="Times New Roman" w:eastAsia="宋体" w:hAnsi="Times New Roman" w:cs="Times New Roman" w:hint="eastAsia"/>
          <w:spacing w:val="-1"/>
          <w:sz w:val="24"/>
          <w:szCs w:val="24"/>
          <w:lang w:eastAsia="zh-CN"/>
        </w:rPr>
        <w:t xml:space="preserve"> There is a pen and two books on the table.</w:t>
      </w:r>
    </w:p>
    <w:p w14:paraId="40F40900" w14:textId="77777777" w:rsidR="00792C08" w:rsidRPr="00E002D6" w:rsidRDefault="00792C08">
      <w:pPr>
        <w:spacing w:line="400" w:lineRule="exact"/>
        <w:ind w:firstLineChars="200" w:firstLine="480"/>
        <w:rPr>
          <w:rFonts w:ascii="Times New Roman" w:hAnsi="Times New Roman"/>
          <w:sz w:val="24"/>
        </w:rPr>
      </w:pPr>
    </w:p>
    <w:p w14:paraId="6D0A16BF" w14:textId="77777777" w:rsidR="00792C08" w:rsidRPr="00E002D6" w:rsidRDefault="00000000">
      <w:pPr>
        <w:numPr>
          <w:ilvl w:val="0"/>
          <w:numId w:val="96"/>
        </w:numPr>
        <w:spacing w:line="400" w:lineRule="exact"/>
        <w:ind w:firstLineChars="200" w:firstLine="480"/>
        <w:rPr>
          <w:rFonts w:ascii="Times New Roman" w:hAnsi="Times New Roman"/>
          <w:sz w:val="24"/>
        </w:rPr>
      </w:pPr>
      <w:r w:rsidRPr="00E002D6">
        <w:rPr>
          <w:rFonts w:ascii="Times New Roman" w:hAnsi="Times New Roman" w:hint="eastAsia"/>
          <w:sz w:val="24"/>
        </w:rPr>
        <w:t>使役动词的用法</w:t>
      </w:r>
    </w:p>
    <w:p w14:paraId="37177DB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使役动词有很多，我们可以把它们分作两大类：</w:t>
      </w:r>
    </w:p>
    <w:p w14:paraId="1B3FD2A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w:t>
      </w:r>
      <w:r w:rsidRPr="00E002D6">
        <w:rPr>
          <w:rFonts w:ascii="Times New Roman" w:hAnsi="Times New Roman" w:hint="eastAsia"/>
          <w:sz w:val="24"/>
        </w:rPr>
        <w:t>1)</w:t>
      </w:r>
      <w:r w:rsidRPr="00E002D6">
        <w:rPr>
          <w:rFonts w:ascii="Times New Roman" w:hAnsi="Times New Roman" w:hint="eastAsia"/>
          <w:sz w:val="24"/>
        </w:rPr>
        <w:t>普通使役动词</w:t>
      </w:r>
    </w:p>
    <w:p w14:paraId="7A80B7A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按照主语意愿程度从低到高，可以排列为</w:t>
      </w:r>
      <w:r w:rsidRPr="00E002D6">
        <w:rPr>
          <w:rFonts w:ascii="Times New Roman" w:hAnsi="Times New Roman" w:hint="eastAsia"/>
          <w:sz w:val="24"/>
        </w:rPr>
        <w:t>want</w:t>
      </w:r>
      <w:r w:rsidRPr="00E002D6">
        <w:rPr>
          <w:rFonts w:ascii="Times New Roman" w:hAnsi="Times New Roman" w:hint="eastAsia"/>
          <w:sz w:val="24"/>
        </w:rPr>
        <w:t>，</w:t>
      </w:r>
      <w:r w:rsidRPr="00E002D6">
        <w:rPr>
          <w:rFonts w:ascii="Times New Roman" w:hAnsi="Times New Roman" w:hint="eastAsia"/>
          <w:sz w:val="24"/>
        </w:rPr>
        <w:t>ask</w:t>
      </w:r>
      <w:r w:rsidRPr="00E002D6">
        <w:rPr>
          <w:rFonts w:ascii="Times New Roman" w:hAnsi="Times New Roman" w:hint="eastAsia"/>
          <w:sz w:val="24"/>
        </w:rPr>
        <w:t>，</w:t>
      </w:r>
      <w:r w:rsidRPr="00E002D6">
        <w:rPr>
          <w:rFonts w:ascii="Times New Roman" w:hAnsi="Times New Roman" w:hint="eastAsia"/>
          <w:sz w:val="24"/>
        </w:rPr>
        <w:t>tell</w:t>
      </w:r>
      <w:r w:rsidRPr="00E002D6">
        <w:rPr>
          <w:rFonts w:ascii="Times New Roman" w:hAnsi="Times New Roman" w:hint="eastAsia"/>
          <w:sz w:val="24"/>
        </w:rPr>
        <w:t>，</w:t>
      </w:r>
      <w:r w:rsidRPr="00E002D6">
        <w:rPr>
          <w:rFonts w:ascii="Times New Roman" w:hAnsi="Times New Roman" w:hint="eastAsia"/>
          <w:sz w:val="24"/>
        </w:rPr>
        <w:t>allow</w:t>
      </w:r>
      <w:r w:rsidRPr="00E002D6">
        <w:rPr>
          <w:rFonts w:ascii="Times New Roman" w:hAnsi="Times New Roman" w:hint="eastAsia"/>
          <w:sz w:val="24"/>
        </w:rPr>
        <w:t>，</w:t>
      </w:r>
      <w:r w:rsidRPr="00E002D6">
        <w:rPr>
          <w:rFonts w:ascii="Times New Roman" w:hAnsi="Times New Roman" w:hint="eastAsia"/>
          <w:sz w:val="24"/>
        </w:rPr>
        <w:t>help</w:t>
      </w:r>
      <w:r w:rsidRPr="00E002D6">
        <w:rPr>
          <w:rFonts w:ascii="Times New Roman" w:hAnsi="Times New Roman" w:hint="eastAsia"/>
          <w:sz w:val="24"/>
        </w:rPr>
        <w:t>，</w:t>
      </w:r>
      <w:r w:rsidRPr="00E002D6">
        <w:rPr>
          <w:rFonts w:ascii="Times New Roman" w:hAnsi="Times New Roman" w:hint="eastAsia"/>
          <w:sz w:val="24"/>
        </w:rPr>
        <w:t>force</w:t>
      </w:r>
      <w:r w:rsidRPr="00E002D6">
        <w:rPr>
          <w:rFonts w:ascii="Times New Roman" w:hAnsi="Times New Roman" w:hint="eastAsia"/>
          <w:sz w:val="24"/>
        </w:rPr>
        <w:t>等，这些词后面主要加不定式短语作宾补。比如：</w:t>
      </w:r>
    </w:p>
    <w:p w14:paraId="3711F52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Bela wants him to learn English.  </w:t>
      </w:r>
      <w:r w:rsidRPr="00E002D6">
        <w:rPr>
          <w:rFonts w:ascii="Times New Roman" w:hAnsi="Times New Roman" w:hint="eastAsia"/>
          <w:sz w:val="24"/>
        </w:rPr>
        <w:t>→后面加动词不定式短语作宾补</w:t>
      </w:r>
    </w:p>
    <w:p w14:paraId="46F6CCA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Bela asks him to learn English.  </w:t>
      </w:r>
      <w:r w:rsidRPr="00E002D6">
        <w:rPr>
          <w:rFonts w:ascii="Times New Roman" w:hAnsi="Times New Roman" w:hint="eastAsia"/>
          <w:sz w:val="24"/>
        </w:rPr>
        <w:t>→后面加动词不定式短语作宾补</w:t>
      </w:r>
    </w:p>
    <w:p w14:paraId="0515392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Lily tells him to go away.  </w:t>
      </w:r>
      <w:r w:rsidRPr="00E002D6">
        <w:rPr>
          <w:rFonts w:ascii="Times New Roman" w:hAnsi="Times New Roman" w:hint="eastAsia"/>
          <w:sz w:val="24"/>
        </w:rPr>
        <w:t>→后面加动词不定式短语作宾补</w:t>
      </w:r>
    </w:p>
    <w:p w14:paraId="1A3F0A0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Lily allows him to go away.  </w:t>
      </w:r>
      <w:r w:rsidRPr="00E002D6">
        <w:rPr>
          <w:rFonts w:ascii="Times New Roman" w:hAnsi="Times New Roman" w:hint="eastAsia"/>
          <w:sz w:val="24"/>
        </w:rPr>
        <w:t>→后面加动词不定式短语作宾补</w:t>
      </w:r>
    </w:p>
    <w:p w14:paraId="7F716F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Leila helps him (to) clean the room.  </w:t>
      </w:r>
      <w:r w:rsidRPr="00E002D6">
        <w:rPr>
          <w:rFonts w:ascii="Times New Roman" w:hAnsi="Times New Roman" w:hint="eastAsia"/>
          <w:sz w:val="24"/>
        </w:rPr>
        <w:t>→后面加动词不定式短语作宾补，</w:t>
      </w:r>
      <w:r w:rsidRPr="00E002D6">
        <w:rPr>
          <w:rFonts w:ascii="Times New Roman" w:hAnsi="Times New Roman" w:hint="eastAsia"/>
          <w:sz w:val="24"/>
        </w:rPr>
        <w:t>to</w:t>
      </w:r>
      <w:r w:rsidRPr="00E002D6">
        <w:rPr>
          <w:rFonts w:ascii="Times New Roman" w:hAnsi="Times New Roman" w:hint="eastAsia"/>
          <w:sz w:val="24"/>
        </w:rPr>
        <w:t>可省略</w:t>
      </w:r>
      <w:r w:rsidRPr="00E002D6">
        <w:rPr>
          <w:rFonts w:ascii="Times New Roman" w:hAnsi="Times New Roman" w:hint="eastAsia"/>
          <w:sz w:val="24"/>
        </w:rPr>
        <w:t> </w:t>
      </w:r>
      <w:r w:rsidRPr="00E002D6">
        <w:rPr>
          <w:rFonts w:ascii="Times New Roman" w:hAnsi="Times New Roman" w:hint="eastAsia"/>
          <w:sz w:val="24"/>
        </w:rPr>
        <w:t>。</w:t>
      </w:r>
    </w:p>
    <w:p w14:paraId="3DE1F98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前三个句子变被动：</w:t>
      </w:r>
    </w:p>
    <w:p w14:paraId="212E87F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wanted to learn English by Bela.</w:t>
      </w:r>
    </w:p>
    <w:p w14:paraId="1121B82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asked to learn English by Bela.</w:t>
      </w:r>
    </w:p>
    <w:p w14:paraId="55A1E82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is told to go away by Lily.</w:t>
      </w:r>
    </w:p>
    <w:p w14:paraId="3F5457B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这一类词还有很多，只要在汉语里面有“使”、“让”的意思的动词，几乎都可以</w:t>
      </w:r>
      <w:proofErr w:type="gramStart"/>
      <w:r w:rsidRPr="00E002D6">
        <w:rPr>
          <w:rFonts w:ascii="Times New Roman" w:hAnsi="Times New Roman" w:hint="eastAsia"/>
          <w:sz w:val="24"/>
        </w:rPr>
        <w:t>接宾补</w:t>
      </w:r>
      <w:proofErr w:type="gramEnd"/>
      <w:r w:rsidRPr="00E002D6">
        <w:rPr>
          <w:rFonts w:ascii="Times New Roman" w:hAnsi="Times New Roman" w:hint="eastAsia"/>
          <w:sz w:val="24"/>
        </w:rPr>
        <w:t>，但是要以在阅读中见过为准。我们学语法主要是为了阅读，读懂了长难句，见过了足够多的原版句子、文章，自然就会记住这类词的用法。在</w:t>
      </w:r>
      <w:proofErr w:type="gramStart"/>
      <w:r w:rsidRPr="00E002D6">
        <w:rPr>
          <w:rFonts w:ascii="Times New Roman" w:hAnsi="Times New Roman" w:hint="eastAsia"/>
          <w:sz w:val="24"/>
        </w:rPr>
        <w:t>绘本阅读</w:t>
      </w:r>
      <w:proofErr w:type="gramEnd"/>
      <w:r w:rsidRPr="00E002D6">
        <w:rPr>
          <w:rFonts w:ascii="Times New Roman" w:hAnsi="Times New Roman" w:hint="eastAsia"/>
          <w:sz w:val="24"/>
        </w:rPr>
        <w:t>里面，我们会把所有常见动词的用法见上无数遍，只要读的时候注意根据动词分析句型，就能轻松掌握这些语法。语法学习和大量阅读不能分开，属于相辅相成的关系。</w:t>
      </w:r>
    </w:p>
    <w:p w14:paraId="21B6EE9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make</w:t>
      </w:r>
      <w:r w:rsidRPr="00E002D6">
        <w:rPr>
          <w:rFonts w:ascii="Times New Roman" w:hAnsi="Times New Roman" w:hint="eastAsia"/>
          <w:sz w:val="24"/>
        </w:rPr>
        <w:t>，</w:t>
      </w:r>
      <w:r w:rsidRPr="00E002D6">
        <w:rPr>
          <w:rFonts w:ascii="Times New Roman" w:hAnsi="Times New Roman" w:hint="eastAsia"/>
          <w:sz w:val="24"/>
        </w:rPr>
        <w:t>get</w:t>
      </w:r>
      <w:r w:rsidRPr="00E002D6">
        <w:rPr>
          <w:rFonts w:ascii="Times New Roman" w:hAnsi="Times New Roman" w:hint="eastAsia"/>
          <w:sz w:val="24"/>
        </w:rPr>
        <w:t>，</w:t>
      </w:r>
      <w:r w:rsidRPr="00E002D6">
        <w:rPr>
          <w:rFonts w:ascii="Times New Roman" w:hAnsi="Times New Roman" w:hint="eastAsia"/>
          <w:sz w:val="24"/>
        </w:rPr>
        <w:t>have</w:t>
      </w:r>
    </w:p>
    <w:p w14:paraId="01ECC7A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w:t>
      </w:r>
      <w:r w:rsidRPr="00E002D6">
        <w:rPr>
          <w:rFonts w:ascii="Times New Roman" w:hAnsi="Times New Roman" w:hint="eastAsia"/>
          <w:sz w:val="24"/>
        </w:rPr>
        <w:t xml:space="preserve"> </w:t>
      </w:r>
      <w:proofErr w:type="gramStart"/>
      <w:r w:rsidRPr="00E002D6">
        <w:rPr>
          <w:rFonts w:ascii="Times New Roman" w:hAnsi="Times New Roman" w:hint="eastAsia"/>
          <w:sz w:val="24"/>
        </w:rPr>
        <w:t>把这三个词放一起讲是因为这三个词在当作不完全及物动词后面加宾语和宾补的时候，意思一模一样，可以互换，但是这三个词用起来的语法形式又不完全一样，所以放在一起对比讲，让记忆更深刻。</w:t>
      </w:r>
      <w:proofErr w:type="gramEnd"/>
    </w:p>
    <w:p w14:paraId="73B49B4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made Taylor clean the room.  </w:t>
      </w:r>
      <w:r w:rsidRPr="00E002D6">
        <w:rPr>
          <w:rFonts w:ascii="Times New Roman" w:hAnsi="Times New Roman" w:hint="eastAsia"/>
          <w:sz w:val="24"/>
        </w:rPr>
        <w:t>→后面加动词原形短语作宾补</w:t>
      </w:r>
    </w:p>
    <w:p w14:paraId="72B6AAF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w:t>
      </w:r>
      <w:r w:rsidRPr="00E002D6">
        <w:rPr>
          <w:rFonts w:ascii="Times New Roman" w:hAnsi="Times New Roman" w:hint="eastAsia"/>
          <w:sz w:val="24"/>
        </w:rPr>
        <w:t xml:space="preserve"> </w:t>
      </w:r>
      <w:r w:rsidRPr="00E002D6">
        <w:rPr>
          <w:rFonts w:ascii="Times New Roman" w:hAnsi="Times New Roman" w:hint="eastAsia"/>
          <w:sz w:val="24"/>
        </w:rPr>
        <w:t>谓</w:t>
      </w:r>
      <w:r w:rsidRPr="00E002D6">
        <w:rPr>
          <w:rFonts w:ascii="Times New Roman" w:hAnsi="Times New Roman" w:hint="eastAsia"/>
          <w:sz w:val="24"/>
        </w:rPr>
        <w:t xml:space="preserve">   </w:t>
      </w:r>
      <w:proofErr w:type="gramStart"/>
      <w:r w:rsidRPr="00E002D6">
        <w:rPr>
          <w:rFonts w:ascii="Times New Roman" w:hAnsi="Times New Roman" w:hint="eastAsia"/>
          <w:sz w:val="24"/>
        </w:rPr>
        <w:t>宾</w:t>
      </w:r>
      <w:proofErr w:type="gramEnd"/>
      <w:r w:rsidRPr="00E002D6">
        <w:rPr>
          <w:rFonts w:ascii="Times New Roman" w:hAnsi="Times New Roman" w:hint="eastAsia"/>
          <w:sz w:val="24"/>
        </w:rPr>
        <w:t xml:space="preserve">     </w:t>
      </w:r>
      <w:r w:rsidRPr="00E002D6">
        <w:rPr>
          <w:rFonts w:ascii="Times New Roman" w:hAnsi="Times New Roman" w:hint="eastAsia"/>
          <w:sz w:val="24"/>
        </w:rPr>
        <w:t>宾补</w:t>
      </w:r>
    </w:p>
    <w:p w14:paraId="64C8EBE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had Taylor clean the room.  </w:t>
      </w:r>
      <w:r w:rsidRPr="00E002D6">
        <w:rPr>
          <w:rFonts w:ascii="Times New Roman" w:hAnsi="Times New Roman" w:hint="eastAsia"/>
          <w:sz w:val="24"/>
        </w:rPr>
        <w:t>→后面加动词原形短语作宾补</w:t>
      </w:r>
    </w:p>
    <w:p w14:paraId="0B0E6BE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主谓</w:t>
      </w:r>
      <w:r w:rsidRPr="00E002D6">
        <w:rPr>
          <w:rFonts w:ascii="Times New Roman" w:hAnsi="Times New Roman" w:hint="eastAsia"/>
          <w:sz w:val="24"/>
        </w:rPr>
        <w:t xml:space="preserve">   </w:t>
      </w:r>
      <w:proofErr w:type="gramStart"/>
      <w:r w:rsidRPr="00E002D6">
        <w:rPr>
          <w:rFonts w:ascii="Times New Roman" w:hAnsi="Times New Roman" w:hint="eastAsia"/>
          <w:sz w:val="24"/>
        </w:rPr>
        <w:t>宾</w:t>
      </w:r>
      <w:proofErr w:type="gramEnd"/>
      <w:r w:rsidRPr="00E002D6">
        <w:rPr>
          <w:rFonts w:ascii="Times New Roman" w:hAnsi="Times New Roman" w:hint="eastAsia"/>
          <w:sz w:val="24"/>
        </w:rPr>
        <w:t xml:space="preserve">     </w:t>
      </w:r>
      <w:r w:rsidRPr="00E002D6">
        <w:rPr>
          <w:rFonts w:ascii="Times New Roman" w:hAnsi="Times New Roman" w:hint="eastAsia"/>
          <w:sz w:val="24"/>
        </w:rPr>
        <w:t>宾补</w:t>
      </w:r>
      <w:r w:rsidRPr="00E002D6">
        <w:rPr>
          <w:rFonts w:ascii="Times New Roman" w:hAnsi="Times New Roman" w:hint="eastAsia"/>
          <w:sz w:val="24"/>
        </w:rPr>
        <w:t> </w:t>
      </w:r>
    </w:p>
    <w:p w14:paraId="434E9A9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get</w:t>
      </w:r>
      <w:proofErr w:type="gramEnd"/>
      <w:r w:rsidRPr="00E002D6">
        <w:rPr>
          <w:rFonts w:ascii="Times New Roman" w:hAnsi="Times New Roman" w:hint="eastAsia"/>
          <w:sz w:val="24"/>
        </w:rPr>
        <w:t xml:space="preserve"> Taylor to clean the room.  </w:t>
      </w:r>
      <w:r w:rsidRPr="00E002D6">
        <w:rPr>
          <w:rFonts w:ascii="Times New Roman" w:hAnsi="Times New Roman" w:hint="eastAsia"/>
          <w:sz w:val="24"/>
        </w:rPr>
        <w:t>→后面加动词不定式短语作宾补</w:t>
      </w:r>
    </w:p>
    <w:p w14:paraId="398C8D1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主谓</w:t>
      </w:r>
      <w:r w:rsidRPr="00E002D6">
        <w:rPr>
          <w:rFonts w:ascii="Times New Roman" w:hAnsi="Times New Roman" w:hint="eastAsia"/>
          <w:sz w:val="24"/>
        </w:rPr>
        <w:t xml:space="preserve">  </w:t>
      </w:r>
      <w:proofErr w:type="gramStart"/>
      <w:r w:rsidRPr="00E002D6">
        <w:rPr>
          <w:rFonts w:ascii="Times New Roman" w:hAnsi="Times New Roman" w:hint="eastAsia"/>
          <w:sz w:val="24"/>
        </w:rPr>
        <w:t>宾</w:t>
      </w:r>
      <w:proofErr w:type="gramEnd"/>
      <w:r w:rsidRPr="00E002D6">
        <w:rPr>
          <w:rFonts w:ascii="Times New Roman" w:hAnsi="Times New Roman" w:hint="eastAsia"/>
          <w:sz w:val="24"/>
        </w:rPr>
        <w:t xml:space="preserve">      </w:t>
      </w:r>
      <w:r w:rsidRPr="00E002D6">
        <w:rPr>
          <w:rFonts w:ascii="Times New Roman" w:hAnsi="Times New Roman" w:hint="eastAsia"/>
          <w:sz w:val="24"/>
        </w:rPr>
        <w:t>宾补</w:t>
      </w:r>
      <w:r w:rsidRPr="00E002D6">
        <w:rPr>
          <w:rFonts w:ascii="Times New Roman" w:hAnsi="Times New Roman" w:hint="eastAsia"/>
          <w:sz w:val="24"/>
        </w:rPr>
        <w:t xml:space="preserve">   </w:t>
      </w:r>
    </w:p>
    <w:p w14:paraId="600E3C3E"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宾补是</w:t>
      </w:r>
      <w:proofErr w:type="gramEnd"/>
      <w:r w:rsidRPr="00E002D6">
        <w:rPr>
          <w:rFonts w:ascii="Times New Roman" w:hAnsi="Times New Roman" w:hint="eastAsia"/>
          <w:sz w:val="24"/>
        </w:rPr>
        <w:t>对宾语的补充，所以宾语会和</w:t>
      </w:r>
      <w:proofErr w:type="gramStart"/>
      <w:r w:rsidRPr="00E002D6">
        <w:rPr>
          <w:rFonts w:ascii="Times New Roman" w:hAnsi="Times New Roman" w:hint="eastAsia"/>
          <w:sz w:val="24"/>
        </w:rPr>
        <w:t>宾补</w:t>
      </w:r>
      <w:proofErr w:type="gramEnd"/>
      <w:r w:rsidRPr="00E002D6">
        <w:rPr>
          <w:rFonts w:ascii="Times New Roman" w:hAnsi="Times New Roman" w:hint="eastAsia"/>
          <w:sz w:val="24"/>
        </w:rPr>
        <w:t>里的动词形成主谓关系，相当于这个动作是宾语去做的，主语只是要求宾语去做这个事，具体还得宾语去实施。</w:t>
      </w:r>
    </w:p>
    <w:p w14:paraId="1D2A04E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以上三个词，只有</w:t>
      </w:r>
      <w:r w:rsidRPr="00E002D6">
        <w:rPr>
          <w:rFonts w:ascii="Times New Roman" w:hAnsi="Times New Roman" w:hint="eastAsia"/>
          <w:sz w:val="24"/>
        </w:rPr>
        <w:t>make</w:t>
      </w:r>
      <w:r w:rsidRPr="00E002D6">
        <w:rPr>
          <w:rFonts w:ascii="Times New Roman" w:hAnsi="Times New Roman" w:hint="eastAsia"/>
          <w:sz w:val="24"/>
        </w:rPr>
        <w:t>有被动语态，其他两个理论上可以有，但实际没有人用。比如：</w:t>
      </w:r>
    </w:p>
    <w:p w14:paraId="700A8E0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Taylor was made to clean the room by me.  </w:t>
      </w:r>
      <w:r w:rsidRPr="00E002D6">
        <w:rPr>
          <w:rFonts w:ascii="Times New Roman" w:hAnsi="Times New Roman" w:hint="eastAsia"/>
          <w:sz w:val="24"/>
        </w:rPr>
        <w:t>→变被动时，</w:t>
      </w:r>
      <w:proofErr w:type="gramStart"/>
      <w:r w:rsidRPr="00E002D6">
        <w:rPr>
          <w:rFonts w:ascii="Times New Roman" w:hAnsi="Times New Roman" w:hint="eastAsia"/>
          <w:sz w:val="24"/>
        </w:rPr>
        <w:t>宾补的</w:t>
      </w:r>
      <w:proofErr w:type="gramEnd"/>
      <w:r w:rsidRPr="00E002D6">
        <w:rPr>
          <w:rFonts w:ascii="Times New Roman" w:hAnsi="Times New Roman" w:hint="eastAsia"/>
          <w:sz w:val="24"/>
        </w:rPr>
        <w:t>动词原形</w:t>
      </w:r>
      <w:proofErr w:type="gramStart"/>
      <w:r w:rsidRPr="00E002D6">
        <w:rPr>
          <w:rFonts w:ascii="Times New Roman" w:hAnsi="Times New Roman" w:hint="eastAsia"/>
          <w:sz w:val="24"/>
        </w:rPr>
        <w:t>须变成</w:t>
      </w:r>
      <w:proofErr w:type="gramEnd"/>
      <w:r w:rsidRPr="00E002D6">
        <w:rPr>
          <w:rFonts w:ascii="Times New Roman" w:hAnsi="Times New Roman" w:hint="eastAsia"/>
          <w:sz w:val="24"/>
        </w:rPr>
        <w:t>不定式。</w:t>
      </w:r>
    </w:p>
    <w:p w14:paraId="5FF744E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b</w:t>
      </w:r>
      <w:r w:rsidRPr="00E002D6">
        <w:rPr>
          <w:rFonts w:ascii="Times New Roman" w:hAnsi="Times New Roman" w:hint="eastAsia"/>
          <w:sz w:val="24"/>
          <w:lang w:eastAsia="zh"/>
        </w:rPr>
        <w:t>.</w:t>
      </w:r>
      <w:r w:rsidRPr="00E002D6">
        <w:rPr>
          <w:rFonts w:ascii="Times New Roman" w:hAnsi="Times New Roman" w:hint="eastAsia"/>
          <w:sz w:val="24"/>
        </w:rPr>
        <w:t xml:space="preserve"> </w:t>
      </w:r>
      <w:r w:rsidRPr="00E002D6">
        <w:rPr>
          <w:rFonts w:ascii="Times New Roman" w:hAnsi="Times New Roman" w:hint="eastAsia"/>
          <w:sz w:val="24"/>
        </w:rPr>
        <w:t>这几个词后面还可以加形容词、名词、过去分词等形成宾补，现举例说明：</w:t>
      </w:r>
    </w:p>
    <w:p w14:paraId="2C1C6D0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make Kelly happy.</w:t>
      </w:r>
    </w:p>
    <w:p w14:paraId="5990589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make Kelly a good teacher.</w:t>
      </w:r>
    </w:p>
    <w:p w14:paraId="11A3CD5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I had my hair cut this morning.</w:t>
      </w:r>
    </w:p>
    <w:p w14:paraId="540A0BD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get</w:t>
      </w:r>
      <w:proofErr w:type="gramEnd"/>
      <w:r w:rsidRPr="00E002D6">
        <w:rPr>
          <w:rFonts w:ascii="Times New Roman" w:hAnsi="Times New Roman" w:hint="eastAsia"/>
          <w:sz w:val="24"/>
        </w:rPr>
        <w:t xml:space="preserve"> my hair cut this morning.</w:t>
      </w:r>
    </w:p>
    <w:p w14:paraId="2075845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在</w:t>
      </w:r>
      <w:proofErr w:type="gramStart"/>
      <w:r w:rsidRPr="00E002D6">
        <w:rPr>
          <w:rFonts w:ascii="Times New Roman" w:hAnsi="Times New Roman" w:hint="eastAsia"/>
          <w:sz w:val="24"/>
        </w:rPr>
        <w:t>主系表句型</w:t>
      </w:r>
      <w:proofErr w:type="gramEnd"/>
      <w:r w:rsidRPr="00E002D6">
        <w:rPr>
          <w:rFonts w:ascii="Times New Roman" w:hAnsi="Times New Roman" w:hint="eastAsia"/>
          <w:sz w:val="24"/>
        </w:rPr>
        <w:t>里，表语就是主语的补足语；在这些句子里，宾语后面接的是宾语补足语，也可以认为是宾语的表语，逻辑关系相当于是主表的关系。</w:t>
      </w:r>
    </w:p>
    <w:p w14:paraId="57629E6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hint="eastAsia"/>
          <w:sz w:val="24"/>
        </w:rPr>
        <w:t>let</w:t>
      </w:r>
    </w:p>
    <w:p w14:paraId="7D64848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w:t>
      </w:r>
      <w:r w:rsidRPr="00E002D6">
        <w:rPr>
          <w:rFonts w:ascii="Times New Roman" w:hAnsi="Times New Roman" w:hint="eastAsia"/>
          <w:sz w:val="24"/>
        </w:rPr>
        <w:t xml:space="preserve"> He let Taylor wash the car.  </w:t>
      </w:r>
      <w:r w:rsidRPr="00E002D6">
        <w:rPr>
          <w:rFonts w:ascii="Times New Roman" w:hAnsi="Times New Roman" w:hint="eastAsia"/>
          <w:sz w:val="24"/>
        </w:rPr>
        <w:t>→后面加动词原形短语作宾补</w:t>
      </w:r>
    </w:p>
    <w:p w14:paraId="143C189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let</w:t>
      </w:r>
      <w:r w:rsidRPr="00E002D6">
        <w:rPr>
          <w:rFonts w:ascii="Times New Roman" w:hAnsi="Times New Roman" w:hint="eastAsia"/>
          <w:sz w:val="24"/>
        </w:rPr>
        <w:t>没有第三人称单数的变形。</w:t>
      </w:r>
    </w:p>
    <w:p w14:paraId="6088168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被动：</w:t>
      </w:r>
      <w:r w:rsidRPr="00E002D6">
        <w:rPr>
          <w:rFonts w:ascii="Times New Roman" w:hAnsi="Times New Roman" w:hint="eastAsia"/>
          <w:sz w:val="24"/>
        </w:rPr>
        <w:t xml:space="preserve">Taylor was let to wash the car by him.  </w:t>
      </w:r>
      <w:r w:rsidRPr="00E002D6">
        <w:rPr>
          <w:rFonts w:ascii="Times New Roman" w:hAnsi="Times New Roman" w:hint="eastAsia"/>
          <w:sz w:val="24"/>
        </w:rPr>
        <w:t>→变被动时，</w:t>
      </w:r>
      <w:proofErr w:type="gramStart"/>
      <w:r w:rsidRPr="00E002D6">
        <w:rPr>
          <w:rFonts w:ascii="Times New Roman" w:hAnsi="Times New Roman" w:hint="eastAsia"/>
          <w:sz w:val="24"/>
        </w:rPr>
        <w:t>宾补的</w:t>
      </w:r>
      <w:proofErr w:type="gramEnd"/>
      <w:r w:rsidRPr="00E002D6">
        <w:rPr>
          <w:rFonts w:ascii="Times New Roman" w:hAnsi="Times New Roman" w:hint="eastAsia"/>
          <w:sz w:val="24"/>
        </w:rPr>
        <w:t>动词原形</w:t>
      </w:r>
      <w:proofErr w:type="gramStart"/>
      <w:r w:rsidRPr="00E002D6">
        <w:rPr>
          <w:rFonts w:ascii="Times New Roman" w:hAnsi="Times New Roman" w:hint="eastAsia"/>
          <w:sz w:val="24"/>
        </w:rPr>
        <w:t>须变成</w:t>
      </w:r>
      <w:proofErr w:type="gramEnd"/>
      <w:r w:rsidRPr="00E002D6">
        <w:rPr>
          <w:rFonts w:ascii="Times New Roman" w:hAnsi="Times New Roman" w:hint="eastAsia"/>
          <w:sz w:val="24"/>
        </w:rPr>
        <w:t>不定式。</w:t>
      </w:r>
    </w:p>
    <w:p w14:paraId="5FD4D8F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b</w:t>
      </w:r>
      <w:r w:rsidRPr="00E002D6">
        <w:rPr>
          <w:rFonts w:ascii="Times New Roman" w:hAnsi="Times New Roman" w:hint="eastAsia"/>
          <w:sz w:val="24"/>
          <w:lang w:eastAsia="zh"/>
        </w:rPr>
        <w:t>.</w:t>
      </w:r>
      <w:r w:rsidRPr="00E002D6">
        <w:rPr>
          <w:rFonts w:ascii="Times New Roman" w:hAnsi="Times New Roman" w:hint="eastAsia"/>
          <w:sz w:val="24"/>
        </w:rPr>
        <w:t xml:space="preserve"> let</w:t>
      </w:r>
      <w:r w:rsidRPr="00E002D6">
        <w:rPr>
          <w:rFonts w:ascii="Times New Roman" w:hAnsi="Times New Roman" w:hint="eastAsia"/>
          <w:sz w:val="24"/>
        </w:rPr>
        <w:t>后面可以加介副词作宾补。介副词指既是介词又是副词的词，介词后面不接宾语单独使用的话是当作副词使用。</w:t>
      </w:r>
    </w:p>
    <w:p w14:paraId="03943DB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He let me in.</w:t>
      </w:r>
    </w:p>
    <w:p w14:paraId="69117CD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His attitude let me down.</w:t>
      </w:r>
    </w:p>
    <w:p w14:paraId="5EEEFD46" w14:textId="77777777" w:rsidR="00792C08" w:rsidRPr="00E002D6" w:rsidRDefault="00792C08">
      <w:pPr>
        <w:spacing w:line="400" w:lineRule="exact"/>
        <w:ind w:firstLineChars="200" w:firstLine="480"/>
        <w:rPr>
          <w:rFonts w:ascii="Times New Roman" w:hAnsi="Times New Roman"/>
          <w:sz w:val="24"/>
        </w:rPr>
      </w:pPr>
    </w:p>
    <w:p w14:paraId="117756FA" w14:textId="77777777" w:rsidR="00792C08" w:rsidRPr="00E002D6" w:rsidRDefault="00000000">
      <w:pPr>
        <w:numPr>
          <w:ilvl w:val="0"/>
          <w:numId w:val="96"/>
        </w:numPr>
        <w:spacing w:line="400" w:lineRule="exact"/>
        <w:ind w:firstLineChars="200" w:firstLine="480"/>
        <w:rPr>
          <w:rFonts w:ascii="Times New Roman" w:hAnsi="Times New Roman"/>
          <w:sz w:val="24"/>
        </w:rPr>
      </w:pPr>
      <w:r w:rsidRPr="00E002D6">
        <w:rPr>
          <w:rFonts w:ascii="Times New Roman" w:hAnsi="Times New Roman" w:hint="eastAsia"/>
          <w:sz w:val="24"/>
        </w:rPr>
        <w:t>现在进行时的用法</w:t>
      </w:r>
    </w:p>
    <w:p w14:paraId="2A50618E" w14:textId="77777777" w:rsidR="00792C08" w:rsidRPr="00E002D6" w:rsidRDefault="00000000">
      <w:pPr>
        <w:pStyle w:val="a3"/>
        <w:spacing w:before="78" w:line="400" w:lineRule="exact"/>
        <w:ind w:right="181" w:firstLineChars="200" w:firstLine="480"/>
        <w:rPr>
          <w:rFonts w:ascii="Times New Roman" w:eastAsia="宋体" w:hAnsi="Times New Roman" w:cs="Times New Roman"/>
          <w:sz w:val="24"/>
          <w:szCs w:val="32"/>
          <w:lang w:eastAsia="zh-CN"/>
        </w:rPr>
      </w:pPr>
      <w:r w:rsidRPr="00E002D6">
        <w:rPr>
          <w:rFonts w:ascii="Times New Roman" w:eastAsia="宋体" w:hAnsi="Times New Roman" w:cs="Times New Roman" w:hint="eastAsia"/>
          <w:sz w:val="24"/>
          <w:szCs w:val="32"/>
          <w:lang w:eastAsia="zh-CN"/>
        </w:rPr>
        <w:t>表示正在进行的动作的时候，需要用到进行时，这是“态”的一种。从“时”的维度来看，依然分过去、现在和将来。本课重点复习现在进行时。进行时的语法格式为：动词变为</w:t>
      </w:r>
      <w:r w:rsidRPr="00E002D6">
        <w:rPr>
          <w:rFonts w:ascii="Times New Roman" w:eastAsia="宋体" w:hAnsi="Times New Roman" w:cs="Times New Roman" w:hint="eastAsia"/>
          <w:sz w:val="24"/>
          <w:szCs w:val="32"/>
          <w:lang w:eastAsia="zh-CN"/>
        </w:rPr>
        <w:t>be</w:t>
      </w:r>
      <w:r w:rsidRPr="00E002D6">
        <w:rPr>
          <w:rFonts w:ascii="Times New Roman" w:eastAsia="宋体" w:hAnsi="Times New Roman" w:cs="Times New Roman" w:hint="eastAsia"/>
          <w:sz w:val="24"/>
          <w:szCs w:val="32"/>
          <w:lang w:eastAsia="zh-CN"/>
        </w:rPr>
        <w:t>（助动词）</w:t>
      </w:r>
      <w:r w:rsidRPr="00E002D6">
        <w:rPr>
          <w:rFonts w:ascii="Times New Roman" w:eastAsia="宋体" w:hAnsi="Times New Roman" w:cs="Times New Roman" w:hint="eastAsia"/>
          <w:sz w:val="24"/>
          <w:szCs w:val="32"/>
          <w:lang w:eastAsia="zh-CN"/>
        </w:rPr>
        <w:t xml:space="preserve">+ </w:t>
      </w:r>
      <w:r w:rsidRPr="00E002D6">
        <w:rPr>
          <w:rFonts w:ascii="Times New Roman" w:eastAsia="宋体" w:hAnsi="Times New Roman" w:cs="Times New Roman" w:hint="eastAsia"/>
          <w:sz w:val="24"/>
          <w:szCs w:val="32"/>
          <w:lang w:eastAsia="zh-CN"/>
        </w:rPr>
        <w:t>现在分词。例如：</w:t>
      </w:r>
    </w:p>
    <w:p w14:paraId="68BB48EB" w14:textId="77777777" w:rsidR="00792C08" w:rsidRPr="00E002D6" w:rsidRDefault="00000000">
      <w:pPr>
        <w:pStyle w:val="a3"/>
        <w:spacing w:before="78" w:line="400" w:lineRule="exact"/>
        <w:ind w:right="181" w:firstLineChars="200" w:firstLine="480"/>
        <w:rPr>
          <w:rFonts w:ascii="Times New Roman" w:eastAsia="宋体" w:hAnsi="Times New Roman" w:cs="Times New Roman"/>
          <w:sz w:val="24"/>
          <w:szCs w:val="32"/>
          <w:lang w:eastAsia="zh-CN"/>
        </w:rPr>
      </w:pPr>
      <w:r w:rsidRPr="00E002D6">
        <w:rPr>
          <w:rFonts w:ascii="Times New Roman" w:eastAsia="宋体" w:hAnsi="Times New Roman" w:cs="Times New Roman" w:hint="eastAsia"/>
          <w:sz w:val="24"/>
          <w:szCs w:val="32"/>
          <w:lang w:eastAsia="zh-CN"/>
        </w:rPr>
        <w:t>一般现在时</w:t>
      </w:r>
      <w:r w:rsidRPr="00E002D6">
        <w:rPr>
          <w:rFonts w:ascii="Times New Roman" w:eastAsia="宋体" w:hAnsi="Times New Roman" w:cs="Times New Roman" w:hint="eastAsia"/>
          <w:sz w:val="24"/>
          <w:szCs w:val="32"/>
          <w:lang w:eastAsia="zh-CN"/>
        </w:rPr>
        <w:t xml:space="preserve">               </w:t>
      </w:r>
      <w:r w:rsidRPr="00E002D6">
        <w:rPr>
          <w:rFonts w:ascii="Times New Roman" w:eastAsia="宋体" w:hAnsi="Times New Roman" w:cs="Times New Roman" w:hint="eastAsia"/>
          <w:sz w:val="24"/>
          <w:szCs w:val="32"/>
          <w:lang w:eastAsia="zh-CN"/>
        </w:rPr>
        <w:t>进行现在时</w:t>
      </w:r>
    </w:p>
    <w:p w14:paraId="73E95262" w14:textId="77777777" w:rsidR="00792C08" w:rsidRPr="00E002D6" w:rsidRDefault="00000000">
      <w:pPr>
        <w:pStyle w:val="a3"/>
        <w:spacing w:before="78" w:line="400" w:lineRule="exact"/>
        <w:ind w:right="181" w:firstLineChars="200" w:firstLine="480"/>
        <w:rPr>
          <w:rFonts w:ascii="Times New Roman" w:eastAsia="宋体" w:hAnsi="Times New Roman" w:cs="Times New Roman"/>
          <w:sz w:val="24"/>
          <w:szCs w:val="32"/>
          <w:lang w:eastAsia="zh-CN"/>
        </w:rPr>
      </w:pPr>
      <w:r w:rsidRPr="00E002D6">
        <w:rPr>
          <w:rFonts w:ascii="Times New Roman" w:eastAsia="宋体" w:hAnsi="Times New Roman" w:cs="Times New Roman" w:hint="eastAsia"/>
          <w:sz w:val="24"/>
          <w:szCs w:val="32"/>
          <w:lang w:eastAsia="zh-CN"/>
        </w:rPr>
        <w:t xml:space="preserve">Lily studies English.         Lily is studying English.      </w:t>
      </w:r>
      <w:r w:rsidRPr="00E002D6">
        <w:rPr>
          <w:rFonts w:ascii="Times New Roman" w:eastAsia="宋体" w:hAnsi="Times New Roman" w:cs="Times New Roman" w:hint="eastAsia"/>
          <w:sz w:val="24"/>
          <w:szCs w:val="32"/>
          <w:lang w:eastAsia="zh-CN"/>
        </w:rPr>
        <w:t>主谓</w:t>
      </w:r>
      <w:proofErr w:type="gramStart"/>
      <w:r w:rsidRPr="00E002D6">
        <w:rPr>
          <w:rFonts w:ascii="Times New Roman" w:eastAsia="宋体" w:hAnsi="Times New Roman" w:cs="Times New Roman" w:hint="eastAsia"/>
          <w:sz w:val="24"/>
          <w:szCs w:val="32"/>
          <w:lang w:eastAsia="zh-CN"/>
        </w:rPr>
        <w:t>宾</w:t>
      </w:r>
      <w:proofErr w:type="gramEnd"/>
    </w:p>
    <w:p w14:paraId="590A72D6" w14:textId="77777777" w:rsidR="00792C08" w:rsidRPr="00E002D6" w:rsidRDefault="00000000">
      <w:pPr>
        <w:pStyle w:val="a3"/>
        <w:spacing w:before="78" w:line="400" w:lineRule="exact"/>
        <w:ind w:right="181" w:firstLineChars="200" w:firstLine="480"/>
        <w:rPr>
          <w:rFonts w:ascii="Times New Roman" w:eastAsia="宋体" w:hAnsi="Times New Roman" w:cs="Times New Roman"/>
          <w:sz w:val="24"/>
          <w:szCs w:val="32"/>
          <w:lang w:eastAsia="zh-CN"/>
        </w:rPr>
      </w:pPr>
      <w:r w:rsidRPr="00E002D6">
        <w:rPr>
          <w:rFonts w:ascii="Times New Roman" w:eastAsia="宋体" w:hAnsi="Times New Roman" w:cs="Times New Roman" w:hint="eastAsia"/>
          <w:sz w:val="24"/>
          <w:szCs w:val="32"/>
          <w:lang w:eastAsia="zh-CN"/>
        </w:rPr>
        <w:t xml:space="preserve">Belinda smiles.             Belinda is smiling.           </w:t>
      </w:r>
      <w:r w:rsidRPr="00E002D6">
        <w:rPr>
          <w:rFonts w:ascii="Times New Roman" w:eastAsia="宋体" w:hAnsi="Times New Roman" w:cs="Times New Roman" w:hint="eastAsia"/>
          <w:sz w:val="24"/>
          <w:szCs w:val="32"/>
          <w:lang w:eastAsia="zh-CN"/>
        </w:rPr>
        <w:t>主谓</w:t>
      </w:r>
    </w:p>
    <w:p w14:paraId="00E451B0" w14:textId="77777777" w:rsidR="00792C08" w:rsidRPr="00E002D6" w:rsidRDefault="00000000">
      <w:pPr>
        <w:pStyle w:val="a3"/>
        <w:spacing w:before="78" w:line="400" w:lineRule="exact"/>
        <w:ind w:right="181" w:firstLineChars="200" w:firstLine="480"/>
        <w:rPr>
          <w:rFonts w:ascii="Times New Roman" w:eastAsia="宋体" w:hAnsi="Times New Roman" w:cs="Times New Roman"/>
          <w:sz w:val="24"/>
          <w:szCs w:val="32"/>
          <w:lang w:eastAsia="zh-CN"/>
        </w:rPr>
      </w:pPr>
      <w:r w:rsidRPr="00E002D6">
        <w:rPr>
          <w:rFonts w:ascii="Times New Roman" w:eastAsia="宋体" w:hAnsi="Times New Roman" w:cs="Times New Roman" w:hint="eastAsia"/>
          <w:sz w:val="24"/>
          <w:szCs w:val="32"/>
          <w:lang w:eastAsia="zh-CN"/>
        </w:rPr>
        <w:t xml:space="preserve">Bela is nice.                Bela </w:t>
      </w:r>
      <w:proofErr w:type="gramStart"/>
      <w:r w:rsidRPr="00E002D6">
        <w:rPr>
          <w:rFonts w:ascii="Times New Roman" w:eastAsia="宋体" w:hAnsi="Times New Roman" w:cs="Times New Roman" w:hint="eastAsia"/>
          <w:sz w:val="24"/>
          <w:szCs w:val="32"/>
          <w:lang w:eastAsia="zh-CN"/>
        </w:rPr>
        <w:t>is being</w:t>
      </w:r>
      <w:proofErr w:type="gramEnd"/>
      <w:r w:rsidRPr="00E002D6">
        <w:rPr>
          <w:rFonts w:ascii="Times New Roman" w:eastAsia="宋体" w:hAnsi="Times New Roman" w:cs="Times New Roman" w:hint="eastAsia"/>
          <w:sz w:val="24"/>
          <w:szCs w:val="32"/>
          <w:lang w:eastAsia="zh-CN"/>
        </w:rPr>
        <w:t xml:space="preserve"> nice.           </w:t>
      </w:r>
      <w:r w:rsidRPr="00E002D6">
        <w:rPr>
          <w:rFonts w:ascii="Times New Roman" w:eastAsia="宋体" w:hAnsi="Times New Roman" w:cs="Times New Roman" w:hint="eastAsia"/>
          <w:sz w:val="24"/>
          <w:szCs w:val="32"/>
          <w:lang w:eastAsia="zh-CN"/>
        </w:rPr>
        <w:t>主系表</w:t>
      </w:r>
      <w:r w:rsidRPr="00E002D6">
        <w:rPr>
          <w:rFonts w:ascii="Times New Roman" w:eastAsia="宋体" w:hAnsi="Times New Roman" w:cs="Times New Roman" w:hint="eastAsia"/>
          <w:sz w:val="24"/>
          <w:szCs w:val="32"/>
          <w:lang w:eastAsia="zh-CN"/>
        </w:rPr>
        <w:t xml:space="preserve"> </w:t>
      </w:r>
    </w:p>
    <w:p w14:paraId="521E8D86" w14:textId="77777777" w:rsidR="00792C08" w:rsidRPr="00E002D6" w:rsidRDefault="00792C08">
      <w:pPr>
        <w:spacing w:line="400" w:lineRule="exact"/>
        <w:rPr>
          <w:rFonts w:ascii="Times New Roman" w:hAnsi="Times New Roman" w:cs="Times New Roman"/>
          <w:b/>
          <w:bCs/>
          <w:i/>
          <w:iCs/>
          <w:sz w:val="32"/>
          <w:szCs w:val="40"/>
        </w:rPr>
      </w:pPr>
    </w:p>
    <w:p w14:paraId="79283D8C"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7CE106F" w14:textId="77777777" w:rsidR="00792C08" w:rsidRPr="00E002D6" w:rsidRDefault="00000000">
      <w:pPr>
        <w:numPr>
          <w:ilvl w:val="0"/>
          <w:numId w:val="98"/>
        </w:numPr>
        <w:spacing w:line="400" w:lineRule="exact"/>
        <w:rPr>
          <w:rFonts w:ascii="Times New Roman" w:hAnsi="Times New Roman"/>
          <w:sz w:val="24"/>
        </w:rPr>
      </w:pPr>
      <w:r w:rsidRPr="00E002D6">
        <w:rPr>
          <w:rFonts w:ascii="Times New Roman" w:hAnsi="Times New Roman" w:hint="eastAsia"/>
          <w:sz w:val="24"/>
        </w:rPr>
        <w:t>从下列句子中找出包含非限制性定语从句的句子。</w:t>
      </w:r>
    </w:p>
    <w:p w14:paraId="57592D71"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David Livingstone, who was a doctor, explored many places in Africa.</w:t>
      </w:r>
    </w:p>
    <w:p w14:paraId="13312DF5"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Confucius, who was a great teacher, is respected by all Chinese.</w:t>
      </w:r>
    </w:p>
    <w:p w14:paraId="60BCC4AD"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The idea that he came up with is very good.</w:t>
      </w:r>
    </w:p>
    <w:p w14:paraId="44D21549"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The book that I bought yesterday is very useful.</w:t>
      </w:r>
    </w:p>
    <w:p w14:paraId="4A8775B3"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lastRenderedPageBreak/>
        <w:t>This city, which lies in the south, has a long history.</w:t>
      </w:r>
    </w:p>
    <w:p w14:paraId="49BB283F"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 xml:space="preserve">The girl who is talking with the teacher is my </w:t>
      </w:r>
      <w:proofErr w:type="spellStart"/>
      <w:r w:rsidRPr="00E002D6">
        <w:rPr>
          <w:rFonts w:ascii="Times New Roman" w:hAnsi="Times New Roman" w:hint="eastAsia"/>
          <w:sz w:val="24"/>
        </w:rPr>
        <w:t>deskmate</w:t>
      </w:r>
      <w:proofErr w:type="spellEnd"/>
      <w:r w:rsidRPr="00E002D6">
        <w:rPr>
          <w:rFonts w:ascii="Times New Roman" w:hAnsi="Times New Roman" w:hint="eastAsia"/>
          <w:sz w:val="24"/>
        </w:rPr>
        <w:t>.</w:t>
      </w:r>
    </w:p>
    <w:p w14:paraId="2C03D905"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Mr. Wang, whom we all admire, works very hard.</w:t>
      </w:r>
    </w:p>
    <w:p w14:paraId="2AA97061"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The rule that we must follow is easy to remember.</w:t>
      </w:r>
    </w:p>
    <w:p w14:paraId="414911BB"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Africa, which has many mountains and lakes, is a large continent.</w:t>
      </w:r>
    </w:p>
    <w:p w14:paraId="2B39FA44" w14:textId="77777777" w:rsidR="00792C08" w:rsidRPr="00E002D6" w:rsidRDefault="00000000">
      <w:pPr>
        <w:numPr>
          <w:ilvl w:val="0"/>
          <w:numId w:val="99"/>
        </w:numPr>
        <w:spacing w:line="400" w:lineRule="exact"/>
        <w:ind w:firstLine="480"/>
        <w:rPr>
          <w:rFonts w:ascii="Times New Roman" w:hAnsi="Times New Roman"/>
          <w:sz w:val="24"/>
        </w:rPr>
      </w:pPr>
      <w:r w:rsidRPr="00E002D6">
        <w:rPr>
          <w:rFonts w:ascii="Times New Roman" w:hAnsi="Times New Roman" w:hint="eastAsia"/>
          <w:sz w:val="24"/>
        </w:rPr>
        <w:t>The man who helps others will always be respected.</w:t>
      </w:r>
    </w:p>
    <w:p w14:paraId="6A42D98B" w14:textId="77777777" w:rsidR="00792C08" w:rsidRPr="00E002D6" w:rsidRDefault="00792C08">
      <w:pPr>
        <w:spacing w:line="400" w:lineRule="exact"/>
        <w:rPr>
          <w:rFonts w:ascii="Times New Roman" w:hAnsi="Times New Roman"/>
          <w:sz w:val="24"/>
        </w:rPr>
      </w:pPr>
    </w:p>
    <w:p w14:paraId="21A09758" w14:textId="77777777" w:rsidR="00792C08" w:rsidRPr="00E002D6" w:rsidRDefault="00000000">
      <w:pPr>
        <w:numPr>
          <w:ilvl w:val="0"/>
          <w:numId w:val="98"/>
        </w:numPr>
        <w:spacing w:line="400" w:lineRule="exact"/>
        <w:rPr>
          <w:rFonts w:ascii="Times New Roman" w:hAnsi="Times New Roman"/>
          <w:sz w:val="24"/>
        </w:rPr>
      </w:pPr>
      <w:r w:rsidRPr="00E002D6">
        <w:rPr>
          <w:rFonts w:ascii="Times New Roman" w:hAnsi="Times New Roman" w:hint="eastAsia"/>
          <w:sz w:val="24"/>
        </w:rPr>
        <w:t>语法填空</w:t>
      </w:r>
    </w:p>
    <w:p w14:paraId="28DAC963"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 xml:space="preserve">Thanksgiving falls ______ the fourth Thursday of November. </w:t>
      </w:r>
    </w:p>
    <w:p w14:paraId="6C6C9A34"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 xml:space="preserve">The settlers, ______ came from Europe, learned to survive in the new land. </w:t>
      </w:r>
    </w:p>
    <w:p w14:paraId="1D64A26C"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There ______ (be) a big Thanksgiving feast in her house every year.</w:t>
      </w:r>
    </w:p>
    <w:p w14:paraId="38B7C182"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The kind Indians made the settlers ______ (hunt) turkeys and grow corn.</w:t>
      </w:r>
    </w:p>
    <w:p w14:paraId="7C875B82"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He ______ (have) a Thanksgiving get-together at his home now.</w:t>
      </w:r>
    </w:p>
    <w:p w14:paraId="6FCE8EC6"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 xml:space="preserve">We will have a party ______ the afternoon of Thanksgiving Day. </w:t>
      </w:r>
    </w:p>
    <w:p w14:paraId="62482834"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 xml:space="preserve">My teacher, ______ we all respect, will join our dinner party. </w:t>
      </w:r>
    </w:p>
    <w:p w14:paraId="053B50D9" w14:textId="77777777" w:rsidR="00792C08" w:rsidRPr="00E002D6" w:rsidRDefault="00000000">
      <w:pPr>
        <w:numPr>
          <w:ilvl w:val="0"/>
          <w:numId w:val="100"/>
        </w:numPr>
        <w:spacing w:line="400" w:lineRule="exact"/>
        <w:ind w:firstLine="480"/>
        <w:rPr>
          <w:rFonts w:ascii="Times New Roman" w:hAnsi="Times New Roman"/>
          <w:sz w:val="24"/>
        </w:rPr>
      </w:pPr>
      <w:r w:rsidRPr="00E002D6">
        <w:rPr>
          <w:rFonts w:ascii="Times New Roman" w:hAnsi="Times New Roman" w:hint="eastAsia"/>
          <w:sz w:val="24"/>
        </w:rPr>
        <w:t>She gets her brother ______ (prepare) salad and ham for the feast.</w:t>
      </w:r>
    </w:p>
    <w:p w14:paraId="4F995545" w14:textId="77777777" w:rsidR="00792C08" w:rsidRPr="00E002D6" w:rsidRDefault="00792C08">
      <w:pPr>
        <w:spacing w:line="400" w:lineRule="exact"/>
        <w:rPr>
          <w:rFonts w:ascii="Times New Roman" w:hAnsi="Times New Roman"/>
          <w:sz w:val="24"/>
        </w:rPr>
      </w:pPr>
    </w:p>
    <w:p w14:paraId="486919F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作业：找出所有的定语从句，并指出是限定性的还是非限定性的；找出引导词，并指</w:t>
      </w:r>
      <w:proofErr w:type="gramStart"/>
      <w:r w:rsidRPr="00E002D6">
        <w:rPr>
          <w:rFonts w:ascii="Times New Roman" w:hAnsi="Times New Roman" w:hint="eastAsia"/>
          <w:sz w:val="24"/>
        </w:rPr>
        <w:t>出引导</w:t>
      </w:r>
      <w:proofErr w:type="gramEnd"/>
      <w:r w:rsidRPr="00E002D6">
        <w:rPr>
          <w:rFonts w:ascii="Times New Roman" w:hAnsi="Times New Roman" w:hint="eastAsia"/>
          <w:sz w:val="24"/>
        </w:rPr>
        <w:t>词</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语还是宾语。</w:t>
      </w:r>
    </w:p>
    <w:p w14:paraId="031734FD" w14:textId="77777777" w:rsidR="00792C08" w:rsidRPr="00E002D6" w:rsidRDefault="00792C08">
      <w:pPr>
        <w:spacing w:line="400" w:lineRule="exact"/>
        <w:rPr>
          <w:rFonts w:ascii="Times New Roman" w:hAnsi="Times New Roman"/>
          <w:sz w:val="24"/>
        </w:rPr>
      </w:pPr>
    </w:p>
    <w:p w14:paraId="2C589039" w14:textId="77777777" w:rsidR="00792C08" w:rsidRPr="00E002D6" w:rsidRDefault="00792C08">
      <w:pPr>
        <w:spacing w:line="400" w:lineRule="exact"/>
        <w:rPr>
          <w:rFonts w:ascii="Times New Roman" w:hAnsi="Times New Roman"/>
          <w:sz w:val="24"/>
        </w:rPr>
      </w:pPr>
    </w:p>
    <w:p w14:paraId="5CA1AB08" w14:textId="77777777" w:rsidR="00792C08" w:rsidRPr="00E002D6" w:rsidRDefault="00792C08">
      <w:pPr>
        <w:spacing w:line="400" w:lineRule="exact"/>
        <w:rPr>
          <w:rFonts w:ascii="Times New Roman" w:hAnsi="Times New Roman"/>
          <w:sz w:val="24"/>
        </w:rPr>
      </w:pPr>
    </w:p>
    <w:p w14:paraId="412B37F5" w14:textId="77777777" w:rsidR="00792C08" w:rsidRPr="00E002D6" w:rsidRDefault="00792C08">
      <w:pPr>
        <w:spacing w:line="400" w:lineRule="exact"/>
        <w:rPr>
          <w:rFonts w:ascii="Times New Roman" w:hAnsi="Times New Roman"/>
          <w:sz w:val="24"/>
        </w:rPr>
      </w:pPr>
    </w:p>
    <w:p w14:paraId="320E9AFB" w14:textId="77777777" w:rsidR="00792C08" w:rsidRPr="00E002D6" w:rsidRDefault="00792C08">
      <w:pPr>
        <w:spacing w:line="400" w:lineRule="exact"/>
        <w:rPr>
          <w:rFonts w:ascii="Times New Roman" w:hAnsi="Times New Roman"/>
          <w:sz w:val="24"/>
        </w:rPr>
      </w:pPr>
    </w:p>
    <w:p w14:paraId="755C5504" w14:textId="77777777" w:rsidR="00792C08" w:rsidRPr="00E002D6" w:rsidRDefault="00792C08">
      <w:pPr>
        <w:spacing w:line="400" w:lineRule="exact"/>
        <w:rPr>
          <w:rFonts w:ascii="Times New Roman" w:hAnsi="Times New Roman"/>
          <w:sz w:val="24"/>
        </w:rPr>
      </w:pPr>
    </w:p>
    <w:p w14:paraId="72365F61" w14:textId="77777777" w:rsidR="00792C08" w:rsidRPr="00E002D6" w:rsidRDefault="00792C08">
      <w:pPr>
        <w:spacing w:line="400" w:lineRule="exact"/>
        <w:rPr>
          <w:rFonts w:ascii="Times New Roman" w:hAnsi="Times New Roman"/>
          <w:sz w:val="24"/>
        </w:rPr>
      </w:pPr>
    </w:p>
    <w:p w14:paraId="2AF5FFDB" w14:textId="77777777" w:rsidR="00792C08" w:rsidRPr="00E002D6" w:rsidRDefault="00792C08">
      <w:pPr>
        <w:spacing w:line="400" w:lineRule="exact"/>
        <w:rPr>
          <w:rFonts w:ascii="Times New Roman" w:hAnsi="Times New Roman"/>
          <w:sz w:val="24"/>
        </w:rPr>
      </w:pPr>
    </w:p>
    <w:p w14:paraId="3A653286" w14:textId="77777777" w:rsidR="00792C08" w:rsidRPr="00E002D6" w:rsidRDefault="00792C08">
      <w:pPr>
        <w:spacing w:line="400" w:lineRule="exact"/>
        <w:rPr>
          <w:rFonts w:ascii="Times New Roman" w:hAnsi="Times New Roman"/>
          <w:sz w:val="24"/>
        </w:rPr>
      </w:pPr>
    </w:p>
    <w:p w14:paraId="575020D6" w14:textId="77777777" w:rsidR="00792C08" w:rsidRPr="00E002D6" w:rsidRDefault="00792C08">
      <w:pPr>
        <w:spacing w:line="400" w:lineRule="exact"/>
        <w:rPr>
          <w:rFonts w:ascii="Times New Roman" w:hAnsi="Times New Roman"/>
          <w:sz w:val="24"/>
        </w:rPr>
      </w:pPr>
    </w:p>
    <w:p w14:paraId="380889A2" w14:textId="77777777" w:rsidR="00792C08" w:rsidRPr="00E002D6" w:rsidRDefault="00792C08">
      <w:pPr>
        <w:spacing w:line="400" w:lineRule="exact"/>
        <w:rPr>
          <w:rFonts w:ascii="Times New Roman" w:hAnsi="Times New Roman"/>
          <w:sz w:val="24"/>
        </w:rPr>
      </w:pPr>
    </w:p>
    <w:p w14:paraId="3A94E82A" w14:textId="77777777" w:rsidR="00792C08" w:rsidRPr="00E002D6" w:rsidRDefault="00792C08">
      <w:pPr>
        <w:spacing w:line="400" w:lineRule="exact"/>
        <w:rPr>
          <w:rFonts w:ascii="Times New Roman" w:hAnsi="Times New Roman"/>
          <w:sz w:val="24"/>
        </w:rPr>
      </w:pPr>
    </w:p>
    <w:p w14:paraId="7D9B64B4" w14:textId="77777777" w:rsidR="00792C08" w:rsidRPr="00E002D6" w:rsidRDefault="00792C08">
      <w:pPr>
        <w:spacing w:line="400" w:lineRule="exact"/>
        <w:rPr>
          <w:rFonts w:ascii="Times New Roman" w:hAnsi="Times New Roman"/>
          <w:sz w:val="24"/>
        </w:rPr>
      </w:pPr>
    </w:p>
    <w:p w14:paraId="4D73383D" w14:textId="77777777" w:rsidR="00792C08" w:rsidRPr="00E002D6" w:rsidRDefault="00792C08">
      <w:pPr>
        <w:spacing w:line="400" w:lineRule="exact"/>
        <w:rPr>
          <w:rFonts w:ascii="Times New Roman" w:hAnsi="Times New Roman"/>
          <w:sz w:val="24"/>
        </w:rPr>
      </w:pPr>
    </w:p>
    <w:p w14:paraId="584156E6" w14:textId="77777777" w:rsidR="00792C08" w:rsidRPr="00E002D6" w:rsidRDefault="00792C08">
      <w:pPr>
        <w:spacing w:line="400" w:lineRule="exact"/>
        <w:rPr>
          <w:rFonts w:ascii="Times New Roman" w:hAnsi="Times New Roman"/>
          <w:sz w:val="24"/>
        </w:rPr>
      </w:pPr>
    </w:p>
    <w:p w14:paraId="5DAF8E1E" w14:textId="77777777" w:rsidR="00792C08" w:rsidRPr="00E002D6" w:rsidRDefault="00792C08">
      <w:pPr>
        <w:spacing w:line="400" w:lineRule="exact"/>
        <w:rPr>
          <w:rFonts w:ascii="Times New Roman" w:hAnsi="Times New Roman"/>
          <w:sz w:val="24"/>
        </w:rPr>
      </w:pPr>
    </w:p>
    <w:p w14:paraId="32EC0990"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53-54</w:t>
      </w:r>
    </w:p>
    <w:p w14:paraId="2437AC09"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Monkeying Around</w:t>
      </w:r>
    </w:p>
    <w:p w14:paraId="06CF9D21" w14:textId="77777777" w:rsidR="00792C08" w:rsidRPr="00E002D6" w:rsidRDefault="00792C08">
      <w:pPr>
        <w:spacing w:line="400" w:lineRule="exact"/>
        <w:jc w:val="center"/>
        <w:rPr>
          <w:rFonts w:ascii="Times New Roman" w:hAnsi="Times New Roman" w:cs="Times New Roman"/>
          <w:b/>
          <w:bCs/>
          <w:sz w:val="36"/>
          <w:szCs w:val="44"/>
        </w:rPr>
      </w:pPr>
    </w:p>
    <w:p w14:paraId="65CBB5E1"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530D7019"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lʌk</w:t>
      </w:r>
      <w:proofErr w:type="spellEnd"/>
      <w:r w:rsidRPr="00E002D6">
        <w:rPr>
          <w:rFonts w:ascii="Cambria" w:hAnsi="Cambria" w:cs="Cambria"/>
          <w:sz w:val="22"/>
          <w:szCs w:val="22"/>
        </w:rPr>
        <w:t>/</w:t>
      </w:r>
    </w:p>
    <w:p w14:paraId="4592567C"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Thai people believe that keeping monkeys happy brings good luck.</w:t>
      </w:r>
      <w:r w:rsidRPr="00E002D6">
        <w:rPr>
          <w:rFonts w:ascii="Times New Roman" w:eastAsia="宋体" w:hAnsi="Times New Roman" w:cs="Times New Roman" w:hint="eastAsia"/>
          <w:spacing w:val="-1"/>
          <w:sz w:val="28"/>
          <w:szCs w:val="28"/>
          <w:lang w:eastAsia="zh-CN"/>
        </w:rPr>
        <w:t xml:space="preserve"> </w:t>
      </w:r>
    </w:p>
    <w:p w14:paraId="1A0CA000"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trit</w:t>
      </w:r>
      <w:proofErr w:type="spellEnd"/>
      <w:r w:rsidRPr="00E002D6">
        <w:rPr>
          <w:rFonts w:ascii="Cambria" w:eastAsia="宋体" w:hAnsi="Cambria" w:cs="Cambria"/>
          <w:spacing w:val="-1"/>
          <w:sz w:val="22"/>
          <w:szCs w:val="22"/>
          <w:lang w:eastAsia="zh-CN"/>
        </w:rPr>
        <w:t>/</w:t>
      </w:r>
    </w:p>
    <w:p w14:paraId="7162E861"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So</w:t>
      </w:r>
      <w:proofErr w:type="gramEnd"/>
      <w:r w:rsidRPr="00E002D6">
        <w:rPr>
          <w:rFonts w:ascii="Times New Roman" w:eastAsia="宋体" w:hAnsi="Times New Roman" w:cs="Times New Roman"/>
          <w:spacing w:val="-1"/>
          <w:sz w:val="28"/>
          <w:szCs w:val="28"/>
          <w:lang w:eastAsia="zh-CN"/>
        </w:rPr>
        <w:t xml:space="preserve"> every year there’s a day on which they have a special treat for</w:t>
      </w:r>
    </w:p>
    <w:p w14:paraId="7A79BCE8"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ænjᴜəl</w:t>
      </w:r>
      <w:proofErr w:type="spellEnd"/>
      <w:r w:rsidRPr="00E002D6">
        <w:rPr>
          <w:rFonts w:ascii="Cambria" w:eastAsia="宋体" w:hAnsi="Cambria" w:cs="Cambria"/>
          <w:spacing w:val="-1"/>
          <w:sz w:val="22"/>
          <w:szCs w:val="22"/>
          <w:lang w:eastAsia="zh-CN"/>
        </w:rPr>
        <w:t>/         /</w:t>
      </w:r>
      <w:r w:rsidRPr="00E002D6">
        <w:rPr>
          <w:rFonts w:ascii="Cambria" w:eastAsia="宋体" w:hAnsi="Cambria" w:cs="Cambria"/>
          <w:i/>
          <w:iCs/>
          <w:spacing w:val="-1"/>
          <w:sz w:val="22"/>
          <w:szCs w:val="22"/>
          <w:lang w:eastAsia="zh-CN"/>
        </w:rPr>
        <w:t>fist</w:t>
      </w:r>
      <w:r w:rsidRPr="00E002D6">
        <w:rPr>
          <w:rFonts w:ascii="Cambria" w:eastAsia="宋体" w:hAnsi="Cambria" w:cs="Cambria"/>
          <w:spacing w:val="-1"/>
          <w:sz w:val="22"/>
          <w:szCs w:val="22"/>
          <w:lang w:eastAsia="zh-CN"/>
        </w:rPr>
        <w:t>/</w:t>
      </w:r>
    </w:p>
    <w:p w14:paraId="2B51113C"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monkeys called the Annual Monkey Feast.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Hundreds of monkeys</w:t>
      </w:r>
    </w:p>
    <w:p w14:paraId="600EF58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 xml:space="preserve"> </w:t>
      </w:r>
      <w:proofErr w:type="spellStart"/>
      <w:r w:rsidRPr="00E002D6">
        <w:rPr>
          <w:rFonts w:ascii="Cambria" w:eastAsia="宋体" w:hAnsi="Cambria" w:cs="Cambria"/>
          <w:i/>
          <w:iCs/>
          <w:spacing w:val="-1"/>
          <w:sz w:val="22"/>
          <w:szCs w:val="22"/>
          <w:lang w:eastAsia="zh-CN"/>
        </w:rPr>
        <w:t>bʌˈfe</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paɪld</w:t>
      </w:r>
      <w:proofErr w:type="spellEnd"/>
      <w:r w:rsidRPr="00E002D6">
        <w:rPr>
          <w:rFonts w:ascii="Cambria" w:eastAsia="宋体" w:hAnsi="Cambria" w:cs="Cambria"/>
          <w:spacing w:val="-1"/>
          <w:sz w:val="22"/>
          <w:szCs w:val="22"/>
          <w:lang w:eastAsia="zh-CN"/>
        </w:rPr>
        <w:t>/</w:t>
      </w:r>
    </w:p>
    <w:p w14:paraId="38ED0D0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come from the mountains to “sit at”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long buffet tables which are piled</w:t>
      </w:r>
    </w:p>
    <w:p w14:paraId="7918F9F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bəˈnænəz</w:t>
      </w:r>
      <w:proofErr w:type="spellEnd"/>
      <w:r w:rsidRPr="00E002D6">
        <w:rPr>
          <w:rFonts w:ascii="Cambria" w:eastAsia="宋体" w:hAnsi="Cambria" w:cs="Cambria"/>
          <w:spacing w:val="-1"/>
          <w:sz w:val="22"/>
          <w:szCs w:val="22"/>
          <w:lang w:eastAsia="zh-CN"/>
        </w:rPr>
        <w:t>/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pinʌts</w:t>
      </w:r>
      <w:proofErr w:type="spellEnd"/>
      <w:proofErr w:type="gramStart"/>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gramEnd"/>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watɚˌmɛlən</w:t>
      </w:r>
      <w:r w:rsidRPr="00E002D6">
        <w:rPr>
          <w:rFonts w:ascii="Cambria" w:eastAsia="宋体" w:hAnsi="Cambria" w:cs="Cambria" w:hint="eastAsia"/>
          <w:i/>
          <w:iCs/>
          <w:spacing w:val="-1"/>
          <w:sz w:val="22"/>
          <w:szCs w:val="22"/>
          <w:lang w:eastAsia="zh-CN"/>
        </w:rPr>
        <w:t>z</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kæbɪdʒ</w:t>
      </w:r>
      <w:proofErr w:type="spellEnd"/>
      <w:r w:rsidRPr="00E002D6">
        <w:rPr>
          <w:rFonts w:ascii="Cambria" w:eastAsia="宋体" w:hAnsi="Cambria" w:cs="Cambria"/>
          <w:spacing w:val="-1"/>
          <w:sz w:val="22"/>
          <w:szCs w:val="22"/>
          <w:lang w:eastAsia="zh-CN"/>
        </w:rPr>
        <w:t>/</w:t>
      </w:r>
    </w:p>
    <w:p w14:paraId="4E3961D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high with bananas,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peanuts,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watermelons and cabbage.</w:t>
      </w:r>
    </w:p>
    <w:p w14:paraId="0A6ABC63"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faɪts</w:t>
      </w:r>
      <w:proofErr w:type="spellEnd"/>
      <w:proofErr w:type="gramStart"/>
      <w:r w:rsidRPr="00E002D6">
        <w:rPr>
          <w:rFonts w:ascii="Cambria" w:eastAsia="宋体" w:hAnsi="Cambria" w:cs="Cambria"/>
          <w:spacing w:val="-1"/>
          <w:sz w:val="22"/>
          <w:szCs w:val="22"/>
          <w:lang w:eastAsia="zh-CN"/>
        </w:rPr>
        <w:t>/  /</w:t>
      </w:r>
      <w:proofErr w:type="spellStart"/>
      <w:proofErr w:type="gramEnd"/>
      <w:r w:rsidRPr="00E002D6">
        <w:rPr>
          <w:rFonts w:ascii="Cambria" w:eastAsia="宋体" w:hAnsi="Cambria" w:cs="Cambria"/>
          <w:i/>
          <w:iCs/>
          <w:spacing w:val="-1"/>
          <w:sz w:val="22"/>
          <w:szCs w:val="22"/>
          <w:lang w:eastAsia="zh-CN"/>
        </w:rPr>
        <w:t>brek</w:t>
      </w:r>
      <w:proofErr w:type="spellEnd"/>
      <w:r w:rsidRPr="00E002D6">
        <w:rPr>
          <w:rFonts w:ascii="Cambria" w:eastAsia="宋体" w:hAnsi="Cambria" w:cs="Cambria"/>
          <w:spacing w:val="-1"/>
          <w:sz w:val="22"/>
          <w:szCs w:val="22"/>
          <w:lang w:eastAsia="zh-CN"/>
        </w:rPr>
        <w:t>/</w:t>
      </w:r>
    </w:p>
    <w:p w14:paraId="3BC9E88C"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Monkeys will be monkeys.</w:t>
      </w:r>
      <w:r w:rsidRPr="00E002D6">
        <w:rPr>
          <w:rFonts w:ascii="Times New Roman" w:eastAsia="宋体" w:hAnsi="Times New Roman" w:cs="Times New Roman" w:hint="eastAsia"/>
          <w:spacing w:val="-1"/>
          <w:sz w:val="28"/>
          <w:szCs w:val="28"/>
          <w:lang w:eastAsia="zh-CN"/>
        </w:rPr>
        <w:t xml:space="preserve"> </w:t>
      </w:r>
      <w:proofErr w:type="gramStart"/>
      <w:r w:rsidRPr="00E002D6">
        <w:rPr>
          <w:rFonts w:ascii="Times New Roman" w:eastAsia="宋体" w:hAnsi="Times New Roman" w:cs="Times New Roman"/>
          <w:spacing w:val="-1"/>
          <w:sz w:val="28"/>
          <w:szCs w:val="28"/>
          <w:lang w:eastAsia="zh-CN"/>
        </w:rPr>
        <w:t>So</w:t>
      </w:r>
      <w:proofErr w:type="gramEnd"/>
      <w:r w:rsidRPr="00E002D6">
        <w:rPr>
          <w:rFonts w:ascii="Times New Roman" w:eastAsia="宋体" w:hAnsi="Times New Roman" w:cs="Times New Roman"/>
          <w:spacing w:val="-1"/>
          <w:sz w:val="28"/>
          <w:szCs w:val="28"/>
          <w:lang w:eastAsia="zh-CN"/>
        </w:rPr>
        <w:t xml:space="preserve"> they fool around and fights break</w:t>
      </w:r>
    </w:p>
    <w:p w14:paraId="4BEB20BE"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stɛr</w:t>
      </w:r>
      <w:proofErr w:type="spellEnd"/>
      <w:r w:rsidRPr="00E002D6">
        <w:rPr>
          <w:rFonts w:ascii="Cambria" w:eastAsia="宋体" w:hAnsi="Cambria" w:cs="Cambria"/>
          <w:spacing w:val="-1"/>
          <w:sz w:val="22"/>
          <w:szCs w:val="22"/>
          <w:lang w:eastAsia="zh-CN"/>
        </w:rPr>
        <w:t>/</w:t>
      </w:r>
    </w:p>
    <w:p w14:paraId="165409B8"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out.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But nobody seems to care. Neither do the monkeys.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 just stare</w:t>
      </w:r>
    </w:p>
    <w:p w14:paraId="31059284"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kraᴜdz</w:t>
      </w:r>
      <w:proofErr w:type="spellEnd"/>
      <w:r w:rsidRPr="00E002D6">
        <w:rPr>
          <w:rFonts w:ascii="Cambria" w:eastAsia="宋体" w:hAnsi="Cambria" w:cs="Cambria"/>
          <w:spacing w:val="-1"/>
          <w:sz w:val="22"/>
          <w:szCs w:val="22"/>
          <w:lang w:eastAsia="zh-CN"/>
        </w:rPr>
        <w:t>/</w:t>
      </w:r>
    </w:p>
    <w:p w14:paraId="3DD28E0C"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back at the crowds of people who turn out to watch them.</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Then </w:t>
      </w:r>
      <w:proofErr w:type="gramStart"/>
      <w:r w:rsidRPr="00E002D6">
        <w:rPr>
          <w:rFonts w:ascii="Times New Roman" w:eastAsia="宋体" w:hAnsi="Times New Roman" w:cs="Times New Roman"/>
          <w:spacing w:val="-1"/>
          <w:sz w:val="28"/>
          <w:szCs w:val="28"/>
          <w:lang w:eastAsia="zh-CN"/>
        </w:rPr>
        <w:t>they  continue</w:t>
      </w:r>
      <w:proofErr w:type="gramEnd"/>
      <w:r w:rsidRPr="00E002D6">
        <w:rPr>
          <w:rFonts w:ascii="Times New Roman" w:eastAsia="宋体" w:hAnsi="Times New Roman" w:cs="Times New Roman"/>
          <w:spacing w:val="-1"/>
          <w:sz w:val="28"/>
          <w:szCs w:val="28"/>
          <w:lang w:eastAsia="zh-CN"/>
        </w:rPr>
        <w:t xml:space="preserve"> to monkey around and have a good time.</w:t>
      </w:r>
    </w:p>
    <w:p w14:paraId="51A02FC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95517AC" w14:textId="77777777" w:rsidR="00792C08" w:rsidRPr="00E002D6" w:rsidRDefault="00000000">
      <w:pPr>
        <w:pStyle w:val="a3"/>
        <w:spacing w:line="400" w:lineRule="exact"/>
        <w:ind w:right="181" w:firstLineChars="1900" w:firstLine="3990"/>
        <w:rPr>
          <w:rFonts w:ascii="Cambria" w:hAnsi="Cambria" w:cs="Cambria"/>
          <w:sz w:val="21"/>
          <w:szCs w:val="21"/>
          <w:lang w:eastAsia="zh-CN"/>
        </w:rPr>
      </w:pPr>
      <w:r w:rsidRPr="00E002D6">
        <w:rPr>
          <w:rFonts w:ascii="Cambria" w:hAnsi="Cambria" w:cs="Cambria"/>
          <w:sz w:val="21"/>
          <w:szCs w:val="21"/>
          <w:lang w:eastAsia="zh-CN"/>
        </w:rPr>
        <w:t>/ˌ</w:t>
      </w:r>
      <w:proofErr w:type="spellStart"/>
      <w:r w:rsidRPr="00E002D6">
        <w:rPr>
          <w:rFonts w:ascii="Cambria" w:hAnsi="Cambria" w:cs="Cambria"/>
          <w:sz w:val="21"/>
          <w:szCs w:val="21"/>
          <w:lang w:eastAsia="zh-CN"/>
        </w:rPr>
        <w:t>vjɛtˈnæm</w:t>
      </w:r>
      <w:proofErr w:type="spellEnd"/>
      <w:r w:rsidRPr="00E002D6">
        <w:rPr>
          <w:rFonts w:ascii="Cambria" w:hAnsi="Cambria" w:cs="Cambria"/>
          <w:sz w:val="21"/>
          <w:szCs w:val="21"/>
          <w:lang w:eastAsia="zh-CN"/>
        </w:rPr>
        <w:t>/</w:t>
      </w:r>
    </w:p>
    <w:p w14:paraId="2079CE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Paula and Jordan are on vacation in Vietnam.</w:t>
      </w:r>
    </w:p>
    <w:p w14:paraId="7BE33E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 Paula; J=Jordan)</w:t>
      </w:r>
    </w:p>
    <w:p w14:paraId="57F2521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So where are we going to have dinner this evening,</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Jordan?</w:t>
      </w:r>
    </w:p>
    <w:p w14:paraId="0643C1D4" w14:textId="77777777" w:rsidR="00792C08" w:rsidRPr="00E002D6" w:rsidRDefault="00000000">
      <w:pPr>
        <w:pStyle w:val="a3"/>
        <w:spacing w:line="400" w:lineRule="exact"/>
        <w:ind w:right="181" w:firstLineChars="1300" w:firstLine="2730"/>
        <w:rPr>
          <w:rFonts w:ascii="Cambria" w:hAnsi="Cambria" w:cs="Cambria"/>
          <w:sz w:val="21"/>
          <w:szCs w:val="21"/>
          <w:lang w:eastAsia="zh-CN"/>
        </w:rPr>
      </w:pPr>
      <w:r w:rsidRPr="00E002D6">
        <w:rPr>
          <w:rFonts w:ascii="Cambria" w:hAnsi="Cambria" w:cs="Cambria" w:hint="eastAsia"/>
          <w:sz w:val="21"/>
          <w:szCs w:val="21"/>
          <w:lang w:eastAsia="zh-CN"/>
        </w:rPr>
        <w:t>/</w:t>
      </w:r>
      <w:r w:rsidRPr="00E002D6">
        <w:rPr>
          <w:rFonts w:ascii="Cambria" w:hAnsi="Cambria" w:cs="Cambria"/>
          <w:sz w:val="21"/>
          <w:szCs w:val="21"/>
          <w:lang w:eastAsia="zh-CN"/>
        </w:rPr>
        <w:t>ˈ</w:t>
      </w:r>
      <w:proofErr w:type="spellStart"/>
      <w:r w:rsidRPr="00E002D6">
        <w:rPr>
          <w:rFonts w:ascii="Cambria" w:hAnsi="Cambria" w:cs="Cambria"/>
          <w:sz w:val="21"/>
          <w:szCs w:val="21"/>
          <w:lang w:eastAsia="zh-CN"/>
        </w:rPr>
        <w:t>rɛstərɑnt</w:t>
      </w:r>
      <w:r w:rsidRPr="00E002D6">
        <w:rPr>
          <w:rFonts w:ascii="Cambria" w:hAnsi="Cambria" w:cs="Cambria" w:hint="eastAsia"/>
          <w:sz w:val="21"/>
          <w:szCs w:val="21"/>
          <w:lang w:eastAsia="zh-CN"/>
        </w:rPr>
        <w:t>s</w:t>
      </w:r>
      <w:proofErr w:type="spellEnd"/>
      <w:r w:rsidRPr="00E002D6">
        <w:rPr>
          <w:rFonts w:ascii="Cambria" w:hAnsi="Cambria" w:cs="Cambria" w:hint="eastAsia"/>
          <w:sz w:val="21"/>
          <w:szCs w:val="21"/>
          <w:lang w:eastAsia="zh-CN"/>
        </w:rPr>
        <w:t>/</w:t>
      </w:r>
    </w:p>
    <w:p w14:paraId="706F9F7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Let's go to one of the restaurants by the beach. </w:t>
      </w:r>
      <w:proofErr w:type="gramStart"/>
      <w:r w:rsidRPr="00E002D6">
        <w:rPr>
          <w:rFonts w:ascii="Times New Roman" w:hAnsi="Times New Roman" w:cs="Times New Roman"/>
          <w:sz w:val="28"/>
          <w:szCs w:val="28"/>
          <w:lang w:eastAsia="zh-CN"/>
        </w:rPr>
        <w:t>There</w:t>
      </w:r>
      <w:proofErr w:type="gramEnd"/>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beautiful</w:t>
      </w:r>
    </w:p>
    <w:p w14:paraId="05452340" w14:textId="77777777" w:rsidR="00792C08" w:rsidRPr="00E002D6" w:rsidRDefault="00000000">
      <w:pPr>
        <w:pStyle w:val="a3"/>
        <w:spacing w:line="400" w:lineRule="exact"/>
        <w:ind w:right="181"/>
        <w:rPr>
          <w:rFonts w:ascii="Cambria" w:hAnsi="Cambria" w:cs="Cambria"/>
          <w:sz w:val="21"/>
          <w:szCs w:val="21"/>
          <w:lang w:eastAsia="zh-CN"/>
        </w:rPr>
      </w:pPr>
      <w:r w:rsidRPr="00E002D6">
        <w:rPr>
          <w:rFonts w:ascii="Cambria" w:hAnsi="Cambria" w:cs="Cambria" w:hint="eastAsia"/>
          <w:sz w:val="21"/>
          <w:szCs w:val="21"/>
          <w:lang w:eastAsia="zh-CN"/>
        </w:rPr>
        <w:t>/</w:t>
      </w:r>
      <w:r w:rsidRPr="00E002D6">
        <w:rPr>
          <w:rFonts w:ascii="Cambria" w:hAnsi="Cambria" w:cs="Cambria"/>
          <w:sz w:val="21"/>
          <w:szCs w:val="21"/>
          <w:lang w:eastAsia="zh-CN"/>
        </w:rPr>
        <w:t>ˈ</w:t>
      </w:r>
      <w:proofErr w:type="spellStart"/>
      <w:r w:rsidRPr="00E002D6">
        <w:rPr>
          <w:rFonts w:ascii="Cambria" w:hAnsi="Cambria" w:cs="Cambria"/>
          <w:sz w:val="21"/>
          <w:szCs w:val="21"/>
          <w:lang w:eastAsia="zh-CN"/>
        </w:rPr>
        <w:t>sʌnˌsɛt</w:t>
      </w:r>
      <w:r w:rsidRPr="00E002D6">
        <w:rPr>
          <w:rFonts w:ascii="Cambria" w:hAnsi="Cambria" w:cs="Cambria" w:hint="eastAsia"/>
          <w:sz w:val="21"/>
          <w:szCs w:val="21"/>
          <w:lang w:eastAsia="zh-CN"/>
        </w:rPr>
        <w:t>s</w:t>
      </w:r>
      <w:proofErr w:type="spellEnd"/>
      <w:r w:rsidRPr="00E002D6">
        <w:rPr>
          <w:rFonts w:ascii="Cambria" w:hAnsi="Cambria" w:cs="Cambria" w:hint="eastAsia"/>
          <w:sz w:val="21"/>
          <w:szCs w:val="21"/>
          <w:lang w:eastAsia="zh-CN"/>
        </w:rPr>
        <w:t>/                                           /</w:t>
      </w:r>
      <w:proofErr w:type="spellStart"/>
      <w:r w:rsidRPr="00E002D6">
        <w:rPr>
          <w:rFonts w:ascii="Cambria" w:hAnsi="Cambria" w:cs="Cambria"/>
          <w:sz w:val="21"/>
          <w:szCs w:val="21"/>
          <w:lang w:eastAsia="zh-CN"/>
        </w:rPr>
        <w:t>rendʒ</w:t>
      </w:r>
      <w:proofErr w:type="spellEnd"/>
      <w:r w:rsidRPr="00E002D6">
        <w:rPr>
          <w:rFonts w:ascii="Cambria" w:hAnsi="Cambria" w:cs="Cambria" w:hint="eastAsia"/>
          <w:sz w:val="21"/>
          <w:szCs w:val="21"/>
          <w:lang w:eastAsia="zh-CN"/>
        </w:rPr>
        <w:t>/   /</w:t>
      </w:r>
      <w:proofErr w:type="spellStart"/>
      <w:r w:rsidRPr="00E002D6">
        <w:rPr>
          <w:rFonts w:ascii="Cambria" w:hAnsi="Cambria" w:cs="Cambria"/>
          <w:sz w:val="21"/>
          <w:szCs w:val="21"/>
          <w:lang w:eastAsia="zh-CN"/>
        </w:rPr>
        <w:t>ɪɡˈzɑtɪk</w:t>
      </w:r>
      <w:proofErr w:type="spellEnd"/>
      <w:r w:rsidRPr="00E002D6">
        <w:rPr>
          <w:rFonts w:ascii="Cambria" w:hAnsi="Cambria" w:cs="Cambria" w:hint="eastAsia"/>
          <w:sz w:val="21"/>
          <w:szCs w:val="21"/>
          <w:lang w:eastAsia="zh-CN"/>
        </w:rPr>
        <w:t>/</w:t>
      </w:r>
    </w:p>
    <w:p w14:paraId="4865F65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 sunsets over the bay. And they serve a wide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range of exotic food in those restaurants.</w:t>
      </w:r>
    </w:p>
    <w:p w14:paraId="0AA821E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t xml:space="preserve">P: </w:t>
      </w:r>
      <w:r w:rsidRPr="00E002D6">
        <w:rPr>
          <w:rFonts w:ascii="Times New Roman" w:hAnsi="Times New Roman" w:cs="Times New Roman"/>
          <w:sz w:val="28"/>
          <w:szCs w:val="28"/>
          <w:lang w:eastAsia="zh-CN"/>
        </w:rPr>
        <w:t>That's a great idea. What have you got in mind?</w:t>
      </w:r>
    </w:p>
    <w:p w14:paraId="6F295A88" w14:textId="77777777" w:rsidR="00792C08" w:rsidRPr="00E002D6" w:rsidRDefault="00000000">
      <w:pPr>
        <w:pStyle w:val="a3"/>
        <w:spacing w:line="400" w:lineRule="exact"/>
        <w:ind w:right="181" w:firstLineChars="700" w:firstLine="1470"/>
        <w:rPr>
          <w:rFonts w:ascii="Cambria" w:hAnsi="Cambria" w:cs="Cambria"/>
          <w:sz w:val="21"/>
          <w:szCs w:val="21"/>
          <w:lang w:eastAsia="zh-CN"/>
        </w:rPr>
      </w:pPr>
      <w:r w:rsidRPr="00E002D6">
        <w:rPr>
          <w:rFonts w:ascii="Cambria" w:hAnsi="Cambria" w:cs="Cambria" w:hint="eastAsia"/>
          <w:sz w:val="21"/>
          <w:szCs w:val="21"/>
          <w:lang w:eastAsia="zh-CN"/>
        </w:rPr>
        <w:t>/</w:t>
      </w:r>
      <w:r w:rsidRPr="00E002D6">
        <w:rPr>
          <w:rFonts w:ascii="Cambria" w:hAnsi="Cambria" w:cs="Cambria"/>
          <w:sz w:val="21"/>
          <w:szCs w:val="21"/>
          <w:lang w:eastAsia="zh-CN"/>
        </w:rPr>
        <w:t>ˈ</w:t>
      </w:r>
      <w:proofErr w:type="spellStart"/>
      <w:r w:rsidRPr="00E002D6">
        <w:rPr>
          <w:rFonts w:ascii="Cambria" w:hAnsi="Cambria" w:cs="Cambria"/>
          <w:sz w:val="21"/>
          <w:szCs w:val="21"/>
          <w:lang w:eastAsia="zh-CN"/>
        </w:rPr>
        <w:t>daɪɪŋ</w:t>
      </w:r>
      <w:proofErr w:type="spellEnd"/>
      <w:r w:rsidRPr="00E002D6">
        <w:rPr>
          <w:rFonts w:ascii="Cambria" w:hAnsi="Cambria" w:cs="Cambria" w:hint="eastAsia"/>
          <w:sz w:val="21"/>
          <w:szCs w:val="21"/>
          <w:lang w:eastAsia="zh-CN"/>
        </w:rPr>
        <w:t>/</w:t>
      </w:r>
    </w:p>
    <w:p w14:paraId="2082F56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lastRenderedPageBreak/>
        <w:t xml:space="preserve">J: </w:t>
      </w:r>
      <w:r w:rsidRPr="00E002D6">
        <w:rPr>
          <w:rFonts w:ascii="Times New Roman" w:hAnsi="Times New Roman" w:cs="Times New Roman"/>
          <w:sz w:val="28"/>
          <w:szCs w:val="28"/>
          <w:lang w:eastAsia="zh-CN"/>
        </w:rPr>
        <w:t>I've been dying to try noodles with snails again.</w:t>
      </w:r>
    </w:p>
    <w:p w14:paraId="5B0DAD7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Snails? You've got to be kidding! No way!</w:t>
      </w:r>
    </w:p>
    <w:p w14:paraId="36C46C6C" w14:textId="77777777" w:rsidR="00792C08" w:rsidRPr="00E002D6" w:rsidRDefault="00000000">
      <w:pPr>
        <w:pStyle w:val="a3"/>
        <w:spacing w:line="400" w:lineRule="exact"/>
        <w:ind w:right="181" w:firstLineChars="3000" w:firstLine="6300"/>
        <w:rPr>
          <w:rFonts w:ascii="Cambria" w:hAnsi="Cambria" w:cs="Cambria"/>
          <w:sz w:val="21"/>
          <w:szCs w:val="21"/>
          <w:lang w:eastAsia="zh-CN"/>
        </w:rPr>
      </w:pPr>
      <w:r w:rsidRPr="00E002D6">
        <w:rPr>
          <w:rFonts w:ascii="Cambria" w:hAnsi="Cambria" w:cs="Cambria" w:hint="eastAsia"/>
          <w:sz w:val="21"/>
          <w:szCs w:val="21"/>
          <w:lang w:eastAsia="zh-CN"/>
        </w:rPr>
        <w:t>/</w:t>
      </w:r>
      <w:proofErr w:type="spellStart"/>
      <w:r w:rsidRPr="00E002D6">
        <w:rPr>
          <w:rFonts w:ascii="Cambria" w:hAnsi="Cambria" w:cs="Cambria"/>
          <w:sz w:val="21"/>
          <w:szCs w:val="21"/>
          <w:lang w:eastAsia="zh-CN"/>
        </w:rPr>
        <w:t>vəˈraɪətɪ</w:t>
      </w:r>
      <w:proofErr w:type="spellEnd"/>
      <w:r w:rsidRPr="00E002D6">
        <w:rPr>
          <w:rFonts w:ascii="Cambria" w:hAnsi="Cambria" w:cs="Cambria" w:hint="eastAsia"/>
          <w:sz w:val="21"/>
          <w:szCs w:val="21"/>
          <w:lang w:eastAsia="zh-CN"/>
        </w:rPr>
        <w:t>/</w:t>
      </w:r>
    </w:p>
    <w:p w14:paraId="28803BE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t>J</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Come on. You need to be more adventurous. After </w:t>
      </w:r>
      <w:proofErr w:type="spellStart"/>
      <w:proofErr w:type="gramStart"/>
      <w:r w:rsidRPr="00E002D6">
        <w:rPr>
          <w:rFonts w:ascii="Times New Roman" w:hAnsi="Times New Roman" w:cs="Times New Roman"/>
          <w:sz w:val="28"/>
          <w:szCs w:val="28"/>
          <w:lang w:eastAsia="zh-CN"/>
        </w:rPr>
        <w:t>all.variety</w:t>
      </w:r>
      <w:proofErr w:type="spellEnd"/>
      <w:proofErr w:type="gramEnd"/>
      <w:r w:rsidRPr="00E002D6">
        <w:rPr>
          <w:rFonts w:ascii="Times New Roman" w:hAnsi="Times New Roman" w:cs="Times New Roman"/>
          <w:sz w:val="28"/>
          <w:szCs w:val="28"/>
          <w:lang w:eastAsia="zh-CN"/>
        </w:rPr>
        <w:t xml:space="preserve"> is the</w:t>
      </w:r>
    </w:p>
    <w:p w14:paraId="5A880B5A" w14:textId="77777777" w:rsidR="00792C08" w:rsidRPr="00E002D6" w:rsidRDefault="00000000">
      <w:pPr>
        <w:pStyle w:val="a3"/>
        <w:spacing w:line="400" w:lineRule="exact"/>
        <w:ind w:right="181"/>
        <w:rPr>
          <w:rFonts w:ascii="Cambria" w:hAnsi="Cambria" w:cs="Cambria"/>
          <w:sz w:val="21"/>
          <w:szCs w:val="21"/>
          <w:lang w:eastAsia="zh-CN"/>
        </w:rPr>
      </w:pPr>
      <w:r w:rsidRPr="00E002D6">
        <w:rPr>
          <w:rFonts w:ascii="Cambria" w:hAnsi="Cambria" w:cs="Cambria" w:hint="eastAsia"/>
          <w:sz w:val="21"/>
          <w:szCs w:val="21"/>
          <w:lang w:eastAsia="zh-CN"/>
        </w:rPr>
        <w:t>/</w:t>
      </w:r>
      <w:proofErr w:type="spellStart"/>
      <w:r w:rsidRPr="00E002D6">
        <w:rPr>
          <w:rFonts w:ascii="Cambria" w:hAnsi="Cambria" w:cs="Cambria"/>
          <w:sz w:val="21"/>
          <w:szCs w:val="21"/>
          <w:lang w:eastAsia="zh-CN"/>
        </w:rPr>
        <w:t>spaɪs</w:t>
      </w:r>
      <w:proofErr w:type="spellEnd"/>
      <w:r w:rsidRPr="00E002D6">
        <w:rPr>
          <w:rFonts w:ascii="Cambria" w:hAnsi="Cambria" w:cs="Cambria" w:hint="eastAsia"/>
          <w:sz w:val="21"/>
          <w:szCs w:val="21"/>
          <w:lang w:eastAsia="zh-CN"/>
        </w:rPr>
        <w:t>/</w:t>
      </w:r>
    </w:p>
    <w:p w14:paraId="3028592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 </w:t>
      </w:r>
      <w:proofErr w:type="gramStart"/>
      <w:r w:rsidRPr="00E002D6">
        <w:rPr>
          <w:rFonts w:ascii="Times New Roman" w:hAnsi="Times New Roman" w:cs="Times New Roman"/>
          <w:sz w:val="28"/>
          <w:szCs w:val="28"/>
          <w:lang w:eastAsia="zh-CN"/>
        </w:rPr>
        <w:t>spice</w:t>
      </w:r>
      <w:proofErr w:type="gramEnd"/>
      <w:r w:rsidRPr="00E002D6">
        <w:rPr>
          <w:rFonts w:ascii="Times New Roman" w:hAnsi="Times New Roman" w:cs="Times New Roman"/>
          <w:sz w:val="28"/>
          <w:szCs w:val="28"/>
          <w:lang w:eastAsia="zh-CN"/>
        </w:rPr>
        <w:t xml:space="preserve"> of </w:t>
      </w:r>
      <w:proofErr w:type="gramStart"/>
      <w:r w:rsidRPr="00E002D6">
        <w:rPr>
          <w:rFonts w:ascii="Times New Roman" w:hAnsi="Times New Roman" w:cs="Times New Roman"/>
          <w:sz w:val="28"/>
          <w:szCs w:val="28"/>
          <w:lang w:eastAsia="zh-CN"/>
        </w:rPr>
        <w:t>life</w:t>
      </w:r>
      <w:proofErr w:type="gramEnd"/>
      <w:r w:rsidRPr="00E002D6">
        <w:rPr>
          <w:rFonts w:ascii="Times New Roman" w:hAnsi="Times New Roman" w:cs="Times New Roman"/>
          <w:sz w:val="28"/>
          <w:szCs w:val="28"/>
          <w:lang w:eastAsia="zh-CN"/>
        </w:rPr>
        <w:t>!</w:t>
      </w:r>
    </w:p>
    <w:p w14:paraId="16F0343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Have you eaten noodles with snails before?</w:t>
      </w:r>
    </w:p>
    <w:p w14:paraId="1810B532" w14:textId="77777777" w:rsidR="00792C08" w:rsidRPr="00E002D6" w:rsidRDefault="00000000">
      <w:pPr>
        <w:pStyle w:val="a3"/>
        <w:spacing w:line="400" w:lineRule="exact"/>
        <w:ind w:right="181" w:firstLineChars="700" w:firstLine="1470"/>
        <w:rPr>
          <w:rFonts w:ascii="Cambria" w:hAnsi="Cambria" w:cs="Cambria"/>
          <w:sz w:val="21"/>
          <w:szCs w:val="21"/>
          <w:lang w:eastAsia="zh-CN"/>
        </w:rPr>
      </w:pPr>
      <w:r w:rsidRPr="00E002D6">
        <w:rPr>
          <w:rFonts w:ascii="Cambria" w:hAnsi="Cambria" w:cs="Cambria"/>
          <w:sz w:val="21"/>
          <w:szCs w:val="21"/>
          <w:lang w:eastAsia="zh-CN"/>
        </w:rPr>
        <w:t>/</w:t>
      </w:r>
      <w:proofErr w:type="spellStart"/>
      <w:r w:rsidRPr="00E002D6">
        <w:rPr>
          <w:rFonts w:ascii="Cambria" w:eastAsia="宋体" w:hAnsi="Cambria" w:cs="Cambria"/>
          <w:spacing w:val="-1"/>
          <w:sz w:val="21"/>
          <w:szCs w:val="21"/>
          <w:lang w:eastAsia="zh-CN"/>
        </w:rPr>
        <w:t>dɪˈlɪʃəs</w:t>
      </w:r>
      <w:proofErr w:type="spellEnd"/>
      <w:r w:rsidRPr="00E002D6">
        <w:rPr>
          <w:rFonts w:ascii="Cambria" w:eastAsia="宋体" w:hAnsi="Cambria" w:cs="Cambria"/>
          <w:spacing w:val="-1"/>
          <w:sz w:val="21"/>
          <w:szCs w:val="21"/>
          <w:lang w:eastAsia="zh-CN"/>
        </w:rPr>
        <w:t>/</w:t>
      </w:r>
    </w:p>
    <w:p w14:paraId="5403F90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t xml:space="preserve">J: </w:t>
      </w:r>
      <w:r w:rsidRPr="00E002D6">
        <w:rPr>
          <w:rFonts w:ascii="Times New Roman" w:hAnsi="Times New Roman" w:cs="Times New Roman"/>
          <w:sz w:val="28"/>
          <w:szCs w:val="28"/>
          <w:lang w:eastAsia="zh-CN"/>
        </w:rPr>
        <w:t>Sure. It's delicious!</w:t>
      </w:r>
    </w:p>
    <w:p w14:paraId="3774A44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 wonder! Now I know why you're always as slow as 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snail!</w:t>
      </w:r>
    </w:p>
    <w:p w14:paraId="10CE4C59"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5553BA0A"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0814E4F5"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luck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lʌk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lʌk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运气</w:t>
      </w:r>
    </w:p>
    <w:p w14:paraId="24A03DE2"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treat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trit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triːt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款待；乐事</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宴请</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款待</w:t>
      </w:r>
    </w:p>
    <w:p w14:paraId="3272C764"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annual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ænjᴜəl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ænjuəl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年度的</w:t>
      </w:r>
    </w:p>
    <w:p w14:paraId="78581B52"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feast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fist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fiːst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盛宴</w:t>
      </w:r>
    </w:p>
    <w:p w14:paraId="671D0A61" w14:textId="77777777" w:rsidR="00792C08" w:rsidRPr="00E002D6" w:rsidRDefault="00000000">
      <w:pPr>
        <w:numPr>
          <w:ilvl w:val="0"/>
          <w:numId w:val="10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buffet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b</w:t>
      </w:r>
      <w:r w:rsidRPr="00E002D6">
        <w:rPr>
          <w:rFonts w:ascii="Cambria" w:eastAsia="宋体" w:hAnsi="Cambria" w:cs="Cambria" w:hint="eastAsia"/>
          <w:spacing w:val="-1"/>
          <w:sz w:val="22"/>
          <w:szCs w:val="22"/>
        </w:rPr>
        <w:t>ʌ</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bəˈfeɪ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自助餐</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本文作形容词）</w:t>
      </w:r>
    </w:p>
    <w:p w14:paraId="6024132A"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pile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paɪl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paɪl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堆积</w:t>
      </w:r>
    </w:p>
    <w:p w14:paraId="6300099F"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banana</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bəˈnænə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bəˈnænə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香蕉</w:t>
      </w:r>
    </w:p>
    <w:p w14:paraId="137E1106"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peanut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pinʌt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piːnʌt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花生</w:t>
      </w:r>
    </w:p>
    <w:p w14:paraId="665FDB1C" w14:textId="77777777" w:rsidR="00792C08" w:rsidRPr="00E002D6" w:rsidRDefault="00000000">
      <w:pPr>
        <w:numPr>
          <w:ilvl w:val="0"/>
          <w:numId w:val="10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watermelon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watɚˌmɛlən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waːtərmelən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西瓜</w:t>
      </w:r>
    </w:p>
    <w:p w14:paraId="0665A967" w14:textId="77777777" w:rsidR="00792C08" w:rsidRPr="00E002D6" w:rsidRDefault="00000000">
      <w:pPr>
        <w:numPr>
          <w:ilvl w:val="0"/>
          <w:numId w:val="10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cabbage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kæbɪdʒ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kæbɪdʒ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卷心菜</w:t>
      </w:r>
    </w:p>
    <w:p w14:paraId="05207AEF"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fight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打架</w:t>
      </w:r>
    </w:p>
    <w:p w14:paraId="4A18E43D"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break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brek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breɪk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出现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产生</w:t>
      </w:r>
    </w:p>
    <w:p w14:paraId="37F8C197"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stare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stɛr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ster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瞪着</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凝视</w:t>
      </w:r>
    </w:p>
    <w:p w14:paraId="5D2797FE" w14:textId="77777777" w:rsidR="00792C08" w:rsidRPr="00E002D6" w:rsidRDefault="00000000">
      <w:pPr>
        <w:numPr>
          <w:ilvl w:val="0"/>
          <w:numId w:val="101"/>
        </w:numPr>
        <w:spacing w:line="400" w:lineRule="exact"/>
        <w:jc w:val="left"/>
        <w:rPr>
          <w:rFonts w:ascii="黑体" w:eastAsia="黑体" w:hAnsi="黑体" w:cs="黑体" w:hint="eastAsia"/>
          <w:sz w:val="18"/>
          <w:szCs w:val="18"/>
        </w:rPr>
      </w:pPr>
      <w:proofErr w:type="gramStart"/>
      <w:r w:rsidRPr="00E002D6">
        <w:rPr>
          <w:rFonts w:ascii="Times New Roman" w:hAnsi="Times New Roman" w:cs="Times New Roman"/>
          <w:b/>
          <w:bCs/>
          <w:sz w:val="22"/>
          <w:szCs w:val="22"/>
        </w:rPr>
        <w:t>crowd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kraᴜd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kraʊd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群众</w:t>
      </w:r>
    </w:p>
    <w:p w14:paraId="52FED8D1" w14:textId="77777777" w:rsidR="00792C08" w:rsidRPr="00E002D6" w:rsidRDefault="00000000">
      <w:pPr>
        <w:numPr>
          <w:ilvl w:val="0"/>
          <w:numId w:val="101"/>
        </w:numPr>
        <w:spacing w:line="400" w:lineRule="exact"/>
        <w:jc w:val="left"/>
        <w:rPr>
          <w:rFonts w:ascii="Times New Roman" w:hAnsi="Times New Roman" w:cs="Times New Roman"/>
          <w:sz w:val="22"/>
          <w:szCs w:val="22"/>
          <w:u w:val="single"/>
        </w:rPr>
      </w:pPr>
      <w:proofErr w:type="gramStart"/>
      <w:r w:rsidRPr="00E002D6">
        <w:rPr>
          <w:rFonts w:ascii="Times New Roman" w:hAnsi="Times New Roman" w:cs="Times New Roman"/>
          <w:b/>
          <w:bCs/>
          <w:sz w:val="22"/>
          <w:szCs w:val="22"/>
        </w:rPr>
        <w:t>variety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vəˈraɪətɪ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vəˈraɪəti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变化</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多样性</w:t>
      </w:r>
    </w:p>
    <w:p w14:paraId="15D0B932"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spice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情趣</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趣味；香料</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调味品</w:t>
      </w:r>
    </w:p>
    <w:p w14:paraId="035D82E4" w14:textId="77777777" w:rsidR="00792C08" w:rsidRPr="00E002D6" w:rsidRDefault="00000000">
      <w:pPr>
        <w:numPr>
          <w:ilvl w:val="0"/>
          <w:numId w:val="10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vacation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veˈkeʃən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veɪˈkeɪʃən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假期</w:t>
      </w:r>
    </w:p>
    <w:p w14:paraId="3573227F"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hint="eastAsia"/>
          <w:b/>
          <w:bCs/>
          <w:sz w:val="22"/>
          <w:szCs w:val="22"/>
        </w:rPr>
        <w:t xml:space="preserve">Vietnam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vjɛtˈnæm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viːetˈnɑːm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越南</w:t>
      </w:r>
    </w:p>
    <w:p w14:paraId="1CFF286C"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hint="eastAsia"/>
          <w:b/>
          <w:bCs/>
          <w:sz w:val="22"/>
          <w:szCs w:val="22"/>
        </w:rPr>
        <w:t xml:space="preserve">restaurant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rɛstərɑnt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restrɑːnt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餐厅</w:t>
      </w:r>
    </w:p>
    <w:p w14:paraId="03BE7940"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sunset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sʌnˌsɛt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sʌnset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日落</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黄昏</w:t>
      </w:r>
      <w:r w:rsidRPr="00E002D6">
        <w:rPr>
          <w:rFonts w:ascii="Times New Roman" w:hAnsi="Times New Roman" w:cs="Times New Roman"/>
          <w:sz w:val="22"/>
          <w:szCs w:val="22"/>
        </w:rPr>
        <w:t xml:space="preserve"> </w:t>
      </w:r>
    </w:p>
    <w:p w14:paraId="3D3E40B3"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range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范围；种类</w:t>
      </w:r>
    </w:p>
    <w:p w14:paraId="1844F290"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exotic</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ɪɡˈzɑtɪk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ɪɡˈzɑːtɪk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奇特的；具有异国风味的</w:t>
      </w:r>
    </w:p>
    <w:p w14:paraId="281A487E" w14:textId="77777777" w:rsidR="00792C08" w:rsidRPr="00E002D6" w:rsidRDefault="00000000">
      <w:pPr>
        <w:numPr>
          <w:ilvl w:val="0"/>
          <w:numId w:val="10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lastRenderedPageBreak/>
        <w:t>dying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渴望的；快死的</w:t>
      </w:r>
    </w:p>
    <w:p w14:paraId="135BDCDF" w14:textId="77777777" w:rsidR="00792C08" w:rsidRPr="00E002D6" w:rsidRDefault="00000000">
      <w:pPr>
        <w:numPr>
          <w:ilvl w:val="0"/>
          <w:numId w:val="10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delicious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dɪˈlɪʃəs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dɪˈlɪʃəs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美味的</w:t>
      </w:r>
    </w:p>
    <w:p w14:paraId="46351B59" w14:textId="77777777" w:rsidR="00792C08" w:rsidRPr="00E002D6" w:rsidRDefault="00792C08">
      <w:pPr>
        <w:spacing w:line="400" w:lineRule="exact"/>
        <w:jc w:val="left"/>
        <w:rPr>
          <w:rFonts w:ascii="Times New Roman" w:hAnsi="Times New Roman" w:cs="Times New Roman"/>
          <w:sz w:val="22"/>
          <w:szCs w:val="22"/>
        </w:rPr>
      </w:pPr>
    </w:p>
    <w:p w14:paraId="7E66F1FB"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4E5E236B"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本课主要复习</w:t>
      </w:r>
      <w:proofErr w:type="gramStart"/>
      <w:r w:rsidRPr="00E002D6">
        <w:rPr>
          <w:rFonts w:ascii="Times New Roman" w:hAnsi="Times New Roman" w:hint="eastAsia"/>
          <w:color w:val="FDD860" w:themeColor="accent3" w:themeTint="99"/>
          <w:sz w:val="24"/>
        </w:rPr>
        <w:t>简应句</w:t>
      </w:r>
      <w:proofErr w:type="gramEnd"/>
      <w:r w:rsidRPr="00E002D6">
        <w:rPr>
          <w:rFonts w:ascii="Times New Roman" w:hAnsi="Times New Roman" w:hint="eastAsia"/>
          <w:color w:val="FDD860" w:themeColor="accent3" w:themeTint="99"/>
          <w:sz w:val="24"/>
        </w:rPr>
        <w:t>的用法，并复习宾语从句和关系代词前置介词的用法以及现在完成时的用法。</w:t>
      </w:r>
    </w:p>
    <w:p w14:paraId="0C8195D1" w14:textId="77777777" w:rsidR="00792C08" w:rsidRPr="00E002D6" w:rsidRDefault="00000000">
      <w:pPr>
        <w:numPr>
          <w:ilvl w:val="0"/>
          <w:numId w:val="102"/>
        </w:num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简应句</w:t>
      </w:r>
      <w:proofErr w:type="gramEnd"/>
      <w:r w:rsidRPr="00E002D6">
        <w:rPr>
          <w:rFonts w:ascii="Times New Roman" w:hAnsi="Times New Roman" w:hint="eastAsia"/>
          <w:sz w:val="24"/>
        </w:rPr>
        <w:t>的用法</w:t>
      </w:r>
    </w:p>
    <w:p w14:paraId="625D338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w:t>
      </w:r>
    </w:p>
    <w:p w14:paraId="2C8E187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A: He is stupid.</w:t>
      </w:r>
    </w:p>
    <w:p w14:paraId="624D219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B: </w:t>
      </w:r>
      <w:proofErr w:type="gramStart"/>
      <w:r w:rsidRPr="00E002D6">
        <w:rPr>
          <w:rFonts w:ascii="Times New Roman" w:hAnsi="Times New Roman" w:hint="eastAsia"/>
          <w:sz w:val="24"/>
        </w:rPr>
        <w:t>So</w:t>
      </w:r>
      <w:proofErr w:type="gramEnd"/>
      <w:r w:rsidRPr="00E002D6">
        <w:rPr>
          <w:rFonts w:ascii="Times New Roman" w:hAnsi="Times New Roman" w:hint="eastAsia"/>
          <w:sz w:val="24"/>
        </w:rPr>
        <w:t xml:space="preserve"> he is. (=</w:t>
      </w:r>
      <w:proofErr w:type="gramStart"/>
      <w:r w:rsidRPr="00E002D6">
        <w:rPr>
          <w:rFonts w:ascii="Times New Roman" w:hAnsi="Times New Roman" w:hint="eastAsia"/>
          <w:sz w:val="24"/>
        </w:rPr>
        <w:t>Indeed</w:t>
      </w:r>
      <w:proofErr w:type="gramEnd"/>
      <w:r w:rsidRPr="00E002D6">
        <w:rPr>
          <w:rFonts w:ascii="Times New Roman" w:hAnsi="Times New Roman" w:hint="eastAsia"/>
          <w:sz w:val="24"/>
        </w:rPr>
        <w:t xml:space="preserve"> he is.) </w:t>
      </w:r>
    </w:p>
    <w:p w14:paraId="440F471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w:t>
      </w:r>
      <w:r w:rsidRPr="00E002D6">
        <w:rPr>
          <w:rFonts w:ascii="Times New Roman" w:hAnsi="Times New Roman" w:hint="eastAsia"/>
          <w:sz w:val="24"/>
        </w:rPr>
        <w:t>他很蠢。</w:t>
      </w:r>
    </w:p>
    <w:p w14:paraId="1927535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B</w:t>
      </w:r>
      <w:r w:rsidRPr="00E002D6">
        <w:rPr>
          <w:rFonts w:ascii="Times New Roman" w:hAnsi="Times New Roman" w:hint="eastAsia"/>
          <w:sz w:val="24"/>
          <w:lang w:eastAsia="zh"/>
        </w:rPr>
        <w:t>：</w:t>
      </w:r>
      <w:r w:rsidRPr="00E002D6">
        <w:rPr>
          <w:rFonts w:ascii="Times New Roman" w:hAnsi="Times New Roman" w:hint="eastAsia"/>
          <w:sz w:val="24"/>
        </w:rPr>
        <w:t>他的确很蠢。</w:t>
      </w:r>
    </w:p>
    <w:p w14:paraId="14B5E2F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 xml:space="preserve"> </w:t>
      </w:r>
      <w:r w:rsidRPr="00E002D6">
        <w:rPr>
          <w:rFonts w:ascii="Times New Roman" w:hAnsi="Times New Roman" w:hint="eastAsia"/>
          <w:sz w:val="24"/>
        </w:rPr>
        <w:t>You can't do it.</w:t>
      </w:r>
    </w:p>
    <w:p w14:paraId="20D1D35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B:</w:t>
      </w:r>
      <w:r w:rsidRPr="00E002D6">
        <w:rPr>
          <w:rFonts w:ascii="Times New Roman" w:hAnsi="Times New Roman" w:hint="eastAsia"/>
          <w:sz w:val="24"/>
          <w:lang w:eastAsia="zh"/>
        </w:rPr>
        <w:t xml:space="preserve"> </w:t>
      </w:r>
      <w:proofErr w:type="gramStart"/>
      <w:r w:rsidRPr="00E002D6">
        <w:rPr>
          <w:rFonts w:ascii="Times New Roman" w:hAnsi="Times New Roman" w:hint="eastAsia"/>
          <w:sz w:val="24"/>
        </w:rPr>
        <w:t>So</w:t>
      </w:r>
      <w:proofErr w:type="gramEnd"/>
      <w:r w:rsidRPr="00E002D6">
        <w:rPr>
          <w:rFonts w:ascii="Times New Roman" w:hAnsi="Times New Roman" w:hint="eastAsia"/>
          <w:sz w:val="24"/>
        </w:rPr>
        <w:t xml:space="preserve"> I can't. (=</w:t>
      </w:r>
      <w:proofErr w:type="gramStart"/>
      <w:r w:rsidRPr="00E002D6">
        <w:rPr>
          <w:rFonts w:ascii="Times New Roman" w:hAnsi="Times New Roman" w:hint="eastAsia"/>
          <w:sz w:val="24"/>
        </w:rPr>
        <w:t>Indeed</w:t>
      </w:r>
      <w:proofErr w:type="gramEnd"/>
      <w:r w:rsidRPr="00E002D6">
        <w:rPr>
          <w:rFonts w:ascii="Times New Roman" w:hAnsi="Times New Roman" w:hint="eastAsia"/>
          <w:sz w:val="24"/>
        </w:rPr>
        <w:t xml:space="preserve"> I can't.) </w:t>
      </w:r>
    </w:p>
    <w:p w14:paraId="2CA5526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A</w:t>
      </w:r>
      <w:r w:rsidRPr="00E002D6">
        <w:rPr>
          <w:rFonts w:ascii="Times New Roman" w:hAnsi="Times New Roman" w:hint="eastAsia"/>
          <w:sz w:val="24"/>
          <w:lang w:eastAsia="zh"/>
        </w:rPr>
        <w:t>：</w:t>
      </w:r>
      <w:r w:rsidRPr="00E002D6">
        <w:rPr>
          <w:rFonts w:ascii="Times New Roman" w:hAnsi="Times New Roman" w:hint="eastAsia"/>
          <w:sz w:val="24"/>
        </w:rPr>
        <w:t>你不会做这事。</w:t>
      </w:r>
    </w:p>
    <w:p w14:paraId="5D56E9D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B</w:t>
      </w:r>
      <w:r w:rsidRPr="00E002D6">
        <w:rPr>
          <w:rFonts w:ascii="Times New Roman" w:hAnsi="Times New Roman" w:hint="eastAsia"/>
          <w:sz w:val="24"/>
          <w:lang w:eastAsia="zh"/>
        </w:rPr>
        <w:t>：</w:t>
      </w:r>
      <w:r w:rsidRPr="00E002D6">
        <w:rPr>
          <w:rFonts w:ascii="Times New Roman" w:hAnsi="Times New Roman" w:hint="eastAsia"/>
          <w:sz w:val="24"/>
        </w:rPr>
        <w:t>我的确不会。</w:t>
      </w:r>
    </w:p>
    <w:p w14:paraId="6A55042A" w14:textId="77777777" w:rsidR="00792C08" w:rsidRPr="00E002D6" w:rsidRDefault="00000000">
      <w:pPr>
        <w:spacing w:line="400" w:lineRule="exact"/>
        <w:rPr>
          <w:rFonts w:ascii="Times New Roman" w:hAnsi="Times New Roman"/>
          <w:sz w:val="24"/>
        </w:rPr>
      </w:pPr>
      <w:r w:rsidRPr="00E002D6">
        <w:rPr>
          <w:rFonts w:ascii="Times New Roman" w:eastAsia="宋体" w:hAnsi="Times New Roman" w:cs="Times New Roman"/>
          <w:sz w:val="24"/>
        </w:rPr>
        <w:t>(1)</w:t>
      </w:r>
      <w:r w:rsidRPr="00E002D6">
        <w:rPr>
          <w:rFonts w:ascii="Times New Roman" w:hAnsi="Times New Roman" w:hint="eastAsia"/>
          <w:sz w:val="24"/>
        </w:rPr>
        <w:t xml:space="preserve"> </w:t>
      </w:r>
      <w:r w:rsidRPr="00E002D6">
        <w:rPr>
          <w:rFonts w:ascii="Times New Roman" w:hAnsi="Times New Roman" w:hint="eastAsia"/>
          <w:sz w:val="24"/>
        </w:rPr>
        <w:t>否定句用</w:t>
      </w:r>
      <w:r w:rsidRPr="00E002D6">
        <w:rPr>
          <w:rFonts w:ascii="Times New Roman" w:hAnsi="Times New Roman" w:hint="eastAsia"/>
          <w:sz w:val="24"/>
        </w:rPr>
        <w:t xml:space="preserve">neither </w:t>
      </w:r>
      <w:r w:rsidRPr="00E002D6">
        <w:rPr>
          <w:rFonts w:ascii="Times New Roman" w:hAnsi="Times New Roman" w:hint="eastAsia"/>
          <w:sz w:val="24"/>
          <w:lang w:eastAsia="zh"/>
        </w:rPr>
        <w:t>（</w:t>
      </w:r>
      <w:r w:rsidRPr="00E002D6">
        <w:rPr>
          <w:rFonts w:ascii="Times New Roman" w:hAnsi="Times New Roman" w:hint="eastAsia"/>
          <w:sz w:val="24"/>
        </w:rPr>
        <w:t>或</w:t>
      </w:r>
      <w:r w:rsidRPr="00E002D6">
        <w:rPr>
          <w:rFonts w:ascii="Times New Roman" w:hAnsi="Times New Roman" w:hint="eastAsia"/>
          <w:sz w:val="24"/>
        </w:rPr>
        <w:t xml:space="preserve">nor, </w:t>
      </w:r>
      <w:r w:rsidRPr="00E002D6">
        <w:rPr>
          <w:rFonts w:ascii="Times New Roman" w:hAnsi="Times New Roman" w:hint="eastAsia"/>
          <w:sz w:val="24"/>
        </w:rPr>
        <w:t>使用</w:t>
      </w:r>
      <w:r w:rsidRPr="00E002D6">
        <w:rPr>
          <w:rFonts w:ascii="Times New Roman" w:hAnsi="Times New Roman" w:hint="eastAsia"/>
          <w:sz w:val="24"/>
        </w:rPr>
        <w:t>neither</w:t>
      </w:r>
      <w:r w:rsidRPr="00E002D6">
        <w:rPr>
          <w:rFonts w:ascii="Times New Roman" w:hAnsi="Times New Roman" w:hint="eastAsia"/>
          <w:sz w:val="24"/>
        </w:rPr>
        <w:t>或</w:t>
      </w:r>
      <w:r w:rsidRPr="00E002D6">
        <w:rPr>
          <w:rFonts w:ascii="Times New Roman" w:hAnsi="Times New Roman" w:hint="eastAsia"/>
          <w:sz w:val="24"/>
        </w:rPr>
        <w:t>nor</w:t>
      </w:r>
      <w:r w:rsidRPr="00E002D6">
        <w:rPr>
          <w:rFonts w:ascii="Times New Roman" w:hAnsi="Times New Roman" w:hint="eastAsia"/>
          <w:sz w:val="24"/>
        </w:rPr>
        <w:t>时须采用倒装结构</w:t>
      </w:r>
      <w:r w:rsidRPr="00E002D6">
        <w:rPr>
          <w:rFonts w:ascii="Times New Roman" w:hAnsi="Times New Roman"/>
          <w:sz w:val="24"/>
        </w:rPr>
        <w:t>）</w:t>
      </w:r>
      <w:r w:rsidRPr="00E002D6">
        <w:rPr>
          <w:rFonts w:ascii="Times New Roman" w:hAnsi="Times New Roman" w:hint="eastAsia"/>
          <w:sz w:val="24"/>
        </w:rPr>
        <w:t>或</w:t>
      </w:r>
      <w:r w:rsidRPr="00E002D6">
        <w:rPr>
          <w:rFonts w:ascii="Times New Roman" w:hAnsi="Times New Roman" w:hint="eastAsia"/>
          <w:sz w:val="24"/>
        </w:rPr>
        <w:t>either</w:t>
      </w:r>
      <w:r w:rsidRPr="00E002D6">
        <w:rPr>
          <w:rFonts w:ascii="Times New Roman" w:hAnsi="Times New Roman" w:hint="eastAsia"/>
          <w:sz w:val="24"/>
        </w:rPr>
        <w:t>。</w:t>
      </w:r>
      <w:r w:rsidRPr="00E002D6">
        <w:rPr>
          <w:rFonts w:ascii="Times New Roman" w:hAnsi="Times New Roman" w:hint="eastAsia"/>
          <w:sz w:val="24"/>
        </w:rPr>
        <w:t xml:space="preserve"> neither</w:t>
      </w:r>
      <w:r w:rsidRPr="00E002D6">
        <w:rPr>
          <w:rFonts w:ascii="Times New Roman" w:hAnsi="Times New Roman" w:hint="eastAsia"/>
          <w:sz w:val="24"/>
        </w:rPr>
        <w:t>为副词，故</w:t>
      </w:r>
      <w:r w:rsidRPr="00E002D6">
        <w:rPr>
          <w:rFonts w:ascii="Times New Roman" w:hAnsi="Times New Roman" w:hint="eastAsia"/>
          <w:sz w:val="24"/>
        </w:rPr>
        <w:t>and</w:t>
      </w:r>
      <w:r w:rsidRPr="00E002D6">
        <w:rPr>
          <w:rFonts w:ascii="Times New Roman" w:hAnsi="Times New Roman" w:hint="eastAsia"/>
          <w:sz w:val="24"/>
        </w:rPr>
        <w:t>不可省略，但</w:t>
      </w:r>
      <w:r w:rsidRPr="00E002D6">
        <w:rPr>
          <w:rFonts w:ascii="Times New Roman" w:hAnsi="Times New Roman" w:hint="eastAsia"/>
          <w:sz w:val="24"/>
        </w:rPr>
        <w:t>nor</w:t>
      </w:r>
      <w:r w:rsidRPr="00E002D6">
        <w:rPr>
          <w:rFonts w:ascii="Times New Roman" w:hAnsi="Times New Roman" w:hint="eastAsia"/>
          <w:sz w:val="24"/>
        </w:rPr>
        <w:t>为连词，前面不必置</w:t>
      </w:r>
      <w:r w:rsidRPr="00E002D6">
        <w:rPr>
          <w:rFonts w:ascii="Times New Roman" w:hAnsi="Times New Roman" w:hint="eastAsia"/>
          <w:sz w:val="24"/>
        </w:rPr>
        <w:t>and</w:t>
      </w:r>
      <w:r w:rsidRPr="00E002D6">
        <w:rPr>
          <w:rFonts w:ascii="Times New Roman" w:hAnsi="Times New Roman" w:hint="eastAsia"/>
          <w:sz w:val="24"/>
        </w:rPr>
        <w:t>。</w:t>
      </w:r>
    </w:p>
    <w:p w14:paraId="5A8DA82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a.</w:t>
      </w:r>
      <w:r w:rsidRPr="00E002D6">
        <w:rPr>
          <w:rFonts w:ascii="Times New Roman" w:hAnsi="Times New Roman" w:hint="eastAsia"/>
          <w:sz w:val="24"/>
        </w:rPr>
        <w:t xml:space="preserve"> be </w:t>
      </w:r>
      <w:r w:rsidRPr="00E002D6">
        <w:rPr>
          <w:rFonts w:ascii="Times New Roman" w:hAnsi="Times New Roman" w:hint="eastAsia"/>
          <w:sz w:val="24"/>
        </w:rPr>
        <w:t>动词：</w:t>
      </w:r>
    </w:p>
    <w:p w14:paraId="0778EBC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主语与</w:t>
      </w:r>
      <w:r w:rsidRPr="00E002D6">
        <w:rPr>
          <w:rFonts w:ascii="Times New Roman" w:hAnsi="Times New Roman" w:hint="eastAsia"/>
          <w:sz w:val="24"/>
        </w:rPr>
        <w:t>be</w:t>
      </w:r>
      <w:r w:rsidRPr="00E002D6">
        <w:rPr>
          <w:rFonts w:ascii="Times New Roman" w:hAnsi="Times New Roman" w:hint="eastAsia"/>
          <w:sz w:val="24"/>
        </w:rPr>
        <w:t>动词倒装。</w:t>
      </w:r>
    </w:p>
    <w:p w14:paraId="44F95A8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He isn't </w:t>
      </w:r>
      <w:proofErr w:type="spellStart"/>
      <w:proofErr w:type="gramStart"/>
      <w:r w:rsidRPr="00E002D6">
        <w:rPr>
          <w:rFonts w:ascii="Times New Roman" w:hAnsi="Times New Roman" w:hint="eastAsia"/>
          <w:sz w:val="24"/>
        </w:rPr>
        <w:t>nice,and</w:t>
      </w:r>
      <w:proofErr w:type="spellEnd"/>
      <w:proofErr w:type="gramEnd"/>
      <w:r w:rsidRPr="00E002D6">
        <w:rPr>
          <w:rFonts w:ascii="Times New Roman" w:hAnsi="Times New Roman" w:hint="eastAsia"/>
          <w:sz w:val="24"/>
        </w:rPr>
        <w:t xml:space="preserve"> neither is </w:t>
      </w:r>
      <w:proofErr w:type="gramStart"/>
      <w:r w:rsidRPr="00E002D6">
        <w:rPr>
          <w:rFonts w:ascii="Times New Roman" w:hAnsi="Times New Roman" w:hint="eastAsia"/>
          <w:sz w:val="24"/>
        </w:rPr>
        <w:t>she./</w:t>
      </w:r>
      <w:proofErr w:type="gramEnd"/>
      <w:r w:rsidRPr="00E002D6">
        <w:rPr>
          <w:rFonts w:ascii="Times New Roman" w:hAnsi="Times New Roman" w:hint="eastAsia"/>
          <w:sz w:val="24"/>
        </w:rPr>
        <w:t xml:space="preserve"> nor is </w:t>
      </w:r>
      <w:proofErr w:type="gramStart"/>
      <w:r w:rsidRPr="00E002D6">
        <w:rPr>
          <w:rFonts w:ascii="Times New Roman" w:hAnsi="Times New Roman" w:hint="eastAsia"/>
          <w:sz w:val="24"/>
        </w:rPr>
        <w:t>she./</w:t>
      </w:r>
      <w:proofErr w:type="gramEnd"/>
      <w:r w:rsidRPr="00E002D6">
        <w:rPr>
          <w:rFonts w:ascii="Times New Roman" w:hAnsi="Times New Roman" w:hint="eastAsia"/>
          <w:sz w:val="24"/>
        </w:rPr>
        <w:t>and she isn't, either.</w:t>
      </w:r>
    </w:p>
    <w:p w14:paraId="2D12B9D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他不好，她也不好。</w:t>
      </w:r>
    </w:p>
    <w:p w14:paraId="4270744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He wasn't going home, and neither was she. / </w:t>
      </w:r>
      <w:proofErr w:type="gramStart"/>
      <w:r w:rsidRPr="00E002D6">
        <w:rPr>
          <w:rFonts w:ascii="Times New Roman" w:hAnsi="Times New Roman" w:hint="eastAsia"/>
          <w:sz w:val="24"/>
        </w:rPr>
        <w:t>nor</w:t>
      </w:r>
      <w:proofErr w:type="gramEnd"/>
      <w:r w:rsidRPr="00E002D6">
        <w:rPr>
          <w:rFonts w:ascii="Times New Roman" w:hAnsi="Times New Roman" w:hint="eastAsia"/>
          <w:sz w:val="24"/>
        </w:rPr>
        <w:t xml:space="preserve"> was she. / </w:t>
      </w:r>
      <w:proofErr w:type="gramStart"/>
      <w:r w:rsidRPr="00E002D6">
        <w:rPr>
          <w:rFonts w:ascii="Times New Roman" w:hAnsi="Times New Roman" w:hint="eastAsia"/>
          <w:sz w:val="24"/>
        </w:rPr>
        <w:t>and</w:t>
      </w:r>
      <w:proofErr w:type="gramEnd"/>
      <w:r w:rsidRPr="00E002D6">
        <w:rPr>
          <w:rFonts w:ascii="Times New Roman" w:hAnsi="Times New Roman" w:hint="eastAsia"/>
          <w:sz w:val="24"/>
        </w:rPr>
        <w:t xml:space="preserve"> she wasn't, either.</w:t>
      </w:r>
    </w:p>
    <w:p w14:paraId="6F29955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他没回家，她也没回家。</w:t>
      </w:r>
    </w:p>
    <w:p w14:paraId="29532AB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b. </w:t>
      </w:r>
      <w:r w:rsidRPr="00E002D6">
        <w:rPr>
          <w:rFonts w:ascii="Times New Roman" w:hAnsi="Times New Roman" w:hint="eastAsia"/>
          <w:sz w:val="24"/>
        </w:rPr>
        <w:t>助动词：</w:t>
      </w:r>
    </w:p>
    <w:p w14:paraId="769B392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主语与助动词倒装。</w:t>
      </w:r>
    </w:p>
    <w:p w14:paraId="3BEC524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He won't </w:t>
      </w:r>
      <w:proofErr w:type="spellStart"/>
      <w:proofErr w:type="gramStart"/>
      <w:r w:rsidRPr="00E002D6">
        <w:rPr>
          <w:rFonts w:ascii="Times New Roman" w:hAnsi="Times New Roman" w:hint="eastAsia"/>
          <w:sz w:val="24"/>
        </w:rPr>
        <w:t>come,and</w:t>
      </w:r>
      <w:proofErr w:type="spellEnd"/>
      <w:proofErr w:type="gramEnd"/>
      <w:r w:rsidRPr="00E002D6">
        <w:rPr>
          <w:rFonts w:ascii="Times New Roman" w:hAnsi="Times New Roman" w:hint="eastAsia"/>
          <w:sz w:val="24"/>
        </w:rPr>
        <w:t xml:space="preserve"> neither will she. / </w:t>
      </w:r>
      <w:proofErr w:type="gramStart"/>
      <w:r w:rsidRPr="00E002D6">
        <w:rPr>
          <w:rFonts w:ascii="Times New Roman" w:hAnsi="Times New Roman" w:hint="eastAsia"/>
          <w:sz w:val="24"/>
        </w:rPr>
        <w:t>nor</w:t>
      </w:r>
      <w:proofErr w:type="gramEnd"/>
      <w:r w:rsidRPr="00E002D6">
        <w:rPr>
          <w:rFonts w:ascii="Times New Roman" w:hAnsi="Times New Roman" w:hint="eastAsia"/>
          <w:sz w:val="24"/>
        </w:rPr>
        <w:t xml:space="preserve"> will she. / </w:t>
      </w:r>
      <w:proofErr w:type="gramStart"/>
      <w:r w:rsidRPr="00E002D6">
        <w:rPr>
          <w:rFonts w:ascii="Times New Roman" w:hAnsi="Times New Roman" w:hint="eastAsia"/>
          <w:sz w:val="24"/>
        </w:rPr>
        <w:t>and</w:t>
      </w:r>
      <w:proofErr w:type="gramEnd"/>
      <w:r w:rsidRPr="00E002D6">
        <w:rPr>
          <w:rFonts w:ascii="Times New Roman" w:hAnsi="Times New Roman" w:hint="eastAsia"/>
          <w:sz w:val="24"/>
        </w:rPr>
        <w:t xml:space="preserve"> she won't, either.</w:t>
      </w:r>
    </w:p>
    <w:p w14:paraId="741C4D5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他不来，她也不来。</w:t>
      </w:r>
    </w:p>
    <w:p w14:paraId="7CD1137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He hasn't </w:t>
      </w:r>
      <w:proofErr w:type="spellStart"/>
      <w:proofErr w:type="gramStart"/>
      <w:r w:rsidRPr="00E002D6">
        <w:rPr>
          <w:rFonts w:ascii="Times New Roman" w:hAnsi="Times New Roman" w:hint="eastAsia"/>
          <w:sz w:val="24"/>
        </w:rPr>
        <w:t>gone,and</w:t>
      </w:r>
      <w:proofErr w:type="spellEnd"/>
      <w:proofErr w:type="gramEnd"/>
      <w:r w:rsidRPr="00E002D6">
        <w:rPr>
          <w:rFonts w:ascii="Times New Roman" w:hAnsi="Times New Roman" w:hint="eastAsia"/>
          <w:sz w:val="24"/>
        </w:rPr>
        <w:t xml:space="preserve"> neither has </w:t>
      </w:r>
      <w:proofErr w:type="spellStart"/>
      <w:r w:rsidRPr="00E002D6">
        <w:rPr>
          <w:rFonts w:ascii="Times New Roman" w:hAnsi="Times New Roman" w:hint="eastAsia"/>
          <w:sz w:val="24"/>
        </w:rPr>
        <w:t>she.nor</w:t>
      </w:r>
      <w:proofErr w:type="spellEnd"/>
      <w:r w:rsidRPr="00E002D6">
        <w:rPr>
          <w:rFonts w:ascii="Times New Roman" w:hAnsi="Times New Roman" w:hint="eastAsia"/>
          <w:sz w:val="24"/>
        </w:rPr>
        <w:t xml:space="preserve"> has </w:t>
      </w:r>
      <w:proofErr w:type="spellStart"/>
      <w:r w:rsidRPr="00E002D6">
        <w:rPr>
          <w:rFonts w:ascii="Times New Roman" w:hAnsi="Times New Roman" w:hint="eastAsia"/>
          <w:sz w:val="24"/>
        </w:rPr>
        <w:t>she.and</w:t>
      </w:r>
      <w:proofErr w:type="spellEnd"/>
      <w:r w:rsidRPr="00E002D6">
        <w:rPr>
          <w:rFonts w:ascii="Times New Roman" w:hAnsi="Times New Roman" w:hint="eastAsia"/>
          <w:sz w:val="24"/>
        </w:rPr>
        <w:t xml:space="preserve"> she hasn't, either.</w:t>
      </w:r>
    </w:p>
    <w:p w14:paraId="7BE4DA6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他没去，她也没去。</w:t>
      </w:r>
    </w:p>
    <w:p w14:paraId="159B8C5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 xml:space="preserve">c. </w:t>
      </w:r>
      <w:r w:rsidRPr="00E002D6">
        <w:rPr>
          <w:rFonts w:ascii="Times New Roman" w:hAnsi="Times New Roman" w:hint="eastAsia"/>
          <w:sz w:val="24"/>
        </w:rPr>
        <w:t>一般动词：</w:t>
      </w:r>
    </w:p>
    <w:p w14:paraId="0B63C73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主语与</w:t>
      </w:r>
      <w:r w:rsidRPr="00E002D6">
        <w:rPr>
          <w:rFonts w:ascii="Times New Roman" w:hAnsi="Times New Roman" w:hint="eastAsia"/>
          <w:sz w:val="24"/>
        </w:rPr>
        <w:t xml:space="preserve">do </w:t>
      </w:r>
      <w:r w:rsidRPr="00E002D6">
        <w:rPr>
          <w:rFonts w:ascii="Times New Roman" w:hAnsi="Times New Roman" w:hint="eastAsia"/>
          <w:sz w:val="24"/>
        </w:rPr>
        <w:t>、</w:t>
      </w:r>
      <w:r w:rsidRPr="00E002D6">
        <w:rPr>
          <w:rFonts w:ascii="Times New Roman" w:hAnsi="Times New Roman" w:hint="eastAsia"/>
          <w:sz w:val="24"/>
        </w:rPr>
        <w:t xml:space="preserve">does </w:t>
      </w:r>
      <w:r w:rsidRPr="00E002D6">
        <w:rPr>
          <w:rFonts w:ascii="Times New Roman" w:hAnsi="Times New Roman" w:hint="eastAsia"/>
          <w:sz w:val="24"/>
        </w:rPr>
        <w:t>、</w:t>
      </w:r>
      <w:r w:rsidRPr="00E002D6">
        <w:rPr>
          <w:rFonts w:ascii="Times New Roman" w:hAnsi="Times New Roman" w:hint="eastAsia"/>
          <w:sz w:val="24"/>
        </w:rPr>
        <w:t>did</w:t>
      </w:r>
      <w:r w:rsidRPr="00E002D6">
        <w:rPr>
          <w:rFonts w:ascii="Times New Roman" w:hAnsi="Times New Roman" w:hint="eastAsia"/>
          <w:sz w:val="24"/>
        </w:rPr>
        <w:t>倒装。</w:t>
      </w:r>
    </w:p>
    <w:p w14:paraId="0DDF3CA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w:t>
      </w:r>
      <w:r w:rsidRPr="00E002D6">
        <w:rPr>
          <w:rFonts w:ascii="Times New Roman" w:hAnsi="Times New Roman" w:hint="eastAsia"/>
          <w:sz w:val="24"/>
        </w:rPr>
        <w:t xml:space="preserve">He never tells a lie, and neither does she. / </w:t>
      </w:r>
      <w:proofErr w:type="gramStart"/>
      <w:r w:rsidRPr="00E002D6">
        <w:rPr>
          <w:rFonts w:ascii="Times New Roman" w:hAnsi="Times New Roman" w:hint="eastAsia"/>
          <w:sz w:val="24"/>
        </w:rPr>
        <w:t>nor</w:t>
      </w:r>
      <w:proofErr w:type="gramEnd"/>
      <w:r w:rsidRPr="00E002D6">
        <w:rPr>
          <w:rFonts w:ascii="Times New Roman" w:hAnsi="Times New Roman" w:hint="eastAsia"/>
          <w:sz w:val="24"/>
        </w:rPr>
        <w:t xml:space="preserve"> does she. / </w:t>
      </w:r>
      <w:proofErr w:type="gramStart"/>
      <w:r w:rsidRPr="00E002D6">
        <w:rPr>
          <w:rFonts w:ascii="Times New Roman" w:hAnsi="Times New Roman" w:hint="eastAsia"/>
          <w:sz w:val="24"/>
        </w:rPr>
        <w:t>and</w:t>
      </w:r>
      <w:proofErr w:type="gramEnd"/>
      <w:r w:rsidRPr="00E002D6">
        <w:rPr>
          <w:rFonts w:ascii="Times New Roman" w:hAnsi="Times New Roman" w:hint="eastAsia"/>
          <w:sz w:val="24"/>
        </w:rPr>
        <w:t xml:space="preserve"> she doesn't, either.</w:t>
      </w:r>
    </w:p>
    <w:p w14:paraId="48260C0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他绝不说谎，她也绝不说谎。</w:t>
      </w:r>
    </w:p>
    <w:p w14:paraId="76A79DE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lastRenderedPageBreak/>
        <w:t xml:space="preserve">He has no book, and neither does she. / </w:t>
      </w:r>
      <w:proofErr w:type="gramStart"/>
      <w:r w:rsidRPr="00E002D6">
        <w:rPr>
          <w:rFonts w:ascii="Times New Roman" w:hAnsi="Times New Roman" w:hint="eastAsia"/>
          <w:sz w:val="24"/>
        </w:rPr>
        <w:t>nor</w:t>
      </w:r>
      <w:proofErr w:type="gramEnd"/>
      <w:r w:rsidRPr="00E002D6">
        <w:rPr>
          <w:rFonts w:ascii="Times New Roman" w:hAnsi="Times New Roman" w:hint="eastAsia"/>
          <w:sz w:val="24"/>
        </w:rPr>
        <w:t xml:space="preserve"> does she. / </w:t>
      </w:r>
      <w:proofErr w:type="gramStart"/>
      <w:r w:rsidRPr="00E002D6">
        <w:rPr>
          <w:rFonts w:ascii="Times New Roman" w:hAnsi="Times New Roman" w:hint="eastAsia"/>
          <w:sz w:val="24"/>
        </w:rPr>
        <w:t>and</w:t>
      </w:r>
      <w:proofErr w:type="gramEnd"/>
      <w:r w:rsidRPr="00E002D6">
        <w:rPr>
          <w:rFonts w:ascii="Times New Roman" w:hAnsi="Times New Roman" w:hint="eastAsia"/>
          <w:sz w:val="24"/>
        </w:rPr>
        <w:t xml:space="preserve"> she doesn't, either.</w:t>
      </w:r>
    </w:p>
    <w:p w14:paraId="1761F72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他没有书，她也没有。</w:t>
      </w:r>
    </w:p>
    <w:p w14:paraId="245317E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注意</w:t>
      </w:r>
      <w:r w:rsidRPr="00E002D6">
        <w:rPr>
          <w:rFonts w:ascii="Times New Roman" w:hAnsi="Times New Roman" w:hint="eastAsia"/>
          <w:sz w:val="24"/>
        </w:rPr>
        <w:t>:</w:t>
      </w:r>
    </w:p>
    <w:p w14:paraId="22C84A5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also</w:t>
      </w:r>
      <w:r w:rsidRPr="00E002D6">
        <w:rPr>
          <w:rFonts w:ascii="Times New Roman" w:hAnsi="Times New Roman" w:hint="eastAsia"/>
          <w:sz w:val="24"/>
        </w:rPr>
        <w:t>只能用在肯定句中，置于</w:t>
      </w:r>
      <w:r w:rsidRPr="00E002D6">
        <w:rPr>
          <w:rFonts w:ascii="Times New Roman" w:hAnsi="Times New Roman" w:hint="eastAsia"/>
          <w:sz w:val="24"/>
        </w:rPr>
        <w:t>be</w:t>
      </w:r>
      <w:r w:rsidRPr="00E002D6">
        <w:rPr>
          <w:rFonts w:ascii="Times New Roman" w:hAnsi="Times New Roman" w:hint="eastAsia"/>
          <w:sz w:val="24"/>
        </w:rPr>
        <w:t>动词之后，或一般动词之前。</w:t>
      </w:r>
      <w:r w:rsidRPr="00E002D6">
        <w:rPr>
          <w:rFonts w:ascii="Times New Roman" w:hAnsi="Times New Roman" w:hint="eastAsia"/>
          <w:sz w:val="24"/>
        </w:rPr>
        <w:t xml:space="preserve"> </w:t>
      </w:r>
    </w:p>
    <w:p w14:paraId="78D7B9A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w:t>
      </w:r>
      <w:r w:rsidRPr="00E002D6">
        <w:rPr>
          <w:rFonts w:ascii="Times New Roman" w:hAnsi="Times New Roman" w:hint="eastAsia"/>
          <w:sz w:val="24"/>
        </w:rPr>
        <w:t>He is kind, and she is also kind.</w:t>
      </w:r>
    </w:p>
    <w:p w14:paraId="06FA064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他很亲切，她也是。</w:t>
      </w:r>
    </w:p>
    <w:p w14:paraId="40D0682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He has a </w:t>
      </w:r>
      <w:proofErr w:type="spellStart"/>
      <w:proofErr w:type="gramStart"/>
      <w:r w:rsidRPr="00E002D6">
        <w:rPr>
          <w:rFonts w:ascii="Times New Roman" w:hAnsi="Times New Roman" w:hint="eastAsia"/>
          <w:sz w:val="24"/>
        </w:rPr>
        <w:t>pen,and</w:t>
      </w:r>
      <w:proofErr w:type="spellEnd"/>
      <w:proofErr w:type="gramEnd"/>
      <w:r w:rsidRPr="00E002D6">
        <w:rPr>
          <w:rFonts w:ascii="Times New Roman" w:hAnsi="Times New Roman" w:hint="eastAsia"/>
          <w:sz w:val="24"/>
        </w:rPr>
        <w:t xml:space="preserve"> she also has one.</w:t>
      </w:r>
    </w:p>
    <w:p w14:paraId="1638722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他有一支笔，她也有一支。</w:t>
      </w:r>
    </w:p>
    <w:p w14:paraId="0E7F9DFB" w14:textId="77777777" w:rsidR="00792C08" w:rsidRPr="00E002D6" w:rsidRDefault="00792C08">
      <w:pPr>
        <w:spacing w:line="400" w:lineRule="exact"/>
        <w:rPr>
          <w:rFonts w:ascii="Times New Roman" w:hAnsi="Times New Roman"/>
          <w:sz w:val="24"/>
        </w:rPr>
      </w:pPr>
    </w:p>
    <w:p w14:paraId="50DC63EC" w14:textId="77777777" w:rsidR="00792C08" w:rsidRPr="00E002D6" w:rsidRDefault="00000000">
      <w:pPr>
        <w:numPr>
          <w:ilvl w:val="0"/>
          <w:numId w:val="102"/>
        </w:numPr>
        <w:spacing w:line="400" w:lineRule="exact"/>
        <w:ind w:firstLine="480"/>
        <w:rPr>
          <w:rFonts w:ascii="Times New Roman" w:hAnsi="Times New Roman"/>
          <w:sz w:val="24"/>
        </w:rPr>
      </w:pPr>
      <w:r w:rsidRPr="00E002D6">
        <w:rPr>
          <w:rFonts w:ascii="Times New Roman" w:hAnsi="Times New Roman" w:hint="eastAsia"/>
          <w:sz w:val="24"/>
        </w:rPr>
        <w:t>宾语从句</w:t>
      </w:r>
    </w:p>
    <w:p w14:paraId="31F2485A"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宾语从句是在复合句中充当宾语的名词性从句，可置于及物动词、介词或部分形容词之后，用于表达完整的陈述、疑问、感叹等内容。基本结构：主句</w:t>
      </w:r>
      <w:r w:rsidRPr="00E002D6">
        <w:rPr>
          <w:rFonts w:ascii="Times New Roman" w:hAnsi="Times New Roman" w:cs="Times New Roman"/>
          <w:sz w:val="24"/>
        </w:rPr>
        <w:t>+</w:t>
      </w:r>
      <w:r w:rsidRPr="00E002D6">
        <w:rPr>
          <w:rFonts w:ascii="Times New Roman" w:hAnsi="Times New Roman" w:cs="Times New Roman"/>
          <w:sz w:val="24"/>
        </w:rPr>
        <w:t>引导词</w:t>
      </w:r>
      <w:r w:rsidRPr="00E002D6">
        <w:rPr>
          <w:rFonts w:ascii="Times New Roman" w:hAnsi="Times New Roman" w:cs="Times New Roman"/>
          <w:sz w:val="24"/>
        </w:rPr>
        <w:t>+</w:t>
      </w:r>
      <w:r w:rsidRPr="00E002D6">
        <w:rPr>
          <w:rFonts w:ascii="Times New Roman" w:hAnsi="Times New Roman" w:cs="Times New Roman"/>
          <w:sz w:val="24"/>
        </w:rPr>
        <w:t>从句（陈述语序）。从句一律使用陈述语序（主语在前，谓语在后）。</w:t>
      </w:r>
    </w:p>
    <w:p w14:paraId="36CE6296"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hint="eastAsia"/>
          <w:sz w:val="24"/>
          <w:lang w:eastAsia="zh"/>
        </w:rPr>
        <w:t xml:space="preserve">(1) </w:t>
      </w:r>
      <w:r w:rsidRPr="00E002D6">
        <w:rPr>
          <w:rFonts w:ascii="Times New Roman" w:hAnsi="Times New Roman" w:cs="Times New Roman"/>
          <w:sz w:val="24"/>
        </w:rPr>
        <w:t xml:space="preserve"> </w:t>
      </w:r>
      <w:r w:rsidRPr="00E002D6">
        <w:rPr>
          <w:rFonts w:ascii="Times New Roman" w:hAnsi="Times New Roman" w:cs="Times New Roman"/>
          <w:sz w:val="24"/>
        </w:rPr>
        <w:t>引导词与用法</w:t>
      </w:r>
    </w:p>
    <w:p w14:paraId="26A8EFAF"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hint="eastAsia"/>
          <w:sz w:val="24"/>
          <w:lang w:eastAsia="zh"/>
        </w:rPr>
        <w:t>a.</w:t>
      </w:r>
      <w:r w:rsidRPr="00E002D6">
        <w:rPr>
          <w:rFonts w:ascii="Times New Roman" w:hAnsi="Times New Roman" w:cs="Times New Roman"/>
          <w:sz w:val="24"/>
        </w:rPr>
        <w:t xml:space="preserve"> that </w:t>
      </w:r>
      <w:r w:rsidRPr="00E002D6">
        <w:rPr>
          <w:rFonts w:ascii="Times New Roman" w:hAnsi="Times New Roman" w:cs="Times New Roman"/>
          <w:sz w:val="24"/>
        </w:rPr>
        <w:t>引导（陈述句变宾语从句）</w:t>
      </w:r>
    </w:p>
    <w:p w14:paraId="39FFC23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从句原本为陈述句，用</w:t>
      </w:r>
      <w:r w:rsidRPr="00E002D6">
        <w:rPr>
          <w:rFonts w:ascii="Times New Roman" w:hAnsi="Times New Roman" w:cs="Times New Roman"/>
          <w:sz w:val="24"/>
        </w:rPr>
        <w:t xml:space="preserve"> that </w:t>
      </w:r>
      <w:r w:rsidRPr="00E002D6">
        <w:rPr>
          <w:rFonts w:ascii="Times New Roman" w:hAnsi="Times New Roman" w:cs="Times New Roman"/>
          <w:sz w:val="24"/>
        </w:rPr>
        <w:t>引导，</w:t>
      </w:r>
      <w:r w:rsidRPr="00E002D6">
        <w:rPr>
          <w:rFonts w:ascii="Times New Roman" w:hAnsi="Times New Roman" w:cs="Times New Roman"/>
          <w:sz w:val="24"/>
        </w:rPr>
        <w:t xml:space="preserve">that </w:t>
      </w:r>
      <w:r w:rsidRPr="00E002D6">
        <w:rPr>
          <w:rFonts w:ascii="Times New Roman" w:hAnsi="Times New Roman" w:cs="Times New Roman"/>
          <w:sz w:val="24"/>
        </w:rPr>
        <w:t>无词义，可省略。</w:t>
      </w:r>
    </w:p>
    <w:p w14:paraId="23CAE0A5"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结构：主句</w:t>
      </w:r>
      <w:r w:rsidRPr="00E002D6">
        <w:rPr>
          <w:rFonts w:ascii="Times New Roman" w:hAnsi="Times New Roman" w:cs="Times New Roman"/>
          <w:sz w:val="24"/>
        </w:rPr>
        <w:t xml:space="preserve"> + that + </w:t>
      </w:r>
      <w:r w:rsidRPr="00E002D6">
        <w:rPr>
          <w:rFonts w:ascii="Times New Roman" w:hAnsi="Times New Roman" w:cs="Times New Roman"/>
          <w:sz w:val="24"/>
        </w:rPr>
        <w:t>主语</w:t>
      </w:r>
      <w:r w:rsidRPr="00E002D6">
        <w:rPr>
          <w:rFonts w:ascii="Times New Roman" w:hAnsi="Times New Roman" w:cs="Times New Roman"/>
          <w:sz w:val="24"/>
        </w:rPr>
        <w:t xml:space="preserve"> + </w:t>
      </w:r>
      <w:r w:rsidRPr="00E002D6">
        <w:rPr>
          <w:rFonts w:ascii="Times New Roman" w:hAnsi="Times New Roman" w:cs="Times New Roman"/>
          <w:sz w:val="24"/>
        </w:rPr>
        <w:t>谓语</w:t>
      </w:r>
      <w:r w:rsidRPr="00E002D6">
        <w:rPr>
          <w:rFonts w:ascii="Times New Roman" w:hAnsi="Times New Roman" w:cs="Times New Roman"/>
          <w:sz w:val="24"/>
        </w:rPr>
        <w:t xml:space="preserve"> + …</w:t>
      </w:r>
    </w:p>
    <w:p w14:paraId="3918EEE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I think (that) you are right.</w:t>
      </w:r>
    </w:p>
    <w:p w14:paraId="0C9239BD"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hint="eastAsia"/>
          <w:sz w:val="24"/>
          <w:lang w:eastAsia="zh"/>
        </w:rPr>
        <w:t>b.</w:t>
      </w:r>
      <w:r w:rsidRPr="00E002D6">
        <w:rPr>
          <w:rFonts w:ascii="Times New Roman" w:hAnsi="Times New Roman" w:cs="Times New Roman"/>
          <w:sz w:val="24"/>
        </w:rPr>
        <w:t xml:space="preserve"> whether/if </w:t>
      </w:r>
      <w:r w:rsidRPr="00E002D6">
        <w:rPr>
          <w:rFonts w:ascii="Times New Roman" w:hAnsi="Times New Roman" w:cs="Times New Roman"/>
          <w:sz w:val="24"/>
        </w:rPr>
        <w:t>引导（一般疑问句变宾语从句）</w:t>
      </w:r>
    </w:p>
    <w:p w14:paraId="60BDBA03"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从句原本为一般疑问句，用</w:t>
      </w:r>
      <w:r w:rsidRPr="00E002D6">
        <w:rPr>
          <w:rFonts w:ascii="Times New Roman" w:hAnsi="Times New Roman" w:cs="Times New Roman"/>
          <w:sz w:val="24"/>
        </w:rPr>
        <w:t xml:space="preserve"> whether/if </w:t>
      </w:r>
      <w:r w:rsidRPr="00E002D6">
        <w:rPr>
          <w:rFonts w:ascii="Times New Roman" w:hAnsi="Times New Roman" w:cs="Times New Roman"/>
          <w:sz w:val="24"/>
        </w:rPr>
        <w:t>引导，意为</w:t>
      </w:r>
      <w:r w:rsidRPr="00E002D6">
        <w:rPr>
          <w:rFonts w:ascii="Times New Roman" w:hAnsi="Times New Roman" w:cs="Times New Roman"/>
          <w:sz w:val="24"/>
        </w:rPr>
        <w:t>“</w:t>
      </w:r>
      <w:r w:rsidRPr="00E002D6">
        <w:rPr>
          <w:rFonts w:ascii="Times New Roman" w:hAnsi="Times New Roman" w:cs="Times New Roman"/>
          <w:sz w:val="24"/>
        </w:rPr>
        <w:t>是否</w:t>
      </w:r>
      <w:r w:rsidRPr="00E002D6">
        <w:rPr>
          <w:rFonts w:ascii="Times New Roman" w:hAnsi="Times New Roman" w:cs="Times New Roman"/>
          <w:sz w:val="24"/>
        </w:rPr>
        <w:t>”</w:t>
      </w:r>
      <w:r w:rsidRPr="00E002D6">
        <w:rPr>
          <w:rFonts w:ascii="Times New Roman" w:hAnsi="Times New Roman" w:cs="Times New Roman"/>
          <w:sz w:val="24"/>
        </w:rPr>
        <w:t>。</w:t>
      </w:r>
    </w:p>
    <w:p w14:paraId="6995E153"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必须改为陈述语序，不可倒装。</w:t>
      </w:r>
    </w:p>
    <w:p w14:paraId="35F21DFF"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介词后、不定式前、与</w:t>
      </w:r>
      <w:r w:rsidRPr="00E002D6">
        <w:rPr>
          <w:rFonts w:ascii="Times New Roman" w:hAnsi="Times New Roman" w:cs="Times New Roman"/>
          <w:sz w:val="24"/>
        </w:rPr>
        <w:t xml:space="preserve"> or not </w:t>
      </w:r>
      <w:r w:rsidRPr="00E002D6">
        <w:rPr>
          <w:rFonts w:ascii="Times New Roman" w:hAnsi="Times New Roman" w:cs="Times New Roman"/>
          <w:sz w:val="24"/>
        </w:rPr>
        <w:t>连用时，只用</w:t>
      </w:r>
      <w:r w:rsidRPr="00E002D6">
        <w:rPr>
          <w:rFonts w:ascii="Times New Roman" w:hAnsi="Times New Roman" w:cs="Times New Roman"/>
          <w:sz w:val="24"/>
        </w:rPr>
        <w:t xml:space="preserve"> whether</w:t>
      </w:r>
      <w:r w:rsidRPr="00E002D6">
        <w:rPr>
          <w:rFonts w:ascii="Times New Roman" w:hAnsi="Times New Roman" w:cs="Times New Roman"/>
          <w:sz w:val="24"/>
        </w:rPr>
        <w:t>。</w:t>
      </w:r>
    </w:p>
    <w:p w14:paraId="2475883F"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I don’t know if/whether he will come.</w:t>
      </w:r>
    </w:p>
    <w:p w14:paraId="4BF88CBD"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hint="eastAsia"/>
          <w:sz w:val="24"/>
          <w:lang w:eastAsia="zh"/>
        </w:rPr>
        <w:t>c.</w:t>
      </w:r>
      <w:r w:rsidRPr="00E002D6">
        <w:rPr>
          <w:rFonts w:ascii="Times New Roman" w:hAnsi="Times New Roman" w:cs="Times New Roman"/>
          <w:sz w:val="24"/>
        </w:rPr>
        <w:t xml:space="preserve"> </w:t>
      </w:r>
      <w:r w:rsidRPr="00E002D6">
        <w:rPr>
          <w:rFonts w:ascii="Times New Roman" w:hAnsi="Times New Roman" w:cs="Times New Roman"/>
          <w:sz w:val="24"/>
        </w:rPr>
        <w:t>疑问词引导（特殊疑问句变宾语从句）</w:t>
      </w:r>
    </w:p>
    <w:p w14:paraId="193BFCD0"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由</w:t>
      </w:r>
      <w:r w:rsidRPr="00E002D6">
        <w:rPr>
          <w:rFonts w:ascii="Times New Roman" w:hAnsi="Times New Roman" w:cs="Times New Roman"/>
          <w:sz w:val="24"/>
        </w:rPr>
        <w:t xml:space="preserve"> what, who, where, when, why, how </w:t>
      </w:r>
      <w:r w:rsidRPr="00E002D6">
        <w:rPr>
          <w:rFonts w:ascii="Times New Roman" w:hAnsi="Times New Roman" w:cs="Times New Roman"/>
          <w:sz w:val="24"/>
        </w:rPr>
        <w:t>等引导，疑问词作从句成分。</w:t>
      </w:r>
    </w:p>
    <w:p w14:paraId="2D5E7C5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必须改为陈述语序。</w:t>
      </w:r>
    </w:p>
    <w:p w14:paraId="1CD5326F"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例句：</w:t>
      </w:r>
      <w:r w:rsidRPr="00E002D6">
        <w:rPr>
          <w:rFonts w:ascii="Times New Roman" w:hAnsi="Times New Roman" w:cs="Times New Roman"/>
          <w:sz w:val="24"/>
        </w:rPr>
        <w:t>Can you tell me where he is?</w:t>
      </w:r>
    </w:p>
    <w:p w14:paraId="39FC8678"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hint="eastAsia"/>
          <w:sz w:val="24"/>
          <w:lang w:eastAsia="zh"/>
        </w:rPr>
        <w:t>d.</w:t>
      </w:r>
      <w:r w:rsidRPr="00E002D6">
        <w:rPr>
          <w:rFonts w:ascii="Times New Roman" w:hAnsi="Times New Roman" w:cs="Times New Roman"/>
          <w:sz w:val="24"/>
        </w:rPr>
        <w:t xml:space="preserve"> </w:t>
      </w:r>
      <w:r w:rsidRPr="00E002D6">
        <w:rPr>
          <w:rFonts w:ascii="Times New Roman" w:hAnsi="Times New Roman" w:cs="Times New Roman"/>
          <w:sz w:val="24"/>
        </w:rPr>
        <w:t>感叹句直接作宾语从句</w:t>
      </w:r>
    </w:p>
    <w:p w14:paraId="27BF81A3"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感叹句无需变化，可直接作宾语。</w:t>
      </w:r>
    </w:p>
    <w:p w14:paraId="78DD0E1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I know how clever he is.</w:t>
      </w:r>
    </w:p>
    <w:p w14:paraId="5372C4A6"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所有宾语从句都必须用陈述语序：</w:t>
      </w:r>
    </w:p>
    <w:p w14:paraId="74EEFFF9"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 xml:space="preserve">I don’t know what is </w:t>
      </w:r>
      <w:proofErr w:type="gramStart"/>
      <w:r w:rsidRPr="00E002D6">
        <w:rPr>
          <w:rFonts w:ascii="Times New Roman" w:hAnsi="Times New Roman" w:cs="Times New Roman"/>
          <w:sz w:val="24"/>
        </w:rPr>
        <w:t>he.</w:t>
      </w:r>
      <w:r w:rsidRPr="00E002D6">
        <w:rPr>
          <w:rFonts w:ascii="Times New Roman" w:hAnsi="Times New Roman" w:cs="Times New Roman"/>
          <w:sz w:val="24"/>
        </w:rPr>
        <w:t>（</w:t>
      </w:r>
      <w:proofErr w:type="gramEnd"/>
      <w:r w:rsidRPr="00E002D6">
        <w:rPr>
          <w:rFonts w:ascii="Times New Roman" w:hAnsi="Times New Roman" w:cs="Times New Roman" w:hint="eastAsia"/>
          <w:sz w:val="24"/>
        </w:rPr>
        <w:t>×</w:t>
      </w:r>
      <w:r w:rsidRPr="00E002D6">
        <w:rPr>
          <w:rFonts w:ascii="Times New Roman" w:hAnsi="Times New Roman" w:cs="Times New Roman"/>
          <w:sz w:val="24"/>
        </w:rPr>
        <w:t>）</w:t>
      </w:r>
    </w:p>
    <w:p w14:paraId="0FDEF456"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 xml:space="preserve">I don’t know what he </w:t>
      </w:r>
      <w:proofErr w:type="gramStart"/>
      <w:r w:rsidRPr="00E002D6">
        <w:rPr>
          <w:rFonts w:ascii="Times New Roman" w:hAnsi="Times New Roman" w:cs="Times New Roman"/>
          <w:sz w:val="24"/>
        </w:rPr>
        <w:t>is.</w:t>
      </w:r>
      <w:r w:rsidRPr="00E002D6">
        <w:rPr>
          <w:rFonts w:ascii="Times New Roman" w:hAnsi="Times New Roman" w:cs="Times New Roman"/>
          <w:sz w:val="24"/>
        </w:rPr>
        <w:t>（</w:t>
      </w:r>
      <w:proofErr w:type="gramEnd"/>
      <w:r w:rsidRPr="00E002D6">
        <w:rPr>
          <w:rFonts w:ascii="Times New Roman" w:hAnsi="Times New Roman" w:cs="Times New Roman"/>
          <w:sz w:val="24"/>
        </w:rPr>
        <w:t>√</w:t>
      </w:r>
      <w:r w:rsidRPr="00E002D6">
        <w:rPr>
          <w:rFonts w:ascii="Times New Roman" w:hAnsi="Times New Roman" w:cs="Times New Roman"/>
          <w:sz w:val="24"/>
        </w:rPr>
        <w:t>）</w:t>
      </w:r>
    </w:p>
    <w:p w14:paraId="77504AE6"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主句为现在</w:t>
      </w:r>
      <w:r w:rsidRPr="00E002D6">
        <w:rPr>
          <w:rFonts w:ascii="Times New Roman" w:hAnsi="Times New Roman" w:cs="Times New Roman"/>
          <w:sz w:val="24"/>
        </w:rPr>
        <w:t>/</w:t>
      </w:r>
      <w:r w:rsidRPr="00E002D6">
        <w:rPr>
          <w:rFonts w:ascii="Times New Roman" w:hAnsi="Times New Roman" w:cs="Times New Roman"/>
          <w:sz w:val="24"/>
        </w:rPr>
        <w:t>将来时态，从句时态不变。主句为过去时态，从句通常相应变</w:t>
      </w:r>
      <w:r w:rsidRPr="00E002D6">
        <w:rPr>
          <w:rFonts w:ascii="Times New Roman" w:hAnsi="Times New Roman" w:cs="Times New Roman"/>
          <w:sz w:val="24"/>
        </w:rPr>
        <w:lastRenderedPageBreak/>
        <w:t>为过去范畴时态。从句为客观真理时，永远用一般现在时。</w:t>
      </w:r>
    </w:p>
    <w:p w14:paraId="5E565A94"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介词后的宾语从句：</w:t>
      </w:r>
      <w:r w:rsidRPr="00E002D6">
        <w:rPr>
          <w:rFonts w:ascii="Times New Roman" w:hAnsi="Times New Roman" w:cs="Times New Roman"/>
          <w:sz w:val="24"/>
        </w:rPr>
        <w:t>that</w:t>
      </w:r>
      <w:r w:rsidRPr="00E002D6">
        <w:rPr>
          <w:rFonts w:ascii="Times New Roman" w:hAnsi="Times New Roman" w:cs="Times New Roman"/>
          <w:sz w:val="24"/>
        </w:rPr>
        <w:t>从句不可直接跟在介词后。需用</w:t>
      </w:r>
      <w:r w:rsidRPr="00E002D6">
        <w:rPr>
          <w:rFonts w:ascii="Times New Roman" w:hAnsi="Times New Roman" w:cs="Times New Roman"/>
          <w:sz w:val="24"/>
        </w:rPr>
        <w:t xml:space="preserve"> the fact that </w:t>
      </w:r>
      <w:r w:rsidRPr="00E002D6">
        <w:rPr>
          <w:rFonts w:ascii="Times New Roman" w:hAnsi="Times New Roman" w:cs="Times New Roman"/>
          <w:sz w:val="24"/>
        </w:rPr>
        <w:t>结构，或省略介词。</w:t>
      </w:r>
    </w:p>
    <w:p w14:paraId="31DDD7E0"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例如：</w:t>
      </w:r>
      <w:r w:rsidRPr="00E002D6">
        <w:rPr>
          <w:rFonts w:ascii="Times New Roman" w:hAnsi="Times New Roman" w:cs="Times New Roman"/>
          <w:sz w:val="24"/>
        </w:rPr>
        <w:t>I am sure (of the fact that) you are right.</w:t>
      </w:r>
    </w:p>
    <w:p w14:paraId="26AF8CBC"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主句主语为第一人称，动词为</w:t>
      </w:r>
      <w:r w:rsidRPr="00E002D6">
        <w:rPr>
          <w:rFonts w:ascii="Times New Roman" w:hAnsi="Times New Roman" w:cs="Times New Roman"/>
          <w:sz w:val="24"/>
        </w:rPr>
        <w:t xml:space="preserve"> think /believe/suppose </w:t>
      </w:r>
      <w:r w:rsidRPr="00E002D6">
        <w:rPr>
          <w:rFonts w:ascii="Times New Roman" w:hAnsi="Times New Roman" w:cs="Times New Roman"/>
          <w:sz w:val="24"/>
        </w:rPr>
        <w:t>时，从句的否定转移到主句。</w:t>
      </w:r>
    </w:p>
    <w:p w14:paraId="37B6D267" w14:textId="77777777" w:rsidR="00792C08" w:rsidRPr="00E002D6" w:rsidRDefault="00000000">
      <w:pPr>
        <w:spacing w:line="400" w:lineRule="exact"/>
        <w:ind w:firstLineChars="200" w:firstLine="480"/>
        <w:rPr>
          <w:rFonts w:ascii="Times New Roman" w:hAnsi="Times New Roman" w:cs="Times New Roman"/>
          <w:sz w:val="24"/>
        </w:rPr>
      </w:pPr>
      <w:r w:rsidRPr="00E002D6">
        <w:rPr>
          <w:rFonts w:ascii="Times New Roman" w:hAnsi="Times New Roman" w:cs="Times New Roman"/>
          <w:sz w:val="24"/>
        </w:rPr>
        <w:t>例句：</w:t>
      </w:r>
      <w:r w:rsidRPr="00E002D6">
        <w:rPr>
          <w:rFonts w:ascii="Times New Roman" w:hAnsi="Times New Roman" w:cs="Times New Roman"/>
          <w:sz w:val="24"/>
        </w:rPr>
        <w:t xml:space="preserve">I don’t think he is </w:t>
      </w:r>
      <w:proofErr w:type="gramStart"/>
      <w:r w:rsidRPr="00E002D6">
        <w:rPr>
          <w:rFonts w:ascii="Times New Roman" w:hAnsi="Times New Roman" w:cs="Times New Roman"/>
          <w:sz w:val="24"/>
        </w:rPr>
        <w:t>right.</w:t>
      </w:r>
      <w:r w:rsidRPr="00E002D6">
        <w:rPr>
          <w:rFonts w:ascii="Times New Roman" w:hAnsi="Times New Roman" w:cs="Times New Roman"/>
          <w:sz w:val="24"/>
        </w:rPr>
        <w:t>（</w:t>
      </w:r>
      <w:proofErr w:type="gramEnd"/>
      <w:r w:rsidRPr="00E002D6">
        <w:rPr>
          <w:rFonts w:ascii="Times New Roman" w:hAnsi="Times New Roman" w:cs="Times New Roman"/>
          <w:sz w:val="24"/>
        </w:rPr>
        <w:t>我认为他不对。）</w:t>
      </w:r>
    </w:p>
    <w:p w14:paraId="7BB2858B" w14:textId="77777777" w:rsidR="00792C08" w:rsidRPr="00E002D6" w:rsidRDefault="00792C08">
      <w:pPr>
        <w:spacing w:line="400" w:lineRule="exact"/>
        <w:rPr>
          <w:rFonts w:ascii="Times New Roman" w:hAnsi="Times New Roman"/>
          <w:sz w:val="24"/>
        </w:rPr>
      </w:pPr>
    </w:p>
    <w:p w14:paraId="0ABA1452" w14:textId="77777777" w:rsidR="00792C08" w:rsidRPr="00E002D6" w:rsidRDefault="00000000">
      <w:pPr>
        <w:numPr>
          <w:ilvl w:val="0"/>
          <w:numId w:val="102"/>
        </w:numPr>
        <w:spacing w:line="400" w:lineRule="exact"/>
        <w:ind w:firstLine="480"/>
        <w:rPr>
          <w:rFonts w:ascii="Times New Roman" w:hAnsi="Times New Roman"/>
          <w:sz w:val="24"/>
        </w:rPr>
      </w:pPr>
      <w:r w:rsidRPr="00E002D6">
        <w:rPr>
          <w:rFonts w:ascii="Times New Roman" w:hAnsi="Times New Roman" w:hint="eastAsia"/>
          <w:sz w:val="24"/>
        </w:rPr>
        <w:t>关系代词前置介词的用法</w:t>
      </w:r>
    </w:p>
    <w:p w14:paraId="1FAA33C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使用关系代词的三个核心要点：</w:t>
      </w:r>
    </w:p>
    <w:p w14:paraId="5F9136A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关系代词前一定要有先行词（名词）</w:t>
      </w:r>
    </w:p>
    <w:p w14:paraId="60EA8AF2"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关系代词在其引导的定语从句中要</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语或宾语</w:t>
      </w:r>
    </w:p>
    <w:p w14:paraId="20E13D6F"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若关系</w:t>
      </w:r>
      <w:proofErr w:type="gramEnd"/>
      <w:r w:rsidRPr="00E002D6">
        <w:rPr>
          <w:rFonts w:ascii="Times New Roman" w:hAnsi="Times New Roman" w:hint="eastAsia"/>
          <w:sz w:val="24"/>
        </w:rPr>
        <w:t>代词无法在从句中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语或宾语，则其前一定要有介词；该介词通常可移至句尾，此时关系代词可予以省略。</w:t>
      </w:r>
    </w:p>
    <w:p w14:paraId="7BFE84C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w:t>
      </w:r>
      <w:r w:rsidRPr="00E002D6">
        <w:rPr>
          <w:rFonts w:ascii="Times New Roman" w:hAnsi="Times New Roman" w:hint="eastAsia"/>
          <w:sz w:val="24"/>
        </w:rPr>
        <w:t xml:space="preserve">1) </w:t>
      </w:r>
      <w:r w:rsidRPr="00E002D6">
        <w:rPr>
          <w:rFonts w:ascii="Times New Roman" w:hAnsi="Times New Roman" w:hint="eastAsia"/>
          <w:sz w:val="24"/>
        </w:rPr>
        <w:t>关系代词</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6E3945C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例句：</w:t>
      </w:r>
      <w:r w:rsidRPr="00E002D6">
        <w:rPr>
          <w:rFonts w:ascii="Times New Roman" w:hAnsi="Times New Roman" w:hint="eastAsia"/>
          <w:sz w:val="24"/>
        </w:rPr>
        <w:t>The song which is playing on the radio is my favorite.</w:t>
      </w:r>
    </w:p>
    <w:p w14:paraId="26378C3C"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hint="eastAsia"/>
          <w:sz w:val="24"/>
        </w:rPr>
        <w:t>收音机中正在播放的这首歌是我最喜欢的。</w:t>
      </w:r>
    </w:p>
    <w:p w14:paraId="3C0BADA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which</w:t>
      </w:r>
      <w:r w:rsidRPr="00E002D6">
        <w:rPr>
          <w:rFonts w:ascii="Times New Roman" w:hAnsi="Times New Roman" w:hint="eastAsia"/>
          <w:sz w:val="24"/>
        </w:rPr>
        <w:t>引导定语从句，修饰先行词</w:t>
      </w:r>
      <w:r w:rsidRPr="00E002D6">
        <w:rPr>
          <w:rFonts w:ascii="Times New Roman" w:hAnsi="Times New Roman" w:hint="eastAsia"/>
          <w:sz w:val="24"/>
        </w:rPr>
        <w:t>the song</w:t>
      </w:r>
      <w:r w:rsidRPr="00E002D6">
        <w:rPr>
          <w:rFonts w:ascii="Times New Roman" w:hAnsi="Times New Roman" w:hint="eastAsia"/>
          <w:sz w:val="24"/>
        </w:rPr>
        <w:t>，在从句中</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2711503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w:t>
      </w:r>
      <w:r w:rsidRPr="00E002D6">
        <w:rPr>
          <w:rFonts w:ascii="Times New Roman" w:hAnsi="Times New Roman" w:hint="eastAsia"/>
          <w:sz w:val="24"/>
        </w:rPr>
        <w:t xml:space="preserve">2) </w:t>
      </w:r>
      <w:r w:rsidRPr="00E002D6">
        <w:rPr>
          <w:rFonts w:ascii="Times New Roman" w:hAnsi="Times New Roman" w:hint="eastAsia"/>
          <w:sz w:val="24"/>
        </w:rPr>
        <w:t>关系代词作宾语</w:t>
      </w:r>
    </w:p>
    <w:p w14:paraId="5E3FD79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例句：</w:t>
      </w:r>
      <w:r w:rsidRPr="00E002D6">
        <w:rPr>
          <w:rFonts w:ascii="Times New Roman" w:hAnsi="Times New Roman" w:hint="eastAsia"/>
          <w:sz w:val="24"/>
        </w:rPr>
        <w:t>The boy whom you met yesterday is my brother.</w:t>
      </w:r>
    </w:p>
    <w:p w14:paraId="523F0590"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hint="eastAsia"/>
          <w:sz w:val="24"/>
        </w:rPr>
        <w:t>你昨天遇见的那个男孩是我弟弟。</w:t>
      </w:r>
    </w:p>
    <w:p w14:paraId="56C53E4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解析：</w:t>
      </w:r>
      <w:r w:rsidRPr="00E002D6">
        <w:rPr>
          <w:rFonts w:ascii="Times New Roman" w:hAnsi="Times New Roman" w:hint="eastAsia"/>
          <w:sz w:val="24"/>
        </w:rPr>
        <w:t>whom</w:t>
      </w:r>
      <w:r w:rsidRPr="00E002D6">
        <w:rPr>
          <w:rFonts w:ascii="Times New Roman" w:hAnsi="Times New Roman" w:hint="eastAsia"/>
          <w:sz w:val="24"/>
        </w:rPr>
        <w:t>引导定语从句，修饰先行词</w:t>
      </w:r>
      <w:r w:rsidRPr="00E002D6">
        <w:rPr>
          <w:rFonts w:ascii="Times New Roman" w:hAnsi="Times New Roman" w:hint="eastAsia"/>
          <w:sz w:val="24"/>
        </w:rPr>
        <w:t>the boy</w:t>
      </w:r>
      <w:r w:rsidRPr="00E002D6">
        <w:rPr>
          <w:rFonts w:ascii="Times New Roman" w:hAnsi="Times New Roman" w:hint="eastAsia"/>
          <w:sz w:val="24"/>
        </w:rPr>
        <w:t>，在从句中作</w:t>
      </w:r>
      <w:r w:rsidRPr="00E002D6">
        <w:rPr>
          <w:rFonts w:ascii="Times New Roman" w:hAnsi="Times New Roman" w:hint="eastAsia"/>
          <w:sz w:val="24"/>
        </w:rPr>
        <w:t>met</w:t>
      </w:r>
      <w:r w:rsidRPr="00E002D6">
        <w:rPr>
          <w:rFonts w:ascii="Times New Roman" w:hAnsi="Times New Roman" w:hint="eastAsia"/>
          <w:sz w:val="24"/>
        </w:rPr>
        <w:t>的宾语。</w:t>
      </w:r>
    </w:p>
    <w:p w14:paraId="67F20E6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lang w:eastAsia="zh"/>
        </w:rPr>
        <w:t>(</w:t>
      </w:r>
      <w:r w:rsidRPr="00E002D6">
        <w:rPr>
          <w:rFonts w:ascii="Times New Roman" w:hAnsi="Times New Roman" w:hint="eastAsia"/>
          <w:sz w:val="24"/>
        </w:rPr>
        <w:t xml:space="preserve">3) </w:t>
      </w:r>
      <w:r w:rsidRPr="00E002D6">
        <w:rPr>
          <w:rFonts w:ascii="Times New Roman" w:hAnsi="Times New Roman" w:hint="eastAsia"/>
          <w:sz w:val="24"/>
        </w:rPr>
        <w:t>介词</w:t>
      </w:r>
      <w:r w:rsidRPr="00E002D6">
        <w:rPr>
          <w:rFonts w:ascii="Times New Roman" w:hAnsi="Times New Roman" w:hint="eastAsia"/>
          <w:sz w:val="24"/>
        </w:rPr>
        <w:t>+</w:t>
      </w:r>
      <w:r w:rsidRPr="00E002D6">
        <w:rPr>
          <w:rFonts w:ascii="Times New Roman" w:hAnsi="Times New Roman" w:hint="eastAsia"/>
          <w:sz w:val="24"/>
        </w:rPr>
        <w:t>关系代词结构</w:t>
      </w:r>
    </w:p>
    <w:p w14:paraId="4C1EF6C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例句：</w:t>
      </w:r>
      <w:r w:rsidRPr="00E002D6">
        <w:rPr>
          <w:rFonts w:ascii="Times New Roman" w:hAnsi="Times New Roman" w:hint="eastAsia"/>
          <w:sz w:val="24"/>
        </w:rPr>
        <w:t>The small town in which he lives is not far from here.</w:t>
      </w:r>
    </w:p>
    <w:p w14:paraId="5AEF2CE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The small town (which) he lives in is not far from here.</w:t>
      </w:r>
    </w:p>
    <w:p w14:paraId="249B761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他住的那个小镇离这里不远。</w:t>
      </w:r>
    </w:p>
    <w:p w14:paraId="7B0EED3B"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先行词</w:t>
      </w:r>
      <w:r w:rsidRPr="00E002D6">
        <w:rPr>
          <w:rFonts w:ascii="Times New Roman" w:hAnsi="Times New Roman" w:hint="eastAsia"/>
          <w:sz w:val="24"/>
        </w:rPr>
        <w:t>the small town</w:t>
      </w:r>
      <w:r w:rsidRPr="00E002D6">
        <w:rPr>
          <w:rFonts w:ascii="Times New Roman" w:hAnsi="Times New Roman" w:hint="eastAsia"/>
          <w:sz w:val="24"/>
        </w:rPr>
        <w:t>为地点，不及物动词</w:t>
      </w:r>
      <w:r w:rsidRPr="00E002D6">
        <w:rPr>
          <w:rFonts w:ascii="Times New Roman" w:hAnsi="Times New Roman" w:hint="eastAsia"/>
          <w:sz w:val="24"/>
        </w:rPr>
        <w:t>live</w:t>
      </w:r>
      <w:r w:rsidRPr="00E002D6">
        <w:rPr>
          <w:rFonts w:ascii="Times New Roman" w:hAnsi="Times New Roman" w:hint="eastAsia"/>
          <w:sz w:val="24"/>
        </w:rPr>
        <w:t>后需加介词</w:t>
      </w:r>
      <w:r w:rsidRPr="00E002D6">
        <w:rPr>
          <w:rFonts w:ascii="Times New Roman" w:hAnsi="Times New Roman" w:hint="eastAsia"/>
          <w:sz w:val="24"/>
        </w:rPr>
        <w:t>in</w:t>
      </w:r>
      <w:r w:rsidRPr="00E002D6">
        <w:rPr>
          <w:rFonts w:ascii="Times New Roman" w:hAnsi="Times New Roman" w:hint="eastAsia"/>
          <w:sz w:val="24"/>
        </w:rPr>
        <w:t>，故用</w:t>
      </w:r>
      <w:r w:rsidRPr="00E002D6">
        <w:rPr>
          <w:rFonts w:ascii="Times New Roman" w:hAnsi="Times New Roman" w:hint="eastAsia"/>
          <w:sz w:val="24"/>
        </w:rPr>
        <w:t xml:space="preserve">in which </w:t>
      </w:r>
      <w:r w:rsidRPr="00E002D6">
        <w:rPr>
          <w:rFonts w:ascii="Times New Roman" w:hAnsi="Times New Roman" w:hint="eastAsia"/>
          <w:sz w:val="24"/>
        </w:rPr>
        <w:t>引导从句；介词</w:t>
      </w:r>
      <w:r w:rsidRPr="00E002D6">
        <w:rPr>
          <w:rFonts w:ascii="Times New Roman" w:hAnsi="Times New Roman" w:hint="eastAsia"/>
          <w:sz w:val="24"/>
        </w:rPr>
        <w:t>in</w:t>
      </w:r>
      <w:r w:rsidRPr="00E002D6">
        <w:rPr>
          <w:rFonts w:ascii="Times New Roman" w:hAnsi="Times New Roman" w:hint="eastAsia"/>
          <w:sz w:val="24"/>
        </w:rPr>
        <w:t>可移至句尾，此时</w:t>
      </w:r>
      <w:r w:rsidRPr="00E002D6">
        <w:rPr>
          <w:rFonts w:ascii="Times New Roman" w:hAnsi="Times New Roman" w:hint="eastAsia"/>
          <w:sz w:val="24"/>
        </w:rPr>
        <w:t>which</w:t>
      </w:r>
      <w:r w:rsidRPr="00E002D6">
        <w:rPr>
          <w:rFonts w:ascii="Times New Roman" w:hAnsi="Times New Roman" w:hint="eastAsia"/>
          <w:sz w:val="24"/>
        </w:rPr>
        <w:t>可省略。</w:t>
      </w:r>
    </w:p>
    <w:p w14:paraId="06AFE13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注意：</w:t>
      </w:r>
    </w:p>
    <w:p w14:paraId="245F499B"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若句中</w:t>
      </w:r>
      <w:proofErr w:type="gramEnd"/>
      <w:r w:rsidRPr="00E002D6">
        <w:rPr>
          <w:rFonts w:ascii="Times New Roman" w:hAnsi="Times New Roman" w:hint="eastAsia"/>
          <w:sz w:val="24"/>
        </w:rPr>
        <w:t>on which</w:t>
      </w:r>
      <w:r w:rsidRPr="00E002D6">
        <w:rPr>
          <w:rFonts w:ascii="Times New Roman" w:hAnsi="Times New Roman" w:hint="eastAsia"/>
          <w:sz w:val="24"/>
        </w:rPr>
        <w:t>之前的</w:t>
      </w:r>
      <w:r w:rsidRPr="00E002D6">
        <w:rPr>
          <w:rFonts w:ascii="Times New Roman" w:hAnsi="Times New Roman" w:hint="eastAsia"/>
          <w:sz w:val="24"/>
        </w:rPr>
        <w:t>a day</w:t>
      </w:r>
      <w:r w:rsidRPr="00E002D6">
        <w:rPr>
          <w:rFonts w:ascii="Times New Roman" w:hAnsi="Times New Roman" w:hint="eastAsia"/>
          <w:sz w:val="24"/>
        </w:rPr>
        <w:t>为表时间的名词，可用关系副词</w:t>
      </w:r>
      <w:r w:rsidRPr="00E002D6">
        <w:rPr>
          <w:rFonts w:ascii="Times New Roman" w:hAnsi="Times New Roman" w:hint="eastAsia"/>
          <w:sz w:val="24"/>
        </w:rPr>
        <w:t>when</w:t>
      </w:r>
      <w:r w:rsidRPr="00E002D6">
        <w:rPr>
          <w:rFonts w:ascii="Times New Roman" w:hAnsi="Times New Roman" w:hint="eastAsia"/>
          <w:sz w:val="24"/>
        </w:rPr>
        <w:t>取代</w:t>
      </w:r>
      <w:r w:rsidRPr="00E002D6">
        <w:rPr>
          <w:rFonts w:ascii="Times New Roman" w:hAnsi="Times New Roman" w:hint="eastAsia"/>
          <w:sz w:val="24"/>
        </w:rPr>
        <w:t>on which</w:t>
      </w:r>
      <w:r w:rsidRPr="00E002D6">
        <w:rPr>
          <w:rFonts w:ascii="Times New Roman" w:hAnsi="Times New Roman" w:hint="eastAsia"/>
          <w:sz w:val="24"/>
        </w:rPr>
        <w:t>，且</w:t>
      </w:r>
      <w:r w:rsidRPr="00E002D6">
        <w:rPr>
          <w:rFonts w:ascii="Times New Roman" w:hAnsi="Times New Roman" w:hint="eastAsia"/>
          <w:sz w:val="24"/>
        </w:rPr>
        <w:t>on</w:t>
      </w:r>
      <w:r w:rsidRPr="00E002D6">
        <w:rPr>
          <w:rFonts w:ascii="Times New Roman" w:hAnsi="Times New Roman" w:hint="eastAsia"/>
          <w:sz w:val="24"/>
        </w:rPr>
        <w:t>不宜移至定语从句的句尾，以保持其完整性。</w:t>
      </w:r>
    </w:p>
    <w:p w14:paraId="76977E3F" w14:textId="77777777" w:rsidR="00792C08" w:rsidRPr="00E002D6" w:rsidRDefault="00792C08">
      <w:pPr>
        <w:spacing w:line="400" w:lineRule="exact"/>
        <w:rPr>
          <w:rFonts w:ascii="Times New Roman" w:hAnsi="Times New Roman"/>
          <w:sz w:val="24"/>
        </w:rPr>
      </w:pPr>
    </w:p>
    <w:p w14:paraId="2CD326E8" w14:textId="77777777" w:rsidR="00792C08" w:rsidRPr="00E002D6" w:rsidRDefault="00000000">
      <w:pPr>
        <w:numPr>
          <w:ilvl w:val="0"/>
          <w:numId w:val="102"/>
        </w:numPr>
        <w:spacing w:line="400" w:lineRule="exact"/>
        <w:ind w:firstLine="480"/>
        <w:rPr>
          <w:rFonts w:ascii="Times New Roman" w:hAnsi="Times New Roman"/>
          <w:sz w:val="24"/>
        </w:rPr>
      </w:pPr>
      <w:r w:rsidRPr="00E002D6">
        <w:rPr>
          <w:rFonts w:ascii="Times New Roman" w:hAnsi="Times New Roman" w:hint="eastAsia"/>
          <w:sz w:val="24"/>
        </w:rPr>
        <w:t>现在完成时的用法</w:t>
      </w:r>
    </w:p>
    <w:p w14:paraId="3B885B0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sz w:val="24"/>
        </w:rPr>
        <w:t>表示已经完成动作的时候，需要用到完成时，这</w:t>
      </w:r>
      <w:r w:rsidRPr="00E002D6">
        <w:rPr>
          <w:rFonts w:ascii="Times New Roman" w:hAnsi="Times New Roman" w:hint="eastAsia"/>
          <w:sz w:val="24"/>
        </w:rPr>
        <w:t>也</w:t>
      </w:r>
      <w:r w:rsidRPr="00E002D6">
        <w:rPr>
          <w:rFonts w:ascii="Times New Roman" w:hAnsi="Times New Roman"/>
          <w:sz w:val="24"/>
        </w:rPr>
        <w:t>是</w:t>
      </w:r>
      <w:r w:rsidRPr="00E002D6">
        <w:rPr>
          <w:rFonts w:ascii="Times New Roman" w:hAnsi="Times New Roman" w:hint="eastAsia"/>
          <w:sz w:val="24"/>
        </w:rPr>
        <w:t>“</w:t>
      </w:r>
      <w:r w:rsidRPr="00E002D6">
        <w:rPr>
          <w:rFonts w:ascii="Times New Roman" w:hAnsi="Times New Roman"/>
          <w:sz w:val="24"/>
        </w:rPr>
        <w:t>态</w:t>
      </w:r>
      <w:r w:rsidRPr="00E002D6">
        <w:rPr>
          <w:rFonts w:ascii="Times New Roman" w:hAnsi="Times New Roman" w:hint="eastAsia"/>
          <w:sz w:val="24"/>
        </w:rPr>
        <w:t>”的一种</w:t>
      </w:r>
      <w:r w:rsidRPr="00E002D6">
        <w:rPr>
          <w:rFonts w:ascii="Times New Roman" w:hAnsi="Times New Roman"/>
          <w:sz w:val="24"/>
        </w:rPr>
        <w:t>。从</w:t>
      </w:r>
      <w:r w:rsidRPr="00E002D6">
        <w:rPr>
          <w:rFonts w:ascii="Times New Roman" w:hAnsi="Times New Roman" w:hint="eastAsia"/>
          <w:sz w:val="24"/>
        </w:rPr>
        <w:t>“</w:t>
      </w:r>
      <w:r w:rsidRPr="00E002D6">
        <w:rPr>
          <w:rFonts w:ascii="Times New Roman" w:hAnsi="Times New Roman"/>
          <w:sz w:val="24"/>
        </w:rPr>
        <w:t>时</w:t>
      </w:r>
      <w:r w:rsidRPr="00E002D6">
        <w:rPr>
          <w:rFonts w:ascii="Times New Roman" w:hAnsi="Times New Roman" w:hint="eastAsia"/>
          <w:sz w:val="24"/>
        </w:rPr>
        <w:t>”</w:t>
      </w:r>
      <w:r w:rsidRPr="00E002D6">
        <w:rPr>
          <w:rFonts w:ascii="Times New Roman" w:hAnsi="Times New Roman"/>
          <w:sz w:val="24"/>
        </w:rPr>
        <w:lastRenderedPageBreak/>
        <w:t>的维度</w:t>
      </w:r>
      <w:r w:rsidRPr="00E002D6">
        <w:rPr>
          <w:rFonts w:ascii="Times New Roman" w:hAnsi="Times New Roman" w:hint="eastAsia"/>
          <w:sz w:val="24"/>
        </w:rPr>
        <w:t>讲</w:t>
      </w:r>
      <w:r w:rsidRPr="00E002D6">
        <w:rPr>
          <w:rFonts w:ascii="Times New Roman" w:hAnsi="Times New Roman"/>
          <w:sz w:val="24"/>
        </w:rPr>
        <w:t>，依然分过去、现在和将来。完成时的语法格式为</w:t>
      </w:r>
      <w:r w:rsidRPr="00E002D6">
        <w:rPr>
          <w:rFonts w:ascii="Times New Roman" w:hAnsi="Times New Roman" w:hint="eastAsia"/>
          <w:sz w:val="24"/>
        </w:rPr>
        <w:t>：</w:t>
      </w:r>
      <w:r w:rsidRPr="00E002D6">
        <w:rPr>
          <w:rFonts w:ascii="Times New Roman" w:hAnsi="Times New Roman"/>
          <w:sz w:val="24"/>
        </w:rPr>
        <w:t>动词变为</w:t>
      </w:r>
      <w:r w:rsidRPr="00E002D6">
        <w:rPr>
          <w:rFonts w:ascii="Times New Roman" w:hAnsi="Times New Roman"/>
          <w:sz w:val="24"/>
        </w:rPr>
        <w:t>have</w:t>
      </w:r>
      <w:r w:rsidRPr="00E002D6">
        <w:rPr>
          <w:rFonts w:ascii="Times New Roman" w:hAnsi="Times New Roman"/>
          <w:sz w:val="24"/>
        </w:rPr>
        <w:t>（助动词）</w:t>
      </w:r>
      <w:r w:rsidRPr="00E002D6">
        <w:rPr>
          <w:rFonts w:ascii="Times New Roman" w:hAnsi="Times New Roman"/>
          <w:sz w:val="24"/>
        </w:rPr>
        <w:t>+</w:t>
      </w:r>
      <w:r w:rsidRPr="00E002D6">
        <w:rPr>
          <w:rFonts w:ascii="Times New Roman" w:hAnsi="Times New Roman"/>
          <w:sz w:val="24"/>
        </w:rPr>
        <w:t>过去分词。时态变化只需要变</w:t>
      </w:r>
      <w:r w:rsidRPr="00E002D6">
        <w:rPr>
          <w:rFonts w:ascii="Times New Roman" w:hAnsi="Times New Roman"/>
          <w:sz w:val="24"/>
        </w:rPr>
        <w:t>be</w:t>
      </w:r>
      <w:r w:rsidRPr="00E002D6">
        <w:rPr>
          <w:rFonts w:ascii="Times New Roman" w:hAnsi="Times New Roman"/>
          <w:sz w:val="24"/>
        </w:rPr>
        <w:t>的部分就行了。</w:t>
      </w:r>
      <w:r w:rsidRPr="00E002D6">
        <w:rPr>
          <w:rFonts w:ascii="Times New Roman" w:hAnsi="Times New Roman" w:hint="eastAsia"/>
          <w:sz w:val="24"/>
        </w:rPr>
        <w:t>其</w:t>
      </w:r>
      <w:r w:rsidRPr="00E002D6">
        <w:rPr>
          <w:rFonts w:ascii="Times New Roman" w:hAnsi="Times New Roman"/>
          <w:sz w:val="24"/>
        </w:rPr>
        <w:t>使用时机与在汉语中的使用逻辑一样。举例如下：</w:t>
      </w:r>
    </w:p>
    <w:p w14:paraId="7919506B"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sz w:val="24"/>
        </w:rPr>
        <w:t xml:space="preserve">Lily sees that guy. </w:t>
      </w:r>
    </w:p>
    <w:p w14:paraId="5B2F052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proofErr w:type="gramStart"/>
      <w:r w:rsidRPr="00E002D6">
        <w:rPr>
          <w:rFonts w:ascii="Times New Roman" w:hAnsi="Times New Roman"/>
          <w:sz w:val="24"/>
        </w:rPr>
        <w:t>变现在</w:t>
      </w:r>
      <w:proofErr w:type="gramEnd"/>
      <w:r w:rsidRPr="00E002D6">
        <w:rPr>
          <w:rFonts w:ascii="Times New Roman" w:hAnsi="Times New Roman"/>
          <w:sz w:val="24"/>
        </w:rPr>
        <w:t>完成时，补上</w:t>
      </w:r>
      <w:r w:rsidRPr="00E002D6">
        <w:rPr>
          <w:rFonts w:ascii="Times New Roman" w:hAnsi="Times New Roman"/>
          <w:sz w:val="24"/>
        </w:rPr>
        <w:t>has</w:t>
      </w:r>
      <w:r w:rsidRPr="00E002D6">
        <w:rPr>
          <w:rFonts w:ascii="Times New Roman" w:hAnsi="Times New Roman"/>
          <w:sz w:val="24"/>
        </w:rPr>
        <w:t>作助动词，再把</w:t>
      </w:r>
      <w:r w:rsidRPr="00E002D6">
        <w:rPr>
          <w:rFonts w:ascii="Times New Roman" w:hAnsi="Times New Roman"/>
          <w:sz w:val="24"/>
        </w:rPr>
        <w:t>see</w:t>
      </w:r>
      <w:r w:rsidRPr="00E002D6">
        <w:rPr>
          <w:rFonts w:ascii="Times New Roman" w:hAnsi="Times New Roman" w:hint="eastAsia"/>
          <w:sz w:val="24"/>
        </w:rPr>
        <w:t>s</w:t>
      </w:r>
      <w:r w:rsidRPr="00E002D6">
        <w:rPr>
          <w:rFonts w:ascii="Times New Roman" w:hAnsi="Times New Roman"/>
          <w:sz w:val="24"/>
        </w:rPr>
        <w:t>变为过去分词</w:t>
      </w:r>
      <w:r w:rsidRPr="00E002D6">
        <w:rPr>
          <w:rFonts w:ascii="Times New Roman" w:hAnsi="Times New Roman"/>
          <w:sz w:val="24"/>
        </w:rPr>
        <w:t>seen</w:t>
      </w:r>
      <w:r w:rsidRPr="00E002D6">
        <w:rPr>
          <w:rFonts w:ascii="Times New Roman" w:hAnsi="Times New Roman"/>
          <w:sz w:val="24"/>
        </w:rPr>
        <w:t>：</w:t>
      </w:r>
    </w:p>
    <w:p w14:paraId="35E5220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sz w:val="24"/>
        </w:rPr>
        <w:t xml:space="preserve">Lily has seen that guy. </w:t>
      </w:r>
      <w:r w:rsidRPr="00E002D6">
        <w:rPr>
          <w:rFonts w:ascii="Times New Roman" w:hAnsi="Times New Roman" w:hint="eastAsia"/>
          <w:sz w:val="24"/>
        </w:rPr>
        <w:t xml:space="preserve"> </w:t>
      </w:r>
      <w:r w:rsidRPr="00E002D6">
        <w:rPr>
          <w:rFonts w:ascii="Times New Roman" w:hAnsi="Times New Roman"/>
          <w:sz w:val="24"/>
        </w:rPr>
        <w:t>Lily</w:t>
      </w:r>
      <w:r w:rsidRPr="00E002D6">
        <w:rPr>
          <w:rFonts w:ascii="Times New Roman" w:hAnsi="Times New Roman" w:hint="eastAsia"/>
          <w:sz w:val="24"/>
        </w:rPr>
        <w:t>已经见那个家伙了。</w:t>
      </w:r>
      <w:r w:rsidRPr="00E002D6">
        <w:rPr>
          <w:rFonts w:ascii="Times New Roman" w:hAnsi="Times New Roman"/>
          <w:sz w:val="24"/>
        </w:rPr>
        <w:t>（现在</w:t>
      </w:r>
      <w:r w:rsidRPr="00E002D6">
        <w:rPr>
          <w:rFonts w:ascii="Times New Roman" w:hAnsi="Times New Roman" w:hint="eastAsia"/>
          <w:sz w:val="24"/>
        </w:rPr>
        <w:t>完成</w:t>
      </w:r>
      <w:r w:rsidRPr="00E002D6">
        <w:rPr>
          <w:rFonts w:ascii="Times New Roman" w:hAnsi="Times New Roman"/>
          <w:sz w:val="24"/>
        </w:rPr>
        <w:t>时）</w:t>
      </w:r>
      <w:r w:rsidRPr="00E002D6">
        <w:rPr>
          <w:rFonts w:ascii="Times New Roman" w:hAnsi="Times New Roman"/>
          <w:sz w:val="24"/>
        </w:rPr>
        <w:t xml:space="preserve"> </w:t>
      </w:r>
    </w:p>
    <w:p w14:paraId="32581CBF"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现在一般时</w:t>
      </w:r>
      <w:r w:rsidRPr="00E002D6">
        <w:rPr>
          <w:rFonts w:ascii="Times New Roman" w:hAnsi="Times New Roman"/>
          <w:sz w:val="24"/>
        </w:rPr>
        <w:t xml:space="preserve"> </w:t>
      </w:r>
      <w:r w:rsidRPr="00E002D6">
        <w:rPr>
          <w:rFonts w:ascii="Times New Roman" w:hAnsi="Times New Roman" w:hint="eastAsia"/>
          <w:sz w:val="24"/>
        </w:rPr>
        <w:t xml:space="preserve">                      </w:t>
      </w:r>
      <w:r w:rsidRPr="00E002D6">
        <w:rPr>
          <w:rFonts w:ascii="Times New Roman" w:hAnsi="Times New Roman"/>
          <w:sz w:val="24"/>
        </w:rPr>
        <w:t>现在完成时</w:t>
      </w:r>
    </w:p>
    <w:p w14:paraId="7953A4EC"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Lily sees that guy. </w:t>
      </w:r>
      <w:r w:rsidRPr="00E002D6">
        <w:rPr>
          <w:rFonts w:ascii="Times New Roman" w:hAnsi="Times New Roman" w:hint="eastAsia"/>
          <w:sz w:val="24"/>
        </w:rPr>
        <w:t xml:space="preserve">                  </w:t>
      </w:r>
      <w:r w:rsidRPr="00E002D6">
        <w:rPr>
          <w:rFonts w:ascii="Times New Roman" w:hAnsi="Times New Roman"/>
          <w:sz w:val="24"/>
        </w:rPr>
        <w:t xml:space="preserve">Lily has seen that guy. </w:t>
      </w:r>
      <w:r w:rsidRPr="00E002D6">
        <w:rPr>
          <w:rFonts w:ascii="Times New Roman" w:hAnsi="Times New Roman" w:hint="eastAsia"/>
          <w:sz w:val="24"/>
        </w:rPr>
        <w:t xml:space="preserve">    </w:t>
      </w:r>
      <w:r w:rsidRPr="00E002D6">
        <w:rPr>
          <w:rFonts w:ascii="Times New Roman" w:hAnsi="Times New Roman"/>
          <w:sz w:val="24"/>
        </w:rPr>
        <w:t>主谓</w:t>
      </w:r>
      <w:proofErr w:type="gramStart"/>
      <w:r w:rsidRPr="00E002D6">
        <w:rPr>
          <w:rFonts w:ascii="Times New Roman" w:hAnsi="Times New Roman"/>
          <w:sz w:val="24"/>
        </w:rPr>
        <w:t>宾</w:t>
      </w:r>
      <w:proofErr w:type="gramEnd"/>
    </w:p>
    <w:p w14:paraId="18EAF443"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Belinda smiles. </w:t>
      </w:r>
      <w:r w:rsidRPr="00E002D6">
        <w:rPr>
          <w:rFonts w:ascii="Times New Roman" w:hAnsi="Times New Roman" w:hint="eastAsia"/>
          <w:sz w:val="24"/>
        </w:rPr>
        <w:t xml:space="preserve">                    </w:t>
      </w:r>
      <w:r w:rsidRPr="00E002D6">
        <w:rPr>
          <w:rFonts w:ascii="Times New Roman" w:hAnsi="Times New Roman"/>
          <w:sz w:val="24"/>
        </w:rPr>
        <w:t xml:space="preserve">Belinda </w:t>
      </w:r>
      <w:proofErr w:type="gramStart"/>
      <w:r w:rsidRPr="00E002D6">
        <w:rPr>
          <w:rFonts w:ascii="Times New Roman" w:hAnsi="Times New Roman"/>
          <w:sz w:val="24"/>
        </w:rPr>
        <w:t>has smiled</w:t>
      </w:r>
      <w:proofErr w:type="gramEnd"/>
      <w:r w:rsidRPr="00E002D6">
        <w:rPr>
          <w:rFonts w:ascii="Times New Roman" w:hAnsi="Times New Roman"/>
          <w:sz w:val="24"/>
        </w:rPr>
        <w:t xml:space="preserve">. </w:t>
      </w:r>
      <w:r w:rsidRPr="00E002D6">
        <w:rPr>
          <w:rFonts w:ascii="Times New Roman" w:hAnsi="Times New Roman" w:hint="eastAsia"/>
          <w:sz w:val="24"/>
        </w:rPr>
        <w:t xml:space="preserve">       </w:t>
      </w:r>
      <w:r w:rsidRPr="00E002D6">
        <w:rPr>
          <w:rFonts w:ascii="Times New Roman" w:hAnsi="Times New Roman"/>
          <w:sz w:val="24"/>
        </w:rPr>
        <w:t>主谓</w:t>
      </w:r>
    </w:p>
    <w:p w14:paraId="08A97201" w14:textId="77777777" w:rsidR="00792C08" w:rsidRPr="00E002D6" w:rsidRDefault="00000000">
      <w:pPr>
        <w:spacing w:line="400" w:lineRule="exact"/>
        <w:rPr>
          <w:rFonts w:ascii="Times New Roman" w:hAnsi="Times New Roman"/>
          <w:sz w:val="24"/>
        </w:rPr>
      </w:pPr>
      <w:r w:rsidRPr="00E002D6">
        <w:rPr>
          <w:rFonts w:ascii="Times New Roman" w:hAnsi="Times New Roman"/>
          <w:sz w:val="24"/>
        </w:rPr>
        <w:t xml:space="preserve">Bela is nice. </w:t>
      </w:r>
      <w:r w:rsidRPr="00E002D6">
        <w:rPr>
          <w:rFonts w:ascii="Times New Roman" w:hAnsi="Times New Roman" w:hint="eastAsia"/>
          <w:sz w:val="24"/>
        </w:rPr>
        <w:t xml:space="preserve">                       </w:t>
      </w:r>
      <w:r w:rsidRPr="00E002D6">
        <w:rPr>
          <w:rFonts w:ascii="Times New Roman" w:hAnsi="Times New Roman"/>
          <w:sz w:val="24"/>
        </w:rPr>
        <w:t xml:space="preserve">Bela </w:t>
      </w:r>
      <w:proofErr w:type="gramStart"/>
      <w:r w:rsidRPr="00E002D6">
        <w:rPr>
          <w:rFonts w:ascii="Times New Roman" w:hAnsi="Times New Roman"/>
          <w:sz w:val="24"/>
        </w:rPr>
        <w:t>has been</w:t>
      </w:r>
      <w:proofErr w:type="gramEnd"/>
      <w:r w:rsidRPr="00E002D6">
        <w:rPr>
          <w:rFonts w:ascii="Times New Roman" w:hAnsi="Times New Roman"/>
          <w:sz w:val="24"/>
        </w:rPr>
        <w:t xml:space="preserve"> nice. </w:t>
      </w:r>
      <w:r w:rsidRPr="00E002D6">
        <w:rPr>
          <w:rFonts w:ascii="Times New Roman" w:hAnsi="Times New Roman" w:hint="eastAsia"/>
          <w:sz w:val="24"/>
        </w:rPr>
        <w:t xml:space="preserve">       </w:t>
      </w:r>
      <w:r w:rsidRPr="00E002D6">
        <w:rPr>
          <w:rFonts w:ascii="Times New Roman" w:hAnsi="Times New Roman"/>
          <w:sz w:val="24"/>
        </w:rPr>
        <w:t>主系表</w:t>
      </w:r>
      <w:r w:rsidRPr="00E002D6">
        <w:rPr>
          <w:rFonts w:ascii="Times New Roman" w:hAnsi="Times New Roman"/>
          <w:sz w:val="24"/>
        </w:rPr>
        <w:t xml:space="preserve"> </w:t>
      </w:r>
    </w:p>
    <w:p w14:paraId="678744A9" w14:textId="77777777" w:rsidR="00792C08" w:rsidRPr="00E002D6" w:rsidRDefault="00792C08">
      <w:pPr>
        <w:spacing w:line="400" w:lineRule="exact"/>
        <w:rPr>
          <w:rFonts w:ascii="Times New Roman" w:hAnsi="Times New Roman" w:cs="Times New Roman"/>
          <w:b/>
          <w:bCs/>
          <w:i/>
          <w:iCs/>
          <w:sz w:val="32"/>
          <w:szCs w:val="40"/>
        </w:rPr>
      </w:pPr>
    </w:p>
    <w:p w14:paraId="4B61FF5B"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098E187C" w14:textId="77777777" w:rsidR="00792C08" w:rsidRPr="00E002D6" w:rsidRDefault="00000000">
      <w:pPr>
        <w:numPr>
          <w:ilvl w:val="0"/>
          <w:numId w:val="103"/>
        </w:numPr>
        <w:spacing w:line="400" w:lineRule="exact"/>
        <w:rPr>
          <w:rFonts w:ascii="Times New Roman" w:hAnsi="Times New Roman" w:cs="Times New Roman"/>
          <w:b/>
          <w:bCs/>
          <w:sz w:val="44"/>
          <w:szCs w:val="52"/>
        </w:rPr>
      </w:pPr>
      <w:r w:rsidRPr="00E002D6">
        <w:rPr>
          <w:rFonts w:ascii="Times New Roman" w:hAnsi="Times New Roman" w:hint="eastAsia"/>
          <w:sz w:val="24"/>
        </w:rPr>
        <w:t>从下列句子中找出包含宾语从句的句子。</w:t>
      </w:r>
    </w:p>
    <w:p w14:paraId="2B4DF908"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The fact that he abolished slave trade makes him respected.</w:t>
      </w:r>
    </w:p>
    <w:p w14:paraId="69577348"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That he is a courteous gentleman is known to all.</w:t>
      </w:r>
    </w:p>
    <w:p w14:paraId="5AEE8704"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Do you know who discovered the new island?</w:t>
      </w:r>
    </w:p>
    <w:p w14:paraId="0BBE99F2"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I think that hard work can bring us success.</w:t>
      </w:r>
    </w:p>
    <w:p w14:paraId="2A248533"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The news that our team won the game excites everyone.</w:t>
      </w:r>
    </w:p>
    <w:p w14:paraId="5616B66A"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She wonders why so many people like traveling.</w:t>
      </w:r>
    </w:p>
    <w:p w14:paraId="4060E5E3"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I believe every explorer has a brave heart.</w:t>
      </w:r>
    </w:p>
    <w:p w14:paraId="60600616"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The problem is that he never follows others’ advice.</w:t>
      </w:r>
    </w:p>
    <w:p w14:paraId="5ED664EA"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Can you tell me when they will start their trip?</w:t>
      </w:r>
    </w:p>
    <w:p w14:paraId="61EA4690" w14:textId="77777777" w:rsidR="00792C08" w:rsidRPr="00E002D6" w:rsidRDefault="00000000">
      <w:pPr>
        <w:numPr>
          <w:ilvl w:val="0"/>
          <w:numId w:val="104"/>
        </w:numPr>
        <w:spacing w:line="400" w:lineRule="exact"/>
        <w:ind w:firstLine="480"/>
        <w:rPr>
          <w:rFonts w:ascii="Times New Roman" w:hAnsi="Times New Roman"/>
          <w:sz w:val="24"/>
        </w:rPr>
      </w:pPr>
      <w:r w:rsidRPr="00E002D6">
        <w:rPr>
          <w:rFonts w:ascii="Times New Roman" w:hAnsi="Times New Roman"/>
          <w:sz w:val="24"/>
        </w:rPr>
        <w:t>It is important that we should emphasize benevolence.</w:t>
      </w:r>
    </w:p>
    <w:p w14:paraId="73A1EF2E" w14:textId="77777777" w:rsidR="00792C08" w:rsidRPr="00E002D6" w:rsidRDefault="00792C08">
      <w:pPr>
        <w:spacing w:line="400" w:lineRule="exact"/>
        <w:rPr>
          <w:rFonts w:ascii="Times New Roman" w:hAnsi="Times New Roman"/>
          <w:sz w:val="24"/>
        </w:rPr>
      </w:pPr>
    </w:p>
    <w:p w14:paraId="2661B4FE" w14:textId="77777777" w:rsidR="00792C08" w:rsidRPr="00E002D6" w:rsidRDefault="00000000">
      <w:pPr>
        <w:numPr>
          <w:ilvl w:val="0"/>
          <w:numId w:val="103"/>
        </w:numPr>
        <w:spacing w:line="400" w:lineRule="exact"/>
        <w:rPr>
          <w:rFonts w:ascii="Times New Roman" w:hAnsi="Times New Roman"/>
          <w:sz w:val="24"/>
        </w:rPr>
      </w:pPr>
      <w:r w:rsidRPr="00E002D6">
        <w:rPr>
          <w:rFonts w:ascii="Times New Roman" w:hAnsi="Times New Roman" w:hint="eastAsia"/>
          <w:sz w:val="24"/>
        </w:rPr>
        <w:t>翻译</w:t>
      </w:r>
    </w:p>
    <w:p w14:paraId="0D6942BA"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泰国人认为善待猴子能带来好运。（</w:t>
      </w:r>
      <w:r w:rsidRPr="00E002D6">
        <w:rPr>
          <w:rFonts w:ascii="Times New Roman" w:hAnsi="Times New Roman" w:hint="eastAsia"/>
          <w:sz w:val="24"/>
        </w:rPr>
        <w:t>treat</w:t>
      </w:r>
      <w:r w:rsidRPr="00E002D6">
        <w:rPr>
          <w:rFonts w:ascii="Times New Roman" w:hAnsi="Times New Roman" w:hint="eastAsia"/>
          <w:sz w:val="24"/>
        </w:rPr>
        <w:t>）</w:t>
      </w:r>
    </w:p>
    <w:p w14:paraId="1A3193DE"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每年这场盛宴都会摆满水果和蔬菜。（</w:t>
      </w:r>
      <w:r w:rsidRPr="00E002D6">
        <w:rPr>
          <w:rFonts w:ascii="Times New Roman" w:hAnsi="Times New Roman" w:hint="eastAsia"/>
          <w:sz w:val="24"/>
        </w:rPr>
        <w:t>pile</w:t>
      </w:r>
      <w:r w:rsidRPr="00E002D6">
        <w:rPr>
          <w:rFonts w:ascii="Times New Roman" w:hAnsi="Times New Roman" w:hint="eastAsia"/>
          <w:sz w:val="24"/>
        </w:rPr>
        <w:t>）</w:t>
      </w:r>
    </w:p>
    <w:p w14:paraId="7B026B42"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孩子们喜欢一块玩，但偶尔也会互相打架。（</w:t>
      </w:r>
      <w:r w:rsidRPr="00E002D6">
        <w:rPr>
          <w:rFonts w:ascii="Times New Roman" w:hAnsi="Times New Roman" w:hint="eastAsia"/>
          <w:sz w:val="24"/>
        </w:rPr>
        <w:t>fight</w:t>
      </w:r>
      <w:r w:rsidRPr="00E002D6">
        <w:rPr>
          <w:rFonts w:ascii="Times New Roman" w:hAnsi="Times New Roman" w:hint="eastAsia"/>
          <w:sz w:val="24"/>
        </w:rPr>
        <w:t>）</w:t>
      </w:r>
    </w:p>
    <w:p w14:paraId="26D9CB59"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很多游客正在动物园里注视可爱的小动物们。（</w:t>
      </w:r>
      <w:r w:rsidRPr="00E002D6">
        <w:rPr>
          <w:rFonts w:ascii="Times New Roman" w:hAnsi="Times New Roman" w:hint="eastAsia"/>
          <w:sz w:val="24"/>
        </w:rPr>
        <w:t>stare</w:t>
      </w:r>
      <w:r w:rsidRPr="00E002D6">
        <w:rPr>
          <w:rFonts w:ascii="Times New Roman" w:hAnsi="Times New Roman" w:hint="eastAsia"/>
          <w:sz w:val="24"/>
        </w:rPr>
        <w:t>）</w:t>
      </w:r>
    </w:p>
    <w:p w14:paraId="0C5ADF4A"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度假时，我一直渴望品尝异国美食。（</w:t>
      </w:r>
      <w:r w:rsidRPr="00E002D6">
        <w:rPr>
          <w:rFonts w:ascii="Times New Roman" w:hAnsi="Times New Roman" w:hint="eastAsia"/>
          <w:sz w:val="24"/>
        </w:rPr>
        <w:t>vacation</w:t>
      </w:r>
      <w:r w:rsidRPr="00E002D6">
        <w:rPr>
          <w:rFonts w:ascii="Times New Roman" w:hAnsi="Times New Roman" w:hint="eastAsia"/>
          <w:sz w:val="24"/>
        </w:rPr>
        <w:t>）</w:t>
      </w:r>
    </w:p>
    <w:p w14:paraId="1534D814"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这家海边餐厅提供种类丰富的菜品。（</w:t>
      </w:r>
      <w:r w:rsidRPr="00E002D6">
        <w:rPr>
          <w:rFonts w:ascii="Times New Roman" w:hAnsi="Times New Roman" w:hint="eastAsia"/>
          <w:sz w:val="24"/>
        </w:rPr>
        <w:t>range</w:t>
      </w:r>
      <w:r w:rsidRPr="00E002D6">
        <w:rPr>
          <w:rFonts w:ascii="Times New Roman" w:hAnsi="Times New Roman" w:hint="eastAsia"/>
          <w:sz w:val="24"/>
        </w:rPr>
        <w:t>）</w:t>
      </w:r>
    </w:p>
    <w:p w14:paraId="2752219A"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我觉得多样性能给生活增添不少乐趣。（</w:t>
      </w:r>
      <w:r w:rsidRPr="00E002D6">
        <w:rPr>
          <w:rFonts w:ascii="Times New Roman" w:hAnsi="Times New Roman" w:hint="eastAsia"/>
          <w:sz w:val="24"/>
        </w:rPr>
        <w:t>variety</w:t>
      </w:r>
      <w:r w:rsidRPr="00E002D6">
        <w:rPr>
          <w:rFonts w:ascii="Times New Roman" w:hAnsi="Times New Roman" w:hint="eastAsia"/>
          <w:sz w:val="24"/>
        </w:rPr>
        <w:t>）</w:t>
      </w:r>
    </w:p>
    <w:p w14:paraId="14DFDC7A" w14:textId="77777777" w:rsidR="00792C08" w:rsidRPr="00E002D6" w:rsidRDefault="00000000">
      <w:pPr>
        <w:numPr>
          <w:ilvl w:val="0"/>
          <w:numId w:val="105"/>
        </w:numPr>
        <w:spacing w:line="400" w:lineRule="exact"/>
        <w:ind w:firstLine="480"/>
        <w:rPr>
          <w:rFonts w:ascii="Times New Roman" w:hAnsi="Times New Roman"/>
          <w:sz w:val="24"/>
        </w:rPr>
      </w:pPr>
      <w:r w:rsidRPr="00E002D6">
        <w:rPr>
          <w:rFonts w:ascii="Times New Roman" w:hAnsi="Times New Roman" w:hint="eastAsia"/>
          <w:sz w:val="24"/>
        </w:rPr>
        <w:t>我从没吃过卷心菜，但朋友说它</w:t>
      </w:r>
      <w:proofErr w:type="gramStart"/>
      <w:r w:rsidRPr="00E002D6">
        <w:rPr>
          <w:rFonts w:ascii="Times New Roman" w:hAnsi="Times New Roman" w:hint="eastAsia"/>
          <w:sz w:val="24"/>
        </w:rPr>
        <w:t>很</w:t>
      </w:r>
      <w:proofErr w:type="gramEnd"/>
      <w:r w:rsidRPr="00E002D6">
        <w:rPr>
          <w:rFonts w:ascii="Times New Roman" w:hAnsi="Times New Roman" w:hint="eastAsia"/>
          <w:sz w:val="24"/>
        </w:rPr>
        <w:t>美味。（</w:t>
      </w:r>
      <w:r w:rsidRPr="00E002D6">
        <w:rPr>
          <w:rFonts w:ascii="Times New Roman" w:hAnsi="Times New Roman" w:hint="eastAsia"/>
          <w:sz w:val="24"/>
        </w:rPr>
        <w:t>delicious</w:t>
      </w:r>
      <w:r w:rsidRPr="00E002D6">
        <w:rPr>
          <w:rFonts w:ascii="Times New Roman" w:hAnsi="Times New Roman" w:hint="eastAsia"/>
          <w:sz w:val="24"/>
        </w:rPr>
        <w:t>）</w:t>
      </w:r>
    </w:p>
    <w:p w14:paraId="6B19EB64" w14:textId="77777777" w:rsidR="00792C08" w:rsidRPr="00E002D6" w:rsidRDefault="00792C08">
      <w:pPr>
        <w:spacing w:line="400" w:lineRule="exact"/>
        <w:rPr>
          <w:rFonts w:ascii="Times New Roman" w:hAnsi="Times New Roman"/>
          <w:sz w:val="24"/>
        </w:rPr>
      </w:pPr>
    </w:p>
    <w:p w14:paraId="5C684892" w14:textId="77777777" w:rsidR="00792C08" w:rsidRPr="00E002D6" w:rsidRDefault="00000000">
      <w:pPr>
        <w:numPr>
          <w:ilvl w:val="0"/>
          <w:numId w:val="103"/>
        </w:numPr>
        <w:spacing w:line="400" w:lineRule="exact"/>
        <w:rPr>
          <w:rFonts w:ascii="Times New Roman" w:hAnsi="Times New Roman" w:cs="Times New Roman"/>
          <w:b/>
          <w:bCs/>
          <w:sz w:val="44"/>
          <w:szCs w:val="52"/>
        </w:rPr>
      </w:pPr>
      <w:r w:rsidRPr="00E002D6">
        <w:rPr>
          <w:rFonts w:ascii="Times New Roman" w:hAnsi="Times New Roman" w:cs="Times New Roman" w:hint="eastAsia"/>
          <w:sz w:val="28"/>
          <w:szCs w:val="28"/>
        </w:rPr>
        <w:lastRenderedPageBreak/>
        <w:br w:type="page"/>
      </w:r>
    </w:p>
    <w:p w14:paraId="27B502F3"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55-56</w:t>
      </w:r>
    </w:p>
    <w:p w14:paraId="663EEC0F"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Life after Death</w:t>
      </w:r>
    </w:p>
    <w:p w14:paraId="16F2D5BE" w14:textId="77777777" w:rsidR="00792C08" w:rsidRPr="00E002D6" w:rsidRDefault="00792C08">
      <w:pPr>
        <w:spacing w:line="400" w:lineRule="exact"/>
        <w:jc w:val="center"/>
        <w:rPr>
          <w:rFonts w:ascii="Times New Roman" w:hAnsi="Times New Roman" w:cs="Times New Roman"/>
          <w:b/>
          <w:bCs/>
          <w:sz w:val="36"/>
          <w:szCs w:val="44"/>
        </w:rPr>
      </w:pPr>
    </w:p>
    <w:p w14:paraId="7CFE88C6"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BD22152"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ris</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n</w:t>
      </w:r>
      <w:r w:rsidRPr="00E002D6">
        <w:rPr>
          <w:rFonts w:ascii="Cambria" w:hAnsi="Cambria" w:cs="Cambria"/>
          <w:i/>
          <w:iCs/>
          <w:sz w:val="22"/>
          <w:szCs w:val="22"/>
        </w:rPr>
        <w:t>tlɪ</w:t>
      </w:r>
      <w:proofErr w:type="spellEnd"/>
      <w:r w:rsidRPr="00E002D6">
        <w:rPr>
          <w:rFonts w:ascii="Cambria" w:hAnsi="Cambria" w:cs="Cambria"/>
          <w:sz w:val="22"/>
          <w:szCs w:val="22"/>
        </w:rPr>
        <w:t>/</w:t>
      </w:r>
    </w:p>
    <w:p w14:paraId="57551756"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A 34-year-old married man who died recently had no children. When</w:t>
      </w:r>
    </w:p>
    <w:p w14:paraId="766D2232" w14:textId="77777777" w:rsidR="00792C08" w:rsidRPr="00E002D6" w:rsidRDefault="00000000">
      <w:pPr>
        <w:spacing w:line="400" w:lineRule="exact"/>
        <w:ind w:firstLineChars="200" w:firstLine="440"/>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prɛɡnənt</w:t>
      </w:r>
      <w:proofErr w:type="spellEnd"/>
      <w:r w:rsidRPr="00E002D6">
        <w:rPr>
          <w:rFonts w:ascii="Cambria" w:hAnsi="Cambria" w:cs="Cambria"/>
          <w:sz w:val="22"/>
          <w:szCs w:val="22"/>
        </w:rPr>
        <w:t xml:space="preserve"> /</w:t>
      </w:r>
    </w:p>
    <w:p w14:paraId="53C5BDD7"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he died, his wife was not pregnant, either. But now that he</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dead, he</w:t>
      </w:r>
    </w:p>
    <w:p w14:paraId="6410CDAD"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pɑsəb</w:t>
      </w:r>
      <w:proofErr w:type="spellEnd"/>
      <w:r w:rsidRPr="00E002D6">
        <w:rPr>
          <w:rFonts w:ascii="Cambria" w:hAnsi="Cambria" w:cs="Cambria" w:hint="eastAsia"/>
          <w:i/>
          <w:iCs/>
          <w:sz w:val="22"/>
          <w:szCs w:val="22"/>
          <w:lang w:eastAsia="zh"/>
        </w:rPr>
        <w:t>ə</w:t>
      </w:r>
      <w:r w:rsidRPr="00E002D6">
        <w:rPr>
          <w:rFonts w:ascii="Cambria" w:hAnsi="Cambria" w:cs="Cambria" w:hint="eastAsia"/>
          <w:i/>
          <w:iCs/>
          <w:sz w:val="22"/>
          <w:szCs w:val="22"/>
          <w:lang w:eastAsia="zh"/>
        </w:rPr>
        <w:t>l</w:t>
      </w:r>
      <w:r w:rsidRPr="00E002D6">
        <w:rPr>
          <w:rFonts w:ascii="Cambria" w:hAnsi="Cambria" w:cs="Cambria"/>
          <w:sz w:val="22"/>
          <w:szCs w:val="22"/>
        </w:rPr>
        <w:t>/</w:t>
      </w:r>
    </w:p>
    <w:p w14:paraId="73AF4740"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has a chance of becoming a father. How</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 that possible?</w:t>
      </w:r>
    </w:p>
    <w:p w14:paraId="264D678D"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spɝm</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əˈlaɪv</w:t>
      </w:r>
      <w:proofErr w:type="spellEnd"/>
      <w:r w:rsidRPr="00E002D6">
        <w:rPr>
          <w:rFonts w:ascii="Cambria" w:hAnsi="Cambria" w:cs="Cambria"/>
          <w:i/>
          <w:iCs/>
          <w:sz w:val="22"/>
          <w:szCs w:val="22"/>
        </w:rPr>
        <w:t>/</w:t>
      </w:r>
    </w:p>
    <w:p w14:paraId="028A4519"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After a man dies, his sperm remains alive for some time. In this</w:t>
      </w:r>
    </w:p>
    <w:p w14:paraId="0D897E64" w14:textId="77777777" w:rsidR="00792C08" w:rsidRPr="00E002D6" w:rsidRDefault="00000000">
      <w:pPr>
        <w:spacing w:line="400" w:lineRule="exact"/>
        <w:ind w:firstLineChars="200" w:firstLine="440"/>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rɪˈmuv</w:t>
      </w:r>
      <w:proofErr w:type="spellEnd"/>
      <w:r w:rsidRPr="00E002D6">
        <w:rPr>
          <w:rFonts w:ascii="Cambria" w:hAnsi="Cambria" w:cs="Cambria"/>
          <w:sz w:val="22"/>
          <w:szCs w:val="22"/>
        </w:rPr>
        <w:t xml:space="preserve">/           </w:t>
      </w:r>
    </w:p>
    <w:p w14:paraId="6EC27F8B"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case, the woman asked doctors to remove the sperm from her husband</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s</w:t>
      </w:r>
    </w:p>
    <w:p w14:paraId="36A3F7B3"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stɔr</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bæŋk</w:t>
      </w:r>
      <w:proofErr w:type="spellEnd"/>
      <w:r w:rsidRPr="00E002D6">
        <w:rPr>
          <w:rFonts w:ascii="Cambria" w:hAnsi="Cambria" w:cs="Cambria"/>
          <w:sz w:val="22"/>
          <w:szCs w:val="22"/>
        </w:rPr>
        <w:t xml:space="preserve">/  </w:t>
      </w:r>
    </w:p>
    <w:p w14:paraId="4B625FC6"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body and store it in a sperm bank. Now, she can have the baby that </w:t>
      </w:r>
      <w:proofErr w:type="gramStart"/>
      <w:r w:rsidRPr="00E002D6">
        <w:rPr>
          <w:rFonts w:ascii="Times New Roman" w:hAnsi="Times New Roman" w:cs="Times New Roman" w:hint="eastAsia"/>
          <w:sz w:val="28"/>
          <w:szCs w:val="28"/>
        </w:rPr>
        <w:t>she  has</w:t>
      </w:r>
      <w:proofErr w:type="gramEnd"/>
      <w:r w:rsidRPr="00E002D6">
        <w:rPr>
          <w:rFonts w:ascii="Times New Roman" w:hAnsi="Times New Roman" w:cs="Times New Roman" w:hint="eastAsia"/>
          <w:sz w:val="28"/>
          <w:szCs w:val="28"/>
        </w:rPr>
        <w:t xml:space="preserve"> wanted for a long time. She says it</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s as if her husband would </w:t>
      </w:r>
      <w:proofErr w:type="gramStart"/>
      <w:r w:rsidRPr="00E002D6">
        <w:rPr>
          <w:rFonts w:ascii="Times New Roman" w:hAnsi="Times New Roman" w:cs="Times New Roman" w:hint="eastAsia"/>
          <w:sz w:val="28"/>
          <w:szCs w:val="28"/>
        </w:rPr>
        <w:t>come  back</w:t>
      </w:r>
      <w:proofErr w:type="gramEnd"/>
      <w:r w:rsidRPr="00E002D6">
        <w:rPr>
          <w:rFonts w:ascii="Times New Roman" w:hAnsi="Times New Roman" w:cs="Times New Roman" w:hint="eastAsia"/>
          <w:sz w:val="28"/>
          <w:szCs w:val="28"/>
        </w:rPr>
        <w:t xml:space="preserve"> to life again when the child is born. If that is so, wouldn</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t </w:t>
      </w:r>
      <w:proofErr w:type="gramStart"/>
      <w:r w:rsidRPr="00E002D6">
        <w:rPr>
          <w:rFonts w:ascii="Times New Roman" w:hAnsi="Times New Roman" w:cs="Times New Roman" w:hint="eastAsia"/>
          <w:sz w:val="28"/>
          <w:szCs w:val="28"/>
        </w:rPr>
        <w:t>that  make</w:t>
      </w:r>
      <w:proofErr w:type="gramEnd"/>
      <w:r w:rsidRPr="00E002D6">
        <w:rPr>
          <w:rFonts w:ascii="Times New Roman" w:hAnsi="Times New Roman" w:cs="Times New Roman" w:hint="eastAsia"/>
          <w:sz w:val="28"/>
          <w:szCs w:val="28"/>
        </w:rPr>
        <w:t xml:space="preserve"> her husband her son?</w:t>
      </w:r>
    </w:p>
    <w:p w14:paraId="18010F4A" w14:textId="77777777" w:rsidR="00792C08" w:rsidRPr="00E002D6" w:rsidRDefault="00792C08">
      <w:pPr>
        <w:spacing w:line="400" w:lineRule="exact"/>
        <w:rPr>
          <w:rFonts w:ascii="Times New Roman" w:hAnsi="Times New Roman" w:cs="Times New Roman"/>
          <w:sz w:val="28"/>
          <w:szCs w:val="28"/>
        </w:rPr>
      </w:pPr>
    </w:p>
    <w:p w14:paraId="7BB453FC" w14:textId="77777777" w:rsidR="00792C08" w:rsidRPr="00E002D6" w:rsidRDefault="00792C08">
      <w:pPr>
        <w:spacing w:line="400" w:lineRule="exact"/>
        <w:rPr>
          <w:rFonts w:ascii="Times New Roman" w:hAnsi="Times New Roman" w:cs="Times New Roman"/>
          <w:sz w:val="28"/>
          <w:szCs w:val="28"/>
        </w:rPr>
      </w:pPr>
    </w:p>
    <w:p w14:paraId="5006DD0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Betty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talking to her husband Dan.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Betty;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Dan) </w:t>
      </w:r>
    </w:p>
    <w:p w14:paraId="325A911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you think it’s time that we had a baby?</w:t>
      </w:r>
    </w:p>
    <w:p w14:paraId="577CEBA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We’re much better off without children.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Think of all the trouble </w:t>
      </w:r>
    </w:p>
    <w:p w14:paraId="6E687C3E"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rezɪŋ</w:t>
      </w:r>
      <w:proofErr w:type="spellEnd"/>
      <w:r w:rsidRPr="00E002D6">
        <w:rPr>
          <w:rFonts w:ascii="Cambria" w:hAnsi="Cambria" w:cs="Cambria"/>
          <w:sz w:val="22"/>
          <w:szCs w:val="22"/>
          <w:lang w:eastAsia="zh-CN"/>
        </w:rPr>
        <w:t>/</w:t>
      </w:r>
    </w:p>
    <w:p w14:paraId="397340E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raising them.</w:t>
      </w:r>
    </w:p>
    <w:p w14:paraId="158E74E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nætʃərəl</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kʌp</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i/>
          <w:iCs/>
          <w:sz w:val="22"/>
          <w:szCs w:val="22"/>
          <w:lang w:eastAsia="zh-CN"/>
        </w:rPr>
        <w:t>z</w:t>
      </w:r>
      <w:proofErr w:type="spellEnd"/>
      <w:r w:rsidRPr="00E002D6">
        <w:rPr>
          <w:rFonts w:ascii="Cambria" w:hAnsi="Cambria" w:cs="Cambria"/>
          <w:sz w:val="22"/>
          <w:szCs w:val="22"/>
          <w:lang w:eastAsia="zh-CN"/>
        </w:rPr>
        <w:t>/</w:t>
      </w:r>
    </w:p>
    <w:p w14:paraId="152698B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it’s only natural that married couples have babies.</w:t>
      </w:r>
    </w:p>
    <w:p w14:paraId="04BE123B"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bræts</w:t>
      </w:r>
      <w:proofErr w:type="spellEnd"/>
      <w:r w:rsidRPr="00E002D6">
        <w:rPr>
          <w:rFonts w:ascii="Cambria" w:hAnsi="Cambria" w:cs="Cambria"/>
          <w:sz w:val="22"/>
          <w:szCs w:val="22"/>
          <w:lang w:eastAsia="zh-CN"/>
        </w:rPr>
        <w:t>/</w:t>
      </w:r>
    </w:p>
    <w:p w14:paraId="0ACE222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don’t want any brats who’ll run around the house breaking things.</w:t>
      </w:r>
    </w:p>
    <w:p w14:paraId="2101C96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Then I’ll have a baby by myself.</w:t>
      </w:r>
    </w:p>
    <w:p w14:paraId="5C99337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rɪˈdɪkjələs</w:t>
      </w:r>
      <w:proofErr w:type="spellEnd"/>
      <w:r w:rsidRPr="00E002D6">
        <w:rPr>
          <w:rFonts w:ascii="Cambria" w:hAnsi="Cambria" w:cs="Cambria"/>
          <w:sz w:val="22"/>
          <w:szCs w:val="22"/>
          <w:lang w:eastAsia="zh-CN"/>
        </w:rPr>
        <w:t xml:space="preserve">/ </w:t>
      </w:r>
    </w:p>
    <w:p w14:paraId="7C58200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be ridiculous.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That’s not possible.</w:t>
      </w:r>
    </w:p>
    <w:p w14:paraId="5BD2083B"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 xml:space="preserve">                   /</w:t>
      </w:r>
      <w:proofErr w:type="spellStart"/>
      <w:r w:rsidRPr="00E002D6">
        <w:rPr>
          <w:rFonts w:ascii="Cambria" w:hAnsi="Cambria" w:cs="Cambria"/>
          <w:i/>
          <w:iCs/>
          <w:sz w:val="22"/>
          <w:szCs w:val="22"/>
          <w:lang w:eastAsia="zh-CN"/>
        </w:rPr>
        <w:t>əˈdɑpt</w:t>
      </w:r>
      <w:proofErr w:type="spellEnd"/>
      <w:r w:rsidRPr="00E002D6">
        <w:rPr>
          <w:rFonts w:ascii="Cambria" w:hAnsi="Cambria" w:cs="Cambria"/>
          <w:sz w:val="22"/>
          <w:szCs w:val="22"/>
          <w:lang w:eastAsia="zh-CN"/>
        </w:rPr>
        <w:t xml:space="preserve">/  </w:t>
      </w:r>
    </w:p>
    <w:p w14:paraId="2392AF2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 is.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can adopt or go to the sperm bank or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 </w:t>
      </w:r>
    </w:p>
    <w:p w14:paraId="4D563E5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krezɪ</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fɚˈbɪd</w:t>
      </w:r>
      <w:proofErr w:type="spellEnd"/>
      <w:r w:rsidRPr="00E002D6">
        <w:rPr>
          <w:rFonts w:ascii="Cambria" w:hAnsi="Cambria" w:cs="Cambria"/>
          <w:sz w:val="22"/>
          <w:szCs w:val="22"/>
          <w:lang w:eastAsia="zh-CN"/>
        </w:rPr>
        <w:t>/</w:t>
      </w:r>
    </w:p>
    <w:p w14:paraId="00A25AE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Stop!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 you crazy?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forbid it.</w:t>
      </w:r>
    </w:p>
    <w:p w14:paraId="6F86652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can we have a baby together?</w:t>
      </w:r>
    </w:p>
    <w:p w14:paraId="11E44299"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wɪn</w:t>
      </w:r>
      <w:proofErr w:type="spellEnd"/>
      <w:r w:rsidRPr="00E002D6">
        <w:rPr>
          <w:rFonts w:ascii="Cambria" w:hAnsi="Cambria" w:cs="Cambria"/>
          <w:sz w:val="22"/>
          <w:szCs w:val="22"/>
          <w:lang w:eastAsia="zh-CN"/>
        </w:rPr>
        <w:t>/</w:t>
      </w:r>
    </w:p>
    <w:p w14:paraId="7CDB9F1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win.</w:t>
      </w:r>
    </w:p>
    <w:p w14:paraId="10739924" w14:textId="77777777" w:rsidR="00792C08" w:rsidRPr="00E002D6" w:rsidRDefault="00792C08">
      <w:pPr>
        <w:spacing w:line="400" w:lineRule="exact"/>
        <w:rPr>
          <w:rFonts w:ascii="Times New Roman" w:hAnsi="Times New Roman" w:cs="Times New Roman"/>
          <w:sz w:val="28"/>
          <w:szCs w:val="28"/>
        </w:rPr>
      </w:pPr>
    </w:p>
    <w:p w14:paraId="3DC6B4BF"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0B10E5D9"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recently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ris</w:t>
      </w:r>
      <w:proofErr w:type="spellEnd"/>
      <w:r w:rsidRPr="00E002D6">
        <w:rPr>
          <w:rFonts w:ascii="Cambria" w:eastAsia="宋体" w:hAnsi="Cambria" w:cs="Cambria" w:hint="eastAsia"/>
          <w:spacing w:val="-1"/>
          <w:sz w:val="22"/>
          <w:szCs w:val="22"/>
          <w:lang w:eastAsia="zh"/>
        </w:rPr>
        <w:t>ə</w:t>
      </w:r>
      <w:proofErr w:type="spellStart"/>
      <w:r w:rsidRPr="00E002D6">
        <w:rPr>
          <w:rFonts w:ascii="Cambria" w:eastAsia="宋体" w:hAnsi="Cambria" w:cs="Cambria" w:hint="eastAsia"/>
          <w:spacing w:val="-1"/>
          <w:sz w:val="22"/>
          <w:szCs w:val="22"/>
          <w:lang w:eastAsia="zh"/>
        </w:rPr>
        <w:t>n</w:t>
      </w:r>
      <w:r w:rsidRPr="00E002D6">
        <w:rPr>
          <w:rFonts w:ascii="Cambria" w:eastAsia="宋体" w:hAnsi="Cambria" w:cs="Cambria"/>
          <w:spacing w:val="-1"/>
          <w:sz w:val="22"/>
          <w:szCs w:val="22"/>
        </w:rPr>
        <w:t>tlɪ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riːsəntli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adv.</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最近</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地）</w:t>
      </w:r>
    </w:p>
    <w:p w14:paraId="224E5CDF"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pregnant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prɛɡnənt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preɡnənt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怀孕的</w:t>
      </w:r>
    </w:p>
    <w:p w14:paraId="334DA2D7"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possible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pɑsəb</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pɑːsəbəl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 </w:t>
      </w:r>
      <w:r w:rsidRPr="00E002D6">
        <w:rPr>
          <w:rFonts w:ascii="Times New Roman" w:hAnsi="Times New Roman" w:cs="Times New Roman"/>
          <w:sz w:val="22"/>
          <w:szCs w:val="22"/>
        </w:rPr>
        <w:t>可能的</w:t>
      </w:r>
    </w:p>
    <w:p w14:paraId="446CE50D"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sperm</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spɝm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spɜːrm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精子</w:t>
      </w:r>
    </w:p>
    <w:p w14:paraId="209C007C"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alive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əˈlaɪv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əˈlaɪv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活的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在世的</w:t>
      </w:r>
    </w:p>
    <w:p w14:paraId="1BCB69F1"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remove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rɪˈmuv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rɪˈmuːv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取出；移开</w:t>
      </w:r>
    </w:p>
    <w:p w14:paraId="65AC14AC"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store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stɔr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stɔːr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贮存</w:t>
      </w:r>
    </w:p>
    <w:p w14:paraId="15A1E753" w14:textId="77777777" w:rsidR="00792C08" w:rsidRPr="00E002D6" w:rsidRDefault="00000000">
      <w:pPr>
        <w:numPr>
          <w:ilvl w:val="0"/>
          <w:numId w:val="106"/>
        </w:numPr>
        <w:spacing w:line="400" w:lineRule="exact"/>
        <w:jc w:val="left"/>
        <w:rPr>
          <w:rFonts w:ascii="Times New Roman" w:hAnsi="Times New Roman" w:cs="Times New Roman"/>
          <w:sz w:val="28"/>
          <w:szCs w:val="28"/>
        </w:rPr>
      </w:pPr>
      <w:proofErr w:type="gramStart"/>
      <w:r w:rsidRPr="00E002D6">
        <w:rPr>
          <w:rFonts w:ascii="Times New Roman" w:hAnsi="Times New Roman" w:cs="Times New Roman"/>
          <w:b/>
          <w:bCs/>
          <w:sz w:val="22"/>
          <w:szCs w:val="22"/>
        </w:rPr>
        <w:t>bank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bæŋk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银行</w:t>
      </w:r>
    </w:p>
    <w:p w14:paraId="7F3410A6"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raise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rez</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reɪz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养育；举起</w:t>
      </w:r>
    </w:p>
    <w:p w14:paraId="0B6FA4AC"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natural</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nætʃ</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rəl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nætʃ</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rəl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自然的</w:t>
      </w:r>
    </w:p>
    <w:p w14:paraId="550D1168"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couple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kʌp</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kʌpəl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夫妇</w:t>
      </w:r>
    </w:p>
    <w:p w14:paraId="7161A216"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brat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bræt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bræt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贬义）乳臭未干的小子，</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尤指没有礼貌的）</w:t>
      </w:r>
    </w:p>
    <w:p w14:paraId="499427FE"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小子</w:t>
      </w:r>
    </w:p>
    <w:p w14:paraId="53CF1ACE"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ridiculous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rɪˈdɪkjələs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rɪˈdɪkjələs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荒谬的</w:t>
      </w:r>
    </w:p>
    <w:p w14:paraId="4B444161"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adopt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əˈdɑpt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əˈdɑːpt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收养</w:t>
      </w:r>
    </w:p>
    <w:p w14:paraId="148CF956" w14:textId="77777777" w:rsidR="00792C08" w:rsidRPr="00E002D6" w:rsidRDefault="00000000">
      <w:pPr>
        <w:numPr>
          <w:ilvl w:val="0"/>
          <w:numId w:val="10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crazy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krezɪ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kreɪzi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疯狂的；狂热的</w:t>
      </w:r>
      <w:r w:rsidRPr="00E002D6">
        <w:rPr>
          <w:rFonts w:ascii="Times New Roman" w:hAnsi="Times New Roman" w:cs="Times New Roman"/>
          <w:sz w:val="22"/>
          <w:szCs w:val="22"/>
        </w:rPr>
        <w:t xml:space="preserve"> </w:t>
      </w:r>
    </w:p>
    <w:p w14:paraId="7F461C93" w14:textId="77777777" w:rsidR="00792C08" w:rsidRPr="00E002D6" w:rsidRDefault="00000000">
      <w:pPr>
        <w:numPr>
          <w:ilvl w:val="0"/>
          <w:numId w:val="10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forbid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fɚˈbɪd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fərˈbɪd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禁止</w:t>
      </w:r>
    </w:p>
    <w:p w14:paraId="3FC3266B" w14:textId="77777777" w:rsidR="00792C08" w:rsidRPr="00E002D6" w:rsidRDefault="00000000">
      <w:pPr>
        <w:numPr>
          <w:ilvl w:val="0"/>
          <w:numId w:val="106"/>
        </w:numPr>
        <w:spacing w:line="400" w:lineRule="exact"/>
        <w:jc w:val="left"/>
      </w:pPr>
      <w:r w:rsidRPr="00E002D6">
        <w:rPr>
          <w:rFonts w:ascii="Times New Roman" w:hAnsi="Times New Roman" w:cs="Times New Roman"/>
          <w:b/>
          <w:bCs/>
          <w:sz w:val="22"/>
          <w:szCs w:val="22"/>
        </w:rPr>
        <w:t>win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赢，获胜</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赢得</w:t>
      </w:r>
    </w:p>
    <w:p w14:paraId="3CA5A9D1" w14:textId="77777777" w:rsidR="00792C08" w:rsidRPr="00E002D6" w:rsidRDefault="00792C08">
      <w:pPr>
        <w:spacing w:line="400" w:lineRule="exact"/>
        <w:jc w:val="left"/>
      </w:pPr>
    </w:p>
    <w:p w14:paraId="3A7093B0"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3: Grammar points</w:t>
      </w:r>
    </w:p>
    <w:p w14:paraId="0BDE9BD6" w14:textId="77777777" w:rsidR="00792C08" w:rsidRPr="00E002D6" w:rsidRDefault="00000000">
      <w:pPr>
        <w:spacing w:line="400" w:lineRule="exact"/>
        <w:ind w:firstLineChars="200" w:firstLine="480"/>
        <w:rPr>
          <w:rFonts w:ascii="Times New Roman" w:hAnsi="Times New Roman"/>
          <w:color w:val="FDD860" w:themeColor="accent3" w:themeTint="99"/>
          <w:sz w:val="24"/>
        </w:rPr>
      </w:pPr>
      <w:r w:rsidRPr="00E002D6">
        <w:rPr>
          <w:rFonts w:ascii="Times New Roman" w:hAnsi="Times New Roman" w:hint="eastAsia"/>
          <w:color w:val="FDD860" w:themeColor="accent3" w:themeTint="99"/>
          <w:sz w:val="24"/>
        </w:rPr>
        <w:t>本课主要学习</w:t>
      </w:r>
      <w:r w:rsidRPr="00E002D6">
        <w:rPr>
          <w:rFonts w:ascii="Times New Roman" w:hAnsi="Times New Roman" w:hint="eastAsia"/>
          <w:color w:val="FDD860" w:themeColor="accent3" w:themeTint="99"/>
          <w:sz w:val="24"/>
        </w:rPr>
        <w:t>now that</w:t>
      </w:r>
      <w:r w:rsidRPr="00E002D6">
        <w:rPr>
          <w:rFonts w:ascii="Times New Roman" w:hAnsi="Times New Roman" w:hint="eastAsia"/>
          <w:color w:val="FDD860" w:themeColor="accent3" w:themeTint="99"/>
          <w:sz w:val="24"/>
        </w:rPr>
        <w:t>的用法，并复习定语从句、条件状语从句和虚拟语气。</w:t>
      </w:r>
    </w:p>
    <w:p w14:paraId="760D0C7F" w14:textId="77777777" w:rsidR="00792C08" w:rsidRPr="00E002D6" w:rsidRDefault="00000000">
      <w:pPr>
        <w:numPr>
          <w:ilvl w:val="0"/>
          <w:numId w:val="107"/>
        </w:numPr>
        <w:spacing w:line="400" w:lineRule="exact"/>
        <w:ind w:firstLineChars="200" w:firstLine="480"/>
        <w:rPr>
          <w:rFonts w:ascii="Times New Roman" w:hAnsi="Times New Roman"/>
          <w:sz w:val="24"/>
        </w:rPr>
      </w:pPr>
      <w:r w:rsidRPr="00E002D6">
        <w:rPr>
          <w:rFonts w:ascii="Times New Roman" w:hAnsi="Times New Roman" w:hint="eastAsia"/>
          <w:sz w:val="24"/>
        </w:rPr>
        <w:t>now that</w:t>
      </w:r>
      <w:r w:rsidRPr="00E002D6">
        <w:rPr>
          <w:rFonts w:ascii="Times New Roman" w:hAnsi="Times New Roman" w:hint="eastAsia"/>
          <w:sz w:val="24"/>
        </w:rPr>
        <w:t>的用法</w:t>
      </w:r>
    </w:p>
    <w:p w14:paraId="6DA56755"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now that</w:t>
      </w:r>
      <w:r w:rsidRPr="00E002D6">
        <w:rPr>
          <w:rFonts w:ascii="Times New Roman" w:hAnsi="Times New Roman" w:hint="eastAsia"/>
          <w:sz w:val="24"/>
        </w:rPr>
        <w:t>是副词连词，可译为“既然”或“现在”，用于引导原因</w:t>
      </w:r>
      <w:r w:rsidRPr="00E002D6">
        <w:rPr>
          <w:rFonts w:ascii="Times New Roman" w:hAnsi="Times New Roman" w:hint="eastAsia"/>
          <w:sz w:val="24"/>
        </w:rPr>
        <w:t>/</w:t>
      </w:r>
      <w:r w:rsidRPr="00E002D6">
        <w:rPr>
          <w:rFonts w:ascii="Times New Roman" w:hAnsi="Times New Roman" w:hint="eastAsia"/>
          <w:sz w:val="24"/>
        </w:rPr>
        <w:t>时间状语从句，修饰主句。受</w:t>
      </w:r>
      <w:r w:rsidRPr="00E002D6">
        <w:rPr>
          <w:rFonts w:ascii="Times New Roman" w:hAnsi="Times New Roman" w:hint="eastAsia"/>
          <w:sz w:val="24"/>
        </w:rPr>
        <w:t>now</w:t>
      </w:r>
      <w:r w:rsidRPr="00E002D6">
        <w:rPr>
          <w:rFonts w:ascii="Times New Roman" w:hAnsi="Times New Roman" w:hint="eastAsia"/>
          <w:sz w:val="24"/>
        </w:rPr>
        <w:t>语义影响，该状语从句的时态须为一般现在时或现在完成时。</w:t>
      </w:r>
    </w:p>
    <w:p w14:paraId="7D7A2A2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例如：</w:t>
      </w:r>
      <w:r w:rsidRPr="00E002D6">
        <w:rPr>
          <w:rFonts w:ascii="Times New Roman" w:hAnsi="Times New Roman" w:hint="eastAsia"/>
          <w:sz w:val="24"/>
        </w:rPr>
        <w:t>Now that Don has a job, he isn't so worried about money.</w:t>
      </w:r>
    </w:p>
    <w:p w14:paraId="52B0FBC1"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既然</w:t>
      </w:r>
      <w:proofErr w:type="gramStart"/>
      <w:r w:rsidRPr="00E002D6">
        <w:rPr>
          <w:rFonts w:ascii="Times New Roman" w:hAnsi="Times New Roman" w:hint="eastAsia"/>
          <w:sz w:val="24"/>
        </w:rPr>
        <w:t>唐有了</w:t>
      </w:r>
      <w:proofErr w:type="gramEnd"/>
      <w:r w:rsidRPr="00E002D6">
        <w:rPr>
          <w:rFonts w:ascii="Times New Roman" w:hAnsi="Times New Roman" w:hint="eastAsia"/>
          <w:sz w:val="24"/>
        </w:rPr>
        <w:t>份工作，他就不再那么担心钱的问题了。</w:t>
      </w:r>
    </w:p>
    <w:p w14:paraId="6AB6FB3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Now that Bill has graduated, he's looking for a job.</w:t>
      </w:r>
    </w:p>
    <w:p w14:paraId="08D17B7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现在比尔已经毕业了，他正在找工作。</w:t>
      </w:r>
    </w:p>
    <w:p w14:paraId="6779C344" w14:textId="77777777" w:rsidR="00792C08" w:rsidRPr="00E002D6" w:rsidRDefault="00792C08">
      <w:pPr>
        <w:spacing w:line="400" w:lineRule="exact"/>
        <w:ind w:firstLineChars="200" w:firstLine="480"/>
        <w:rPr>
          <w:rFonts w:ascii="Times New Roman" w:hAnsi="Times New Roman"/>
          <w:sz w:val="24"/>
        </w:rPr>
      </w:pPr>
    </w:p>
    <w:p w14:paraId="4544F566" w14:textId="77777777" w:rsidR="00792C08" w:rsidRPr="00E002D6" w:rsidRDefault="00000000">
      <w:pPr>
        <w:numPr>
          <w:ilvl w:val="0"/>
          <w:numId w:val="107"/>
        </w:numPr>
        <w:spacing w:line="400" w:lineRule="exact"/>
        <w:ind w:firstLineChars="200" w:firstLine="480"/>
        <w:rPr>
          <w:rFonts w:ascii="Times New Roman" w:hAnsi="Times New Roman"/>
          <w:sz w:val="24"/>
        </w:rPr>
      </w:pPr>
      <w:r w:rsidRPr="00E002D6">
        <w:rPr>
          <w:rFonts w:ascii="Times New Roman" w:hAnsi="Times New Roman" w:hint="eastAsia"/>
          <w:sz w:val="24"/>
        </w:rPr>
        <w:t>定语从句</w:t>
      </w:r>
    </w:p>
    <w:p w14:paraId="018720E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定语从句也叫形容词性从句，因为整个从句是作形容词修饰前面的名词的。我们先来看一下定语从句是怎么来的：</w:t>
      </w:r>
    </w:p>
    <w:p w14:paraId="3805DF0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meet</w:t>
      </w:r>
      <w:proofErr w:type="gramEnd"/>
      <w:r w:rsidRPr="00E002D6">
        <w:rPr>
          <w:rFonts w:ascii="Times New Roman" w:hAnsi="Times New Roman" w:hint="eastAsia"/>
          <w:sz w:val="24"/>
        </w:rPr>
        <w:t xml:space="preserve"> that girl.</w:t>
      </w:r>
    </w:p>
    <w:p w14:paraId="544A410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That girl has two kids.</w:t>
      </w:r>
    </w:p>
    <w:p w14:paraId="3FAE5A6D"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如果我们需要用一个形容词来修饰</w:t>
      </w:r>
      <w:r w:rsidRPr="00E002D6">
        <w:rPr>
          <w:rFonts w:ascii="Times New Roman" w:hAnsi="Times New Roman" w:hint="eastAsia"/>
          <w:sz w:val="24"/>
        </w:rPr>
        <w:t>that girl</w:t>
      </w:r>
      <w:r w:rsidRPr="00E002D6">
        <w:rPr>
          <w:rFonts w:ascii="Times New Roman" w:hAnsi="Times New Roman" w:hint="eastAsia"/>
          <w:sz w:val="24"/>
        </w:rPr>
        <w:t>，就非常简单，直接把这个形容词放在</w:t>
      </w:r>
      <w:r w:rsidRPr="00E002D6">
        <w:rPr>
          <w:rFonts w:ascii="Times New Roman" w:hAnsi="Times New Roman" w:hint="eastAsia"/>
          <w:sz w:val="24"/>
        </w:rPr>
        <w:t>girl</w:t>
      </w:r>
      <w:r w:rsidRPr="00E002D6">
        <w:rPr>
          <w:rFonts w:ascii="Times New Roman" w:hAnsi="Times New Roman" w:hint="eastAsia"/>
          <w:sz w:val="24"/>
        </w:rPr>
        <w:t>前面即可。比如用</w:t>
      </w:r>
      <w:r w:rsidRPr="00E002D6">
        <w:rPr>
          <w:rFonts w:ascii="Times New Roman" w:hAnsi="Times New Roman" w:hint="eastAsia"/>
          <w:sz w:val="24"/>
        </w:rPr>
        <w:t>pretty</w:t>
      </w:r>
      <w:r w:rsidRPr="00E002D6">
        <w:rPr>
          <w:rFonts w:ascii="Times New Roman" w:hAnsi="Times New Roman" w:hint="eastAsia"/>
          <w:sz w:val="24"/>
        </w:rPr>
        <w:t>，就直接说</w:t>
      </w:r>
      <w:r w:rsidRPr="00E002D6">
        <w:rPr>
          <w:rFonts w:ascii="Times New Roman" w:hAnsi="Times New Roman" w:hint="eastAsia"/>
          <w:sz w:val="24"/>
        </w:rPr>
        <w:t>that pretty girl</w:t>
      </w:r>
      <w:r w:rsidRPr="00E002D6">
        <w:rPr>
          <w:rFonts w:ascii="Times New Roman" w:hAnsi="Times New Roman" w:hint="eastAsia"/>
          <w:sz w:val="24"/>
        </w:rPr>
        <w:t>。但有时候我们需要用一句话来对</w:t>
      </w:r>
      <w:r w:rsidRPr="00E002D6">
        <w:rPr>
          <w:rFonts w:ascii="Times New Roman" w:hAnsi="Times New Roman" w:hint="eastAsia"/>
          <w:sz w:val="24"/>
        </w:rPr>
        <w:t>that girl</w:t>
      </w:r>
      <w:r w:rsidRPr="00E002D6">
        <w:rPr>
          <w:rFonts w:ascii="Times New Roman" w:hAnsi="Times New Roman" w:hint="eastAsia"/>
          <w:sz w:val="24"/>
        </w:rPr>
        <w:t>进行修饰，就像上面那两句话中“那个有两个孩子的女孩”，就不能直接放在</w:t>
      </w:r>
      <w:r w:rsidRPr="00E002D6">
        <w:rPr>
          <w:rFonts w:ascii="Times New Roman" w:hAnsi="Times New Roman" w:hint="eastAsia"/>
          <w:sz w:val="24"/>
        </w:rPr>
        <w:t>girl</w:t>
      </w:r>
      <w:r w:rsidRPr="00E002D6">
        <w:rPr>
          <w:rFonts w:ascii="Times New Roman" w:hAnsi="Times New Roman" w:hint="eastAsia"/>
          <w:sz w:val="24"/>
        </w:rPr>
        <w:t>的前面，因为“</w:t>
      </w:r>
      <w:r w:rsidRPr="00E002D6">
        <w:rPr>
          <w:rFonts w:ascii="Times New Roman" w:hAnsi="Times New Roman" w:hint="eastAsia"/>
          <w:sz w:val="24"/>
        </w:rPr>
        <w:t>That girl has two kids.</w:t>
      </w:r>
      <w:r w:rsidRPr="00E002D6">
        <w:rPr>
          <w:rFonts w:ascii="Times New Roman" w:hAnsi="Times New Roman" w:hint="eastAsia"/>
          <w:sz w:val="24"/>
        </w:rPr>
        <w:t>”这句话不是形容词性的，不能直接用来修饰名词</w:t>
      </w:r>
      <w:r w:rsidRPr="00E002D6">
        <w:rPr>
          <w:rFonts w:ascii="Times New Roman" w:hAnsi="Times New Roman" w:hint="eastAsia"/>
          <w:sz w:val="24"/>
        </w:rPr>
        <w:t>girl</w:t>
      </w:r>
      <w:r w:rsidRPr="00E002D6">
        <w:rPr>
          <w:rFonts w:ascii="Times New Roman" w:hAnsi="Times New Roman" w:hint="eastAsia"/>
          <w:sz w:val="24"/>
        </w:rPr>
        <w:t>，直接这样用会造出这么一个句子：</w:t>
      </w:r>
    </w:p>
    <w:p w14:paraId="1ECFE51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meet</w:t>
      </w:r>
      <w:proofErr w:type="gramEnd"/>
      <w:r w:rsidRPr="00E002D6">
        <w:rPr>
          <w:rFonts w:ascii="Times New Roman" w:hAnsi="Times New Roman" w:hint="eastAsia"/>
          <w:sz w:val="24"/>
        </w:rPr>
        <w:t xml:space="preserve"> that</w:t>
      </w:r>
      <w:r w:rsidRPr="00E002D6">
        <w:rPr>
          <w:rFonts w:ascii="Times New Roman" w:hAnsi="Times New Roman" w:hint="eastAsia"/>
          <w:sz w:val="24"/>
          <w:lang w:eastAsia="zh"/>
        </w:rPr>
        <w:t xml:space="preserve"> "</w:t>
      </w:r>
      <w:r w:rsidRPr="00E002D6">
        <w:rPr>
          <w:rFonts w:ascii="Times New Roman" w:hAnsi="Times New Roman" w:hint="eastAsia"/>
          <w:sz w:val="24"/>
        </w:rPr>
        <w:t>that girl has two kids</w:t>
      </w:r>
      <w:r w:rsidRPr="00E002D6">
        <w:rPr>
          <w:rFonts w:ascii="Times New Roman" w:hAnsi="Times New Roman" w:hint="eastAsia"/>
          <w:sz w:val="24"/>
          <w:lang w:eastAsia="zh"/>
        </w:rPr>
        <w:t xml:space="preserve">" </w:t>
      </w:r>
      <w:r w:rsidRPr="00E002D6">
        <w:rPr>
          <w:rFonts w:ascii="Times New Roman" w:hAnsi="Times New Roman" w:hint="eastAsia"/>
          <w:sz w:val="24"/>
        </w:rPr>
        <w:t xml:space="preserve">girl. </w:t>
      </w:r>
    </w:p>
    <w:p w14:paraId="2895310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这句话没有任何逻辑，让人难以理解。我们可以对要作形容词用的这个句子做一些变化，把主语</w:t>
      </w:r>
      <w:r w:rsidRPr="00E002D6">
        <w:rPr>
          <w:rFonts w:ascii="Times New Roman" w:hAnsi="Times New Roman" w:hint="eastAsia"/>
          <w:sz w:val="24"/>
        </w:rPr>
        <w:t>that girl</w:t>
      </w:r>
      <w:r w:rsidRPr="00E002D6">
        <w:rPr>
          <w:rFonts w:ascii="Times New Roman" w:hAnsi="Times New Roman" w:hint="eastAsia"/>
          <w:sz w:val="24"/>
        </w:rPr>
        <w:t>换成</w:t>
      </w:r>
      <w:r w:rsidRPr="00E002D6">
        <w:rPr>
          <w:rFonts w:ascii="Times New Roman" w:hAnsi="Times New Roman" w:hint="eastAsia"/>
          <w:sz w:val="24"/>
        </w:rPr>
        <w:t>who</w:t>
      </w:r>
      <w:r w:rsidRPr="00E002D6">
        <w:rPr>
          <w:rFonts w:ascii="Times New Roman" w:hAnsi="Times New Roman" w:hint="eastAsia"/>
          <w:sz w:val="24"/>
        </w:rPr>
        <w:t>，这样整个句子就变成了形容词性的：</w:t>
      </w:r>
      <w:r w:rsidRPr="00E002D6">
        <w:rPr>
          <w:rFonts w:ascii="Times New Roman" w:hAnsi="Times New Roman" w:hint="eastAsia"/>
          <w:sz w:val="24"/>
        </w:rPr>
        <w:t>who has two kids</w:t>
      </w:r>
      <w:r w:rsidRPr="00E002D6">
        <w:rPr>
          <w:rFonts w:ascii="Times New Roman" w:hAnsi="Times New Roman" w:hint="eastAsia"/>
          <w:sz w:val="24"/>
        </w:rPr>
        <w:t>。然后把这句话放到要修饰的名词后面，整个句子就符合英语语法规则了：</w:t>
      </w:r>
    </w:p>
    <w:p w14:paraId="7E86827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I </w:t>
      </w:r>
      <w:proofErr w:type="gramStart"/>
      <w:r w:rsidRPr="00E002D6">
        <w:rPr>
          <w:rFonts w:ascii="Times New Roman" w:hAnsi="Times New Roman" w:hint="eastAsia"/>
          <w:sz w:val="24"/>
        </w:rPr>
        <w:t>meet</w:t>
      </w:r>
      <w:proofErr w:type="gramEnd"/>
      <w:r w:rsidRPr="00E002D6">
        <w:rPr>
          <w:rFonts w:ascii="Times New Roman" w:hAnsi="Times New Roman" w:hint="eastAsia"/>
          <w:sz w:val="24"/>
        </w:rPr>
        <w:t xml:space="preserve"> </w:t>
      </w:r>
      <w:proofErr w:type="gramStart"/>
      <w:r w:rsidRPr="00E002D6">
        <w:rPr>
          <w:rFonts w:ascii="Times New Roman" w:hAnsi="Times New Roman" w:hint="eastAsia"/>
          <w:sz w:val="24"/>
        </w:rPr>
        <w:t>that</w:t>
      </w:r>
      <w:proofErr w:type="gramEnd"/>
      <w:r w:rsidRPr="00E002D6">
        <w:rPr>
          <w:rFonts w:ascii="Times New Roman" w:hAnsi="Times New Roman" w:hint="eastAsia"/>
          <w:sz w:val="24"/>
        </w:rPr>
        <w:t xml:space="preserve"> girl who has two kids.</w:t>
      </w:r>
    </w:p>
    <w:p w14:paraId="09477CBA" w14:textId="77777777" w:rsidR="00792C08" w:rsidRPr="00E002D6" w:rsidRDefault="00000000">
      <w:pPr>
        <w:spacing w:line="400" w:lineRule="exact"/>
        <w:ind w:firstLineChars="300" w:firstLine="720"/>
        <w:rPr>
          <w:rFonts w:ascii="Times New Roman" w:hAnsi="Times New Roman"/>
          <w:sz w:val="24"/>
        </w:rPr>
      </w:pPr>
      <w:r w:rsidRPr="00E002D6">
        <w:rPr>
          <w:rFonts w:ascii="Times New Roman" w:hAnsi="Times New Roman" w:hint="eastAsia"/>
          <w:sz w:val="24"/>
        </w:rPr>
        <w:t>先行词</w:t>
      </w:r>
      <w:r w:rsidRPr="00E002D6">
        <w:rPr>
          <w:rFonts w:ascii="Times New Roman" w:hAnsi="Times New Roman" w:hint="eastAsia"/>
          <w:sz w:val="24"/>
        </w:rPr>
        <w:t xml:space="preserve"> </w:t>
      </w:r>
      <w:r w:rsidRPr="00E002D6">
        <w:rPr>
          <w:rFonts w:ascii="Times New Roman" w:hAnsi="Times New Roman" w:hint="eastAsia"/>
          <w:sz w:val="24"/>
        </w:rPr>
        <w:t>关系代词</w:t>
      </w:r>
      <w:r w:rsidRPr="00E002D6">
        <w:rPr>
          <w:rFonts w:ascii="Times New Roman" w:hAnsi="Times New Roman" w:hint="eastAsia"/>
          <w:sz w:val="24"/>
        </w:rPr>
        <w:t xml:space="preserve"> </w:t>
      </w:r>
      <w:r w:rsidRPr="00E002D6">
        <w:rPr>
          <w:rFonts w:ascii="Times New Roman" w:hAnsi="Times New Roman" w:hint="eastAsia"/>
          <w:sz w:val="24"/>
        </w:rPr>
        <w:t>定语从句</w:t>
      </w:r>
    </w:p>
    <w:p w14:paraId="1688A44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我们给被修饰的名词起个名字</w:t>
      </w:r>
      <w:proofErr w:type="gramStart"/>
      <w:r w:rsidRPr="00E002D6">
        <w:rPr>
          <w:rFonts w:ascii="Times New Roman" w:hAnsi="Times New Roman" w:hint="eastAsia"/>
          <w:sz w:val="24"/>
        </w:rPr>
        <w:t>叫作</w:t>
      </w:r>
      <w:proofErr w:type="gramEnd"/>
      <w:r w:rsidRPr="00E002D6">
        <w:rPr>
          <w:rFonts w:ascii="Times New Roman" w:hAnsi="Times New Roman" w:hint="eastAsia"/>
          <w:sz w:val="24"/>
        </w:rPr>
        <w:t>先行词，从句里代表先行词的那个词</w:t>
      </w:r>
      <w:proofErr w:type="gramStart"/>
      <w:r w:rsidRPr="00E002D6">
        <w:rPr>
          <w:rFonts w:ascii="Times New Roman" w:hAnsi="Times New Roman" w:hint="eastAsia"/>
          <w:sz w:val="24"/>
        </w:rPr>
        <w:t>叫作</w:t>
      </w:r>
      <w:proofErr w:type="gramEnd"/>
      <w:r w:rsidRPr="00E002D6">
        <w:rPr>
          <w:rFonts w:ascii="Times New Roman" w:hAnsi="Times New Roman" w:hint="eastAsia"/>
          <w:sz w:val="24"/>
        </w:rPr>
        <w:t>关系词。这里面</w:t>
      </w:r>
      <w:r w:rsidRPr="00E002D6">
        <w:rPr>
          <w:rFonts w:ascii="Times New Roman" w:hAnsi="Times New Roman" w:hint="eastAsia"/>
          <w:sz w:val="24"/>
        </w:rPr>
        <w:t>who</w:t>
      </w:r>
      <w:r w:rsidRPr="00E002D6">
        <w:rPr>
          <w:rFonts w:ascii="Times New Roman" w:hAnsi="Times New Roman" w:hint="eastAsia"/>
          <w:sz w:val="24"/>
        </w:rPr>
        <w:t>就代表</w:t>
      </w:r>
      <w:r w:rsidRPr="00E002D6">
        <w:rPr>
          <w:rFonts w:ascii="Times New Roman" w:hAnsi="Times New Roman" w:hint="eastAsia"/>
          <w:sz w:val="24"/>
        </w:rPr>
        <w:t xml:space="preserve">that girl, </w:t>
      </w:r>
      <w:r w:rsidRPr="00E002D6">
        <w:rPr>
          <w:rFonts w:ascii="Times New Roman" w:hAnsi="Times New Roman" w:hint="eastAsia"/>
          <w:sz w:val="24"/>
        </w:rPr>
        <w:t>因为</w:t>
      </w:r>
      <w:r w:rsidRPr="00E002D6">
        <w:rPr>
          <w:rFonts w:ascii="Times New Roman" w:hAnsi="Times New Roman" w:hint="eastAsia"/>
          <w:sz w:val="24"/>
        </w:rPr>
        <w:t>who</w:t>
      </w:r>
      <w:r w:rsidRPr="00E002D6">
        <w:rPr>
          <w:rFonts w:ascii="Times New Roman" w:hAnsi="Times New Roman" w:hint="eastAsia"/>
          <w:sz w:val="24"/>
        </w:rPr>
        <w:t>是名词性的，所以</w:t>
      </w:r>
      <w:proofErr w:type="gramStart"/>
      <w:r w:rsidRPr="00E002D6">
        <w:rPr>
          <w:rFonts w:ascii="Times New Roman" w:hAnsi="Times New Roman" w:hint="eastAsia"/>
          <w:sz w:val="24"/>
        </w:rPr>
        <w:t>叫关系</w:t>
      </w:r>
      <w:proofErr w:type="gramEnd"/>
      <w:r w:rsidRPr="00E002D6">
        <w:rPr>
          <w:rFonts w:ascii="Times New Roman" w:hAnsi="Times New Roman" w:hint="eastAsia"/>
          <w:sz w:val="24"/>
        </w:rPr>
        <w:t>代词，它在从句中仍然</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语。这样一来，这句话就变成了含有一个定语从句的复合句。按照汉语的语法语序，我们可以这样翻译：我碰见那个“有两个孩子的”女孩。</w:t>
      </w:r>
    </w:p>
    <w:p w14:paraId="131397FB"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关系代词其实是一种连词，把定语从句和主句连接起来，先看三个例句：</w:t>
      </w:r>
    </w:p>
    <w:p w14:paraId="71BA3DA4"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①</w:t>
      </w:r>
      <w:r w:rsidRPr="00E002D6">
        <w:rPr>
          <w:rFonts w:ascii="Times New Roman" w:hAnsi="Times New Roman" w:hint="eastAsia"/>
          <w:sz w:val="24"/>
        </w:rPr>
        <w:t xml:space="preserve">Domi is a girl who has two kids.       </w:t>
      </w:r>
    </w:p>
    <w:p w14:paraId="10DBA508" w14:textId="77777777" w:rsidR="00792C08" w:rsidRPr="00E002D6" w:rsidRDefault="00000000">
      <w:pPr>
        <w:spacing w:line="400" w:lineRule="exact"/>
        <w:ind w:firstLineChars="500" w:firstLine="1200"/>
        <w:rPr>
          <w:rFonts w:ascii="Times New Roman" w:hAnsi="Times New Roman"/>
          <w:sz w:val="24"/>
        </w:rPr>
      </w:pPr>
      <w:r w:rsidRPr="00E002D6">
        <w:rPr>
          <w:rFonts w:ascii="Times New Roman" w:hAnsi="Times New Roman" w:hint="eastAsia"/>
          <w:sz w:val="24"/>
        </w:rPr>
        <w:t>主句</w:t>
      </w:r>
      <w:r w:rsidRPr="00E002D6">
        <w:rPr>
          <w:rFonts w:ascii="Times New Roman" w:hAnsi="Times New Roman" w:hint="eastAsia"/>
          <w:sz w:val="24"/>
        </w:rPr>
        <w:t xml:space="preserve">        </w:t>
      </w:r>
      <w:r w:rsidRPr="00E002D6">
        <w:rPr>
          <w:rFonts w:ascii="Times New Roman" w:hAnsi="Times New Roman" w:hint="eastAsia"/>
          <w:sz w:val="24"/>
        </w:rPr>
        <w:t>定语从句</w:t>
      </w:r>
    </w:p>
    <w:p w14:paraId="5556DF7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who</w:t>
      </w:r>
      <w:r w:rsidRPr="00E002D6">
        <w:rPr>
          <w:rFonts w:ascii="Times New Roman" w:hAnsi="Times New Roman" w:hint="eastAsia"/>
          <w:sz w:val="24"/>
        </w:rPr>
        <w:t>代表</w:t>
      </w:r>
      <w:r w:rsidRPr="00E002D6">
        <w:rPr>
          <w:rFonts w:ascii="Times New Roman" w:hAnsi="Times New Roman" w:hint="eastAsia"/>
          <w:sz w:val="24"/>
        </w:rPr>
        <w:t>a girl</w:t>
      </w:r>
      <w:r w:rsidRPr="00E002D6">
        <w:rPr>
          <w:rFonts w:ascii="Times New Roman" w:hAnsi="Times New Roman" w:hint="eastAsia"/>
          <w:sz w:val="24"/>
        </w:rPr>
        <w:t>，在从句里</w:t>
      </w:r>
      <w:proofErr w:type="gramStart"/>
      <w:r w:rsidRPr="00E002D6">
        <w:rPr>
          <w:rFonts w:ascii="Times New Roman" w:hAnsi="Times New Roman" w:hint="eastAsia"/>
          <w:sz w:val="24"/>
        </w:rPr>
        <w:t>作主</w:t>
      </w:r>
      <w:proofErr w:type="gramEnd"/>
      <w:r w:rsidRPr="00E002D6">
        <w:rPr>
          <w:rFonts w:ascii="Times New Roman" w:hAnsi="Times New Roman" w:hint="eastAsia"/>
          <w:sz w:val="24"/>
        </w:rPr>
        <w:t>语。</w:t>
      </w:r>
    </w:p>
    <w:p w14:paraId="00C80E4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②</w:t>
      </w:r>
      <w:r w:rsidRPr="00E002D6">
        <w:rPr>
          <w:rFonts w:ascii="Times New Roman" w:hAnsi="Times New Roman" w:hint="eastAsia"/>
          <w:sz w:val="24"/>
        </w:rPr>
        <w:t xml:space="preserve">Mandy has a book which I like.   </w:t>
      </w:r>
    </w:p>
    <w:p w14:paraId="15D9AF03"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主句</w:t>
      </w:r>
      <w:r w:rsidRPr="00E002D6">
        <w:rPr>
          <w:rFonts w:ascii="Times New Roman" w:hAnsi="Times New Roman" w:hint="eastAsia"/>
          <w:sz w:val="24"/>
        </w:rPr>
        <w:t xml:space="preserve">         </w:t>
      </w:r>
      <w:r w:rsidRPr="00E002D6">
        <w:rPr>
          <w:rFonts w:ascii="Times New Roman" w:hAnsi="Times New Roman" w:hint="eastAsia"/>
          <w:sz w:val="24"/>
        </w:rPr>
        <w:t>定语从句</w:t>
      </w:r>
    </w:p>
    <w:p w14:paraId="5B1BD66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which</w:t>
      </w:r>
      <w:r w:rsidRPr="00E002D6">
        <w:rPr>
          <w:rFonts w:ascii="Times New Roman" w:hAnsi="Times New Roman" w:hint="eastAsia"/>
          <w:sz w:val="24"/>
        </w:rPr>
        <w:t>代表</w:t>
      </w:r>
      <w:r w:rsidRPr="00E002D6">
        <w:rPr>
          <w:rFonts w:ascii="Times New Roman" w:hAnsi="Times New Roman" w:hint="eastAsia"/>
          <w:sz w:val="24"/>
        </w:rPr>
        <w:t>a book</w:t>
      </w:r>
      <w:r w:rsidRPr="00E002D6">
        <w:rPr>
          <w:rFonts w:ascii="Times New Roman" w:hAnsi="Times New Roman" w:hint="eastAsia"/>
          <w:sz w:val="24"/>
        </w:rPr>
        <w:t>，在从句中作宾语，可省略。</w:t>
      </w:r>
    </w:p>
    <w:p w14:paraId="55FD7B0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③</w:t>
      </w:r>
      <w:r w:rsidRPr="00E002D6">
        <w:rPr>
          <w:rFonts w:ascii="Times New Roman" w:hAnsi="Times New Roman" w:hint="eastAsia"/>
          <w:sz w:val="24"/>
        </w:rPr>
        <w:t xml:space="preserve">Anni works hard, which makes her boyfriend happy.   </w:t>
      </w:r>
    </w:p>
    <w:p w14:paraId="7866C8CF"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lastRenderedPageBreak/>
        <w:t xml:space="preserve">     </w:t>
      </w:r>
      <w:r w:rsidRPr="00E002D6">
        <w:rPr>
          <w:rFonts w:ascii="Times New Roman" w:hAnsi="Times New Roman" w:hint="eastAsia"/>
          <w:sz w:val="24"/>
        </w:rPr>
        <w:t>主句</w:t>
      </w:r>
      <w:r w:rsidRPr="00E002D6">
        <w:rPr>
          <w:rFonts w:ascii="Times New Roman" w:hAnsi="Times New Roman" w:hint="eastAsia"/>
          <w:sz w:val="24"/>
        </w:rPr>
        <w:t xml:space="preserve">                </w:t>
      </w:r>
      <w:r w:rsidRPr="00E002D6">
        <w:rPr>
          <w:rFonts w:ascii="Times New Roman" w:hAnsi="Times New Roman" w:hint="eastAsia"/>
          <w:sz w:val="24"/>
        </w:rPr>
        <w:t>定语从句</w:t>
      </w:r>
    </w:p>
    <w:p w14:paraId="1A32AFA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which</w:t>
      </w:r>
      <w:r w:rsidRPr="00E002D6">
        <w:rPr>
          <w:rFonts w:ascii="Times New Roman" w:hAnsi="Times New Roman" w:hint="eastAsia"/>
          <w:sz w:val="24"/>
        </w:rPr>
        <w:t>代表前面整个句子，修饰前面的主句。</w:t>
      </w:r>
      <w:r w:rsidRPr="00E002D6">
        <w:rPr>
          <w:rFonts w:ascii="Times New Roman" w:hAnsi="Times New Roman" w:hint="eastAsia"/>
          <w:sz w:val="24"/>
        </w:rPr>
        <w:t>which</w:t>
      </w:r>
      <w:r w:rsidRPr="00E002D6">
        <w:rPr>
          <w:rFonts w:ascii="Times New Roman" w:hAnsi="Times New Roman" w:hint="eastAsia"/>
          <w:sz w:val="24"/>
        </w:rPr>
        <w:t>也可以仅</w:t>
      </w:r>
      <w:proofErr w:type="gramStart"/>
      <w:r w:rsidRPr="00E002D6">
        <w:rPr>
          <w:rFonts w:ascii="Times New Roman" w:hAnsi="Times New Roman" w:hint="eastAsia"/>
          <w:sz w:val="24"/>
        </w:rPr>
        <w:t>指代句中</w:t>
      </w:r>
      <w:proofErr w:type="gramEnd"/>
      <w:r w:rsidRPr="00E002D6">
        <w:rPr>
          <w:rFonts w:ascii="Times New Roman" w:hAnsi="Times New Roman" w:hint="eastAsia"/>
          <w:sz w:val="24"/>
        </w:rPr>
        <w:t>的一部分，而不一定是整句话。</w:t>
      </w:r>
    </w:p>
    <w:p w14:paraId="25895649"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上面三个例句里，关系代词的使用按照下面的规则：</w:t>
      </w:r>
    </w:p>
    <w:p w14:paraId="20C00656"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(1) </w:t>
      </w:r>
      <w:r w:rsidRPr="00E002D6">
        <w:rPr>
          <w:rFonts w:ascii="Times New Roman" w:hAnsi="Times New Roman" w:hint="eastAsia"/>
          <w:sz w:val="24"/>
        </w:rPr>
        <w:t>代替人时，用</w:t>
      </w:r>
      <w:r w:rsidRPr="00E002D6">
        <w:rPr>
          <w:rFonts w:ascii="Times New Roman" w:hAnsi="Times New Roman" w:hint="eastAsia"/>
          <w:sz w:val="24"/>
        </w:rPr>
        <w:t>who</w:t>
      </w:r>
      <w:r w:rsidRPr="00E002D6">
        <w:rPr>
          <w:rFonts w:ascii="Times New Roman" w:hAnsi="Times New Roman" w:hint="eastAsia"/>
          <w:sz w:val="24"/>
        </w:rPr>
        <w:t>。理论上关系代词在从句中作宾语时应用宾格，但在现代英语中，定语从句里的关系代词</w:t>
      </w:r>
      <w:r w:rsidRPr="00E002D6">
        <w:rPr>
          <w:rFonts w:ascii="Times New Roman" w:hAnsi="Times New Roman" w:hint="eastAsia"/>
          <w:sz w:val="24"/>
        </w:rPr>
        <w:t>who</w:t>
      </w:r>
      <w:r w:rsidRPr="00E002D6">
        <w:rPr>
          <w:rFonts w:ascii="Times New Roman" w:hAnsi="Times New Roman" w:hint="eastAsia"/>
          <w:sz w:val="24"/>
        </w:rPr>
        <w:t>已不再区分主宾格，一律使用</w:t>
      </w:r>
      <w:r w:rsidRPr="00E002D6">
        <w:rPr>
          <w:rFonts w:ascii="Times New Roman" w:hAnsi="Times New Roman" w:hint="eastAsia"/>
          <w:sz w:val="24"/>
        </w:rPr>
        <w:t>who</w:t>
      </w:r>
      <w:r w:rsidRPr="00E002D6">
        <w:rPr>
          <w:rFonts w:ascii="Times New Roman" w:hAnsi="Times New Roman" w:hint="eastAsia"/>
          <w:sz w:val="24"/>
        </w:rPr>
        <w:t>。</w:t>
      </w:r>
    </w:p>
    <w:p w14:paraId="01BFE69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(2) </w:t>
      </w:r>
      <w:r w:rsidRPr="00E002D6">
        <w:rPr>
          <w:rFonts w:ascii="Times New Roman" w:hAnsi="Times New Roman" w:hint="eastAsia"/>
          <w:sz w:val="24"/>
        </w:rPr>
        <w:t>代替物或者事时，用</w:t>
      </w:r>
      <w:r w:rsidRPr="00E002D6">
        <w:rPr>
          <w:rFonts w:ascii="Times New Roman" w:hAnsi="Times New Roman" w:hint="eastAsia"/>
          <w:sz w:val="24"/>
        </w:rPr>
        <w:t>which</w:t>
      </w:r>
      <w:r w:rsidRPr="00E002D6">
        <w:rPr>
          <w:rFonts w:ascii="Times New Roman" w:hAnsi="Times New Roman" w:hint="eastAsia"/>
          <w:sz w:val="24"/>
        </w:rPr>
        <w:t>，不分主宾格。</w:t>
      </w:r>
    </w:p>
    <w:p w14:paraId="39FDDE10"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(3) </w:t>
      </w:r>
      <w:r w:rsidRPr="00E002D6">
        <w:rPr>
          <w:rFonts w:ascii="Times New Roman" w:hAnsi="Times New Roman" w:hint="eastAsia"/>
          <w:sz w:val="24"/>
        </w:rPr>
        <w:t>代替整个句子时，用</w:t>
      </w:r>
      <w:r w:rsidRPr="00E002D6">
        <w:rPr>
          <w:rFonts w:ascii="Times New Roman" w:hAnsi="Times New Roman" w:hint="eastAsia"/>
          <w:sz w:val="24"/>
        </w:rPr>
        <w:t>which</w:t>
      </w:r>
      <w:r w:rsidRPr="00E002D6">
        <w:rPr>
          <w:rFonts w:ascii="Times New Roman" w:hAnsi="Times New Roman" w:hint="eastAsia"/>
          <w:sz w:val="24"/>
        </w:rPr>
        <w:t>，不分主宾格。</w:t>
      </w:r>
    </w:p>
    <w:p w14:paraId="5B3CCFEC"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lang w:eastAsia="zh"/>
        </w:rPr>
        <w:t xml:space="preserve">(4) </w:t>
      </w:r>
      <w:r w:rsidRPr="00E002D6">
        <w:rPr>
          <w:rFonts w:ascii="Times New Roman" w:hAnsi="Times New Roman" w:hint="eastAsia"/>
          <w:sz w:val="24"/>
        </w:rPr>
        <w:t>在大部分情况下，可以用</w:t>
      </w:r>
      <w:r w:rsidRPr="00E002D6">
        <w:rPr>
          <w:rFonts w:ascii="Times New Roman" w:hAnsi="Times New Roman" w:hint="eastAsia"/>
          <w:sz w:val="24"/>
        </w:rPr>
        <w:t>that</w:t>
      </w:r>
      <w:r w:rsidRPr="00E002D6">
        <w:rPr>
          <w:rFonts w:ascii="Times New Roman" w:hAnsi="Times New Roman" w:hint="eastAsia"/>
          <w:sz w:val="24"/>
        </w:rPr>
        <w:t>代替</w:t>
      </w:r>
      <w:r w:rsidRPr="00E002D6">
        <w:rPr>
          <w:rFonts w:ascii="Times New Roman" w:hAnsi="Times New Roman" w:hint="eastAsia"/>
          <w:sz w:val="24"/>
        </w:rPr>
        <w:t>which</w:t>
      </w:r>
      <w:r w:rsidRPr="00E002D6">
        <w:rPr>
          <w:rFonts w:ascii="Times New Roman" w:hAnsi="Times New Roman" w:hint="eastAsia"/>
          <w:sz w:val="24"/>
        </w:rPr>
        <w:t>和</w:t>
      </w:r>
      <w:r w:rsidRPr="00E002D6">
        <w:rPr>
          <w:rFonts w:ascii="Times New Roman" w:hAnsi="Times New Roman" w:hint="eastAsia"/>
          <w:sz w:val="24"/>
        </w:rPr>
        <w:t>who</w:t>
      </w:r>
      <w:r w:rsidRPr="00E002D6">
        <w:rPr>
          <w:rFonts w:ascii="Times New Roman" w:hAnsi="Times New Roman" w:hint="eastAsia"/>
          <w:sz w:val="24"/>
        </w:rPr>
        <w:t>。</w:t>
      </w:r>
    </w:p>
    <w:p w14:paraId="470185D9" w14:textId="77777777" w:rsidR="00792C08" w:rsidRPr="00E002D6" w:rsidRDefault="00792C08">
      <w:pPr>
        <w:spacing w:line="400" w:lineRule="exact"/>
        <w:ind w:firstLineChars="200" w:firstLine="480"/>
        <w:rPr>
          <w:rFonts w:ascii="Times New Roman" w:hAnsi="Times New Roman"/>
          <w:sz w:val="24"/>
        </w:rPr>
      </w:pPr>
    </w:p>
    <w:p w14:paraId="2078AC00" w14:textId="77777777" w:rsidR="00792C08" w:rsidRPr="00E002D6" w:rsidRDefault="00000000">
      <w:pPr>
        <w:numPr>
          <w:ilvl w:val="0"/>
          <w:numId w:val="107"/>
        </w:numPr>
        <w:spacing w:line="400" w:lineRule="exact"/>
        <w:ind w:firstLineChars="200" w:firstLine="480"/>
        <w:rPr>
          <w:rFonts w:ascii="Times New Roman" w:hAnsi="Times New Roman"/>
          <w:sz w:val="24"/>
        </w:rPr>
      </w:pPr>
      <w:r w:rsidRPr="00E002D6">
        <w:rPr>
          <w:rFonts w:ascii="Times New Roman" w:hAnsi="Times New Roman" w:hint="eastAsia"/>
          <w:sz w:val="24"/>
        </w:rPr>
        <w:t>条件状语从句</w:t>
      </w:r>
    </w:p>
    <w:p w14:paraId="506B517E"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两个简单句也可以通过副词连词连接，有副词连词的那个简单句叫从句，不带副词连词的那个简单句叫主句。从句是副词性的，用来修饰主句，就相当于是一个副词修饰主句作状语，所以叫状语从句。条件状语从句由</w:t>
      </w:r>
      <w:r w:rsidRPr="00E002D6">
        <w:rPr>
          <w:rFonts w:ascii="Times New Roman" w:hAnsi="Times New Roman" w:hint="eastAsia"/>
          <w:sz w:val="24"/>
        </w:rPr>
        <w:t>if</w:t>
      </w:r>
      <w:r w:rsidRPr="00E002D6">
        <w:rPr>
          <w:rFonts w:ascii="Times New Roman" w:hAnsi="Times New Roman" w:hint="eastAsia"/>
          <w:sz w:val="24"/>
        </w:rPr>
        <w:t>连接。</w:t>
      </w:r>
    </w:p>
    <w:p w14:paraId="4022324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If Belinda is here, she will explain it to you.</w:t>
      </w:r>
      <w:r w:rsidRPr="00E002D6">
        <w:rPr>
          <w:rFonts w:ascii="Times New Roman" w:hAnsi="Times New Roman" w:hint="eastAsia"/>
          <w:sz w:val="24"/>
        </w:rPr>
        <w:tab/>
      </w:r>
    </w:p>
    <w:p w14:paraId="7AEFB005"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如果贝琳达</w:t>
      </w:r>
      <w:proofErr w:type="gramEnd"/>
      <w:r w:rsidRPr="00E002D6">
        <w:rPr>
          <w:rFonts w:ascii="Times New Roman" w:hAnsi="Times New Roman" w:hint="eastAsia"/>
          <w:sz w:val="24"/>
        </w:rPr>
        <w:t>在，她会给你解释的。</w:t>
      </w:r>
    </w:p>
    <w:p w14:paraId="5840B50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表示未发生的事的时候，主句用将来时，从句用现在时，简称主将从现，这里跟时间状语从句用法相同。</w:t>
      </w:r>
    </w:p>
    <w:p w14:paraId="456E18F9" w14:textId="77777777" w:rsidR="00792C08" w:rsidRPr="00E002D6" w:rsidRDefault="00792C08">
      <w:pPr>
        <w:spacing w:line="400" w:lineRule="exact"/>
        <w:ind w:firstLineChars="200" w:firstLine="480"/>
        <w:rPr>
          <w:rFonts w:ascii="Times New Roman" w:hAnsi="Times New Roman"/>
          <w:sz w:val="24"/>
        </w:rPr>
      </w:pPr>
    </w:p>
    <w:p w14:paraId="2BC0E838" w14:textId="77777777" w:rsidR="00792C08" w:rsidRPr="00E002D6" w:rsidRDefault="00000000">
      <w:pPr>
        <w:numPr>
          <w:ilvl w:val="0"/>
          <w:numId w:val="107"/>
        </w:numPr>
        <w:spacing w:line="400" w:lineRule="exact"/>
        <w:rPr>
          <w:rFonts w:ascii="Times New Roman" w:hAnsi="Times New Roman"/>
          <w:sz w:val="24"/>
        </w:rPr>
      </w:pPr>
      <w:r w:rsidRPr="00E002D6">
        <w:rPr>
          <w:rFonts w:ascii="Times New Roman" w:hAnsi="Times New Roman" w:hint="eastAsia"/>
          <w:sz w:val="24"/>
        </w:rPr>
        <w:t>虚拟语气</w:t>
      </w:r>
    </w:p>
    <w:p w14:paraId="22996511"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虚拟语气是表达假设状态的句型，这类假设都是未发生的，只是概率高低的问题。它们通常由“</w:t>
      </w:r>
      <w:r w:rsidRPr="00E002D6">
        <w:rPr>
          <w:rFonts w:ascii="Times New Roman" w:hAnsi="Times New Roman" w:hint="eastAsia"/>
          <w:sz w:val="24"/>
        </w:rPr>
        <w:t>if</w:t>
      </w:r>
      <w:r w:rsidRPr="00E002D6">
        <w:rPr>
          <w:rFonts w:ascii="Times New Roman" w:hAnsi="Times New Roman" w:hint="eastAsia"/>
          <w:sz w:val="24"/>
        </w:rPr>
        <w:t>”来引导从句，依照所用的时态不同，主要分为四种情况。这四种情况我们将用四个小节分别进行介绍。</w:t>
      </w:r>
    </w:p>
    <w:p w14:paraId="71C703E8" w14:textId="77777777" w:rsidR="00792C08" w:rsidRPr="00E002D6" w:rsidRDefault="00000000">
      <w:pPr>
        <w:numPr>
          <w:ilvl w:val="0"/>
          <w:numId w:val="108"/>
        </w:numPr>
        <w:spacing w:line="400" w:lineRule="exact"/>
        <w:rPr>
          <w:rFonts w:ascii="Times New Roman" w:hAnsi="Times New Roman"/>
          <w:sz w:val="24"/>
        </w:rPr>
      </w:pPr>
      <w:proofErr w:type="gramStart"/>
      <w:r w:rsidRPr="00E002D6">
        <w:rPr>
          <w:rFonts w:ascii="Times New Roman" w:hAnsi="Times New Roman" w:hint="eastAsia"/>
          <w:sz w:val="24"/>
        </w:rPr>
        <w:t>纯条件</w:t>
      </w:r>
      <w:proofErr w:type="gramEnd"/>
      <w:r w:rsidRPr="00E002D6">
        <w:rPr>
          <w:rFonts w:ascii="Times New Roman" w:hAnsi="Times New Roman" w:hint="eastAsia"/>
          <w:sz w:val="24"/>
        </w:rPr>
        <w:t>的虚拟语气</w:t>
      </w:r>
    </w:p>
    <w:p w14:paraId="7AEDC71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这种虚拟语气用于表示还未发生或不确定是否已发生，但可能发生的事，概率约为</w:t>
      </w:r>
      <w:r w:rsidRPr="00E002D6">
        <w:rPr>
          <w:rFonts w:ascii="Times New Roman" w:hAnsi="Times New Roman" w:hint="eastAsia"/>
          <w:sz w:val="24"/>
        </w:rPr>
        <w:t>50%</w:t>
      </w:r>
      <w:r w:rsidRPr="00E002D6">
        <w:rPr>
          <w:rFonts w:ascii="Times New Roman" w:hAnsi="Times New Roman" w:hint="eastAsia"/>
          <w:sz w:val="24"/>
        </w:rPr>
        <w:t>。比如：</w:t>
      </w:r>
    </w:p>
    <w:p w14:paraId="0EFC18F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he studies hard, he will get a higher score.</w:t>
      </w:r>
    </w:p>
    <w:p w14:paraId="7856CAE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he comes early tomorrow, his girlfriend will pick him up at the train station.</w:t>
      </w:r>
    </w:p>
    <w:p w14:paraId="34B377A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这种情况下，尽管事情还未发生，但是从句用现在时，主句用将来时且必须用助动词，目的是为了和其他三种虚拟语气区分开。需要注意的是，</w:t>
      </w:r>
      <w:r w:rsidRPr="00E002D6">
        <w:rPr>
          <w:rFonts w:ascii="Times New Roman" w:hAnsi="Times New Roman" w:hint="eastAsia"/>
          <w:sz w:val="24"/>
        </w:rPr>
        <w:t xml:space="preserve">will/may/can/should/shall/must/ought to </w:t>
      </w:r>
      <w:r w:rsidRPr="00E002D6">
        <w:rPr>
          <w:rFonts w:ascii="Times New Roman" w:hAnsi="Times New Roman" w:hint="eastAsia"/>
          <w:sz w:val="24"/>
        </w:rPr>
        <w:t>等助动词均可用在主句里表将来时，只需根据意思需要选用即可。而从句的连词也不仅限于</w:t>
      </w:r>
      <w:r w:rsidRPr="00E002D6">
        <w:rPr>
          <w:rFonts w:ascii="Times New Roman" w:hAnsi="Times New Roman" w:hint="eastAsia"/>
          <w:sz w:val="24"/>
        </w:rPr>
        <w:t>if</w:t>
      </w:r>
      <w:r w:rsidRPr="00E002D6">
        <w:rPr>
          <w:rFonts w:ascii="Times New Roman" w:hAnsi="Times New Roman" w:hint="eastAsia"/>
          <w:sz w:val="24"/>
        </w:rPr>
        <w:t>，</w:t>
      </w:r>
      <w:r w:rsidRPr="00E002D6">
        <w:rPr>
          <w:rFonts w:ascii="Times New Roman" w:hAnsi="Times New Roman" w:hint="eastAsia"/>
          <w:sz w:val="24"/>
        </w:rPr>
        <w:t>once/before/after/when/as soon as/unless</w:t>
      </w:r>
      <w:r w:rsidRPr="00E002D6">
        <w:rPr>
          <w:rFonts w:ascii="Times New Roman" w:hAnsi="Times New Roman" w:hint="eastAsia"/>
          <w:sz w:val="24"/>
        </w:rPr>
        <w:t>等词均可以构成</w:t>
      </w:r>
      <w:proofErr w:type="gramStart"/>
      <w:r w:rsidRPr="00E002D6">
        <w:rPr>
          <w:rFonts w:ascii="Times New Roman" w:hAnsi="Times New Roman" w:hint="eastAsia"/>
          <w:sz w:val="24"/>
        </w:rPr>
        <w:t>纯条件</w:t>
      </w:r>
      <w:proofErr w:type="gramEnd"/>
      <w:r w:rsidRPr="00E002D6">
        <w:rPr>
          <w:rFonts w:ascii="Times New Roman" w:hAnsi="Times New Roman" w:hint="eastAsia"/>
          <w:sz w:val="24"/>
        </w:rPr>
        <w:t>的虚拟语气，用法和</w:t>
      </w:r>
      <w:r w:rsidRPr="00E002D6">
        <w:rPr>
          <w:rFonts w:ascii="Times New Roman" w:hAnsi="Times New Roman" w:hint="eastAsia"/>
          <w:sz w:val="24"/>
        </w:rPr>
        <w:t>if</w:t>
      </w:r>
      <w:r w:rsidRPr="00E002D6">
        <w:rPr>
          <w:rFonts w:ascii="Times New Roman" w:hAnsi="Times New Roman" w:hint="eastAsia"/>
          <w:sz w:val="24"/>
        </w:rPr>
        <w:t>相同。</w:t>
      </w:r>
    </w:p>
    <w:p w14:paraId="640148CF" w14:textId="77777777" w:rsidR="00792C08" w:rsidRPr="00E002D6" w:rsidRDefault="00792C08">
      <w:pPr>
        <w:spacing w:line="400" w:lineRule="exact"/>
        <w:rPr>
          <w:rFonts w:ascii="Times New Roman" w:hAnsi="Times New Roman"/>
          <w:sz w:val="24"/>
        </w:rPr>
      </w:pPr>
    </w:p>
    <w:p w14:paraId="20530791" w14:textId="77777777" w:rsidR="00792C08" w:rsidRPr="00E002D6" w:rsidRDefault="00000000">
      <w:pPr>
        <w:numPr>
          <w:ilvl w:val="0"/>
          <w:numId w:val="108"/>
        </w:numPr>
        <w:spacing w:line="400" w:lineRule="exact"/>
        <w:rPr>
          <w:rFonts w:ascii="Times New Roman" w:hAnsi="Times New Roman"/>
          <w:sz w:val="24"/>
        </w:rPr>
      </w:pPr>
      <w:r w:rsidRPr="00E002D6">
        <w:rPr>
          <w:rFonts w:ascii="Times New Roman" w:hAnsi="Times New Roman" w:hint="eastAsia"/>
          <w:sz w:val="24"/>
        </w:rPr>
        <w:lastRenderedPageBreak/>
        <w:t>与现在事实相反的虚拟语气</w:t>
      </w:r>
    </w:p>
    <w:p w14:paraId="2C55FB6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这种虚拟语气用于表示与现在已知事实相反的情况，基于这种假设推出主句，事情发生的概率为</w:t>
      </w:r>
      <w:r w:rsidRPr="00E002D6">
        <w:rPr>
          <w:rFonts w:ascii="Times New Roman" w:hAnsi="Times New Roman" w:hint="eastAsia"/>
          <w:sz w:val="24"/>
        </w:rPr>
        <w:t>0</w:t>
      </w:r>
      <w:r w:rsidRPr="00E002D6">
        <w:rPr>
          <w:rFonts w:ascii="Times New Roman" w:hAnsi="Times New Roman" w:hint="eastAsia"/>
          <w:sz w:val="24"/>
        </w:rPr>
        <w:t>。比如：</w:t>
      </w:r>
    </w:p>
    <w:p w14:paraId="799A5AF5"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I were a girl, I would marry him.</w:t>
      </w:r>
    </w:p>
    <w:p w14:paraId="31A06037"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Lily were rich, she </w:t>
      </w:r>
      <w:proofErr w:type="gramStart"/>
      <w:r w:rsidRPr="00E002D6">
        <w:rPr>
          <w:rFonts w:ascii="Times New Roman" w:hAnsi="Times New Roman" w:hint="eastAsia"/>
          <w:sz w:val="24"/>
        </w:rPr>
        <w:t>should help</w:t>
      </w:r>
      <w:proofErr w:type="gramEnd"/>
      <w:r w:rsidRPr="00E002D6">
        <w:rPr>
          <w:rFonts w:ascii="Times New Roman" w:hAnsi="Times New Roman" w:hint="eastAsia"/>
          <w:sz w:val="24"/>
        </w:rPr>
        <w:t xml:space="preserve"> me.</w:t>
      </w:r>
    </w:p>
    <w:p w14:paraId="7097F78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这种情况下，从句仅用</w:t>
      </w:r>
      <w:r w:rsidRPr="00E002D6">
        <w:rPr>
          <w:rFonts w:ascii="Times New Roman" w:hAnsi="Times New Roman" w:hint="eastAsia"/>
          <w:sz w:val="24"/>
        </w:rPr>
        <w:t>if</w:t>
      </w:r>
      <w:r w:rsidRPr="00E002D6">
        <w:rPr>
          <w:rFonts w:ascii="Times New Roman" w:hAnsi="Times New Roman" w:hint="eastAsia"/>
          <w:sz w:val="24"/>
        </w:rPr>
        <w:t>引导，无论主语为第几人称，</w:t>
      </w:r>
      <w:r w:rsidRPr="00E002D6">
        <w:rPr>
          <w:rFonts w:ascii="Times New Roman" w:hAnsi="Times New Roman" w:hint="eastAsia"/>
          <w:sz w:val="24"/>
        </w:rPr>
        <w:t>be</w:t>
      </w:r>
      <w:r w:rsidRPr="00E002D6">
        <w:rPr>
          <w:rFonts w:ascii="Times New Roman" w:hAnsi="Times New Roman" w:hint="eastAsia"/>
          <w:sz w:val="24"/>
        </w:rPr>
        <w:t>动词都用</w:t>
      </w:r>
      <w:r w:rsidRPr="00E002D6">
        <w:rPr>
          <w:rFonts w:ascii="Times New Roman" w:hAnsi="Times New Roman" w:hint="eastAsia"/>
          <w:sz w:val="24"/>
        </w:rPr>
        <w:t>were</w:t>
      </w:r>
      <w:r w:rsidRPr="00E002D6">
        <w:rPr>
          <w:rFonts w:ascii="Times New Roman" w:hAnsi="Times New Roman" w:hint="eastAsia"/>
          <w:sz w:val="24"/>
        </w:rPr>
        <w:t>，其他动词用过去式，主句必须用过去时且要有助动词，常用助动词的过去式如下：</w:t>
      </w:r>
    </w:p>
    <w:p w14:paraId="10FF857B"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will  </w:t>
      </w:r>
      <w:r w:rsidRPr="00E002D6">
        <w:rPr>
          <w:rFonts w:ascii="Times New Roman" w:hAnsi="Times New Roman" w:hint="eastAsia"/>
          <w:sz w:val="24"/>
        </w:rPr>
        <w:t>→</w:t>
      </w:r>
      <w:r w:rsidRPr="00E002D6">
        <w:rPr>
          <w:rFonts w:ascii="Times New Roman" w:hAnsi="Times New Roman" w:hint="eastAsia"/>
          <w:sz w:val="24"/>
        </w:rPr>
        <w:tab/>
        <w:t>would</w:t>
      </w:r>
    </w:p>
    <w:p w14:paraId="35B0835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may  </w:t>
      </w:r>
      <w:r w:rsidRPr="00E002D6">
        <w:rPr>
          <w:rFonts w:ascii="Times New Roman" w:hAnsi="Times New Roman" w:hint="eastAsia"/>
          <w:sz w:val="24"/>
        </w:rPr>
        <w:t>→</w:t>
      </w:r>
      <w:r w:rsidRPr="00E002D6">
        <w:rPr>
          <w:rFonts w:ascii="Times New Roman" w:hAnsi="Times New Roman" w:hint="eastAsia"/>
          <w:sz w:val="24"/>
        </w:rPr>
        <w:t xml:space="preserve">  might</w:t>
      </w:r>
    </w:p>
    <w:p w14:paraId="4FABA1A2"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can  </w:t>
      </w:r>
      <w:r w:rsidRPr="00E002D6">
        <w:rPr>
          <w:rFonts w:ascii="Times New Roman" w:hAnsi="Times New Roman" w:hint="eastAsia"/>
          <w:sz w:val="24"/>
        </w:rPr>
        <w:t>→</w:t>
      </w:r>
      <w:r w:rsidRPr="00E002D6">
        <w:rPr>
          <w:rFonts w:ascii="Times New Roman" w:hAnsi="Times New Roman" w:hint="eastAsia"/>
          <w:sz w:val="24"/>
        </w:rPr>
        <w:t xml:space="preserve">  could</w:t>
      </w:r>
    </w:p>
    <w:p w14:paraId="06649574"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shall  </w:t>
      </w:r>
      <w:r w:rsidRPr="00E002D6">
        <w:rPr>
          <w:rFonts w:ascii="Times New Roman" w:hAnsi="Times New Roman" w:hint="eastAsia"/>
          <w:sz w:val="24"/>
        </w:rPr>
        <w:t>→</w:t>
      </w:r>
      <w:r w:rsidRPr="00E002D6">
        <w:rPr>
          <w:rFonts w:ascii="Times New Roman" w:hAnsi="Times New Roman" w:hint="eastAsia"/>
          <w:sz w:val="24"/>
        </w:rPr>
        <w:t xml:space="preserve">  should/ought to </w:t>
      </w:r>
    </w:p>
    <w:p w14:paraId="5BC62F32" w14:textId="77777777" w:rsidR="00792C08" w:rsidRPr="00E002D6" w:rsidRDefault="00792C08">
      <w:pPr>
        <w:spacing w:line="400" w:lineRule="exact"/>
        <w:rPr>
          <w:rFonts w:ascii="Times New Roman" w:hAnsi="Times New Roman"/>
          <w:sz w:val="24"/>
        </w:rPr>
      </w:pPr>
    </w:p>
    <w:p w14:paraId="5D0D89DF" w14:textId="77777777" w:rsidR="00792C08" w:rsidRPr="00E002D6" w:rsidRDefault="00000000">
      <w:pPr>
        <w:numPr>
          <w:ilvl w:val="0"/>
          <w:numId w:val="108"/>
        </w:numPr>
        <w:spacing w:line="400" w:lineRule="exact"/>
        <w:rPr>
          <w:rFonts w:ascii="Times New Roman" w:hAnsi="Times New Roman"/>
          <w:sz w:val="24"/>
        </w:rPr>
      </w:pPr>
      <w:r w:rsidRPr="00E002D6">
        <w:rPr>
          <w:rFonts w:ascii="Times New Roman" w:hAnsi="Times New Roman" w:hint="eastAsia"/>
          <w:sz w:val="24"/>
        </w:rPr>
        <w:t>与过去事实相反的虚拟语气</w:t>
      </w:r>
    </w:p>
    <w:p w14:paraId="6B6F21C0"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这种虚拟语气用于表示与过去已知事实相反的情况，基于这种假设推出主句，事情发生的概率为</w:t>
      </w:r>
      <w:r w:rsidRPr="00E002D6">
        <w:rPr>
          <w:rFonts w:ascii="Times New Roman" w:hAnsi="Times New Roman" w:hint="eastAsia"/>
          <w:sz w:val="24"/>
        </w:rPr>
        <w:t>0</w:t>
      </w:r>
      <w:r w:rsidRPr="00E002D6">
        <w:rPr>
          <w:rFonts w:ascii="Times New Roman" w:hAnsi="Times New Roman" w:hint="eastAsia"/>
          <w:sz w:val="24"/>
        </w:rPr>
        <w:t>，此时主句描述的情况并不考虑现在的实际情况，认为现在的情况未知。比如：</w:t>
      </w:r>
    </w:p>
    <w:p w14:paraId="216EB89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I had been rich, I would have helped her.</w:t>
      </w:r>
    </w:p>
    <w:p w14:paraId="2FAD2E3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he had saved money then, he might have had an apartment.</w:t>
      </w:r>
      <w:r w:rsidRPr="00E002D6">
        <w:rPr>
          <w:rFonts w:ascii="Times New Roman" w:hAnsi="Times New Roman" w:hint="eastAsia"/>
          <w:sz w:val="24"/>
        </w:rPr>
        <w:tab/>
        <w:t xml:space="preserve"> </w:t>
      </w:r>
      <w:r w:rsidRPr="00E002D6">
        <w:rPr>
          <w:rFonts w:ascii="Times New Roman" w:hAnsi="Times New Roman" w:hint="eastAsia"/>
          <w:sz w:val="24"/>
        </w:rPr>
        <w:t>（现在有没有房子未知）</w:t>
      </w:r>
      <w:r w:rsidRPr="00E002D6">
        <w:rPr>
          <w:rFonts w:ascii="Times New Roman" w:hAnsi="Times New Roman" w:hint="eastAsia"/>
          <w:sz w:val="24"/>
        </w:rPr>
        <w:t xml:space="preserve">  </w:t>
      </w:r>
      <w:r w:rsidRPr="00E002D6">
        <w:rPr>
          <w:rFonts w:ascii="Times New Roman" w:hAnsi="Times New Roman" w:hint="eastAsia"/>
          <w:sz w:val="24"/>
        </w:rPr>
        <w:t>如果他从那时起就开始存钱了，他现在可能已经有房子了。</w:t>
      </w:r>
    </w:p>
    <w:p w14:paraId="21D38D6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这种情况下，从句仅用</w:t>
      </w:r>
      <w:r w:rsidRPr="00E002D6">
        <w:rPr>
          <w:rFonts w:ascii="Times New Roman" w:hAnsi="Times New Roman" w:hint="eastAsia"/>
          <w:sz w:val="24"/>
        </w:rPr>
        <w:t>if</w:t>
      </w:r>
      <w:r w:rsidRPr="00E002D6">
        <w:rPr>
          <w:rFonts w:ascii="Times New Roman" w:hAnsi="Times New Roman" w:hint="eastAsia"/>
          <w:sz w:val="24"/>
        </w:rPr>
        <w:t>引导，并且只能用过去完成时（</w:t>
      </w:r>
      <w:r w:rsidRPr="00E002D6">
        <w:rPr>
          <w:rFonts w:ascii="Times New Roman" w:hAnsi="Times New Roman" w:hint="eastAsia"/>
          <w:sz w:val="24"/>
        </w:rPr>
        <w:t>had +</w:t>
      </w:r>
      <w:r w:rsidRPr="00E002D6">
        <w:rPr>
          <w:rFonts w:ascii="Times New Roman" w:hAnsi="Times New Roman" w:hint="eastAsia"/>
          <w:sz w:val="24"/>
        </w:rPr>
        <w:t>动词过去分词），相当于比事实倒退了一个时态；而主句必须用过去时的助动词</w:t>
      </w:r>
      <w:r w:rsidRPr="00E002D6">
        <w:rPr>
          <w:rFonts w:ascii="Times New Roman" w:hAnsi="Times New Roman" w:hint="eastAsia"/>
          <w:sz w:val="24"/>
        </w:rPr>
        <w:t>would/might/could/should/ought to</w:t>
      </w:r>
      <w:r w:rsidRPr="00E002D6">
        <w:rPr>
          <w:rFonts w:ascii="Times New Roman" w:hAnsi="Times New Roman" w:hint="eastAsia"/>
          <w:sz w:val="24"/>
        </w:rPr>
        <w:t>等，再加上现在完成时（</w:t>
      </w:r>
      <w:r w:rsidRPr="00E002D6">
        <w:rPr>
          <w:rFonts w:ascii="Times New Roman" w:hAnsi="Times New Roman" w:hint="eastAsia"/>
          <w:sz w:val="24"/>
        </w:rPr>
        <w:t>have +</w:t>
      </w:r>
      <w:r w:rsidRPr="00E002D6">
        <w:rPr>
          <w:rFonts w:ascii="Times New Roman" w:hAnsi="Times New Roman" w:hint="eastAsia"/>
          <w:sz w:val="24"/>
        </w:rPr>
        <w:t>动词过去分词）。</w:t>
      </w:r>
    </w:p>
    <w:p w14:paraId="4BE4D84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上面第二个例句，他现在有没有房子这个情况我们是不知道的，主句只表达了在从句假设的情况下可能会发生的结果。如果主句表达的是与现在事实相反的情况，比如他现在实际上没有房子，那么就得换时态表达主句了，此时主句应使用过去时的助动词加上动词原形：</w:t>
      </w:r>
    </w:p>
    <w:p w14:paraId="2549DB2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he had saved money then, he might have an apartment.  </w:t>
      </w:r>
      <w:r w:rsidRPr="00E002D6">
        <w:rPr>
          <w:rFonts w:ascii="Times New Roman" w:hAnsi="Times New Roman" w:hint="eastAsia"/>
          <w:sz w:val="24"/>
        </w:rPr>
        <w:t>（现在没有房子）</w:t>
      </w:r>
      <w:r w:rsidRPr="00E002D6">
        <w:rPr>
          <w:rFonts w:ascii="Times New Roman" w:hAnsi="Times New Roman" w:hint="eastAsia"/>
          <w:sz w:val="24"/>
        </w:rPr>
        <w:t xml:space="preserve">  </w:t>
      </w:r>
      <w:r w:rsidRPr="00E002D6">
        <w:rPr>
          <w:rFonts w:ascii="Times New Roman" w:hAnsi="Times New Roman" w:hint="eastAsia"/>
          <w:sz w:val="24"/>
        </w:rPr>
        <w:t>如果他从那时起就开始存钱了，他现在可能已经有房子了。</w:t>
      </w:r>
      <w:r w:rsidRPr="00E002D6">
        <w:rPr>
          <w:rFonts w:ascii="Times New Roman" w:hAnsi="Times New Roman" w:hint="eastAsia"/>
          <w:sz w:val="24"/>
        </w:rPr>
        <w:t xml:space="preserve">    </w:t>
      </w:r>
    </w:p>
    <w:p w14:paraId="1D6A672E" w14:textId="77777777" w:rsidR="00792C08" w:rsidRPr="00E002D6" w:rsidRDefault="00000000">
      <w:pPr>
        <w:spacing w:line="400" w:lineRule="exact"/>
        <w:ind w:firstLine="480"/>
        <w:rPr>
          <w:rFonts w:ascii="Times New Roman" w:hAnsi="Times New Roman"/>
          <w:sz w:val="24"/>
        </w:rPr>
      </w:pPr>
      <w:r w:rsidRPr="00E002D6">
        <w:rPr>
          <w:rFonts w:ascii="Times New Roman" w:hAnsi="Times New Roman" w:hint="eastAsia"/>
          <w:sz w:val="24"/>
        </w:rPr>
        <w:t>这里表达的意思是，现在实际上没有房子。上述两句话翻译成汉语意思是一样的，在英语里借助时态表达得会更细腻一些，而在汉语里则需要多加一句话说明情况，即“实际现在还没有房子”。这里的从句与过去事实相反，主句也与现在事实相反。如果主句与现在事实一致，则没有虚拟的必要了，所以不存在这么一种情况。</w:t>
      </w:r>
    </w:p>
    <w:p w14:paraId="1604FFAB" w14:textId="77777777" w:rsidR="00792C08" w:rsidRPr="00E002D6" w:rsidRDefault="00792C08">
      <w:pPr>
        <w:spacing w:line="400" w:lineRule="exact"/>
        <w:ind w:firstLine="480"/>
        <w:rPr>
          <w:rFonts w:ascii="Times New Roman" w:hAnsi="Times New Roman"/>
          <w:sz w:val="24"/>
        </w:rPr>
      </w:pPr>
    </w:p>
    <w:p w14:paraId="58D10030" w14:textId="77777777" w:rsidR="00792C08" w:rsidRPr="00E002D6" w:rsidRDefault="00000000">
      <w:pPr>
        <w:numPr>
          <w:ilvl w:val="0"/>
          <w:numId w:val="108"/>
        </w:numPr>
        <w:spacing w:line="400" w:lineRule="exact"/>
        <w:rPr>
          <w:rFonts w:ascii="Times New Roman" w:hAnsi="Times New Roman"/>
          <w:sz w:val="24"/>
        </w:rPr>
      </w:pPr>
      <w:r w:rsidRPr="00E002D6">
        <w:rPr>
          <w:rFonts w:ascii="Times New Roman" w:hAnsi="Times New Roman" w:hint="eastAsia"/>
          <w:sz w:val="24"/>
        </w:rPr>
        <w:lastRenderedPageBreak/>
        <w:t>与将来情况相反的虚拟语气</w:t>
      </w:r>
    </w:p>
    <w:p w14:paraId="65010CB3"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这种虚拟语气虚拟的是将来发生的情况，因为事情还未发生，所以有三种情况，分别是低概率、中概率和高概率。对于中等概率这种</w:t>
      </w:r>
      <w:r w:rsidRPr="00E002D6">
        <w:rPr>
          <w:rFonts w:ascii="Times New Roman" w:hAnsi="Times New Roman" w:hint="eastAsia"/>
          <w:sz w:val="24"/>
        </w:rPr>
        <w:t>50%</w:t>
      </w:r>
      <w:r w:rsidRPr="00E002D6">
        <w:rPr>
          <w:rFonts w:ascii="Times New Roman" w:hAnsi="Times New Roman" w:hint="eastAsia"/>
          <w:sz w:val="24"/>
        </w:rPr>
        <w:t>会发生的情况，前面已经用</w:t>
      </w:r>
      <w:proofErr w:type="gramStart"/>
      <w:r w:rsidRPr="00E002D6">
        <w:rPr>
          <w:rFonts w:ascii="Times New Roman" w:hAnsi="Times New Roman" w:hint="eastAsia"/>
          <w:sz w:val="24"/>
        </w:rPr>
        <w:t>纯条件</w:t>
      </w:r>
      <w:proofErr w:type="gramEnd"/>
      <w:r w:rsidRPr="00E002D6">
        <w:rPr>
          <w:rFonts w:ascii="Times New Roman" w:hAnsi="Times New Roman" w:hint="eastAsia"/>
          <w:sz w:val="24"/>
        </w:rPr>
        <w:t>的虚拟语气讲过了，这里就把低概率和高概率的情况举例说明一下。</w:t>
      </w:r>
    </w:p>
    <w:p w14:paraId="74511201" w14:textId="77777777" w:rsidR="00792C08" w:rsidRPr="00E002D6" w:rsidRDefault="00000000">
      <w:pPr>
        <w:numPr>
          <w:ilvl w:val="0"/>
          <w:numId w:val="109"/>
        </w:numPr>
        <w:spacing w:line="400" w:lineRule="exact"/>
        <w:rPr>
          <w:rFonts w:ascii="Times New Roman" w:hAnsi="Times New Roman"/>
          <w:sz w:val="24"/>
        </w:rPr>
      </w:pPr>
      <w:r w:rsidRPr="00E002D6">
        <w:rPr>
          <w:rFonts w:ascii="Times New Roman" w:hAnsi="Times New Roman" w:hint="eastAsia"/>
          <w:sz w:val="24"/>
        </w:rPr>
        <w:t>将来低概率发生事件</w:t>
      </w:r>
    </w:p>
    <w:p w14:paraId="652CAE8A"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如果你认为是将来低概率发生的事，那么就可以用这种情况表述。比如现在是夏天，万一明天下雪了，你就不去上班了。这种情况发生的概率很低，就可以这么说：</w:t>
      </w:r>
    </w:p>
    <w:p w14:paraId="7E30DFD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w:t>
      </w:r>
      <w:proofErr w:type="gramStart"/>
      <w:r w:rsidRPr="00E002D6">
        <w:rPr>
          <w:rFonts w:ascii="Times New Roman" w:hAnsi="Times New Roman" w:hint="eastAsia"/>
          <w:sz w:val="24"/>
        </w:rPr>
        <w:t>it should</w:t>
      </w:r>
      <w:proofErr w:type="gramEnd"/>
      <w:r w:rsidRPr="00E002D6">
        <w:rPr>
          <w:rFonts w:ascii="Times New Roman" w:hAnsi="Times New Roman" w:hint="eastAsia"/>
          <w:sz w:val="24"/>
        </w:rPr>
        <w:t xml:space="preserve"> snow, I would not go to work.</w:t>
      </w:r>
    </w:p>
    <w:p w14:paraId="340810A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w:t>
      </w:r>
      <w:proofErr w:type="gramStart"/>
      <w:r w:rsidRPr="00E002D6">
        <w:rPr>
          <w:rFonts w:ascii="Times New Roman" w:hAnsi="Times New Roman" w:hint="eastAsia"/>
          <w:sz w:val="24"/>
        </w:rPr>
        <w:t>I should</w:t>
      </w:r>
      <w:proofErr w:type="gramEnd"/>
      <w:r w:rsidRPr="00E002D6">
        <w:rPr>
          <w:rFonts w:ascii="Times New Roman" w:hAnsi="Times New Roman" w:hint="eastAsia"/>
          <w:sz w:val="24"/>
        </w:rPr>
        <w:t xml:space="preserve"> fall ill, I </w:t>
      </w:r>
      <w:proofErr w:type="gramStart"/>
      <w:r w:rsidRPr="00E002D6">
        <w:rPr>
          <w:rFonts w:ascii="Times New Roman" w:hAnsi="Times New Roman" w:hint="eastAsia"/>
          <w:sz w:val="24"/>
        </w:rPr>
        <w:t>could not</w:t>
      </w:r>
      <w:proofErr w:type="gramEnd"/>
      <w:r w:rsidRPr="00E002D6">
        <w:rPr>
          <w:rFonts w:ascii="Times New Roman" w:hAnsi="Times New Roman" w:hint="eastAsia"/>
          <w:sz w:val="24"/>
        </w:rPr>
        <w:t xml:space="preserve"> attend the meeting.</w:t>
      </w:r>
    </w:p>
    <w:p w14:paraId="3474811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这种情况下，从句仅用</w:t>
      </w:r>
      <w:r w:rsidRPr="00E002D6">
        <w:rPr>
          <w:rFonts w:ascii="Times New Roman" w:hAnsi="Times New Roman" w:hint="eastAsia"/>
          <w:sz w:val="24"/>
        </w:rPr>
        <w:t>if</w:t>
      </w:r>
      <w:r w:rsidRPr="00E002D6">
        <w:rPr>
          <w:rFonts w:ascii="Times New Roman" w:hAnsi="Times New Roman" w:hint="eastAsia"/>
          <w:sz w:val="24"/>
        </w:rPr>
        <w:t>引导，并且必须加上</w:t>
      </w:r>
      <w:r w:rsidRPr="00E002D6">
        <w:rPr>
          <w:rFonts w:ascii="Times New Roman" w:hAnsi="Times New Roman" w:hint="eastAsia"/>
          <w:sz w:val="24"/>
        </w:rPr>
        <w:t>should</w:t>
      </w:r>
      <w:r w:rsidRPr="00E002D6">
        <w:rPr>
          <w:rFonts w:ascii="Times New Roman" w:hAnsi="Times New Roman" w:hint="eastAsia"/>
          <w:sz w:val="24"/>
        </w:rPr>
        <w:t>，主句用过去时的助动词</w:t>
      </w:r>
      <w:r w:rsidRPr="00E002D6">
        <w:rPr>
          <w:rFonts w:ascii="Times New Roman" w:hAnsi="Times New Roman" w:hint="eastAsia"/>
          <w:sz w:val="24"/>
        </w:rPr>
        <w:t>would/might/could/should/ought to</w:t>
      </w:r>
      <w:r w:rsidRPr="00E002D6">
        <w:rPr>
          <w:rFonts w:ascii="Times New Roman" w:hAnsi="Times New Roman" w:hint="eastAsia"/>
          <w:sz w:val="24"/>
        </w:rPr>
        <w:t>等加上动词原形，因为发生的可能性低，所以主句用了过去时，表示不可能。</w:t>
      </w:r>
    </w:p>
    <w:p w14:paraId="7489D4DA" w14:textId="77777777" w:rsidR="00792C08" w:rsidRPr="00E002D6" w:rsidRDefault="00000000">
      <w:pPr>
        <w:numPr>
          <w:ilvl w:val="0"/>
          <w:numId w:val="110"/>
        </w:numPr>
        <w:spacing w:line="400" w:lineRule="exact"/>
        <w:rPr>
          <w:rFonts w:ascii="Times New Roman" w:hAnsi="Times New Roman"/>
          <w:sz w:val="24"/>
        </w:rPr>
      </w:pPr>
      <w:r w:rsidRPr="00E002D6">
        <w:rPr>
          <w:rFonts w:ascii="Times New Roman" w:hAnsi="Times New Roman" w:hint="eastAsia"/>
          <w:sz w:val="24"/>
        </w:rPr>
        <w:t>将来高概率发生事件</w:t>
      </w:r>
    </w:p>
    <w:p w14:paraId="66B7AC8C"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如果你认为是将来高概率发生的事，那么就可以用这种情况表述。比如现在乌云密布，一会儿可能下雨。这种情况发生的概率很高，就可以这么说：</w:t>
      </w:r>
    </w:p>
    <w:p w14:paraId="2F6372B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it should rain, I will watch TV at home.</w:t>
      </w:r>
    </w:p>
    <w:p w14:paraId="1534B9FD"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w:t>
      </w:r>
      <w:proofErr w:type="gramStart"/>
      <w:r w:rsidRPr="00E002D6">
        <w:rPr>
          <w:rFonts w:ascii="Times New Roman" w:hAnsi="Times New Roman" w:hint="eastAsia"/>
          <w:sz w:val="24"/>
        </w:rPr>
        <w:t>I should</w:t>
      </w:r>
      <w:proofErr w:type="gramEnd"/>
      <w:r w:rsidRPr="00E002D6">
        <w:rPr>
          <w:rFonts w:ascii="Times New Roman" w:hAnsi="Times New Roman" w:hint="eastAsia"/>
          <w:sz w:val="24"/>
        </w:rPr>
        <w:t xml:space="preserve"> fall ill, I can stay home.</w:t>
      </w:r>
    </w:p>
    <w:p w14:paraId="22CFDAC8"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这种情况下，从句仅用</w:t>
      </w:r>
      <w:r w:rsidRPr="00E002D6">
        <w:rPr>
          <w:rFonts w:ascii="Times New Roman" w:hAnsi="Times New Roman" w:hint="eastAsia"/>
          <w:sz w:val="24"/>
        </w:rPr>
        <w:t>if</w:t>
      </w:r>
      <w:r w:rsidRPr="00E002D6">
        <w:rPr>
          <w:rFonts w:ascii="Times New Roman" w:hAnsi="Times New Roman" w:hint="eastAsia"/>
          <w:sz w:val="24"/>
        </w:rPr>
        <w:t>引导，并且必须加上</w:t>
      </w:r>
      <w:r w:rsidRPr="00E002D6">
        <w:rPr>
          <w:rFonts w:ascii="Times New Roman" w:hAnsi="Times New Roman" w:hint="eastAsia"/>
          <w:sz w:val="24"/>
        </w:rPr>
        <w:t>should</w:t>
      </w:r>
      <w:r w:rsidRPr="00E002D6">
        <w:rPr>
          <w:rFonts w:ascii="Times New Roman" w:hAnsi="Times New Roman" w:hint="eastAsia"/>
          <w:sz w:val="24"/>
        </w:rPr>
        <w:t>。和低概率的情况使用的助动词一样，只是时态不同，虚拟的主句用表将来时的助动词</w:t>
      </w:r>
      <w:r w:rsidRPr="00E002D6">
        <w:rPr>
          <w:rFonts w:ascii="Times New Roman" w:hAnsi="Times New Roman" w:hint="eastAsia"/>
          <w:sz w:val="24"/>
        </w:rPr>
        <w:t>will/may/can/should/shall/must/ought to</w:t>
      </w:r>
      <w:r w:rsidRPr="00E002D6">
        <w:rPr>
          <w:rFonts w:ascii="Times New Roman" w:hAnsi="Times New Roman" w:hint="eastAsia"/>
          <w:sz w:val="24"/>
        </w:rPr>
        <w:t>等加上动词原形，因为发生的可能性高，所以主句用了将来时，表示可能。</w:t>
      </w:r>
      <w:r w:rsidRPr="00E002D6">
        <w:rPr>
          <w:rFonts w:ascii="Times New Roman" w:hAnsi="Times New Roman" w:hint="eastAsia"/>
          <w:sz w:val="24"/>
        </w:rPr>
        <w:t xml:space="preserve"> </w:t>
      </w:r>
    </w:p>
    <w:p w14:paraId="1B08E328" w14:textId="77777777" w:rsidR="00792C08" w:rsidRPr="00E002D6" w:rsidRDefault="00792C08">
      <w:pPr>
        <w:spacing w:line="400" w:lineRule="exact"/>
        <w:rPr>
          <w:rFonts w:ascii="Times New Roman" w:hAnsi="Times New Roman"/>
          <w:sz w:val="24"/>
        </w:rPr>
      </w:pPr>
    </w:p>
    <w:p w14:paraId="3EFF275C" w14:textId="77777777" w:rsidR="00792C08" w:rsidRPr="00E002D6" w:rsidRDefault="00000000">
      <w:pPr>
        <w:numPr>
          <w:ilvl w:val="0"/>
          <w:numId w:val="108"/>
        </w:numPr>
        <w:spacing w:line="400" w:lineRule="exact"/>
        <w:rPr>
          <w:rFonts w:ascii="Times New Roman" w:hAnsi="Times New Roman"/>
          <w:sz w:val="24"/>
        </w:rPr>
      </w:pPr>
      <w:r w:rsidRPr="00E002D6">
        <w:rPr>
          <w:rFonts w:ascii="Times New Roman" w:hAnsi="Times New Roman" w:hint="eastAsia"/>
          <w:sz w:val="24"/>
        </w:rPr>
        <w:t>表示与真理相反的情况</w:t>
      </w:r>
    </w:p>
    <w:p w14:paraId="5D95C63E"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因为真理是客观存在的，比如太阳东升西落，如果你假设太阳从西边升起，则需要另外一种句型：</w:t>
      </w:r>
    </w:p>
    <w:p w14:paraId="55E31FD9"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the sun were to rise in the west, the plants would be affected a lot.</w:t>
      </w:r>
    </w:p>
    <w:p w14:paraId="0549B42F"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If cats were to fly, most of the birds would be eaten by cats.</w:t>
      </w:r>
    </w:p>
    <w:p w14:paraId="77921536" w14:textId="77777777" w:rsidR="00792C08" w:rsidRPr="00E002D6" w:rsidRDefault="00000000">
      <w:pPr>
        <w:spacing w:line="400" w:lineRule="exact"/>
        <w:rPr>
          <w:rFonts w:ascii="Times New Roman" w:hAnsi="Times New Roman"/>
          <w:sz w:val="24"/>
        </w:rPr>
      </w:pPr>
      <w:r w:rsidRPr="00E002D6">
        <w:rPr>
          <w:rFonts w:ascii="Times New Roman" w:hAnsi="Times New Roman" w:hint="eastAsia"/>
          <w:sz w:val="24"/>
        </w:rPr>
        <w:t xml:space="preserve">    </w:t>
      </w:r>
      <w:r w:rsidRPr="00E002D6">
        <w:rPr>
          <w:rFonts w:ascii="Times New Roman" w:hAnsi="Times New Roman" w:hint="eastAsia"/>
          <w:sz w:val="24"/>
        </w:rPr>
        <w:t>这种情况下，从句仅用</w:t>
      </w:r>
      <w:r w:rsidRPr="00E002D6">
        <w:rPr>
          <w:rFonts w:ascii="Times New Roman" w:hAnsi="Times New Roman" w:hint="eastAsia"/>
          <w:sz w:val="24"/>
        </w:rPr>
        <w:t>if</w:t>
      </w:r>
      <w:r w:rsidRPr="00E002D6">
        <w:rPr>
          <w:rFonts w:ascii="Times New Roman" w:hAnsi="Times New Roman" w:hint="eastAsia"/>
          <w:sz w:val="24"/>
        </w:rPr>
        <w:t>引导，并且必须加上</w:t>
      </w:r>
      <w:r w:rsidRPr="00E002D6">
        <w:rPr>
          <w:rFonts w:ascii="Times New Roman" w:hAnsi="Times New Roman" w:hint="eastAsia"/>
          <w:sz w:val="24"/>
        </w:rPr>
        <w:t>were to</w:t>
      </w:r>
      <w:r w:rsidRPr="00E002D6">
        <w:rPr>
          <w:rFonts w:ascii="Times New Roman" w:hAnsi="Times New Roman" w:hint="eastAsia"/>
          <w:sz w:val="24"/>
        </w:rPr>
        <w:t>，其后接动词原形，</w:t>
      </w:r>
      <w:r w:rsidRPr="00E002D6">
        <w:rPr>
          <w:rFonts w:ascii="Times New Roman" w:hAnsi="Times New Roman" w:hint="eastAsia"/>
          <w:sz w:val="24"/>
        </w:rPr>
        <w:t>to</w:t>
      </w:r>
      <w:r w:rsidRPr="00E002D6">
        <w:rPr>
          <w:rFonts w:ascii="Times New Roman" w:hAnsi="Times New Roman" w:hint="eastAsia"/>
          <w:sz w:val="24"/>
        </w:rPr>
        <w:t>是虚词，属于不定式的一部分，主句则用过去时的助动词</w:t>
      </w:r>
      <w:r w:rsidRPr="00E002D6">
        <w:rPr>
          <w:rFonts w:ascii="Times New Roman" w:hAnsi="Times New Roman" w:hint="eastAsia"/>
          <w:sz w:val="24"/>
        </w:rPr>
        <w:t>would/might/could/should/ought to</w:t>
      </w:r>
      <w:r w:rsidRPr="00E002D6">
        <w:rPr>
          <w:rFonts w:ascii="Times New Roman" w:hAnsi="Times New Roman" w:hint="eastAsia"/>
          <w:sz w:val="24"/>
        </w:rPr>
        <w:t>等加上动词原形。</w:t>
      </w:r>
    </w:p>
    <w:p w14:paraId="3A44A3EA" w14:textId="77777777" w:rsidR="00792C08" w:rsidRPr="00E002D6" w:rsidRDefault="00792C08">
      <w:pPr>
        <w:spacing w:line="400" w:lineRule="exact"/>
        <w:rPr>
          <w:rFonts w:ascii="Times New Roman" w:hAnsi="Times New Roman" w:cs="Times New Roman"/>
          <w:b/>
          <w:bCs/>
          <w:i/>
          <w:iCs/>
          <w:sz w:val="32"/>
          <w:szCs w:val="40"/>
        </w:rPr>
      </w:pPr>
    </w:p>
    <w:p w14:paraId="7651260A"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222D4C44" w14:textId="77777777" w:rsidR="00792C08" w:rsidRPr="00E002D6" w:rsidRDefault="00000000">
      <w:pPr>
        <w:numPr>
          <w:ilvl w:val="0"/>
          <w:numId w:val="111"/>
        </w:numPr>
        <w:spacing w:line="400" w:lineRule="exact"/>
        <w:rPr>
          <w:rFonts w:ascii="Times New Roman" w:hAnsi="Times New Roman"/>
          <w:sz w:val="24"/>
        </w:rPr>
      </w:pPr>
      <w:r w:rsidRPr="00E002D6">
        <w:rPr>
          <w:rFonts w:ascii="Times New Roman" w:hAnsi="Times New Roman" w:hint="eastAsia"/>
          <w:sz w:val="24"/>
        </w:rPr>
        <w:lastRenderedPageBreak/>
        <w:t>从下列句子中找出与过去事实相反的虚拟语气的句子。</w:t>
      </w:r>
    </w:p>
    <w:p w14:paraId="3ED37F48"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I had known the truth, I would have told you earlier.</w:t>
      </w:r>
    </w:p>
    <w:p w14:paraId="52C6B7EF"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I were you, I would take his advice.</w:t>
      </w:r>
    </w:p>
    <w:p w14:paraId="2C8B304E"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it rained tomorrow, we would stay at home.</w:t>
      </w:r>
    </w:p>
    <w:p w14:paraId="72C8EA10"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she had studied harder, she would have passed the exam.</w:t>
      </w:r>
    </w:p>
    <w:p w14:paraId="20C85DD4"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 xml:space="preserve">If he had </w:t>
      </w:r>
      <w:proofErr w:type="gramStart"/>
      <w:r w:rsidRPr="00E002D6">
        <w:rPr>
          <w:rFonts w:ascii="Times New Roman" w:hAnsi="Times New Roman" w:hint="eastAsia"/>
          <w:sz w:val="24"/>
        </w:rPr>
        <w:t>made a plan</w:t>
      </w:r>
      <w:proofErr w:type="gramEnd"/>
      <w:r w:rsidRPr="00E002D6">
        <w:rPr>
          <w:rFonts w:ascii="Times New Roman" w:hAnsi="Times New Roman" w:hint="eastAsia"/>
          <w:sz w:val="24"/>
        </w:rPr>
        <w:t>, he would not have failed.</w:t>
      </w:r>
    </w:p>
    <w:p w14:paraId="41C444CA"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I had time, I would go shopping with you.</w:t>
      </w:r>
    </w:p>
    <w:p w14:paraId="218FCAC2"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he were richer, he would travel around the world.</w:t>
      </w:r>
    </w:p>
    <w:p w14:paraId="246231FF"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they had listened to the teacher, they would have avoided the mistake.</w:t>
      </w:r>
    </w:p>
    <w:p w14:paraId="6624BBFB"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 xml:space="preserve">If you </w:t>
      </w:r>
      <w:proofErr w:type="gramStart"/>
      <w:r w:rsidRPr="00E002D6">
        <w:rPr>
          <w:rFonts w:ascii="Times New Roman" w:hAnsi="Times New Roman" w:hint="eastAsia"/>
          <w:sz w:val="24"/>
        </w:rPr>
        <w:t>came</w:t>
      </w:r>
      <w:proofErr w:type="gramEnd"/>
      <w:r w:rsidRPr="00E002D6">
        <w:rPr>
          <w:rFonts w:ascii="Times New Roman" w:hAnsi="Times New Roman" w:hint="eastAsia"/>
          <w:sz w:val="24"/>
        </w:rPr>
        <w:t xml:space="preserve"> next week, we could have a party.</w:t>
      </w:r>
    </w:p>
    <w:p w14:paraId="2A4C7CCD" w14:textId="77777777" w:rsidR="00792C08" w:rsidRPr="00E002D6" w:rsidRDefault="00000000">
      <w:pPr>
        <w:numPr>
          <w:ilvl w:val="0"/>
          <w:numId w:val="112"/>
        </w:numPr>
        <w:spacing w:line="400" w:lineRule="exact"/>
        <w:ind w:firstLine="480"/>
        <w:rPr>
          <w:rFonts w:ascii="Times New Roman" w:hAnsi="Times New Roman"/>
          <w:sz w:val="24"/>
        </w:rPr>
      </w:pPr>
      <w:r w:rsidRPr="00E002D6">
        <w:rPr>
          <w:rFonts w:ascii="Times New Roman" w:hAnsi="Times New Roman" w:hint="eastAsia"/>
          <w:sz w:val="24"/>
        </w:rPr>
        <w:t>If she had kept healthy, she would have lived a better life.</w:t>
      </w:r>
    </w:p>
    <w:p w14:paraId="535C9E89" w14:textId="77777777" w:rsidR="00792C08" w:rsidRPr="00E002D6" w:rsidRDefault="00792C08">
      <w:pPr>
        <w:spacing w:line="400" w:lineRule="exact"/>
        <w:rPr>
          <w:rFonts w:ascii="Times New Roman" w:hAnsi="Times New Roman"/>
          <w:sz w:val="24"/>
        </w:rPr>
      </w:pPr>
    </w:p>
    <w:p w14:paraId="233AD459" w14:textId="77777777" w:rsidR="00792C08" w:rsidRPr="00E002D6" w:rsidRDefault="00000000">
      <w:pPr>
        <w:numPr>
          <w:ilvl w:val="0"/>
          <w:numId w:val="111"/>
        </w:numPr>
        <w:spacing w:line="400" w:lineRule="exact"/>
      </w:pPr>
      <w:r w:rsidRPr="00E002D6">
        <w:rPr>
          <w:rFonts w:ascii="Times New Roman" w:hAnsi="Times New Roman" w:hint="eastAsia"/>
          <w:sz w:val="24"/>
        </w:rPr>
        <w:t>语法填空</w:t>
      </w:r>
    </w:p>
    <w:p w14:paraId="22F1275C"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If I ______ (be) you, I would try some exotic food on vacation.</w:t>
      </w:r>
    </w:p>
    <w:p w14:paraId="187FC3C6"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If he had known the truth, he ______ (not join) the activity.</w:t>
      </w:r>
    </w:p>
    <w:p w14:paraId="7886441D"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I wish I ______ (can) spend my holiday in Vietnam now.</w:t>
      </w:r>
    </w:p>
    <w:p w14:paraId="51F00DC9"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If they ______ (prepare) earlier, they wouldn’t have missed the feast.</w:t>
      </w:r>
    </w:p>
    <w:p w14:paraId="014DBE9A"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Without your help, we ______ (not finish) the work so soon.</w:t>
      </w:r>
    </w:p>
    <w:p w14:paraId="1E95C09C"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 xml:space="preserve">He talks as if he ______ (visit) the monkey </w:t>
      </w:r>
      <w:proofErr w:type="gramStart"/>
      <w:r w:rsidRPr="00E002D6">
        <w:rPr>
          <w:rFonts w:ascii="Times New Roman" w:hAnsi="Times New Roman" w:cs="Times New Roman"/>
          <w:sz w:val="24"/>
        </w:rPr>
        <w:t>feast</w:t>
      </w:r>
      <w:proofErr w:type="gramEnd"/>
      <w:r w:rsidRPr="00E002D6">
        <w:rPr>
          <w:rFonts w:ascii="Times New Roman" w:hAnsi="Times New Roman" w:cs="Times New Roman"/>
          <w:sz w:val="24"/>
        </w:rPr>
        <w:t xml:space="preserve"> many times.</w:t>
      </w:r>
    </w:p>
    <w:p w14:paraId="720AF005" w14:textId="77777777" w:rsidR="00792C08" w:rsidRPr="00E002D6" w:rsidRDefault="00000000">
      <w:pPr>
        <w:numPr>
          <w:ilvl w:val="0"/>
          <w:numId w:val="113"/>
        </w:numPr>
        <w:spacing w:line="400" w:lineRule="exact"/>
        <w:ind w:firstLine="420"/>
        <w:rPr>
          <w:rFonts w:ascii="Times New Roman" w:hAnsi="Times New Roman" w:cs="Times New Roman"/>
          <w:sz w:val="24"/>
        </w:rPr>
      </w:pPr>
      <w:r w:rsidRPr="00E002D6">
        <w:rPr>
          <w:rFonts w:ascii="Times New Roman" w:hAnsi="Times New Roman" w:cs="Times New Roman"/>
          <w:sz w:val="24"/>
        </w:rPr>
        <w:t>If it ______ (not rain) tomorrow, we would go to watch the sunset.</w:t>
      </w:r>
    </w:p>
    <w:p w14:paraId="28A6E2DF" w14:textId="77777777" w:rsidR="00792C08" w:rsidRPr="00E002D6" w:rsidRDefault="00000000">
      <w:pPr>
        <w:numPr>
          <w:ilvl w:val="0"/>
          <w:numId w:val="113"/>
        </w:numPr>
        <w:spacing w:line="400" w:lineRule="exact"/>
        <w:ind w:firstLine="420"/>
      </w:pPr>
      <w:r w:rsidRPr="00E002D6">
        <w:rPr>
          <w:rFonts w:ascii="Times New Roman" w:hAnsi="Times New Roman" w:cs="Times New Roman"/>
          <w:sz w:val="24"/>
        </w:rPr>
        <w:t>I would rather you ______ (keep) silent about the whole thing yesterday.</w:t>
      </w:r>
    </w:p>
    <w:p w14:paraId="255A4839" w14:textId="77777777" w:rsidR="00792C08" w:rsidRPr="00E002D6" w:rsidRDefault="00792C08">
      <w:pPr>
        <w:spacing w:line="400" w:lineRule="exact"/>
      </w:pPr>
    </w:p>
    <w:p w14:paraId="139189ED" w14:textId="77777777" w:rsidR="00792C08" w:rsidRPr="00E002D6" w:rsidRDefault="00000000">
      <w:pPr>
        <w:spacing w:line="400" w:lineRule="exact"/>
      </w:pPr>
      <w:r w:rsidRPr="00E002D6">
        <w:rPr>
          <w:rFonts w:hint="eastAsia"/>
        </w:rPr>
        <w:t>作业：找出宾语从句和定语从句。</w:t>
      </w:r>
    </w:p>
    <w:p w14:paraId="51650D0F" w14:textId="77777777" w:rsidR="00792C08" w:rsidRPr="00E002D6" w:rsidRDefault="00000000">
      <w:pPr>
        <w:spacing w:line="400" w:lineRule="exact"/>
      </w:pPr>
      <w:r w:rsidRPr="00E002D6">
        <w:br w:type="page"/>
      </w:r>
    </w:p>
    <w:p w14:paraId="2CB2C8A0"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57-58</w:t>
      </w:r>
    </w:p>
    <w:p w14:paraId="61C7633C" w14:textId="77777777" w:rsidR="00792C08" w:rsidRPr="00E002D6" w:rsidRDefault="00000000">
      <w:pPr>
        <w:spacing w:line="400" w:lineRule="exact"/>
        <w:ind w:firstLineChars="1500" w:firstLine="3300"/>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eʒən</w:t>
      </w:r>
      <w:proofErr w:type="spellEnd"/>
      <w:r w:rsidRPr="00E002D6">
        <w:rPr>
          <w:rFonts w:ascii="Cambria" w:hAnsi="Cambria" w:cs="Cambria"/>
          <w:sz w:val="22"/>
          <w:szCs w:val="22"/>
        </w:rPr>
        <w:t>/</w:t>
      </w:r>
    </w:p>
    <w:p w14:paraId="3936EF15"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New Asian Generation</w:t>
      </w:r>
    </w:p>
    <w:p w14:paraId="0B7EBCE4" w14:textId="77777777" w:rsidR="00792C08" w:rsidRPr="00E002D6" w:rsidRDefault="00792C08">
      <w:pPr>
        <w:spacing w:line="400" w:lineRule="exact"/>
        <w:jc w:val="center"/>
        <w:rPr>
          <w:rFonts w:ascii="Times New Roman" w:hAnsi="Times New Roman" w:cs="Times New Roman"/>
          <w:b/>
          <w:bCs/>
          <w:sz w:val="36"/>
          <w:szCs w:val="44"/>
        </w:rPr>
      </w:pPr>
    </w:p>
    <w:p w14:paraId="18213C84"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4E1B4495"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eʒə</w:t>
      </w:r>
      <w:proofErr w:type="spellEnd"/>
      <w:r w:rsidRPr="00E002D6">
        <w:rPr>
          <w:rFonts w:ascii="Cambria" w:hAnsi="Cambria" w:cs="Cambria"/>
          <w:sz w:val="22"/>
          <w:szCs w:val="22"/>
        </w:rPr>
        <w:t>/</w:t>
      </w:r>
      <w:r w:rsidRPr="00E002D6">
        <w:rPr>
          <w:rFonts w:ascii="Cambria" w:hAnsi="Cambria" w:cs="Cambria" w:hint="eastAs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tʃɔɪsɪz</w:t>
      </w:r>
      <w:proofErr w:type="spellEnd"/>
      <w:r w:rsidRPr="00E002D6">
        <w:rPr>
          <w:rFonts w:ascii="Cambria" w:hAnsi="Cambria" w:cs="Cambria"/>
          <w:sz w:val="22"/>
          <w:szCs w:val="22"/>
        </w:rPr>
        <w:t>/</w:t>
      </w:r>
    </w:p>
    <w:p w14:paraId="0722DD8D"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In the past,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 children of Asia had very few choices.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 son</w:t>
      </w:r>
    </w:p>
    <w:p w14:paraId="5F9A2065"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fᴜtˌstɛps</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sem</w:t>
      </w:r>
      <w:proofErr w:type="spellEnd"/>
      <w:r w:rsidRPr="00E002D6">
        <w:rPr>
          <w:rFonts w:ascii="Cambria" w:eastAsia="宋体" w:hAnsi="Cambria" w:cs="Cambria"/>
          <w:spacing w:val="-1"/>
          <w:sz w:val="22"/>
          <w:szCs w:val="22"/>
          <w:lang w:eastAsia="zh-CN"/>
        </w:rPr>
        <w:t>/</w:t>
      </w:r>
    </w:p>
    <w:p w14:paraId="36D9A90B"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would usually follow in his father’s footsteps and do the same kind of job as his father. But now,</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young people have higher education which</w:t>
      </w:r>
    </w:p>
    <w:p w14:paraId="5736E97B"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ɪkˈspoziz</w:t>
      </w:r>
      <w:proofErr w:type="spellEnd"/>
      <w:r w:rsidRPr="00E002D6">
        <w:rPr>
          <w:rFonts w:ascii="Cambria" w:eastAsia="宋体" w:hAnsi="Cambria" w:cs="Cambria"/>
          <w:spacing w:val="-1"/>
          <w:sz w:val="22"/>
          <w:szCs w:val="22"/>
          <w:lang w:eastAsia="zh-CN"/>
        </w:rPr>
        <w:t>/</w:t>
      </w:r>
    </w:p>
    <w:p w14:paraId="70A7EF6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opens doors to new kinds of jobs.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TV exposes kids to new ideas from other countries.</w:t>
      </w:r>
    </w:p>
    <w:p w14:paraId="7597DC1E"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dʒɛnəˈreʃən</w:t>
      </w:r>
      <w:proofErr w:type="spellEnd"/>
      <w:r w:rsidRPr="00E002D6">
        <w:rPr>
          <w:rFonts w:ascii="Cambria" w:eastAsia="宋体" w:hAnsi="Cambria" w:cs="Cambria"/>
          <w:spacing w:val="-1"/>
          <w:sz w:val="22"/>
          <w:szCs w:val="22"/>
          <w:lang w:eastAsia="zh-CN"/>
        </w:rPr>
        <w:t xml:space="preserve">/ </w:t>
      </w:r>
    </w:p>
    <w:p w14:paraId="5DE4506D"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So,</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 younger generation of Asians are doing things their</w:t>
      </w:r>
    </w:p>
    <w:p w14:paraId="1AEE443C"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drimd</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ɪnˈvɛstɪŋ</w:t>
      </w:r>
      <w:proofErr w:type="spellEnd"/>
      <w:r w:rsidRPr="00E002D6">
        <w:rPr>
          <w:rFonts w:ascii="Cambria" w:eastAsia="宋体" w:hAnsi="Cambria" w:cs="Cambria"/>
          <w:spacing w:val="-1"/>
          <w:sz w:val="22"/>
          <w:szCs w:val="22"/>
          <w:lang w:eastAsia="zh-CN"/>
        </w:rPr>
        <w:t>/</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stɑks</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daɪɪŋ</w:t>
      </w:r>
      <w:proofErr w:type="spellEnd"/>
      <w:r w:rsidRPr="00E002D6">
        <w:rPr>
          <w:rFonts w:ascii="Cambria" w:eastAsia="宋体" w:hAnsi="Cambria" w:cs="Cambria"/>
          <w:spacing w:val="-1"/>
          <w:sz w:val="22"/>
          <w:szCs w:val="22"/>
          <w:lang w:eastAsia="zh-CN"/>
        </w:rPr>
        <w:t>/</w:t>
      </w:r>
    </w:p>
    <w:p w14:paraId="41BC751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parents never dreamed of.</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They’re investing in stocks or dying </w:t>
      </w:r>
      <w:proofErr w:type="gramStart"/>
      <w:r w:rsidRPr="00E002D6">
        <w:rPr>
          <w:rFonts w:ascii="Times New Roman" w:eastAsia="宋体" w:hAnsi="Times New Roman" w:cs="Times New Roman"/>
          <w:spacing w:val="-1"/>
          <w:sz w:val="28"/>
          <w:szCs w:val="28"/>
          <w:lang w:eastAsia="zh-CN"/>
        </w:rPr>
        <w:t>their</w:t>
      </w:r>
      <w:proofErr w:type="gramEnd"/>
    </w:p>
    <w:p w14:paraId="75E484D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pɝp</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ʌnˈfɔrtʃənɪtlɪ</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sɛks</w:t>
      </w:r>
      <w:proofErr w:type="spellEnd"/>
      <w:r w:rsidRPr="00E002D6">
        <w:rPr>
          <w:rFonts w:ascii="Cambria" w:eastAsia="宋体" w:hAnsi="Cambria" w:cs="Cambria"/>
          <w:spacing w:val="-1"/>
          <w:sz w:val="22"/>
          <w:szCs w:val="22"/>
          <w:lang w:eastAsia="zh-CN"/>
        </w:rPr>
        <w:t>/</w:t>
      </w:r>
    </w:p>
    <w:p w14:paraId="5AC805C3"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hair purple. Unfortunately,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some are also getting into trouble with sex</w:t>
      </w:r>
    </w:p>
    <w:p w14:paraId="469200C0"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drʌɡz</w:t>
      </w:r>
      <w:proofErr w:type="spellEnd"/>
      <w:r w:rsidRPr="00E002D6">
        <w:rPr>
          <w:rFonts w:ascii="Cambria" w:eastAsia="宋体" w:hAnsi="Cambria" w:cs="Cambria"/>
          <w:spacing w:val="-1"/>
          <w:sz w:val="22"/>
          <w:szCs w:val="22"/>
          <w:lang w:eastAsia="zh-CN"/>
        </w:rPr>
        <w:t>/</w:t>
      </w:r>
    </w:p>
    <w:p w14:paraId="6A33A9B4"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and drugs.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Asian parents whose children are doing all this do have a reason to be worried.</w:t>
      </w:r>
    </w:p>
    <w:p w14:paraId="5B024411"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00FA2CAD"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18909CED" w14:textId="77777777" w:rsidR="00792C08" w:rsidRPr="00E002D6" w:rsidRDefault="00000000">
      <w:pPr>
        <w:pStyle w:val="a3"/>
        <w:spacing w:before="78" w:line="400" w:lineRule="exact"/>
        <w:ind w:right="181"/>
        <w:jc w:val="left"/>
        <w:rPr>
          <w:rFonts w:ascii="Cambria" w:hAnsi="Cambria" w:cs="Cambria"/>
          <w:b/>
          <w:bCs/>
          <w:i/>
          <w:iCs/>
          <w:sz w:val="22"/>
          <w:szCs w:val="22"/>
          <w:lang w:eastAsia="zh-CN"/>
        </w:rPr>
      </w:pPr>
      <w:r w:rsidRPr="00E002D6">
        <w:rPr>
          <w:rFonts w:ascii="Cambria" w:hAnsi="Cambria" w:cs="Cambria"/>
          <w:b/>
          <w:bCs/>
          <w:i/>
          <w:iCs/>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kənˈsɝvətɪv</w:t>
      </w:r>
      <w:proofErr w:type="spellEnd"/>
      <w:r w:rsidRPr="00E002D6">
        <w:rPr>
          <w:rFonts w:ascii="Cambria" w:hAnsi="Cambria" w:cs="Cambria"/>
          <w:sz w:val="22"/>
          <w:szCs w:val="22"/>
          <w:lang w:eastAsia="zh-CN"/>
        </w:rPr>
        <w:t>/</w:t>
      </w:r>
    </w:p>
    <w:p w14:paraId="7EE0ECC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Tom,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whose parents are conservative,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is talking to Karen, whose parents </w:t>
      </w:r>
    </w:p>
    <w:p w14:paraId="15E8EBA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ˌ</w:t>
      </w:r>
      <w:proofErr w:type="spellStart"/>
      <w:r w:rsidRPr="00E002D6">
        <w:rPr>
          <w:rFonts w:ascii="Cambria" w:hAnsi="Cambria" w:cs="Cambria"/>
          <w:i/>
          <w:iCs/>
          <w:sz w:val="22"/>
          <w:szCs w:val="22"/>
          <w:lang w:eastAsia="zh-CN"/>
        </w:rPr>
        <w:t>opənˈmaɪndɪd</w:t>
      </w:r>
      <w:proofErr w:type="spellEnd"/>
      <w:r w:rsidRPr="00E002D6">
        <w:rPr>
          <w:rFonts w:ascii="Cambria" w:hAnsi="Cambria" w:cs="Cambria"/>
          <w:sz w:val="22"/>
          <w:szCs w:val="22"/>
          <w:lang w:eastAsia="zh-CN"/>
        </w:rPr>
        <w:t>/</w:t>
      </w:r>
    </w:p>
    <w:p w14:paraId="23A5DF1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are open-minded.</w:t>
      </w:r>
    </w:p>
    <w:p w14:paraId="2D6CDC7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Tom;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Karen)</w:t>
      </w:r>
    </w:p>
    <w:p w14:paraId="44516F0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fɛd</w:t>
      </w:r>
      <w:proofErr w:type="spellEnd"/>
      <w:r w:rsidRPr="00E002D6">
        <w:rPr>
          <w:rFonts w:ascii="Cambria" w:hAnsi="Cambria" w:cs="Cambria"/>
          <w:sz w:val="22"/>
          <w:szCs w:val="22"/>
          <w:lang w:eastAsia="zh-CN"/>
        </w:rPr>
        <w:t>/</w:t>
      </w:r>
    </w:p>
    <w:p w14:paraId="031E590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Boy,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really fed up with my dad.</w:t>
      </w:r>
    </w:p>
    <w:p w14:paraId="3E4A65C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Why?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the problem?</w:t>
      </w:r>
    </w:p>
    <w:p w14:paraId="472FE71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ʌpˌbrɪŋɪŋ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strɪkt</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ɪkˈspɛkts</w:t>
      </w:r>
      <w:proofErr w:type="spellEnd"/>
      <w:r w:rsidRPr="00E002D6">
        <w:rPr>
          <w:rFonts w:ascii="Cambria" w:hAnsi="Cambria" w:cs="Cambria"/>
          <w:sz w:val="22"/>
          <w:szCs w:val="22"/>
          <w:lang w:eastAsia="zh-CN"/>
        </w:rPr>
        <w:t>/</w:t>
      </w:r>
    </w:p>
    <w:p w14:paraId="13C0BBF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My dad,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whose upbringing was very strict,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expects me to live by his</w:t>
      </w:r>
    </w:p>
    <w:p w14:paraId="63F6BF9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 xml:space="preserve">    /</w:t>
      </w:r>
      <w:proofErr w:type="spellStart"/>
      <w:r w:rsidRPr="00E002D6">
        <w:rPr>
          <w:rFonts w:ascii="Cambria" w:hAnsi="Cambria" w:cs="Cambria"/>
          <w:i/>
          <w:iCs/>
          <w:sz w:val="22"/>
          <w:szCs w:val="22"/>
          <w:lang w:eastAsia="zh-CN"/>
        </w:rPr>
        <w:t>rulz</w:t>
      </w:r>
      <w:proofErr w:type="spellEnd"/>
      <w:r w:rsidRPr="00E002D6">
        <w:rPr>
          <w:rFonts w:ascii="Cambria" w:hAnsi="Cambria" w:cs="Cambria"/>
          <w:sz w:val="22"/>
          <w:szCs w:val="22"/>
          <w:lang w:eastAsia="zh-CN"/>
        </w:rPr>
        <w:t>/</w:t>
      </w:r>
    </w:p>
    <w:p w14:paraId="0C205EF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old rules.</w:t>
      </w:r>
    </w:p>
    <w:p w14:paraId="50E9020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That’s too bad.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must be crazy.</w:t>
      </w:r>
    </w:p>
    <w:p w14:paraId="15FF928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staɪls</w:t>
      </w:r>
      <w:proofErr w:type="spellEnd"/>
      <w:r w:rsidRPr="00E002D6">
        <w:rPr>
          <w:rFonts w:ascii="Cambria" w:hAnsi="Cambria" w:cs="Cambria"/>
          <w:sz w:val="22"/>
          <w:szCs w:val="22"/>
          <w:lang w:eastAsia="zh-CN"/>
        </w:rPr>
        <w:t>/</w:t>
      </w:r>
    </w:p>
    <w:p w14:paraId="08A4D93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You know what?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even buys clothes for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 styles of which</w:t>
      </w:r>
    </w:p>
    <w:p w14:paraId="372D4E0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bɪˈlɔŋ</w:t>
      </w:r>
      <w:proofErr w:type="spellEnd"/>
      <w:r w:rsidRPr="00E002D6">
        <w:rPr>
          <w:rFonts w:ascii="Cambria" w:hAnsi="Cambria" w:cs="Cambria"/>
          <w:sz w:val="22"/>
          <w:szCs w:val="22"/>
          <w:lang w:eastAsia="zh-CN"/>
        </w:rPr>
        <w:t>/</w:t>
      </w:r>
    </w:p>
    <w:p w14:paraId="6017F80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belong to the fifties.</w:t>
      </w:r>
    </w:p>
    <w:p w14:paraId="1292097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What a nut!</w:t>
      </w:r>
    </w:p>
    <w:p w14:paraId="07810E0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Hey,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stop calling my </w:t>
      </w:r>
      <w:proofErr w:type="gramStart"/>
      <w:r w:rsidRPr="00E002D6">
        <w:rPr>
          <w:rFonts w:ascii="Times New Roman" w:hAnsi="Times New Roman" w:cs="Times New Roman"/>
          <w:sz w:val="28"/>
          <w:szCs w:val="28"/>
          <w:lang w:eastAsia="zh-CN"/>
        </w:rPr>
        <w:t>dad</w:t>
      </w:r>
      <w:proofErr w:type="gramEnd"/>
      <w:r w:rsidRPr="00E002D6">
        <w:rPr>
          <w:rFonts w:ascii="Times New Roman" w:hAnsi="Times New Roman" w:cs="Times New Roman"/>
          <w:sz w:val="28"/>
          <w:szCs w:val="28"/>
          <w:lang w:eastAsia="zh-CN"/>
        </w:rPr>
        <w:t xml:space="preserve"> names.</w:t>
      </w:r>
    </w:p>
    <w:p w14:paraId="7D04753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But I thought...</w:t>
      </w:r>
    </w:p>
    <w:p w14:paraId="2F129CA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No matter what,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he’s still my dad.</w:t>
      </w:r>
    </w:p>
    <w:p w14:paraId="7811418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Like father,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like son!</w:t>
      </w:r>
    </w:p>
    <w:p w14:paraId="490BF07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A1430EF"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23A633C4"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Asian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eʒən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eɪʒən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亚洲</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人）</w:t>
      </w:r>
      <w:proofErr w:type="gramStart"/>
      <w:r w:rsidRPr="00E002D6">
        <w:rPr>
          <w:rFonts w:ascii="Times New Roman" w:hAnsi="Times New Roman" w:cs="Times New Roman"/>
          <w:sz w:val="22"/>
          <w:szCs w:val="22"/>
        </w:rPr>
        <w:t>的</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亚洲人</w:t>
      </w:r>
      <w:r w:rsidRPr="00E002D6">
        <w:rPr>
          <w:rFonts w:ascii="Times New Roman" w:hAnsi="Times New Roman" w:cs="Times New Roman"/>
          <w:sz w:val="22"/>
          <w:szCs w:val="22"/>
        </w:rPr>
        <w:t xml:space="preserve"> </w:t>
      </w:r>
    </w:p>
    <w:p w14:paraId="3A1CB21B"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Asia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eʒə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eɪʒə</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亚洲</w:t>
      </w:r>
    </w:p>
    <w:p w14:paraId="79E98FB8"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generation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dʒɛnəˈreʃən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dʒenəˈreɪʃən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代</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同时代的人</w:t>
      </w:r>
      <w:r w:rsidRPr="00E002D6">
        <w:rPr>
          <w:rFonts w:ascii="Times New Roman" w:hAnsi="Times New Roman" w:cs="Times New Roman"/>
          <w:sz w:val="22"/>
          <w:szCs w:val="22"/>
        </w:rPr>
        <w:t xml:space="preserve"> </w:t>
      </w:r>
    </w:p>
    <w:p w14:paraId="103B84DA"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choice</w:t>
      </w: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 xml:space="preserve"> KK</w:t>
      </w:r>
      <w:proofErr w:type="gramEnd"/>
      <w:r w:rsidRPr="00E002D6">
        <w:rPr>
          <w:rFonts w:ascii="Times New Roman" w:hAnsi="Times New Roman" w:cs="Times New Roman"/>
          <w:b/>
          <w:bCs/>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Times New Roman" w:hAnsi="Times New Roman" w:cs="Times New Roman"/>
          <w:sz w:val="22"/>
          <w:szCs w:val="22"/>
        </w:rPr>
        <w:t>tʃɔɪs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Times New Roman" w:hAnsi="Times New Roman" w:cs="Times New Roman"/>
          <w:sz w:val="22"/>
          <w:szCs w:val="22"/>
        </w:rPr>
        <w:t>tʃɔɪs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iCs/>
          <w:sz w:val="22"/>
          <w:szCs w:val="22"/>
        </w:rPr>
        <w:t xml:space="preserve"> n.</w:t>
      </w:r>
      <w:proofErr w:type="gramEnd"/>
      <w:r w:rsidRPr="00E002D6">
        <w:rPr>
          <w:rFonts w:ascii="Times New Roman" w:hAnsi="Times New Roman" w:cs="Times New Roman" w:hint="eastAsia"/>
          <w:i/>
          <w:iCs/>
          <w:sz w:val="22"/>
          <w:szCs w:val="22"/>
        </w:rPr>
        <w:t xml:space="preserve"> </w:t>
      </w:r>
      <w:r w:rsidRPr="00E002D6">
        <w:rPr>
          <w:rFonts w:ascii="Times New Roman" w:hAnsi="Times New Roman" w:cs="Times New Roman"/>
          <w:sz w:val="22"/>
          <w:szCs w:val="22"/>
        </w:rPr>
        <w:t>选择</w:t>
      </w:r>
    </w:p>
    <w:p w14:paraId="56644E2D"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footstep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fᴜtˌstɛp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fʊtstep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脚步</w:t>
      </w:r>
    </w:p>
    <w:p w14:paraId="6117E9EA"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same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sem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seɪm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相同的</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此词之前须置定冠词</w:t>
      </w:r>
      <w:r w:rsidRPr="00E002D6">
        <w:rPr>
          <w:rFonts w:ascii="Times New Roman" w:hAnsi="Times New Roman" w:cs="Times New Roman"/>
          <w:sz w:val="22"/>
          <w:szCs w:val="22"/>
        </w:rPr>
        <w:t>the</w:t>
      </w:r>
      <w:r w:rsidRPr="00E002D6">
        <w:rPr>
          <w:rFonts w:ascii="Times New Roman" w:hAnsi="Times New Roman" w:cs="Times New Roman"/>
          <w:sz w:val="22"/>
          <w:szCs w:val="22"/>
        </w:rPr>
        <w:t>）</w:t>
      </w:r>
    </w:p>
    <w:p w14:paraId="6D75A07A"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expose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ɪkˈspoz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ɪkˈspəʊz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使接触到</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文化、知识等）</w:t>
      </w:r>
      <w:r w:rsidRPr="00E002D6">
        <w:rPr>
          <w:rFonts w:ascii="Times New Roman" w:hAnsi="Times New Roman" w:cs="Times New Roman"/>
          <w:sz w:val="22"/>
          <w:szCs w:val="22"/>
        </w:rPr>
        <w:t xml:space="preserve"> </w:t>
      </w:r>
    </w:p>
    <w:p w14:paraId="549A6CCB"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dream</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drim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driːm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做梦</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梦到</w:t>
      </w:r>
    </w:p>
    <w:p w14:paraId="434C86FB"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invest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ɪnˈvɛst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ɪnˈvest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投资</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通常与介词</w:t>
      </w:r>
      <w:r w:rsidRPr="00E002D6">
        <w:rPr>
          <w:rFonts w:ascii="Times New Roman" w:hAnsi="Times New Roman" w:cs="Times New Roman"/>
          <w:sz w:val="22"/>
          <w:szCs w:val="22"/>
        </w:rPr>
        <w:t>in</w:t>
      </w:r>
      <w:r w:rsidRPr="00E002D6">
        <w:rPr>
          <w:rFonts w:ascii="Times New Roman" w:hAnsi="Times New Roman" w:cs="Times New Roman"/>
          <w:sz w:val="22"/>
          <w:szCs w:val="22"/>
        </w:rPr>
        <w:t>连用）</w:t>
      </w:r>
      <w:r w:rsidRPr="00E002D6">
        <w:rPr>
          <w:rFonts w:ascii="Times New Roman" w:hAnsi="Times New Roman" w:cs="Times New Roman"/>
          <w:sz w:val="22"/>
          <w:szCs w:val="22"/>
        </w:rPr>
        <w:t xml:space="preserve"> </w:t>
      </w:r>
    </w:p>
    <w:p w14:paraId="69E31FDA"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stock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stɑk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stɑːk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股票</w:t>
      </w:r>
    </w:p>
    <w:p w14:paraId="4949D1C6"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dye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染色</w:t>
      </w:r>
    </w:p>
    <w:p w14:paraId="30018221"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w:t>
      </w:r>
      <w:r w:rsidRPr="00E002D6">
        <w:rPr>
          <w:rFonts w:ascii="Times New Roman" w:hAnsi="Times New Roman" w:cs="Times New Roman"/>
          <w:sz w:val="22"/>
          <w:szCs w:val="22"/>
        </w:rPr>
        <w:t>本文中</w:t>
      </w:r>
      <w:r w:rsidRPr="00E002D6">
        <w:rPr>
          <w:rFonts w:ascii="Times New Roman" w:hAnsi="Times New Roman" w:cs="Times New Roman"/>
          <w:sz w:val="22"/>
          <w:szCs w:val="22"/>
        </w:rPr>
        <w:t xml:space="preserve">dying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w:t>
      </w:r>
      <w:proofErr w:type="spellEnd"/>
      <w:r w:rsidRPr="00E002D6">
        <w:rPr>
          <w:rFonts w:ascii="Cambria" w:eastAsia="宋体" w:hAnsi="Cambria" w:cs="Cambria" w:hint="eastAsia"/>
          <w:spacing w:val="-1"/>
          <w:sz w:val="22"/>
          <w:szCs w:val="22"/>
        </w:rPr>
        <w:t>ɪŋ</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w:t>
      </w:r>
      <w:proofErr w:type="spellEnd"/>
      <w:r w:rsidRPr="00E002D6">
        <w:rPr>
          <w:rFonts w:ascii="Cambria" w:eastAsia="宋体" w:hAnsi="Cambria" w:cs="Cambria" w:hint="eastAsia"/>
          <w:spacing w:val="-1"/>
          <w:sz w:val="22"/>
          <w:szCs w:val="22"/>
        </w:rPr>
        <w:t>ɪŋ</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sz w:val="22"/>
          <w:szCs w:val="22"/>
        </w:rPr>
        <w:t>是动词</w:t>
      </w:r>
      <w:r w:rsidRPr="00E002D6">
        <w:rPr>
          <w:rFonts w:ascii="Times New Roman" w:hAnsi="Times New Roman" w:cs="Times New Roman"/>
          <w:sz w:val="22"/>
          <w:szCs w:val="22"/>
        </w:rPr>
        <w:t>dye</w:t>
      </w:r>
      <w:r w:rsidRPr="00E002D6">
        <w:rPr>
          <w:rFonts w:ascii="Times New Roman" w:hAnsi="Times New Roman" w:cs="Times New Roman"/>
          <w:sz w:val="22"/>
          <w:szCs w:val="22"/>
        </w:rPr>
        <w:t>的现在分词。</w:t>
      </w:r>
    </w:p>
    <w:p w14:paraId="44EA06BA"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purple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pɝp</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pɜːrpəl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紫色的</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紫色</w:t>
      </w:r>
    </w:p>
    <w:p w14:paraId="6110E622"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unfortunately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ʌnˈf</w:t>
      </w:r>
      <w:proofErr w:type="spellEnd"/>
      <w:r w:rsidRPr="00E002D6">
        <w:rPr>
          <w:rFonts w:ascii="Cambria" w:eastAsia="宋体" w:hAnsi="Cambria" w:cs="Cambria" w:hint="eastAsia"/>
          <w:spacing w:val="-1"/>
          <w:sz w:val="22"/>
          <w:szCs w:val="22"/>
        </w:rPr>
        <w:t>ɔ</w:t>
      </w:r>
      <w:proofErr w:type="spellStart"/>
      <w:r w:rsidRPr="00E002D6">
        <w:rPr>
          <w:rFonts w:ascii="Cambria" w:eastAsia="宋体" w:hAnsi="Cambria" w:cs="Cambria"/>
          <w:spacing w:val="-1"/>
          <w:sz w:val="22"/>
          <w:szCs w:val="22"/>
        </w:rPr>
        <w:t>rtʃənɪtlɪ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ʌnˈfɔːrtʃənətli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不幸地</w:t>
      </w:r>
    </w:p>
    <w:p w14:paraId="60599B03"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sex</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sɛks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seks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色情</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性</w:t>
      </w:r>
    </w:p>
    <w:p w14:paraId="689CBB2C" w14:textId="77777777" w:rsidR="00792C08" w:rsidRPr="00E002D6" w:rsidRDefault="00000000">
      <w:pPr>
        <w:numPr>
          <w:ilvl w:val="0"/>
          <w:numId w:val="114"/>
        </w:numPr>
        <w:spacing w:line="400" w:lineRule="exact"/>
        <w:jc w:val="left"/>
        <w:rPr>
          <w:rFonts w:ascii="Times New Roman" w:hAnsi="Times New Roman" w:cs="Times New Roman"/>
          <w:b/>
          <w:bCs/>
          <w:i/>
          <w:iCs/>
          <w:sz w:val="32"/>
          <w:szCs w:val="40"/>
        </w:rPr>
      </w:pPr>
      <w:proofErr w:type="gramStart"/>
      <w:r w:rsidRPr="00E002D6">
        <w:rPr>
          <w:rFonts w:ascii="Times New Roman" w:hAnsi="Times New Roman" w:cs="Times New Roman"/>
          <w:b/>
          <w:bCs/>
          <w:sz w:val="22"/>
          <w:szCs w:val="22"/>
        </w:rPr>
        <w:t>drug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drʌɡ</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drʌɡ</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毒品</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5FC57534" w14:textId="77777777" w:rsidR="00792C08" w:rsidRPr="00E002D6" w:rsidRDefault="00000000">
      <w:pPr>
        <w:numPr>
          <w:ilvl w:val="0"/>
          <w:numId w:val="114"/>
        </w:numPr>
        <w:spacing w:line="400" w:lineRule="exact"/>
        <w:jc w:val="left"/>
        <w:rPr>
          <w:rFonts w:ascii="Times New Roman" w:hAnsi="Times New Roman" w:cs="Times New Roman"/>
          <w:sz w:val="22"/>
          <w:szCs w:val="22"/>
          <w:u w:val="single"/>
        </w:rPr>
      </w:pPr>
      <w:r w:rsidRPr="00E002D6">
        <w:rPr>
          <w:rFonts w:ascii="Times New Roman" w:hAnsi="Times New Roman" w:cs="Times New Roman"/>
          <w:b/>
          <w:bCs/>
          <w:sz w:val="22"/>
          <w:szCs w:val="22"/>
        </w:rPr>
        <w:t>conservative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kənˈsɝvətɪv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kənˈsɜːrvətɪv</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保守的</w:t>
      </w:r>
    </w:p>
    <w:p w14:paraId="352E2D26"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open-minded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opənˈmaɪndɪd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hAnsi="Cambria" w:cs="Cambria"/>
          <w:sz w:val="22"/>
          <w:szCs w:val="22"/>
        </w:rPr>
        <w:t>əʊpənˈmaɪndɪd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思想开明的；心胸宽的</w:t>
      </w:r>
    </w:p>
    <w:p w14:paraId="4786DBCD"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fed</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fɛd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hAnsi="Cambria" w:cs="Cambria"/>
          <w:sz w:val="22"/>
          <w:szCs w:val="22"/>
        </w:rPr>
        <w:t>fed</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是</w:t>
      </w:r>
      <w:r w:rsidRPr="00E002D6">
        <w:rPr>
          <w:rFonts w:ascii="Times New Roman" w:hAnsi="Times New Roman" w:cs="Times New Roman"/>
          <w:sz w:val="22"/>
          <w:szCs w:val="22"/>
        </w:rPr>
        <w:t>feed</w:t>
      </w:r>
      <w:r w:rsidRPr="00E002D6">
        <w:rPr>
          <w:rFonts w:ascii="Times New Roman" w:hAnsi="Times New Roman" w:cs="Times New Roman"/>
          <w:sz w:val="22"/>
          <w:szCs w:val="22"/>
        </w:rPr>
        <w:t>的过去分词。</w:t>
      </w:r>
    </w:p>
    <w:p w14:paraId="1BAB2EE0"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upbringing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ʌpˌbrɪŋɪŋ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ʌpbrɪŋɪŋ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教养</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管教</w:t>
      </w:r>
    </w:p>
    <w:p w14:paraId="11321454"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strict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strɪkt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strɪkt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严格的</w:t>
      </w:r>
    </w:p>
    <w:p w14:paraId="4942A2E5"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expect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ɪkˈspekt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期望</w:t>
      </w:r>
    </w:p>
    <w:p w14:paraId="1C7016DE"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rule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rul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ruːl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规定</w:t>
      </w:r>
    </w:p>
    <w:p w14:paraId="1329F6CD" w14:textId="77777777" w:rsidR="00792C08" w:rsidRPr="00E002D6" w:rsidRDefault="00000000">
      <w:pPr>
        <w:numPr>
          <w:ilvl w:val="0"/>
          <w:numId w:val="11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style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staɪl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staɪl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样式；格调</w:t>
      </w:r>
    </w:p>
    <w:p w14:paraId="4BEDDA22" w14:textId="77777777" w:rsidR="00792C08" w:rsidRPr="00E002D6" w:rsidRDefault="00000000">
      <w:pPr>
        <w:numPr>
          <w:ilvl w:val="0"/>
          <w:numId w:val="11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belong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bɪˈlɔŋ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bɪˈlɔːŋ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属于</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归属</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常与介词</w:t>
      </w:r>
      <w:r w:rsidRPr="00E002D6">
        <w:rPr>
          <w:rFonts w:ascii="Times New Roman" w:hAnsi="Times New Roman" w:cs="Times New Roman"/>
          <w:sz w:val="22"/>
          <w:szCs w:val="22"/>
        </w:rPr>
        <w:t>to</w:t>
      </w:r>
      <w:r w:rsidRPr="00E002D6">
        <w:rPr>
          <w:rFonts w:ascii="Times New Roman" w:hAnsi="Times New Roman" w:cs="Times New Roman"/>
          <w:sz w:val="22"/>
          <w:szCs w:val="22"/>
        </w:rPr>
        <w:t>连用）</w:t>
      </w:r>
    </w:p>
    <w:p w14:paraId="7ED62503" w14:textId="77777777" w:rsidR="00792C08" w:rsidRPr="00E002D6" w:rsidRDefault="00792C08">
      <w:pPr>
        <w:spacing w:line="400" w:lineRule="exact"/>
        <w:jc w:val="left"/>
        <w:rPr>
          <w:rFonts w:ascii="Times New Roman" w:hAnsi="Times New Roman" w:cs="Times New Roman"/>
          <w:b/>
          <w:bCs/>
          <w:i/>
          <w:iCs/>
          <w:sz w:val="32"/>
          <w:szCs w:val="40"/>
        </w:rPr>
      </w:pPr>
    </w:p>
    <w:p w14:paraId="7856DC0C" w14:textId="77777777" w:rsidR="00792C08" w:rsidRPr="00E002D6" w:rsidRDefault="00792C08">
      <w:pPr>
        <w:spacing w:line="400" w:lineRule="exact"/>
        <w:rPr>
          <w:rFonts w:ascii="Times New Roman" w:hAnsi="Times New Roman" w:cs="Times New Roman"/>
          <w:b/>
          <w:bCs/>
          <w:sz w:val="44"/>
          <w:szCs w:val="52"/>
        </w:rPr>
      </w:pPr>
    </w:p>
    <w:p w14:paraId="3744B138"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3: Grammar points</w:t>
      </w:r>
    </w:p>
    <w:p w14:paraId="614F8ABB" w14:textId="77777777" w:rsidR="00792C08" w:rsidRPr="00E002D6" w:rsidRDefault="00000000">
      <w:pPr>
        <w:pStyle w:val="a7"/>
        <w:widowControl/>
        <w:rPr>
          <w:rFonts w:ascii="Times New Roman" w:eastAsia="宋体" w:hAnsi="Times New Roman"/>
          <w:color w:val="FDD860" w:themeColor="accent3" w:themeTint="99"/>
        </w:rPr>
      </w:pPr>
      <w:r w:rsidRPr="00E002D6">
        <w:rPr>
          <w:rFonts w:ascii="Times New Roman" w:eastAsia="宋体" w:hAnsi="Times New Roman" w:cs="宋体" w:hint="eastAsia"/>
          <w:color w:val="FDD860" w:themeColor="accent3" w:themeTint="99"/>
        </w:rPr>
        <w:t>本节课学习学习</w:t>
      </w:r>
      <w:r w:rsidRPr="00E002D6">
        <w:rPr>
          <w:rFonts w:ascii="Times New Roman" w:eastAsia="宋体" w:hAnsi="Times New Roman" w:cs="宋体" w:hint="eastAsia"/>
          <w:color w:val="FDD860" w:themeColor="accent3" w:themeTint="99"/>
        </w:rPr>
        <w:t>in the past</w:t>
      </w:r>
      <w:r w:rsidRPr="00E002D6">
        <w:rPr>
          <w:rFonts w:ascii="Times New Roman" w:eastAsia="宋体" w:hAnsi="Times New Roman" w:cs="宋体" w:hint="eastAsia"/>
          <w:color w:val="FDD860" w:themeColor="accent3" w:themeTint="99"/>
        </w:rPr>
        <w:t>和一般过去时的用法，学习</w:t>
      </w:r>
      <w:r w:rsidRPr="00E002D6">
        <w:rPr>
          <w:rFonts w:ascii="Times New Roman" w:eastAsia="宋体" w:hAnsi="Times New Roman" w:cs="宋体" w:hint="eastAsia"/>
          <w:color w:val="FDD860" w:themeColor="accent3" w:themeTint="99"/>
        </w:rPr>
        <w:t>the same ... as...</w:t>
      </w:r>
      <w:r w:rsidRPr="00E002D6">
        <w:rPr>
          <w:rFonts w:ascii="Times New Roman" w:eastAsia="宋体" w:hAnsi="Times New Roman" w:cs="宋体" w:hint="eastAsia"/>
          <w:color w:val="FDD860" w:themeColor="accent3" w:themeTint="99"/>
        </w:rPr>
        <w:t>的用法，学习</w:t>
      </w:r>
      <w:r w:rsidRPr="00E002D6">
        <w:rPr>
          <w:rFonts w:ascii="Times New Roman" w:eastAsia="宋体" w:hAnsi="Times New Roman" w:cs="宋体" w:hint="eastAsia"/>
          <w:color w:val="FDD860" w:themeColor="accent3" w:themeTint="99"/>
        </w:rPr>
        <w:t>whose</w:t>
      </w:r>
      <w:r w:rsidRPr="00E002D6">
        <w:rPr>
          <w:rFonts w:ascii="Times New Roman" w:eastAsia="宋体" w:hAnsi="Times New Roman" w:cs="宋体" w:hint="eastAsia"/>
          <w:color w:val="FDD860" w:themeColor="accent3" w:themeTint="99"/>
        </w:rPr>
        <w:t>的用法，复习定语从句和现在进行时态。</w:t>
      </w:r>
    </w:p>
    <w:p w14:paraId="438A1C8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1. In the past, the children of Asia had very few choices. </w:t>
      </w:r>
      <w:r w:rsidRPr="00E002D6">
        <w:rPr>
          <w:rFonts w:ascii="Times New Roman" w:eastAsia="宋体" w:hAnsi="Times New Roman" w:hint="eastAsia"/>
        </w:rPr>
        <w:t>在过去，生长在亚洲的小孩子没有什么选择可言。</w:t>
      </w:r>
    </w:p>
    <w:p w14:paraId="24750C6F"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In the past</w:t>
      </w:r>
      <w:r w:rsidRPr="00E002D6">
        <w:rPr>
          <w:rFonts w:ascii="Times New Roman" w:eastAsia="宋体" w:hAnsi="Times New Roman" w:hint="eastAsia"/>
        </w:rPr>
        <w:t>（在过去）为表“过去”的时间副词，故须与过去时连用，而</w:t>
      </w:r>
      <w:proofErr w:type="gramStart"/>
      <w:r w:rsidRPr="00E002D6">
        <w:rPr>
          <w:rFonts w:ascii="Times New Roman" w:eastAsia="宋体" w:hAnsi="Times New Roman" w:hint="eastAsia"/>
        </w:rPr>
        <w:t>不</w:t>
      </w:r>
      <w:proofErr w:type="gramEnd"/>
      <w:r w:rsidRPr="00E002D6">
        <w:rPr>
          <w:rFonts w:ascii="Times New Roman" w:eastAsia="宋体" w:hAnsi="Times New Roman" w:hint="eastAsia"/>
        </w:rPr>
        <w:t>可用现在时。</w:t>
      </w:r>
    </w:p>
    <w:p w14:paraId="396ACA4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In the past, people were more sincere. </w:t>
      </w:r>
      <w:r w:rsidRPr="00E002D6">
        <w:rPr>
          <w:rFonts w:ascii="Times New Roman" w:eastAsia="宋体" w:hAnsi="Times New Roman" w:hint="eastAsia"/>
        </w:rPr>
        <w:t>过去的人比较真诚。</w:t>
      </w:r>
    </w:p>
    <w:p w14:paraId="50DFCCDB"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注意：</w:t>
      </w:r>
    </w:p>
    <w:p w14:paraId="34C2C21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past</w:t>
      </w:r>
      <w:r w:rsidRPr="00E002D6">
        <w:rPr>
          <w:rFonts w:ascii="Times New Roman" w:eastAsia="宋体" w:hAnsi="Times New Roman" w:hint="eastAsia"/>
        </w:rPr>
        <w:t>之后亦可</w:t>
      </w:r>
      <w:proofErr w:type="gramStart"/>
      <w:r w:rsidRPr="00E002D6">
        <w:rPr>
          <w:rFonts w:ascii="Times New Roman" w:eastAsia="宋体" w:hAnsi="Times New Roman" w:hint="eastAsia"/>
        </w:rPr>
        <w:t>接明确</w:t>
      </w:r>
      <w:proofErr w:type="gramEnd"/>
      <w:r w:rsidRPr="00E002D6">
        <w:rPr>
          <w:rFonts w:ascii="Times New Roman" w:eastAsia="宋体" w:hAnsi="Times New Roman" w:hint="eastAsia"/>
        </w:rPr>
        <w:t>的时间名词，形成下列用法：</w:t>
      </w:r>
    </w:p>
    <w:p w14:paraId="2E9C4EE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In/for/over/during/through the past/last +</w:t>
      </w:r>
      <w:r w:rsidRPr="00E002D6">
        <w:rPr>
          <w:rFonts w:ascii="Times New Roman" w:eastAsia="宋体" w:hAnsi="Times New Roman" w:hint="eastAsia"/>
        </w:rPr>
        <w:t>数字</w:t>
      </w:r>
      <w:r w:rsidRPr="00E002D6">
        <w:rPr>
          <w:rFonts w:ascii="Times New Roman" w:eastAsia="宋体" w:hAnsi="Times New Roman" w:hint="eastAsia"/>
        </w:rPr>
        <w:t>+</w:t>
      </w:r>
      <w:r w:rsidRPr="00E002D6">
        <w:rPr>
          <w:rFonts w:ascii="Times New Roman" w:eastAsia="宋体" w:hAnsi="Times New Roman" w:hint="eastAsia"/>
        </w:rPr>
        <w:t>时间名词</w:t>
      </w:r>
    </w:p>
    <w:p w14:paraId="3D8C0BB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过去</w:t>
      </w:r>
      <w:r w:rsidRPr="00E002D6">
        <w:rPr>
          <w:rFonts w:ascii="Times New Roman" w:eastAsia="宋体" w:hAnsi="Times New Roman" w:hint="eastAsia"/>
          <w:lang w:eastAsia="zh"/>
        </w:rPr>
        <w:t>……</w:t>
      </w:r>
      <w:r w:rsidRPr="00E002D6">
        <w:rPr>
          <w:rFonts w:ascii="Times New Roman" w:eastAsia="宋体" w:hAnsi="Times New Roman" w:hint="eastAsia"/>
        </w:rPr>
        <w:t>（时间）以来</w:t>
      </w:r>
    </w:p>
    <w:p w14:paraId="40AA9232"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w:t>
      </w:r>
      <w:r w:rsidRPr="00E002D6">
        <w:rPr>
          <w:rFonts w:ascii="Times New Roman" w:eastAsia="宋体" w:hAnsi="Times New Roman" w:hint="eastAsia"/>
        </w:rPr>
        <w:t>上述短语多与现在完成时或现在完成进行时并用。</w:t>
      </w:r>
    </w:p>
    <w:p w14:paraId="6AB767C5"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Our country </w:t>
      </w:r>
      <w:r w:rsidRPr="00E002D6">
        <w:rPr>
          <w:rFonts w:ascii="Times New Roman" w:eastAsia="宋体" w:hAnsi="Times New Roman" w:hint="eastAsia"/>
          <w:u w:val="single"/>
        </w:rPr>
        <w:t>has made</w:t>
      </w:r>
      <w:r w:rsidRPr="00E002D6">
        <w:rPr>
          <w:rFonts w:ascii="Times New Roman" w:eastAsia="宋体" w:hAnsi="Times New Roman" w:hint="eastAsia"/>
        </w:rPr>
        <w:t xml:space="preserve"> great progress </w:t>
      </w:r>
      <w:r w:rsidRPr="00E002D6">
        <w:rPr>
          <w:rFonts w:ascii="Times New Roman" w:eastAsia="宋体" w:hAnsi="Times New Roman" w:hint="eastAsia"/>
          <w:u w:val="single"/>
        </w:rPr>
        <w:t>in the past ten years</w:t>
      </w:r>
      <w:r w:rsidRPr="00E002D6">
        <w:rPr>
          <w:rFonts w:ascii="Times New Roman" w:eastAsia="宋体" w:hAnsi="Times New Roman" w:hint="eastAsia"/>
        </w:rPr>
        <w:t>.</w:t>
      </w:r>
    </w:p>
    <w:p w14:paraId="1914E81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过去</w:t>
      </w:r>
      <w:r w:rsidRPr="00E002D6">
        <w:rPr>
          <w:rFonts w:ascii="Times New Roman" w:eastAsia="宋体" w:hAnsi="Times New Roman" w:hint="eastAsia"/>
        </w:rPr>
        <w:t>10</w:t>
      </w:r>
      <w:r w:rsidRPr="00E002D6">
        <w:rPr>
          <w:rFonts w:ascii="Times New Roman" w:eastAsia="宋体" w:hAnsi="Times New Roman" w:hint="eastAsia"/>
        </w:rPr>
        <w:t>年来我们国家进步了很多。</w:t>
      </w:r>
    </w:p>
    <w:p w14:paraId="5218163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Doctors </w:t>
      </w:r>
      <w:r w:rsidRPr="00E002D6">
        <w:rPr>
          <w:rFonts w:ascii="Times New Roman" w:eastAsia="宋体" w:hAnsi="Times New Roman" w:hint="eastAsia"/>
          <w:u w:val="single"/>
        </w:rPr>
        <w:t>have been working</w:t>
      </w:r>
      <w:r w:rsidRPr="00E002D6">
        <w:rPr>
          <w:rFonts w:ascii="Times New Roman" w:eastAsia="宋体" w:hAnsi="Times New Roman" w:hint="eastAsia"/>
        </w:rPr>
        <w:t xml:space="preserve"> </w:t>
      </w:r>
      <w:r w:rsidRPr="00E002D6">
        <w:rPr>
          <w:rFonts w:ascii="Times New Roman" w:eastAsia="宋体" w:hAnsi="Times New Roman" w:hint="eastAsia"/>
          <w:u w:val="single"/>
        </w:rPr>
        <w:t>over the last ten years</w:t>
      </w:r>
      <w:r w:rsidRPr="00E002D6">
        <w:rPr>
          <w:rFonts w:ascii="Times New Roman" w:eastAsia="宋体" w:hAnsi="Times New Roman" w:hint="eastAsia"/>
        </w:rPr>
        <w:t xml:space="preserve"> to find a cure for AIDS.</w:t>
      </w:r>
    </w:p>
    <w:p w14:paraId="011A0D3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过去</w:t>
      </w:r>
      <w:r w:rsidRPr="00E002D6">
        <w:rPr>
          <w:rFonts w:ascii="Times New Roman" w:eastAsia="宋体" w:hAnsi="Times New Roman" w:hint="eastAsia"/>
        </w:rPr>
        <w:t>10</w:t>
      </w:r>
      <w:r w:rsidRPr="00E002D6">
        <w:rPr>
          <w:rFonts w:ascii="Times New Roman" w:eastAsia="宋体" w:hAnsi="Times New Roman" w:hint="eastAsia"/>
        </w:rPr>
        <w:t>年来，医生们一直在努力寻找艾滋病的治疗方法。</w:t>
      </w:r>
    </w:p>
    <w:p w14:paraId="5F7A7FED" w14:textId="77777777" w:rsidR="00792C08" w:rsidRPr="00E002D6" w:rsidRDefault="00792C08">
      <w:pPr>
        <w:pStyle w:val="a7"/>
        <w:widowControl/>
        <w:rPr>
          <w:rFonts w:ascii="Times New Roman" w:eastAsia="宋体" w:hAnsi="Times New Roman"/>
        </w:rPr>
      </w:pPr>
    </w:p>
    <w:p w14:paraId="798A8BB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2</w:t>
      </w:r>
      <w:r w:rsidRPr="00E002D6">
        <w:rPr>
          <w:rFonts w:ascii="Times New Roman" w:eastAsia="宋体" w:hAnsi="Times New Roman" w:hint="eastAsia"/>
          <w:lang w:eastAsia="zh"/>
        </w:rPr>
        <w:t>.</w:t>
      </w:r>
      <w:r w:rsidRPr="00E002D6">
        <w:rPr>
          <w:rFonts w:ascii="Times New Roman" w:eastAsia="宋体" w:hAnsi="Times New Roman" w:hint="eastAsia"/>
        </w:rPr>
        <w:t xml:space="preserve"> ...and do </w:t>
      </w:r>
      <w:r w:rsidRPr="00E002D6">
        <w:rPr>
          <w:rFonts w:ascii="Times New Roman" w:eastAsia="宋体" w:hAnsi="Times New Roman" w:hint="eastAsia"/>
          <w:u w:val="single"/>
        </w:rPr>
        <w:t>the same</w:t>
      </w:r>
      <w:r w:rsidRPr="00E002D6">
        <w:rPr>
          <w:rFonts w:ascii="Times New Roman" w:eastAsia="宋体" w:hAnsi="Times New Roman" w:hint="eastAsia"/>
        </w:rPr>
        <w:t xml:space="preserve"> kind of job </w:t>
      </w:r>
      <w:r w:rsidRPr="00E002D6">
        <w:rPr>
          <w:rFonts w:ascii="Times New Roman" w:eastAsia="宋体" w:hAnsi="Times New Roman" w:hint="eastAsia"/>
          <w:u w:val="single"/>
        </w:rPr>
        <w:t>as</w:t>
      </w:r>
      <w:r w:rsidRPr="00E002D6">
        <w:rPr>
          <w:rFonts w:ascii="Times New Roman" w:eastAsia="宋体" w:hAnsi="Times New Roman" w:hint="eastAsia"/>
        </w:rPr>
        <w:t xml:space="preserve"> his father.</w:t>
      </w:r>
    </w:p>
    <w:p w14:paraId="531F41B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=...and do the same kind of job as his father </w:t>
      </w:r>
      <w:r w:rsidRPr="00E002D6">
        <w:rPr>
          <w:rFonts w:ascii="Times New Roman" w:eastAsia="宋体" w:hAnsi="Times New Roman" w:hint="eastAsia"/>
          <w:u w:val="single"/>
        </w:rPr>
        <w:t>did</w:t>
      </w:r>
      <w:r w:rsidRPr="00E002D6">
        <w:rPr>
          <w:rFonts w:ascii="Times New Roman" w:eastAsia="宋体" w:hAnsi="Times New Roman" w:hint="eastAsia"/>
        </w:rPr>
        <w:t>.</w:t>
      </w:r>
    </w:p>
    <w:p w14:paraId="712855DA"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lang w:eastAsia="zh"/>
        </w:rPr>
        <w:t>……</w:t>
      </w:r>
      <w:r w:rsidRPr="00E002D6">
        <w:rPr>
          <w:rFonts w:ascii="Times New Roman" w:eastAsia="宋体" w:hAnsi="Times New Roman" w:hint="eastAsia"/>
        </w:rPr>
        <w:t>并且做和他父亲同样的工作。</w:t>
      </w:r>
    </w:p>
    <w:p w14:paraId="337286A1" w14:textId="77777777" w:rsidR="00792C08" w:rsidRPr="00E002D6" w:rsidRDefault="00000000">
      <w:pPr>
        <w:pStyle w:val="a7"/>
        <w:widowControl/>
        <w:rPr>
          <w:rFonts w:ascii="Times New Roman" w:eastAsia="宋体" w:hAnsi="Times New Roman"/>
          <w:lang w:eastAsia="zh"/>
        </w:rPr>
      </w:pPr>
      <w:r w:rsidRPr="00E002D6">
        <w:rPr>
          <w:rFonts w:ascii="Times New Roman" w:eastAsia="宋体" w:hAnsi="Times New Roman" w:hint="eastAsia"/>
        </w:rPr>
        <w:t>the same +</w:t>
      </w:r>
      <w:r w:rsidRPr="00E002D6">
        <w:rPr>
          <w:rFonts w:ascii="Times New Roman" w:eastAsia="宋体" w:hAnsi="Times New Roman" w:hint="eastAsia"/>
        </w:rPr>
        <w:t>名词</w:t>
      </w:r>
      <w:r w:rsidRPr="00E002D6">
        <w:rPr>
          <w:rFonts w:ascii="Times New Roman" w:eastAsia="宋体" w:hAnsi="Times New Roman" w:hint="eastAsia"/>
        </w:rPr>
        <w:t xml:space="preserve">+ as... </w:t>
      </w:r>
      <w:proofErr w:type="gramStart"/>
      <w:r w:rsidRPr="00E002D6">
        <w:rPr>
          <w:rFonts w:ascii="Times New Roman" w:eastAsia="宋体" w:hAnsi="Times New Roman" w:hint="eastAsia"/>
        </w:rPr>
        <w:t>和</w:t>
      </w:r>
      <w:proofErr w:type="gramEnd"/>
      <w:r w:rsidRPr="00E002D6">
        <w:rPr>
          <w:rFonts w:ascii="Times New Roman" w:eastAsia="宋体" w:hAnsi="Times New Roman" w:hint="eastAsia"/>
          <w:lang w:eastAsia="zh"/>
        </w:rPr>
        <w:t>……</w:t>
      </w:r>
      <w:r w:rsidRPr="00E002D6">
        <w:rPr>
          <w:rFonts w:ascii="Times New Roman" w:eastAsia="宋体" w:hAnsi="Times New Roman" w:hint="eastAsia"/>
        </w:rPr>
        <w:t>相同的</w:t>
      </w:r>
      <w:r w:rsidRPr="00E002D6">
        <w:rPr>
          <w:rFonts w:ascii="Times New Roman" w:eastAsia="宋体" w:hAnsi="Times New Roman" w:hint="eastAsia"/>
          <w:lang w:eastAsia="zh"/>
        </w:rPr>
        <w:t>……</w:t>
      </w:r>
    </w:p>
    <w:p w14:paraId="4BA3A0D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注意</w:t>
      </w:r>
    </w:p>
    <w:p w14:paraId="5F5DFD1E"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在上述用法中，</w:t>
      </w:r>
      <w:r w:rsidRPr="00E002D6">
        <w:rPr>
          <w:rFonts w:ascii="Times New Roman" w:eastAsia="宋体" w:hAnsi="Times New Roman" w:hint="eastAsia"/>
        </w:rPr>
        <w:t>the same</w:t>
      </w:r>
      <w:r w:rsidRPr="00E002D6">
        <w:rPr>
          <w:rFonts w:ascii="Times New Roman" w:eastAsia="宋体" w:hAnsi="Times New Roman" w:hint="eastAsia"/>
        </w:rPr>
        <w:t>是形容词，表“相同的”；而</w:t>
      </w:r>
      <w:r w:rsidRPr="00E002D6">
        <w:rPr>
          <w:rFonts w:ascii="Times New Roman" w:eastAsia="宋体" w:hAnsi="Times New Roman" w:hint="eastAsia"/>
        </w:rPr>
        <w:t>as</w:t>
      </w:r>
      <w:r w:rsidRPr="00E002D6">
        <w:rPr>
          <w:rFonts w:ascii="Times New Roman" w:eastAsia="宋体" w:hAnsi="Times New Roman" w:hint="eastAsia"/>
        </w:rPr>
        <w:t>则为准关系代词（即既当连词亦</w:t>
      </w:r>
      <w:proofErr w:type="gramStart"/>
      <w:r w:rsidRPr="00E002D6">
        <w:rPr>
          <w:rFonts w:ascii="Times New Roman" w:eastAsia="宋体" w:hAnsi="Times New Roman" w:hint="eastAsia"/>
        </w:rPr>
        <w:t>作关系</w:t>
      </w:r>
      <w:proofErr w:type="gramEnd"/>
      <w:r w:rsidRPr="00E002D6">
        <w:rPr>
          <w:rFonts w:ascii="Times New Roman" w:eastAsia="宋体" w:hAnsi="Times New Roman" w:hint="eastAsia"/>
        </w:rPr>
        <w:t>代词的词类），译成“和”，换言之，</w:t>
      </w:r>
      <w:r w:rsidRPr="00E002D6">
        <w:rPr>
          <w:rFonts w:ascii="Times New Roman" w:eastAsia="宋体" w:hAnsi="Times New Roman" w:hint="eastAsia"/>
        </w:rPr>
        <w:t>as</w:t>
      </w:r>
      <w:r w:rsidRPr="00E002D6">
        <w:rPr>
          <w:rFonts w:ascii="Times New Roman" w:eastAsia="宋体" w:hAnsi="Times New Roman" w:hint="eastAsia"/>
        </w:rPr>
        <w:t>可视为关系代词，在所引导的定语从句中</w:t>
      </w:r>
      <w:proofErr w:type="gramStart"/>
      <w:r w:rsidRPr="00E002D6">
        <w:rPr>
          <w:rFonts w:ascii="Times New Roman" w:eastAsia="宋体" w:hAnsi="Times New Roman" w:hint="eastAsia"/>
        </w:rPr>
        <w:t>作主</w:t>
      </w:r>
      <w:proofErr w:type="gramEnd"/>
      <w:r w:rsidRPr="00E002D6">
        <w:rPr>
          <w:rFonts w:ascii="Times New Roman" w:eastAsia="宋体" w:hAnsi="Times New Roman" w:hint="eastAsia"/>
        </w:rPr>
        <w:t>语、宾语或</w:t>
      </w:r>
      <w:r w:rsidRPr="00E002D6">
        <w:rPr>
          <w:rFonts w:ascii="Times New Roman" w:eastAsia="宋体" w:hAnsi="Times New Roman" w:hint="eastAsia"/>
        </w:rPr>
        <w:t>be</w:t>
      </w:r>
      <w:r w:rsidRPr="00E002D6">
        <w:rPr>
          <w:rFonts w:ascii="Times New Roman" w:eastAsia="宋体" w:hAnsi="Times New Roman" w:hint="eastAsia"/>
        </w:rPr>
        <w:t>动词之后的表语。且</w:t>
      </w:r>
      <w:r w:rsidRPr="00E002D6">
        <w:rPr>
          <w:rFonts w:ascii="Times New Roman" w:eastAsia="宋体" w:hAnsi="Times New Roman" w:hint="eastAsia"/>
        </w:rPr>
        <w:t>as</w:t>
      </w:r>
      <w:r w:rsidRPr="00E002D6">
        <w:rPr>
          <w:rFonts w:ascii="Times New Roman" w:eastAsia="宋体" w:hAnsi="Times New Roman" w:hint="eastAsia"/>
        </w:rPr>
        <w:t>即等于“</w:t>
      </w:r>
      <w:r w:rsidRPr="00E002D6">
        <w:rPr>
          <w:rFonts w:ascii="Times New Roman" w:eastAsia="宋体" w:hAnsi="Times New Roman" w:hint="eastAsia"/>
        </w:rPr>
        <w:t>as the +</w:t>
      </w:r>
      <w:r w:rsidRPr="00E002D6">
        <w:rPr>
          <w:rFonts w:ascii="Times New Roman" w:eastAsia="宋体" w:hAnsi="Times New Roman" w:hint="eastAsia"/>
        </w:rPr>
        <w:t>前面的名词</w:t>
      </w:r>
      <w:r w:rsidRPr="00E002D6">
        <w:rPr>
          <w:rFonts w:ascii="Times New Roman" w:eastAsia="宋体" w:hAnsi="Times New Roman" w:hint="eastAsia"/>
        </w:rPr>
        <w:t>+</w:t>
      </w:r>
      <w:r w:rsidRPr="00E002D6">
        <w:rPr>
          <w:rFonts w:ascii="Times New Roman" w:eastAsia="宋体" w:hAnsi="Times New Roman" w:hint="eastAsia"/>
        </w:rPr>
        <w:t>关系代词（</w:t>
      </w:r>
      <w:r w:rsidRPr="00E002D6">
        <w:rPr>
          <w:rFonts w:ascii="Times New Roman" w:eastAsia="宋体" w:hAnsi="Times New Roman" w:hint="eastAsia"/>
        </w:rPr>
        <w:t>who</w:t>
      </w:r>
      <w:r w:rsidRPr="00E002D6">
        <w:rPr>
          <w:rFonts w:ascii="Times New Roman" w:eastAsia="宋体" w:hAnsi="Times New Roman" w:hint="eastAsia"/>
        </w:rPr>
        <w:t>、</w:t>
      </w:r>
      <w:r w:rsidRPr="00E002D6">
        <w:rPr>
          <w:rFonts w:ascii="Times New Roman" w:eastAsia="宋体" w:hAnsi="Times New Roman" w:hint="eastAsia"/>
        </w:rPr>
        <w:t>whom</w:t>
      </w:r>
      <w:r w:rsidRPr="00E002D6">
        <w:rPr>
          <w:rFonts w:ascii="Times New Roman" w:eastAsia="宋体" w:hAnsi="Times New Roman" w:hint="eastAsia"/>
        </w:rPr>
        <w:t>、</w:t>
      </w:r>
      <w:r w:rsidRPr="00E002D6">
        <w:rPr>
          <w:rFonts w:ascii="Times New Roman" w:eastAsia="宋体" w:hAnsi="Times New Roman" w:hint="eastAsia"/>
        </w:rPr>
        <w:t>which</w:t>
      </w:r>
      <w:r w:rsidRPr="00E002D6">
        <w:rPr>
          <w:rFonts w:ascii="Times New Roman" w:eastAsia="宋体" w:hAnsi="Times New Roman" w:hint="eastAsia"/>
        </w:rPr>
        <w:t>、</w:t>
      </w:r>
      <w:r w:rsidRPr="00E002D6">
        <w:rPr>
          <w:rFonts w:ascii="Times New Roman" w:eastAsia="宋体" w:hAnsi="Times New Roman" w:hint="eastAsia"/>
        </w:rPr>
        <w:t>that</w:t>
      </w:r>
      <w:r w:rsidRPr="00E002D6">
        <w:rPr>
          <w:rFonts w:ascii="Times New Roman" w:eastAsia="宋体" w:hAnsi="Times New Roman" w:hint="eastAsia"/>
        </w:rPr>
        <w:t>）”</w:t>
      </w:r>
    </w:p>
    <w:p w14:paraId="33C45DC3" w14:textId="77777777" w:rsidR="00792C08" w:rsidRPr="00E002D6" w:rsidRDefault="00000000">
      <w:pPr>
        <w:pStyle w:val="a7"/>
        <w:widowControl/>
        <w:rPr>
          <w:rFonts w:ascii="Times New Roman" w:eastAsia="宋体" w:hAnsi="Times New Roman"/>
        </w:rPr>
      </w:pPr>
      <w:proofErr w:type="gramStart"/>
      <w:r w:rsidRPr="00E002D6">
        <w:rPr>
          <w:rFonts w:ascii="Times New Roman" w:eastAsia="宋体" w:hAnsi="Times New Roman" w:hint="eastAsia"/>
        </w:rPr>
        <w:t>作主</w:t>
      </w:r>
      <w:proofErr w:type="gramEnd"/>
      <w:r w:rsidRPr="00E002D6">
        <w:rPr>
          <w:rFonts w:ascii="Times New Roman" w:eastAsia="宋体" w:hAnsi="Times New Roman" w:hint="eastAsia"/>
        </w:rPr>
        <w:t>语：</w:t>
      </w:r>
    </w:p>
    <w:p w14:paraId="0F4DD0F8"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I have </w:t>
      </w:r>
      <w:proofErr w:type="gramStart"/>
      <w:r w:rsidRPr="00E002D6">
        <w:rPr>
          <w:rFonts w:ascii="Times New Roman" w:eastAsia="宋体" w:hAnsi="Times New Roman" w:hint="eastAsia"/>
        </w:rPr>
        <w:t>exactly the same</w:t>
      </w:r>
      <w:proofErr w:type="gramEnd"/>
      <w:r w:rsidRPr="00E002D6">
        <w:rPr>
          <w:rFonts w:ascii="Times New Roman" w:eastAsia="宋体" w:hAnsi="Times New Roman" w:hint="eastAsia"/>
        </w:rPr>
        <w:t xml:space="preserve"> car </w:t>
      </w:r>
      <w:r w:rsidRPr="00E002D6">
        <w:rPr>
          <w:rFonts w:ascii="Times New Roman" w:eastAsia="宋体" w:hAnsi="Times New Roman" w:hint="eastAsia"/>
          <w:u w:val="single"/>
        </w:rPr>
        <w:t>as</w:t>
      </w:r>
      <w:r w:rsidRPr="00E002D6">
        <w:rPr>
          <w:rFonts w:ascii="Times New Roman" w:eastAsia="宋体" w:hAnsi="Times New Roman" w:hint="eastAsia"/>
        </w:rPr>
        <w:t xml:space="preserve"> was described in the magazine.</w:t>
      </w:r>
    </w:p>
    <w:p w14:paraId="3756666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我有一部车，跟杂志里描述的一模一样。</w:t>
      </w:r>
    </w:p>
    <w:p w14:paraId="08A2582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w:t>
      </w:r>
      <w:r w:rsidRPr="00E002D6">
        <w:rPr>
          <w:rFonts w:ascii="Times New Roman" w:eastAsia="宋体" w:hAnsi="Times New Roman" w:hint="eastAsia"/>
        </w:rPr>
        <w:t>本句的</w:t>
      </w:r>
      <w:r w:rsidRPr="00E002D6">
        <w:rPr>
          <w:rFonts w:ascii="Times New Roman" w:eastAsia="宋体" w:hAnsi="Times New Roman" w:hint="eastAsia"/>
        </w:rPr>
        <w:t>as = as the car that</w:t>
      </w:r>
    </w:p>
    <w:p w14:paraId="571BA900"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作宾语：</w:t>
      </w:r>
    </w:p>
    <w:p w14:paraId="5B2F5BFC"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I have the same book </w:t>
      </w:r>
      <w:r w:rsidRPr="00E002D6">
        <w:rPr>
          <w:rFonts w:ascii="Times New Roman" w:eastAsia="宋体" w:hAnsi="Times New Roman" w:hint="eastAsia"/>
          <w:u w:val="single"/>
        </w:rPr>
        <w:t>as</w:t>
      </w:r>
      <w:r w:rsidRPr="00E002D6">
        <w:rPr>
          <w:rFonts w:ascii="Times New Roman" w:eastAsia="宋体" w:hAnsi="Times New Roman" w:hint="eastAsia"/>
        </w:rPr>
        <w:t xml:space="preserve"> you </w:t>
      </w:r>
      <w:r w:rsidRPr="00E002D6">
        <w:rPr>
          <w:rFonts w:ascii="Times New Roman" w:eastAsia="宋体" w:hAnsi="Times New Roman" w:hint="eastAsia"/>
          <w:u w:val="single"/>
        </w:rPr>
        <w:t>do</w:t>
      </w:r>
      <w:r w:rsidRPr="00E002D6">
        <w:rPr>
          <w:rFonts w:ascii="Times New Roman" w:eastAsia="宋体" w:hAnsi="Times New Roman" w:hint="eastAsia"/>
        </w:rPr>
        <w:t xml:space="preserve">. </w:t>
      </w:r>
      <w:r w:rsidRPr="00E002D6">
        <w:rPr>
          <w:rFonts w:ascii="Times New Roman" w:eastAsia="宋体" w:hAnsi="Times New Roman" w:hint="eastAsia"/>
        </w:rPr>
        <w:t>我有一本和你相同的书。</w:t>
      </w:r>
    </w:p>
    <w:p w14:paraId="42E8BD78"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lastRenderedPageBreak/>
        <w:t>*</w:t>
      </w:r>
      <w:r w:rsidRPr="00E002D6">
        <w:rPr>
          <w:rFonts w:ascii="Times New Roman" w:eastAsia="宋体" w:hAnsi="Times New Roman" w:hint="eastAsia"/>
        </w:rPr>
        <w:t>本句的</w:t>
      </w:r>
      <w:r w:rsidRPr="00E002D6">
        <w:rPr>
          <w:rFonts w:ascii="Times New Roman" w:eastAsia="宋体" w:hAnsi="Times New Roman" w:hint="eastAsia"/>
        </w:rPr>
        <w:t>as = as the book which</w:t>
      </w:r>
      <w:r w:rsidRPr="00E002D6">
        <w:rPr>
          <w:rFonts w:ascii="Times New Roman" w:eastAsia="宋体" w:hAnsi="Times New Roman" w:hint="eastAsia"/>
        </w:rPr>
        <w:t>，之后的</w:t>
      </w:r>
      <w:r w:rsidRPr="00E002D6">
        <w:rPr>
          <w:rFonts w:ascii="Times New Roman" w:eastAsia="宋体" w:hAnsi="Times New Roman" w:hint="eastAsia"/>
        </w:rPr>
        <w:t>do</w:t>
      </w:r>
      <w:r w:rsidRPr="00E002D6">
        <w:rPr>
          <w:rFonts w:ascii="Times New Roman" w:eastAsia="宋体" w:hAnsi="Times New Roman" w:hint="eastAsia"/>
        </w:rPr>
        <w:t>是代动词，代替之前相同的动词</w:t>
      </w:r>
      <w:r w:rsidRPr="00E002D6">
        <w:rPr>
          <w:rFonts w:ascii="Times New Roman" w:eastAsia="宋体" w:hAnsi="Times New Roman" w:hint="eastAsia"/>
        </w:rPr>
        <w:t>have</w:t>
      </w:r>
      <w:r w:rsidRPr="00E002D6">
        <w:rPr>
          <w:rFonts w:ascii="Times New Roman" w:eastAsia="宋体" w:hAnsi="Times New Roman" w:hint="eastAsia"/>
        </w:rPr>
        <w:t>，以避免重复。</w:t>
      </w:r>
    </w:p>
    <w:p w14:paraId="75B9862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作</w:t>
      </w:r>
      <w:r w:rsidRPr="00E002D6">
        <w:rPr>
          <w:rFonts w:ascii="Times New Roman" w:eastAsia="宋体" w:hAnsi="Times New Roman" w:hint="eastAsia"/>
        </w:rPr>
        <w:t>be</w:t>
      </w:r>
      <w:r w:rsidRPr="00E002D6">
        <w:rPr>
          <w:rFonts w:ascii="Times New Roman" w:eastAsia="宋体" w:hAnsi="Times New Roman" w:hint="eastAsia"/>
        </w:rPr>
        <w:t>动词后的表语：（通常省略</w:t>
      </w:r>
      <w:r w:rsidRPr="00E002D6">
        <w:rPr>
          <w:rFonts w:ascii="Times New Roman" w:eastAsia="宋体" w:hAnsi="Times New Roman" w:hint="eastAsia"/>
        </w:rPr>
        <w:t>be</w:t>
      </w:r>
      <w:r w:rsidRPr="00E002D6">
        <w:rPr>
          <w:rFonts w:ascii="Times New Roman" w:eastAsia="宋体" w:hAnsi="Times New Roman" w:hint="eastAsia"/>
        </w:rPr>
        <w:t>动词）</w:t>
      </w:r>
    </w:p>
    <w:p w14:paraId="695C4CAC"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He is not the same man </w:t>
      </w:r>
      <w:r w:rsidRPr="00E002D6">
        <w:rPr>
          <w:rFonts w:ascii="Times New Roman" w:eastAsia="宋体" w:hAnsi="Times New Roman" w:hint="eastAsia"/>
          <w:u w:val="single"/>
        </w:rPr>
        <w:t>as</w:t>
      </w:r>
      <w:r w:rsidRPr="00E002D6">
        <w:rPr>
          <w:rFonts w:ascii="Times New Roman" w:eastAsia="宋体" w:hAnsi="Times New Roman" w:hint="eastAsia"/>
        </w:rPr>
        <w:t xml:space="preserve"> he used to (</w:t>
      </w:r>
      <w:r w:rsidRPr="00E002D6">
        <w:rPr>
          <w:rFonts w:ascii="Times New Roman" w:eastAsia="宋体" w:hAnsi="Times New Roman" w:hint="eastAsia"/>
          <w:u w:val="single"/>
        </w:rPr>
        <w:t>be</w:t>
      </w:r>
      <w:r w:rsidRPr="00E002D6">
        <w:rPr>
          <w:rFonts w:ascii="Times New Roman" w:eastAsia="宋体" w:hAnsi="Times New Roman" w:hint="eastAsia"/>
        </w:rPr>
        <w:t>)</w:t>
      </w:r>
    </w:p>
    <w:p w14:paraId="14F65FD8"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他已非当年的吴下阿蒙。</w:t>
      </w:r>
    </w:p>
    <w:p w14:paraId="4AC7908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w:t>
      </w:r>
      <w:r w:rsidRPr="00E002D6">
        <w:rPr>
          <w:rFonts w:ascii="Times New Roman" w:eastAsia="宋体" w:hAnsi="Times New Roman" w:hint="eastAsia"/>
        </w:rPr>
        <w:t>本句的</w:t>
      </w:r>
      <w:r w:rsidRPr="00E002D6">
        <w:rPr>
          <w:rFonts w:ascii="Times New Roman" w:eastAsia="宋体" w:hAnsi="Times New Roman" w:hint="eastAsia"/>
        </w:rPr>
        <w:t>as = as the man that</w:t>
      </w:r>
      <w:r w:rsidRPr="00E002D6">
        <w:rPr>
          <w:rFonts w:ascii="Times New Roman" w:eastAsia="宋体" w:hAnsi="Times New Roman" w:hint="eastAsia"/>
        </w:rPr>
        <w:t>。</w:t>
      </w:r>
    </w:p>
    <w:p w14:paraId="65004137"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I have the same dictionary </w:t>
      </w:r>
      <w:r w:rsidRPr="00E002D6">
        <w:rPr>
          <w:rFonts w:ascii="Times New Roman" w:eastAsia="宋体" w:hAnsi="Times New Roman" w:hint="eastAsia"/>
          <w:u w:val="single"/>
        </w:rPr>
        <w:t>as</w:t>
      </w:r>
      <w:r w:rsidRPr="00E002D6">
        <w:rPr>
          <w:rFonts w:ascii="Times New Roman" w:eastAsia="宋体" w:hAnsi="Times New Roman" w:hint="eastAsia"/>
        </w:rPr>
        <w:t xml:space="preserve"> this one (is)</w:t>
      </w:r>
    </w:p>
    <w:p w14:paraId="55D2C155"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我有一本和这本一样的字典。</w:t>
      </w:r>
    </w:p>
    <w:p w14:paraId="114FB85E"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w:t>
      </w:r>
      <w:r w:rsidRPr="00E002D6">
        <w:rPr>
          <w:rFonts w:ascii="Times New Roman" w:eastAsia="宋体" w:hAnsi="Times New Roman" w:hint="eastAsia"/>
        </w:rPr>
        <w:t>本句的</w:t>
      </w:r>
      <w:r w:rsidRPr="00E002D6">
        <w:rPr>
          <w:rFonts w:ascii="Times New Roman" w:eastAsia="宋体" w:hAnsi="Times New Roman" w:hint="eastAsia"/>
        </w:rPr>
        <w:t xml:space="preserve"> as = as the dictionary that</w:t>
      </w:r>
      <w:r w:rsidRPr="00E002D6">
        <w:rPr>
          <w:rFonts w:ascii="Times New Roman" w:eastAsia="宋体" w:hAnsi="Times New Roman" w:hint="eastAsia"/>
        </w:rPr>
        <w:t>。</w:t>
      </w:r>
    </w:p>
    <w:p w14:paraId="3A60A380" w14:textId="77777777" w:rsidR="00792C08" w:rsidRPr="00E002D6" w:rsidRDefault="00792C08">
      <w:pPr>
        <w:pStyle w:val="a7"/>
        <w:widowControl/>
        <w:rPr>
          <w:rFonts w:ascii="Times New Roman" w:eastAsia="宋体" w:hAnsi="Times New Roman"/>
        </w:rPr>
      </w:pPr>
    </w:p>
    <w:p w14:paraId="286D259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3. Asian parents </w:t>
      </w:r>
      <w:r w:rsidRPr="00E002D6">
        <w:rPr>
          <w:rFonts w:ascii="Times New Roman" w:eastAsia="宋体" w:hAnsi="Times New Roman" w:hint="eastAsia"/>
          <w:u w:val="single"/>
        </w:rPr>
        <w:t>whose</w:t>
      </w:r>
      <w:r w:rsidRPr="00E002D6">
        <w:rPr>
          <w:rFonts w:ascii="Times New Roman" w:eastAsia="宋体" w:hAnsi="Times New Roman" w:hint="eastAsia"/>
        </w:rPr>
        <w:t xml:space="preserve"> children are doing all this do have a reason to be worried.</w:t>
      </w:r>
    </w:p>
    <w:p w14:paraId="7E46EAC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亚洲父母若其子女有这样的表现，则没理由不为其担心。</w:t>
      </w:r>
    </w:p>
    <w:p w14:paraId="01A938CC"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上</w:t>
      </w:r>
      <w:proofErr w:type="gramStart"/>
      <w:r w:rsidRPr="00E002D6">
        <w:rPr>
          <w:rFonts w:ascii="Times New Roman" w:eastAsia="宋体" w:hAnsi="Times New Roman" w:hint="eastAsia"/>
        </w:rPr>
        <w:t>列句</w:t>
      </w:r>
      <w:proofErr w:type="gramEnd"/>
      <w:r w:rsidRPr="00E002D6">
        <w:rPr>
          <w:rFonts w:ascii="Times New Roman" w:eastAsia="宋体" w:hAnsi="Times New Roman" w:hint="eastAsia"/>
        </w:rPr>
        <w:t>中的</w:t>
      </w:r>
      <w:r w:rsidRPr="00E002D6">
        <w:rPr>
          <w:rFonts w:ascii="Times New Roman" w:eastAsia="宋体" w:hAnsi="Times New Roman" w:hint="eastAsia"/>
        </w:rPr>
        <w:t>whose</w:t>
      </w:r>
      <w:r w:rsidRPr="00E002D6">
        <w:rPr>
          <w:rFonts w:ascii="Times New Roman" w:eastAsia="宋体" w:hAnsi="Times New Roman" w:hint="eastAsia"/>
        </w:rPr>
        <w:t>是关系代词所有格，其所引导的定语从句修饰其前的名词</w:t>
      </w:r>
      <w:r w:rsidRPr="00E002D6">
        <w:rPr>
          <w:rFonts w:ascii="Times New Roman" w:eastAsia="宋体" w:hAnsi="Times New Roman" w:hint="eastAsia"/>
        </w:rPr>
        <w:t>Asian parents</w:t>
      </w:r>
      <w:r w:rsidRPr="00E002D6">
        <w:rPr>
          <w:rFonts w:ascii="Times New Roman" w:eastAsia="宋体" w:hAnsi="Times New Roman" w:hint="eastAsia"/>
        </w:rPr>
        <w:t>。</w:t>
      </w:r>
      <w:proofErr w:type="gramStart"/>
      <w:r w:rsidRPr="00E002D6">
        <w:rPr>
          <w:rFonts w:ascii="Times New Roman" w:eastAsia="宋体" w:hAnsi="Times New Roman" w:hint="eastAsia"/>
        </w:rPr>
        <w:t>而句中</w:t>
      </w:r>
      <w:proofErr w:type="gramEnd"/>
      <w:r w:rsidRPr="00E002D6">
        <w:rPr>
          <w:rFonts w:ascii="Times New Roman" w:eastAsia="宋体" w:hAnsi="Times New Roman" w:hint="eastAsia"/>
        </w:rPr>
        <w:t>的助动词</w:t>
      </w:r>
      <w:r w:rsidRPr="00E002D6">
        <w:rPr>
          <w:rFonts w:ascii="Times New Roman" w:eastAsia="宋体" w:hAnsi="Times New Roman" w:hint="eastAsia"/>
        </w:rPr>
        <w:t>do</w:t>
      </w:r>
      <w:r w:rsidRPr="00E002D6">
        <w:rPr>
          <w:rFonts w:ascii="Times New Roman" w:eastAsia="宋体" w:hAnsi="Times New Roman" w:hint="eastAsia"/>
        </w:rPr>
        <w:t>则为强调用法，译成“的确”、“真地”、“确实”。</w:t>
      </w:r>
    </w:p>
    <w:p w14:paraId="53F4AA9F"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助动词</w:t>
      </w:r>
      <w:r w:rsidRPr="00E002D6">
        <w:rPr>
          <w:rFonts w:ascii="Times New Roman" w:eastAsia="宋体" w:hAnsi="Times New Roman" w:hint="eastAsia"/>
        </w:rPr>
        <w:t>do</w:t>
      </w:r>
      <w:r w:rsidRPr="00E002D6">
        <w:rPr>
          <w:rFonts w:ascii="Times New Roman" w:eastAsia="宋体" w:hAnsi="Times New Roman" w:hint="eastAsia"/>
        </w:rPr>
        <w:t>、</w:t>
      </w:r>
      <w:r w:rsidRPr="00E002D6">
        <w:rPr>
          <w:rFonts w:ascii="Times New Roman" w:eastAsia="宋体" w:hAnsi="Times New Roman" w:hint="eastAsia"/>
        </w:rPr>
        <w:t>does</w:t>
      </w:r>
      <w:r w:rsidRPr="00E002D6">
        <w:rPr>
          <w:rFonts w:ascii="Times New Roman" w:eastAsia="宋体" w:hAnsi="Times New Roman" w:hint="eastAsia"/>
        </w:rPr>
        <w:t>、</w:t>
      </w:r>
      <w:r w:rsidRPr="00E002D6">
        <w:rPr>
          <w:rFonts w:ascii="Times New Roman" w:eastAsia="宋体" w:hAnsi="Times New Roman" w:hint="eastAsia"/>
        </w:rPr>
        <w:t>did</w:t>
      </w:r>
      <w:r w:rsidRPr="00E002D6">
        <w:rPr>
          <w:rFonts w:ascii="Times New Roman" w:eastAsia="宋体" w:hAnsi="Times New Roman" w:hint="eastAsia"/>
        </w:rPr>
        <w:t>作强调用法时，即在肯定句的动词前，按主语人称及时态之不同置入</w:t>
      </w:r>
      <w:r w:rsidRPr="00E002D6">
        <w:rPr>
          <w:rFonts w:ascii="Times New Roman" w:eastAsia="宋体" w:hAnsi="Times New Roman" w:hint="eastAsia"/>
        </w:rPr>
        <w:t>do</w:t>
      </w:r>
      <w:r w:rsidRPr="00E002D6">
        <w:rPr>
          <w:rFonts w:ascii="Times New Roman" w:eastAsia="宋体" w:hAnsi="Times New Roman" w:hint="eastAsia"/>
        </w:rPr>
        <w:t>、</w:t>
      </w:r>
      <w:r w:rsidRPr="00E002D6">
        <w:rPr>
          <w:rFonts w:ascii="Times New Roman" w:eastAsia="宋体" w:hAnsi="Times New Roman" w:hint="eastAsia"/>
        </w:rPr>
        <w:t>does</w:t>
      </w:r>
      <w:r w:rsidRPr="00E002D6">
        <w:rPr>
          <w:rFonts w:ascii="Times New Roman" w:eastAsia="宋体" w:hAnsi="Times New Roman" w:hint="eastAsia"/>
        </w:rPr>
        <w:t>或</w:t>
      </w:r>
      <w:r w:rsidRPr="00E002D6">
        <w:rPr>
          <w:rFonts w:ascii="Times New Roman" w:eastAsia="宋体" w:hAnsi="Times New Roman" w:hint="eastAsia"/>
        </w:rPr>
        <w:t>did</w:t>
      </w:r>
      <w:r w:rsidRPr="00E002D6">
        <w:rPr>
          <w:rFonts w:ascii="Times New Roman" w:eastAsia="宋体" w:hAnsi="Times New Roman" w:hint="eastAsia"/>
        </w:rPr>
        <w:t>再将动词改为原形。</w:t>
      </w:r>
    </w:p>
    <w:p w14:paraId="6C427EA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My son </w:t>
      </w:r>
      <w:r w:rsidRPr="00E002D6">
        <w:rPr>
          <w:rFonts w:ascii="Times New Roman" w:eastAsia="宋体" w:hAnsi="Times New Roman" w:hint="eastAsia"/>
          <w:u w:val="single"/>
        </w:rPr>
        <w:t>does</w:t>
      </w:r>
      <w:r w:rsidRPr="00E002D6">
        <w:rPr>
          <w:rFonts w:ascii="Times New Roman" w:eastAsia="宋体" w:hAnsi="Times New Roman" w:hint="eastAsia"/>
        </w:rPr>
        <w:t xml:space="preserve"> work hard but he still doesn't do very well in school.</w:t>
      </w:r>
    </w:p>
    <w:p w14:paraId="4E020A1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我儿子确实很用功，但他在学校的表现还是不太好。</w:t>
      </w:r>
    </w:p>
    <w:p w14:paraId="3F49CF0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The ship </w:t>
      </w:r>
      <w:r w:rsidRPr="00E002D6">
        <w:rPr>
          <w:rFonts w:ascii="Times New Roman" w:eastAsia="宋体" w:hAnsi="Times New Roman" w:hint="eastAsia"/>
          <w:u w:val="single"/>
        </w:rPr>
        <w:t xml:space="preserve">did </w:t>
      </w:r>
      <w:r w:rsidRPr="00E002D6">
        <w:rPr>
          <w:rFonts w:ascii="Times New Roman" w:eastAsia="宋体" w:hAnsi="Times New Roman" w:hint="eastAsia"/>
        </w:rPr>
        <w:t>sink but nobody could find it.</w:t>
      </w:r>
    </w:p>
    <w:p w14:paraId="0D97FBA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那艘船确实沉没了，但是没有人能找得到。</w:t>
      </w:r>
    </w:p>
    <w:p w14:paraId="1A9D699E"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注意</w:t>
      </w:r>
    </w:p>
    <w:p w14:paraId="23E99E3A"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关系代词所有格</w:t>
      </w:r>
      <w:r w:rsidRPr="00E002D6">
        <w:rPr>
          <w:rFonts w:ascii="Times New Roman" w:eastAsia="宋体" w:hAnsi="Times New Roman" w:hint="eastAsia"/>
        </w:rPr>
        <w:t>whose</w:t>
      </w:r>
      <w:r w:rsidRPr="00E002D6">
        <w:rPr>
          <w:rFonts w:ascii="Times New Roman" w:eastAsia="宋体" w:hAnsi="Times New Roman" w:hint="eastAsia"/>
        </w:rPr>
        <w:t>的用法：</w:t>
      </w:r>
    </w:p>
    <w:p w14:paraId="5467EA0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关系代词所有格</w:t>
      </w:r>
      <w:r w:rsidRPr="00E002D6">
        <w:rPr>
          <w:rFonts w:ascii="Times New Roman" w:eastAsia="宋体" w:hAnsi="Times New Roman" w:hint="eastAsia"/>
        </w:rPr>
        <w:t xml:space="preserve">whose </w:t>
      </w:r>
      <w:r w:rsidRPr="00E002D6">
        <w:rPr>
          <w:rFonts w:ascii="Times New Roman" w:eastAsia="宋体" w:hAnsi="Times New Roman" w:hint="eastAsia"/>
        </w:rPr>
        <w:t>系由人称代词所有格（</w:t>
      </w:r>
      <w:r w:rsidRPr="00E002D6">
        <w:rPr>
          <w:rFonts w:ascii="Times New Roman" w:eastAsia="宋体" w:hAnsi="Times New Roman" w:hint="eastAsia"/>
        </w:rPr>
        <w:t>his</w:t>
      </w:r>
      <w:r w:rsidRPr="00E002D6">
        <w:rPr>
          <w:rFonts w:ascii="Times New Roman" w:eastAsia="宋体" w:hAnsi="Times New Roman" w:hint="eastAsia"/>
        </w:rPr>
        <w:t>、</w:t>
      </w:r>
      <w:r w:rsidRPr="00E002D6">
        <w:rPr>
          <w:rFonts w:ascii="Times New Roman" w:eastAsia="宋体" w:hAnsi="Times New Roman" w:hint="eastAsia"/>
        </w:rPr>
        <w:t>her</w:t>
      </w:r>
      <w:r w:rsidRPr="00E002D6">
        <w:rPr>
          <w:rFonts w:ascii="Times New Roman" w:eastAsia="宋体" w:hAnsi="Times New Roman" w:hint="eastAsia"/>
        </w:rPr>
        <w:t>、</w:t>
      </w:r>
      <w:r w:rsidRPr="00E002D6">
        <w:rPr>
          <w:rFonts w:ascii="Times New Roman" w:eastAsia="宋体" w:hAnsi="Times New Roman" w:hint="eastAsia"/>
        </w:rPr>
        <w:t>their</w:t>
      </w:r>
      <w:r w:rsidRPr="00E002D6">
        <w:rPr>
          <w:rFonts w:ascii="Times New Roman" w:eastAsia="宋体" w:hAnsi="Times New Roman" w:hint="eastAsia"/>
        </w:rPr>
        <w:t>、</w:t>
      </w:r>
      <w:r w:rsidRPr="00E002D6">
        <w:rPr>
          <w:rFonts w:ascii="Times New Roman" w:eastAsia="宋体" w:hAnsi="Times New Roman" w:hint="eastAsia"/>
        </w:rPr>
        <w:t>my</w:t>
      </w:r>
      <w:r w:rsidRPr="00E002D6">
        <w:rPr>
          <w:rFonts w:ascii="Times New Roman" w:eastAsia="宋体" w:hAnsi="Times New Roman" w:hint="eastAsia"/>
        </w:rPr>
        <w:t>、</w:t>
      </w:r>
      <w:r w:rsidRPr="00E002D6">
        <w:rPr>
          <w:rFonts w:ascii="Times New Roman" w:eastAsia="宋体" w:hAnsi="Times New Roman" w:hint="eastAsia"/>
        </w:rPr>
        <w:t>your</w:t>
      </w:r>
      <w:r w:rsidRPr="00E002D6">
        <w:rPr>
          <w:rFonts w:ascii="Times New Roman" w:eastAsia="宋体" w:hAnsi="Times New Roman" w:hint="eastAsia"/>
        </w:rPr>
        <w:t>、</w:t>
      </w:r>
      <w:r w:rsidRPr="00E002D6">
        <w:rPr>
          <w:rFonts w:ascii="Times New Roman" w:eastAsia="宋体" w:hAnsi="Times New Roman" w:hint="eastAsia"/>
        </w:rPr>
        <w:t>our...</w:t>
      </w:r>
      <w:r w:rsidRPr="00E002D6">
        <w:rPr>
          <w:rFonts w:ascii="Times New Roman" w:eastAsia="宋体" w:hAnsi="Times New Roman" w:hint="eastAsia"/>
        </w:rPr>
        <w:t>）变化而来，和关系代词一样，引导定语从句，修饰其前的先行词（名词），且不管先行词是人或物，关系代词所有格一律用</w:t>
      </w:r>
      <w:r w:rsidRPr="00E002D6">
        <w:rPr>
          <w:rFonts w:ascii="Times New Roman" w:eastAsia="宋体" w:hAnsi="Times New Roman" w:hint="eastAsia"/>
        </w:rPr>
        <w:t>whose</w:t>
      </w:r>
      <w:r w:rsidRPr="00E002D6">
        <w:rPr>
          <w:rFonts w:ascii="Times New Roman" w:eastAsia="宋体" w:hAnsi="Times New Roman" w:hint="eastAsia"/>
        </w:rPr>
        <w:t>。</w:t>
      </w:r>
    </w:p>
    <w:p w14:paraId="31897837"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使用关系代词所有格时，要注意下列三个要点</w:t>
      </w:r>
    </w:p>
    <w:p w14:paraId="01D5AAE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lang w:eastAsia="zh"/>
        </w:rPr>
        <w:t>(1)</w:t>
      </w:r>
      <w:r w:rsidRPr="00E002D6">
        <w:rPr>
          <w:rFonts w:ascii="Times New Roman" w:eastAsia="宋体" w:hAnsi="Times New Roman" w:hint="eastAsia"/>
        </w:rPr>
        <w:t xml:space="preserve"> whose</w:t>
      </w:r>
      <w:r w:rsidRPr="00E002D6">
        <w:rPr>
          <w:rFonts w:ascii="Times New Roman" w:eastAsia="宋体" w:hAnsi="Times New Roman" w:hint="eastAsia"/>
        </w:rPr>
        <w:t>之前要有先行词（名词）；</w:t>
      </w:r>
    </w:p>
    <w:p w14:paraId="7D09257E"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lang w:eastAsia="zh"/>
        </w:rPr>
        <w:t>(2)</w:t>
      </w:r>
      <w:r w:rsidRPr="00E002D6">
        <w:rPr>
          <w:rFonts w:ascii="Times New Roman" w:eastAsia="宋体" w:hAnsi="Times New Roman" w:hint="eastAsia"/>
        </w:rPr>
        <w:t xml:space="preserve"> whose</w:t>
      </w:r>
      <w:r w:rsidRPr="00E002D6">
        <w:rPr>
          <w:rFonts w:ascii="Times New Roman" w:eastAsia="宋体" w:hAnsi="Times New Roman" w:hint="eastAsia"/>
        </w:rPr>
        <w:t>之后的名词在</w:t>
      </w:r>
      <w:r w:rsidRPr="00E002D6">
        <w:rPr>
          <w:rFonts w:ascii="Times New Roman" w:eastAsia="宋体" w:hAnsi="Times New Roman" w:hint="eastAsia"/>
        </w:rPr>
        <w:t>whose</w:t>
      </w:r>
      <w:r w:rsidRPr="00E002D6">
        <w:rPr>
          <w:rFonts w:ascii="Times New Roman" w:eastAsia="宋体" w:hAnsi="Times New Roman" w:hint="eastAsia"/>
        </w:rPr>
        <w:t>引导的定语从句中要</w:t>
      </w:r>
      <w:proofErr w:type="gramStart"/>
      <w:r w:rsidRPr="00E002D6">
        <w:rPr>
          <w:rFonts w:ascii="Times New Roman" w:eastAsia="宋体" w:hAnsi="Times New Roman" w:hint="eastAsia"/>
        </w:rPr>
        <w:t>作主</w:t>
      </w:r>
      <w:proofErr w:type="gramEnd"/>
      <w:r w:rsidRPr="00E002D6">
        <w:rPr>
          <w:rFonts w:ascii="Times New Roman" w:eastAsia="宋体" w:hAnsi="Times New Roman" w:hint="eastAsia"/>
        </w:rPr>
        <w:t>语或宾语：</w:t>
      </w:r>
    </w:p>
    <w:p w14:paraId="62F055F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lang w:eastAsia="zh"/>
        </w:rPr>
        <w:t xml:space="preserve">(3) </w:t>
      </w:r>
      <w:r w:rsidRPr="00E002D6">
        <w:rPr>
          <w:rFonts w:ascii="Times New Roman" w:eastAsia="宋体" w:hAnsi="Times New Roman" w:hint="eastAsia"/>
        </w:rPr>
        <w:t>否则</w:t>
      </w:r>
      <w:r w:rsidRPr="00E002D6">
        <w:rPr>
          <w:rFonts w:ascii="Times New Roman" w:eastAsia="宋体" w:hAnsi="Times New Roman" w:hint="eastAsia"/>
        </w:rPr>
        <w:t>whose</w:t>
      </w:r>
      <w:r w:rsidRPr="00E002D6">
        <w:rPr>
          <w:rFonts w:ascii="Times New Roman" w:eastAsia="宋体" w:hAnsi="Times New Roman" w:hint="eastAsia"/>
        </w:rPr>
        <w:t>之前要有介词，而且该介词亦可移至定语从句句尾。</w:t>
      </w:r>
    </w:p>
    <w:p w14:paraId="391F245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I don't like Tom, </w:t>
      </w:r>
      <w:r w:rsidRPr="00E002D6">
        <w:rPr>
          <w:rFonts w:ascii="Times New Roman" w:eastAsia="宋体" w:hAnsi="Times New Roman" w:hint="eastAsia"/>
          <w:u w:val="single"/>
        </w:rPr>
        <w:t>whose words</w:t>
      </w:r>
      <w:r w:rsidRPr="00E002D6">
        <w:rPr>
          <w:rFonts w:ascii="Times New Roman" w:eastAsia="宋体" w:hAnsi="Times New Roman" w:hint="eastAsia"/>
        </w:rPr>
        <w:t xml:space="preserve"> are seldom true.</w:t>
      </w:r>
    </w:p>
    <w:p w14:paraId="7AC14915" w14:textId="77777777" w:rsidR="00792C08" w:rsidRPr="00E002D6" w:rsidRDefault="00000000">
      <w:pPr>
        <w:pStyle w:val="a7"/>
        <w:widowControl/>
        <w:ind w:firstLineChars="1000" w:firstLine="2400"/>
        <w:rPr>
          <w:rFonts w:ascii="Times New Roman" w:eastAsia="宋体" w:hAnsi="Times New Roman"/>
        </w:rPr>
      </w:pPr>
      <w:r w:rsidRPr="00E002D6">
        <w:rPr>
          <w:rFonts w:ascii="Times New Roman" w:eastAsia="宋体" w:hAnsi="Times New Roman" w:hint="eastAsia"/>
        </w:rPr>
        <w:t>主语</w:t>
      </w:r>
    </w:p>
    <w:p w14:paraId="641DAF0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我不喜欢汤</w:t>
      </w:r>
      <w:proofErr w:type="gramStart"/>
      <w:r w:rsidRPr="00E002D6">
        <w:rPr>
          <w:rFonts w:ascii="Times New Roman" w:eastAsia="宋体" w:hAnsi="Times New Roman" w:hint="eastAsia"/>
        </w:rPr>
        <w:t>姆</w:t>
      </w:r>
      <w:proofErr w:type="gramEnd"/>
      <w:r w:rsidRPr="00E002D6">
        <w:rPr>
          <w:rFonts w:ascii="Times New Roman" w:eastAsia="宋体" w:hAnsi="Times New Roman" w:hint="eastAsia"/>
        </w:rPr>
        <w:t>，他的话很少是真的。</w:t>
      </w:r>
    </w:p>
    <w:p w14:paraId="61D077E2"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I met Nancy, </w:t>
      </w:r>
      <w:r w:rsidRPr="00E002D6">
        <w:rPr>
          <w:rFonts w:ascii="Times New Roman" w:eastAsia="宋体" w:hAnsi="Times New Roman" w:hint="eastAsia"/>
          <w:u w:val="single"/>
        </w:rPr>
        <w:t>whose parents</w:t>
      </w:r>
      <w:r w:rsidRPr="00E002D6">
        <w:rPr>
          <w:rFonts w:ascii="Times New Roman" w:eastAsia="宋体" w:hAnsi="Times New Roman" w:hint="eastAsia"/>
        </w:rPr>
        <w:t xml:space="preserve"> I </w:t>
      </w:r>
      <w:r w:rsidRPr="00E002D6">
        <w:rPr>
          <w:rFonts w:ascii="Times New Roman" w:eastAsia="宋体" w:hAnsi="Times New Roman" w:hint="eastAsia"/>
          <w:u w:val="single"/>
        </w:rPr>
        <w:t xml:space="preserve">like </w:t>
      </w:r>
      <w:r w:rsidRPr="00E002D6">
        <w:rPr>
          <w:rFonts w:ascii="Times New Roman" w:eastAsia="宋体" w:hAnsi="Times New Roman" w:hint="eastAsia"/>
        </w:rPr>
        <w:t>very much.</w:t>
      </w:r>
    </w:p>
    <w:p w14:paraId="1593F8DD" w14:textId="77777777" w:rsidR="00792C08" w:rsidRPr="00E002D6" w:rsidRDefault="00000000">
      <w:pPr>
        <w:pStyle w:val="a7"/>
        <w:widowControl/>
        <w:ind w:firstLineChars="700" w:firstLine="1680"/>
        <w:rPr>
          <w:rFonts w:ascii="Times New Roman" w:eastAsia="宋体" w:hAnsi="Times New Roman"/>
        </w:rPr>
      </w:pPr>
      <w:r w:rsidRPr="00E002D6">
        <w:rPr>
          <w:rFonts w:ascii="Times New Roman" w:eastAsia="宋体" w:hAnsi="Times New Roman" w:hint="eastAsia"/>
        </w:rPr>
        <w:t>宾语</w:t>
      </w:r>
      <w:r w:rsidRPr="00E002D6">
        <w:rPr>
          <w:rFonts w:ascii="Times New Roman" w:eastAsia="宋体" w:hAnsi="Times New Roman" w:hint="eastAsia"/>
        </w:rPr>
        <w:t xml:space="preserve">   </w:t>
      </w:r>
      <w:r w:rsidRPr="00E002D6">
        <w:rPr>
          <w:rFonts w:ascii="Times New Roman" w:eastAsia="宋体" w:hAnsi="Times New Roman" w:hint="eastAsia"/>
        </w:rPr>
        <w:t>及物动词</w:t>
      </w:r>
    </w:p>
    <w:p w14:paraId="68BEEF0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我遇见南希，我很喜欢她的父母。</w:t>
      </w:r>
    </w:p>
    <w:p w14:paraId="7FE3E675"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I try to be friendly to Carl, </w:t>
      </w:r>
      <w:r w:rsidRPr="00E002D6">
        <w:rPr>
          <w:rFonts w:ascii="Times New Roman" w:eastAsia="宋体" w:hAnsi="Times New Roman" w:hint="eastAsia"/>
          <w:u w:val="single"/>
        </w:rPr>
        <w:t>with</w:t>
      </w:r>
      <w:r w:rsidRPr="00E002D6">
        <w:rPr>
          <w:rFonts w:ascii="Times New Roman" w:eastAsia="宋体" w:hAnsi="Times New Roman" w:hint="eastAsia"/>
        </w:rPr>
        <w:t xml:space="preserve"> </w:t>
      </w:r>
      <w:r w:rsidRPr="00E002D6">
        <w:rPr>
          <w:rFonts w:ascii="Times New Roman" w:eastAsia="宋体" w:hAnsi="Times New Roman" w:hint="eastAsia"/>
          <w:u w:val="single"/>
        </w:rPr>
        <w:t>whose sister</w:t>
      </w:r>
      <w:r w:rsidRPr="00E002D6">
        <w:rPr>
          <w:rFonts w:ascii="Times New Roman" w:eastAsia="宋体" w:hAnsi="Times New Roman" w:hint="eastAsia"/>
        </w:rPr>
        <w:t xml:space="preserve"> I would like to </w:t>
      </w:r>
      <w:r w:rsidRPr="00E002D6">
        <w:rPr>
          <w:rFonts w:ascii="Times New Roman" w:eastAsia="宋体" w:hAnsi="Times New Roman" w:hint="eastAsia"/>
          <w:u w:val="single"/>
        </w:rPr>
        <w:t>make friends</w:t>
      </w:r>
      <w:r w:rsidRPr="00E002D6">
        <w:rPr>
          <w:rFonts w:ascii="Times New Roman" w:eastAsia="宋体" w:hAnsi="Times New Roman" w:hint="eastAsia"/>
        </w:rPr>
        <w:t>.</w:t>
      </w:r>
    </w:p>
    <w:p w14:paraId="650D025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我试图向</w:t>
      </w:r>
      <w:proofErr w:type="gramStart"/>
      <w:r w:rsidRPr="00E002D6">
        <w:rPr>
          <w:rFonts w:ascii="Times New Roman" w:eastAsia="宋体" w:hAnsi="Times New Roman" w:hint="eastAsia"/>
        </w:rPr>
        <w:t>卡尔示好</w:t>
      </w:r>
      <w:proofErr w:type="gramEnd"/>
      <w:r w:rsidRPr="00E002D6">
        <w:rPr>
          <w:rFonts w:ascii="Times New Roman" w:eastAsia="宋体" w:hAnsi="Times New Roman" w:hint="eastAsia"/>
        </w:rPr>
        <w:t>，我想和他妹妹做朋友。</w:t>
      </w:r>
    </w:p>
    <w:p w14:paraId="3F1F12A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但由于</w:t>
      </w:r>
      <w:r w:rsidRPr="00E002D6">
        <w:rPr>
          <w:rFonts w:ascii="Times New Roman" w:eastAsia="宋体" w:hAnsi="Times New Roman" w:hint="eastAsia"/>
        </w:rPr>
        <w:t>make friends with</w:t>
      </w:r>
      <w:r w:rsidRPr="00E002D6">
        <w:rPr>
          <w:rFonts w:ascii="Times New Roman" w:eastAsia="宋体" w:hAnsi="Times New Roman" w:hint="eastAsia"/>
        </w:rPr>
        <w:t>是一完整的短语，故最好将</w:t>
      </w:r>
      <w:r w:rsidRPr="00E002D6">
        <w:rPr>
          <w:rFonts w:ascii="Times New Roman" w:eastAsia="宋体" w:hAnsi="Times New Roman" w:hint="eastAsia"/>
        </w:rPr>
        <w:t>with</w:t>
      </w:r>
      <w:r w:rsidRPr="00E002D6">
        <w:rPr>
          <w:rFonts w:ascii="Times New Roman" w:eastAsia="宋体" w:hAnsi="Times New Roman" w:hint="eastAsia"/>
        </w:rPr>
        <w:t>置于句尾，即：</w:t>
      </w:r>
    </w:p>
    <w:p w14:paraId="261C5F9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I try to be friendly to Carl, whose sister I would like to make friends with.</w:t>
      </w:r>
    </w:p>
    <w:p w14:paraId="298C47E0"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注意</w:t>
      </w:r>
    </w:p>
    <w:p w14:paraId="05AE274F"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whose</w:t>
      </w:r>
      <w:r w:rsidRPr="00E002D6">
        <w:rPr>
          <w:rFonts w:ascii="Times New Roman" w:eastAsia="宋体" w:hAnsi="Times New Roman" w:hint="eastAsia"/>
        </w:rPr>
        <w:t>代替物时，“</w:t>
      </w:r>
      <w:r w:rsidRPr="00E002D6">
        <w:rPr>
          <w:rFonts w:ascii="Times New Roman" w:eastAsia="宋体" w:hAnsi="Times New Roman" w:hint="eastAsia"/>
        </w:rPr>
        <w:t>whose+</w:t>
      </w:r>
      <w:r w:rsidRPr="00E002D6">
        <w:rPr>
          <w:rFonts w:ascii="Times New Roman" w:eastAsia="宋体" w:hAnsi="Times New Roman" w:hint="eastAsia"/>
        </w:rPr>
        <w:t>名词”亦可被“</w:t>
      </w:r>
      <w:r w:rsidRPr="00E002D6">
        <w:rPr>
          <w:rFonts w:ascii="Times New Roman" w:eastAsia="宋体" w:hAnsi="Times New Roman" w:hint="eastAsia"/>
        </w:rPr>
        <w:t>the +</w:t>
      </w:r>
      <w:r w:rsidRPr="00E002D6">
        <w:rPr>
          <w:rFonts w:ascii="Times New Roman" w:eastAsia="宋体" w:hAnsi="Times New Roman" w:hint="eastAsia"/>
        </w:rPr>
        <w:t>名词</w:t>
      </w:r>
      <w:r w:rsidRPr="00E002D6">
        <w:rPr>
          <w:rFonts w:ascii="Times New Roman" w:eastAsia="宋体" w:hAnsi="Times New Roman" w:hint="eastAsia"/>
        </w:rPr>
        <w:t>+ of + which</w:t>
      </w:r>
      <w:r w:rsidRPr="00E002D6">
        <w:rPr>
          <w:rFonts w:ascii="Times New Roman" w:eastAsia="宋体" w:hAnsi="Times New Roman" w:hint="eastAsia"/>
        </w:rPr>
        <w:t>”取代。</w:t>
      </w:r>
    </w:p>
    <w:p w14:paraId="0526A76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例：</w:t>
      </w:r>
      <w:r w:rsidRPr="00E002D6">
        <w:rPr>
          <w:rFonts w:ascii="Times New Roman" w:eastAsia="宋体" w:hAnsi="Times New Roman" w:hint="eastAsia"/>
        </w:rPr>
        <w:t xml:space="preserve">This is a fancy sports car, </w:t>
      </w:r>
      <w:r w:rsidRPr="00E002D6">
        <w:rPr>
          <w:rFonts w:ascii="Times New Roman" w:eastAsia="宋体" w:hAnsi="Times New Roman" w:hint="eastAsia"/>
          <w:u w:val="single"/>
        </w:rPr>
        <w:t>whose color</w:t>
      </w:r>
      <w:r w:rsidRPr="00E002D6">
        <w:rPr>
          <w:rFonts w:ascii="Times New Roman" w:eastAsia="宋体" w:hAnsi="Times New Roman" w:hint="eastAsia"/>
        </w:rPr>
        <w:t xml:space="preserve"> I like very much.</w:t>
      </w:r>
    </w:p>
    <w:p w14:paraId="36F068D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This is a fancy sports car,</w:t>
      </w:r>
      <w:r w:rsidRPr="00E002D6">
        <w:rPr>
          <w:rFonts w:ascii="Times New Roman" w:eastAsia="宋体" w:hAnsi="Times New Roman" w:hint="eastAsia"/>
          <w:u w:val="single"/>
        </w:rPr>
        <w:t xml:space="preserve"> the color of which</w:t>
      </w:r>
      <w:r w:rsidRPr="00E002D6">
        <w:rPr>
          <w:rFonts w:ascii="Times New Roman" w:eastAsia="宋体" w:hAnsi="Times New Roman" w:hint="eastAsia"/>
        </w:rPr>
        <w:t xml:space="preserve"> I like very much</w:t>
      </w:r>
    </w:p>
    <w:p w14:paraId="3FF1EA5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这是一辆拉风的跑车，我很喜欢它的颜色。</w:t>
      </w:r>
    </w:p>
    <w:p w14:paraId="3EB7482C" w14:textId="77777777" w:rsidR="00792C08" w:rsidRPr="00E002D6" w:rsidRDefault="00792C08">
      <w:pPr>
        <w:pStyle w:val="a7"/>
        <w:widowControl/>
        <w:rPr>
          <w:rFonts w:ascii="Times New Roman" w:hAnsi="Times New Roman" w:cs="Times New Roman"/>
          <w:b/>
          <w:bCs/>
          <w:i/>
          <w:iCs/>
          <w:sz w:val="32"/>
          <w:szCs w:val="40"/>
        </w:rPr>
      </w:pPr>
    </w:p>
    <w:p w14:paraId="1858878B"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1754A4E2"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1. </w:t>
      </w:r>
      <w:r w:rsidRPr="00E002D6">
        <w:rPr>
          <w:rFonts w:ascii="Times New Roman" w:eastAsia="宋体" w:hAnsi="Times New Roman" w:hint="eastAsia"/>
        </w:rPr>
        <w:t>找出下列句子中含有定语从句的句子</w:t>
      </w:r>
    </w:p>
    <w:p w14:paraId="25462D39"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①</w:t>
      </w:r>
      <w:r w:rsidRPr="00E002D6">
        <w:rPr>
          <w:rFonts w:ascii="Times New Roman" w:eastAsia="宋体" w:hAnsi="Times New Roman" w:hint="eastAsia"/>
        </w:rPr>
        <w:t>I have something important to tell you right now.</w:t>
      </w:r>
    </w:p>
    <w:p w14:paraId="1041A340"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②</w:t>
      </w:r>
      <w:r w:rsidRPr="00E002D6">
        <w:rPr>
          <w:rFonts w:ascii="Times New Roman" w:eastAsia="宋体" w:hAnsi="Times New Roman" w:hint="eastAsia"/>
        </w:rPr>
        <w:t xml:space="preserve">The boy who won the competition is my </w:t>
      </w:r>
      <w:proofErr w:type="spellStart"/>
      <w:r w:rsidRPr="00E002D6">
        <w:rPr>
          <w:rFonts w:ascii="Times New Roman" w:eastAsia="宋体" w:hAnsi="Times New Roman" w:hint="eastAsia"/>
        </w:rPr>
        <w:t>deskmate</w:t>
      </w:r>
      <w:proofErr w:type="spellEnd"/>
      <w:r w:rsidRPr="00E002D6">
        <w:rPr>
          <w:rFonts w:ascii="Times New Roman" w:eastAsia="宋体" w:hAnsi="Times New Roman" w:hint="eastAsia"/>
        </w:rPr>
        <w:t>.</w:t>
      </w:r>
    </w:p>
    <w:p w14:paraId="412082E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③</w:t>
      </w:r>
      <w:r w:rsidRPr="00E002D6">
        <w:rPr>
          <w:rFonts w:ascii="Times New Roman" w:eastAsia="宋体" w:hAnsi="Times New Roman" w:hint="eastAsia"/>
        </w:rPr>
        <w:t>She likes the music that sounds soft and gentle.</w:t>
      </w:r>
    </w:p>
    <w:p w14:paraId="174B8C2D"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④</w:t>
      </w:r>
      <w:r w:rsidRPr="00E002D6">
        <w:rPr>
          <w:rFonts w:ascii="Times New Roman" w:eastAsia="宋体" w:hAnsi="Times New Roman" w:hint="eastAsia"/>
        </w:rPr>
        <w:t>We need a person to help us with the project.</w:t>
      </w:r>
    </w:p>
    <w:p w14:paraId="484D582A"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⑤</w:t>
      </w:r>
      <w:r w:rsidRPr="00E002D6">
        <w:rPr>
          <w:rFonts w:ascii="Times New Roman" w:eastAsia="宋体" w:hAnsi="Times New Roman" w:hint="eastAsia"/>
        </w:rPr>
        <w:t>Do you know the girl we met at the party yesterday?</w:t>
      </w:r>
    </w:p>
    <w:p w14:paraId="5A3C177A"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⑥</w:t>
      </w:r>
      <w:r w:rsidRPr="00E002D6">
        <w:rPr>
          <w:rFonts w:ascii="Times New Roman" w:eastAsia="宋体" w:hAnsi="Times New Roman" w:hint="eastAsia"/>
        </w:rPr>
        <w:t>He made a promise to keep his words forever.</w:t>
      </w:r>
    </w:p>
    <w:p w14:paraId="4E5D8374"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⑦</w:t>
      </w:r>
      <w:r w:rsidRPr="00E002D6">
        <w:rPr>
          <w:rFonts w:ascii="Times New Roman" w:eastAsia="宋体" w:hAnsi="Times New Roman" w:hint="eastAsia"/>
        </w:rPr>
        <w:t>The book which I borrowed from the library is very interesting.</w:t>
      </w:r>
    </w:p>
    <w:p w14:paraId="7488D4B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⑧</w:t>
      </w:r>
      <w:r w:rsidRPr="00E002D6">
        <w:rPr>
          <w:rFonts w:ascii="Times New Roman" w:eastAsia="宋体" w:hAnsi="Times New Roman" w:hint="eastAsia"/>
        </w:rPr>
        <w:t>I don</w:t>
      </w:r>
      <w:r w:rsidRPr="00E002D6">
        <w:rPr>
          <w:rFonts w:ascii="Times New Roman" w:eastAsia="宋体" w:hAnsi="Times New Roman" w:hint="eastAsia"/>
          <w:lang w:eastAsia="zh"/>
        </w:rPr>
        <w:t>'</w:t>
      </w:r>
      <w:r w:rsidRPr="00E002D6">
        <w:rPr>
          <w:rFonts w:ascii="Times New Roman" w:eastAsia="宋体" w:hAnsi="Times New Roman" w:hint="eastAsia"/>
        </w:rPr>
        <w:t>t know where he went just now.</w:t>
      </w:r>
    </w:p>
    <w:p w14:paraId="4054D5E2"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⑨</w:t>
      </w:r>
      <w:r w:rsidRPr="00E002D6">
        <w:rPr>
          <w:rFonts w:ascii="Times New Roman" w:eastAsia="宋体" w:hAnsi="Times New Roman" w:hint="eastAsia"/>
        </w:rPr>
        <w:t>The teacher praised the students who finished their work on time.</w:t>
      </w:r>
    </w:p>
    <w:p w14:paraId="119E068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⑩</w:t>
      </w:r>
      <w:r w:rsidRPr="00E002D6">
        <w:rPr>
          <w:rFonts w:ascii="Times New Roman" w:eastAsia="宋体" w:hAnsi="Times New Roman" w:hint="eastAsia"/>
        </w:rPr>
        <w:t>I still remember the day we first met each other.</w:t>
      </w:r>
    </w:p>
    <w:p w14:paraId="766C8709" w14:textId="77777777" w:rsidR="00792C08" w:rsidRPr="00E002D6" w:rsidRDefault="00792C08">
      <w:pPr>
        <w:pStyle w:val="a7"/>
        <w:widowControl/>
        <w:rPr>
          <w:rFonts w:ascii="Times New Roman" w:eastAsia="宋体" w:hAnsi="Times New Roman"/>
        </w:rPr>
      </w:pPr>
    </w:p>
    <w:p w14:paraId="3C854DFE"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hint="eastAsia"/>
        </w:rPr>
        <w:t xml:space="preserve">2. </w:t>
      </w:r>
      <w:r w:rsidRPr="00E002D6">
        <w:rPr>
          <w:rFonts w:ascii="Times New Roman" w:eastAsia="宋体" w:hAnsi="Times New Roman"/>
        </w:rPr>
        <w:t>将下列定语从句进行简化，省略掉关系代词和多余成分。</w:t>
      </w:r>
    </w:p>
    <w:p w14:paraId="610DEE80"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①</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girl who sings beautifully is my friend.</w:t>
      </w:r>
    </w:p>
    <w:p w14:paraId="6E838D8C"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②</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man who is in blue is a doctor.</w:t>
      </w:r>
    </w:p>
    <w:p w14:paraId="47DA270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③</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story which has a happy ending is popular.</w:t>
      </w:r>
    </w:p>
    <w:p w14:paraId="1717F211"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④</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bag which is on the sofa is new.</w:t>
      </w:r>
    </w:p>
    <w:p w14:paraId="0CAE245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⑤All the people who are present at the meeting should sign here.</w:t>
      </w:r>
    </w:p>
    <w:p w14:paraId="0FB4A68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⑥</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book which is different from others attracts me.</w:t>
      </w:r>
    </w:p>
    <w:p w14:paraId="20652DC3"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⑦</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picture which is there looks nice.</w:t>
      </w:r>
    </w:p>
    <w:p w14:paraId="64994577"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t>⑧</w:t>
      </w:r>
      <w:proofErr w:type="gramStart"/>
      <w:r w:rsidRPr="00E002D6">
        <w:rPr>
          <w:rFonts w:ascii="Times New Roman" w:eastAsia="宋体" w:hAnsi="Times New Roman"/>
        </w:rPr>
        <w:t>The</w:t>
      </w:r>
      <w:proofErr w:type="gramEnd"/>
      <w:r w:rsidRPr="00E002D6">
        <w:rPr>
          <w:rFonts w:ascii="Times New Roman" w:eastAsia="宋体" w:hAnsi="Times New Roman"/>
        </w:rPr>
        <w:t xml:space="preserve"> key which is below the book is lost.</w:t>
      </w:r>
    </w:p>
    <w:p w14:paraId="670AC5D6" w14:textId="77777777" w:rsidR="00792C08" w:rsidRPr="00E002D6" w:rsidRDefault="00000000">
      <w:pPr>
        <w:pStyle w:val="a7"/>
        <w:widowControl/>
        <w:rPr>
          <w:rFonts w:ascii="Times New Roman" w:eastAsia="宋体" w:hAnsi="Times New Roman"/>
        </w:rPr>
      </w:pPr>
      <w:r w:rsidRPr="00E002D6">
        <w:rPr>
          <w:rFonts w:ascii="Times New Roman" w:eastAsia="宋体" w:hAnsi="Times New Roman"/>
        </w:rPr>
        <w:br w:type="page"/>
      </w:r>
    </w:p>
    <w:p w14:paraId="23549A41"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59-60</w:t>
      </w:r>
    </w:p>
    <w:p w14:paraId="7FAE7E96" w14:textId="77777777" w:rsidR="00792C08" w:rsidRPr="00E002D6" w:rsidRDefault="00000000">
      <w:pPr>
        <w:spacing w:line="400" w:lineRule="exact"/>
        <w:jc w:val="center"/>
        <w:rPr>
          <w:rFonts w:ascii="Cambria" w:hAnsi="Cambria" w:cs="Cambria"/>
          <w:sz w:val="22"/>
          <w:szCs w:val="22"/>
        </w:rPr>
      </w:pPr>
      <w:r w:rsidRPr="00E002D6">
        <w:rPr>
          <w:rFonts w:ascii="Cambria" w:hAnsi="Cambria" w:cs="Cambria" w:hint="eastAsia"/>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mɔrəl</w:t>
      </w:r>
      <w:proofErr w:type="spellEnd"/>
      <w:proofErr w:type="gramStart"/>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gramEnd"/>
      <w:r w:rsidRPr="00E002D6">
        <w:rPr>
          <w:rFonts w:ascii="Cambria" w:hAnsi="Cambria" w:cs="Cambria"/>
          <w:i/>
          <w:iCs/>
          <w:sz w:val="22"/>
          <w:szCs w:val="22"/>
        </w:rPr>
        <w:t>ˈ</w:t>
      </w:r>
      <w:proofErr w:type="spellStart"/>
      <w:r w:rsidRPr="00E002D6">
        <w:rPr>
          <w:rFonts w:ascii="Cambria" w:hAnsi="Cambria" w:cs="Cambria"/>
          <w:i/>
          <w:iCs/>
          <w:sz w:val="22"/>
          <w:szCs w:val="22"/>
        </w:rPr>
        <w:t>vælj</w:t>
      </w:r>
      <w:r w:rsidRPr="00E002D6">
        <w:rPr>
          <w:rFonts w:ascii="Cambria" w:hAnsi="Cambria" w:cs="Cambria" w:hint="eastAsia"/>
          <w:i/>
          <w:iCs/>
          <w:sz w:val="22"/>
          <w:szCs w:val="22"/>
        </w:rPr>
        <w:t>u</w:t>
      </w:r>
      <w:r w:rsidRPr="00E002D6">
        <w:rPr>
          <w:rFonts w:ascii="Cambria" w:hAnsi="Cambria" w:cs="Cambria"/>
          <w:i/>
          <w:iCs/>
          <w:sz w:val="22"/>
          <w:szCs w:val="22"/>
        </w:rPr>
        <w:t>z</w:t>
      </w:r>
      <w:proofErr w:type="spellEnd"/>
      <w:r w:rsidRPr="00E002D6">
        <w:rPr>
          <w:rFonts w:ascii="Cambria" w:hAnsi="Cambria" w:cs="Cambria"/>
          <w:sz w:val="22"/>
          <w:szCs w:val="22"/>
        </w:rPr>
        <w:t>/</w:t>
      </w:r>
    </w:p>
    <w:p w14:paraId="643B2B90"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About Moral Values</w:t>
      </w:r>
    </w:p>
    <w:p w14:paraId="4D0322E1" w14:textId="77777777" w:rsidR="00792C08" w:rsidRPr="00E002D6" w:rsidRDefault="00792C08">
      <w:pPr>
        <w:spacing w:line="400" w:lineRule="exact"/>
        <w:jc w:val="center"/>
        <w:rPr>
          <w:rFonts w:ascii="Times New Roman" w:hAnsi="Times New Roman" w:cs="Times New Roman"/>
          <w:b/>
          <w:bCs/>
          <w:sz w:val="36"/>
          <w:szCs w:val="44"/>
        </w:rPr>
      </w:pPr>
    </w:p>
    <w:p w14:paraId="0C5DFD57"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0CCC9FCA"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praɪd</w:t>
      </w:r>
      <w:proofErr w:type="spellEnd"/>
      <w:r w:rsidRPr="00E002D6">
        <w:rPr>
          <w:rFonts w:ascii="Cambria" w:hAnsi="Cambria" w:cs="Cambria"/>
          <w:sz w:val="22"/>
          <w:szCs w:val="22"/>
        </w:rPr>
        <w:t>/</w:t>
      </w:r>
    </w:p>
    <w:p w14:paraId="211AD02B"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More and more</w:t>
      </w:r>
      <w:proofErr w:type="gramEnd"/>
      <w:r w:rsidRPr="00E002D6">
        <w:rPr>
          <w:rFonts w:ascii="Times New Roman" w:eastAsia="宋体" w:hAnsi="Times New Roman" w:cs="Times New Roman"/>
          <w:spacing w:val="-1"/>
          <w:sz w:val="28"/>
          <w:szCs w:val="28"/>
        </w:rPr>
        <w:t xml:space="preserve"> people are forgetting the saying, “Pride comes before</w:t>
      </w:r>
    </w:p>
    <w:p w14:paraId="1CB0B58D" w14:textId="77777777" w:rsidR="00792C08" w:rsidRPr="00E002D6" w:rsidRDefault="00000000">
      <w:pPr>
        <w:spacing w:line="400" w:lineRule="exact"/>
        <w:ind w:firstLineChars="100" w:firstLine="218"/>
        <w:rPr>
          <w:rFonts w:ascii="Cambria" w:eastAsia="宋体" w:hAnsi="Cambria" w:cs="Cambria"/>
          <w:spacing w:val="-1"/>
          <w:sz w:val="22"/>
          <w:szCs w:val="22"/>
        </w:rPr>
      </w:pP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fɔl</w:t>
      </w:r>
      <w:proofErr w:type="spellEnd"/>
      <w:r w:rsidRPr="00E002D6">
        <w:rPr>
          <w:rFonts w:ascii="Cambria" w:eastAsia="宋体" w:hAnsi="Cambria" w:cs="Cambria"/>
          <w:spacing w:val="-1"/>
          <w:sz w:val="22"/>
          <w:szCs w:val="22"/>
        </w:rPr>
        <w:t xml:space="preserve">/              </w:t>
      </w:r>
    </w:p>
    <w:p w14:paraId="423190FA"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 fall.”</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 remember only a few years ago when things used to be so</w:t>
      </w:r>
    </w:p>
    <w:p w14:paraId="0293ADDA"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mɑdɪst</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hʌmb</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rPr>
        <w:t>/</w:t>
      </w:r>
    </w:p>
    <w:p w14:paraId="76812E4D"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different.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People used to be </w:t>
      </w:r>
      <w:proofErr w:type="gramStart"/>
      <w:r w:rsidRPr="00E002D6">
        <w:rPr>
          <w:rFonts w:ascii="Times New Roman" w:eastAsia="宋体" w:hAnsi="Times New Roman" w:cs="Times New Roman"/>
          <w:spacing w:val="-1"/>
          <w:sz w:val="28"/>
          <w:szCs w:val="28"/>
        </w:rPr>
        <w:t>more modest and humble</w:t>
      </w:r>
      <w:proofErr w:type="gramEnd"/>
      <w:r w:rsidRPr="00E002D6">
        <w:rPr>
          <w:rFonts w:ascii="Times New Roman" w:eastAsia="宋体" w:hAnsi="Times New Roman" w:cs="Times New Roman"/>
          <w:spacing w:val="-1"/>
          <w:sz w:val="28"/>
          <w:szCs w:val="28"/>
        </w:rPr>
        <w:t>.</w:t>
      </w:r>
    </w:p>
    <w:p w14:paraId="54DA4353"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skulˌmets</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riəˌlaɪzd</w:t>
      </w:r>
      <w:proofErr w:type="spellEnd"/>
      <w:r w:rsidRPr="00E002D6">
        <w:rPr>
          <w:rFonts w:ascii="Cambria" w:eastAsia="宋体" w:hAnsi="Cambria" w:cs="Cambria"/>
          <w:spacing w:val="-1"/>
          <w:sz w:val="22"/>
          <w:szCs w:val="22"/>
        </w:rPr>
        <w:t>/</w:t>
      </w:r>
    </w:p>
    <w:p w14:paraId="5455A197"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As I looked around at my schoolmates the other day,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 realized how</w:t>
      </w:r>
    </w:p>
    <w:p w14:paraId="742500E8" w14:textId="77777777" w:rsidR="00792C08" w:rsidRPr="00E002D6" w:rsidRDefault="00000000">
      <w:pPr>
        <w:spacing w:line="400" w:lineRule="exact"/>
        <w:ind w:firstLineChars="200" w:firstLine="436"/>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prɪˈtɛnʃəs</w:t>
      </w:r>
      <w:proofErr w:type="spellEnd"/>
      <w:proofErr w:type="gramStart"/>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gramEnd"/>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naᴜəˌdez</w:t>
      </w:r>
      <w:proofErr w:type="spellEnd"/>
      <w:r w:rsidRPr="00E002D6">
        <w:rPr>
          <w:rFonts w:ascii="Cambria" w:eastAsia="宋体" w:hAnsi="Cambria" w:cs="Cambria"/>
          <w:spacing w:val="-1"/>
          <w:sz w:val="22"/>
          <w:szCs w:val="22"/>
        </w:rPr>
        <w:t>/</w:t>
      </w:r>
    </w:p>
    <w:p w14:paraId="4AA0C96E"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different things are.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People are so much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more pretentious nowadays.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With</w:t>
      </w:r>
    </w:p>
    <w:p w14:paraId="155C5243"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fænsɪ</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staɪlɪʃ</w:t>
      </w:r>
      <w:proofErr w:type="spellEnd"/>
      <w:r w:rsidRPr="00E002D6">
        <w:rPr>
          <w:rFonts w:ascii="Cambria" w:eastAsia="宋体" w:hAnsi="Cambria" w:cs="Cambria"/>
          <w:spacing w:val="-1"/>
          <w:sz w:val="22"/>
          <w:szCs w:val="22"/>
        </w:rPr>
        <w:t xml:space="preserve"> /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hɛrˌduz</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əˈpɪr</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məˌtɪrɪəˈlɪstɪk</w:t>
      </w:r>
      <w:proofErr w:type="spellEnd"/>
      <w:r w:rsidRPr="00E002D6">
        <w:rPr>
          <w:rFonts w:ascii="Cambria" w:eastAsia="宋体" w:hAnsi="Cambria" w:cs="Cambria"/>
          <w:spacing w:val="-1"/>
          <w:sz w:val="22"/>
          <w:szCs w:val="22"/>
        </w:rPr>
        <w:t>/</w:t>
      </w:r>
    </w:p>
    <w:p w14:paraId="11CC8AE4"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their fancy clothes and</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stylish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hairdos,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appear too</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materialistic,</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which</w:t>
      </w:r>
    </w:p>
    <w:p w14:paraId="6EF9094B"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laɪkɪŋ</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ˌ</w:t>
      </w:r>
      <w:proofErr w:type="spellStart"/>
      <w:r w:rsidRPr="00E002D6">
        <w:rPr>
          <w:rFonts w:ascii="Cambria" w:eastAsia="宋体" w:hAnsi="Cambria" w:cs="Cambria"/>
          <w:i/>
          <w:iCs/>
          <w:spacing w:val="-1"/>
          <w:sz w:val="22"/>
          <w:szCs w:val="22"/>
        </w:rPr>
        <w:t>mɑdɚnəˈzeʃən</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ədˈvænsmənt</w:t>
      </w:r>
      <w:proofErr w:type="spellEnd"/>
      <w:r w:rsidRPr="00E002D6">
        <w:rPr>
          <w:rFonts w:ascii="Cambria" w:eastAsia="宋体" w:hAnsi="Cambria" w:cs="Cambria"/>
          <w:spacing w:val="-1"/>
          <w:sz w:val="22"/>
          <w:szCs w:val="22"/>
        </w:rPr>
        <w:t>/</w:t>
      </w:r>
    </w:p>
    <w:p w14:paraId="62E6727D"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is not to my liking.</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 know modernization is necessary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for advancement. </w:t>
      </w:r>
    </w:p>
    <w:p w14:paraId="3DC30325"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trəˈdɪʃən</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rPr>
        <w:t>/</w:t>
      </w:r>
    </w:p>
    <w:p w14:paraId="7D5C8532"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However,</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 hope we don’t lose our traditional moral values along the way.</w:t>
      </w:r>
    </w:p>
    <w:p w14:paraId="616EB870" w14:textId="77777777" w:rsidR="00792C08" w:rsidRPr="00E002D6" w:rsidRDefault="00792C08">
      <w:pPr>
        <w:spacing w:line="400" w:lineRule="exact"/>
        <w:rPr>
          <w:rFonts w:ascii="Times New Roman" w:eastAsia="宋体" w:hAnsi="Times New Roman" w:cs="Times New Roman"/>
          <w:spacing w:val="-1"/>
          <w:sz w:val="28"/>
          <w:szCs w:val="28"/>
        </w:rPr>
      </w:pPr>
    </w:p>
    <w:p w14:paraId="6FA68277" w14:textId="77777777" w:rsidR="00792C08" w:rsidRPr="00E002D6" w:rsidRDefault="00792C08">
      <w:pPr>
        <w:spacing w:line="400" w:lineRule="exact"/>
        <w:rPr>
          <w:rFonts w:ascii="Times New Roman" w:eastAsia="宋体" w:hAnsi="Times New Roman" w:cs="Times New Roman"/>
          <w:spacing w:val="-1"/>
          <w:sz w:val="28"/>
          <w:szCs w:val="28"/>
        </w:rPr>
      </w:pPr>
    </w:p>
    <w:p w14:paraId="61E8110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Jason is talking to Kate,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 classmate he likes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very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much. (J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Jason;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Kate)</w:t>
      </w:r>
      <w:r w:rsidRPr="00E002D6">
        <w:rPr>
          <w:rFonts w:ascii="Times New Roman" w:hAnsi="Times New Roman" w:cs="Times New Roman" w:hint="eastAsia"/>
          <w:sz w:val="28"/>
          <w:szCs w:val="28"/>
          <w:lang w:eastAsia="zh-CN"/>
        </w:rPr>
        <w:t xml:space="preserve"> </w:t>
      </w:r>
    </w:p>
    <w:p w14:paraId="1EE14448"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wɛr</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wɪrd</w:t>
      </w:r>
      <w:proofErr w:type="spellEnd"/>
      <w:r w:rsidRPr="00E002D6">
        <w:rPr>
          <w:rFonts w:ascii="Cambria" w:hAnsi="Cambria" w:cs="Cambria"/>
          <w:sz w:val="22"/>
          <w:szCs w:val="22"/>
          <w:lang w:eastAsia="zh-CN"/>
        </w:rPr>
        <w:t>/</w:t>
      </w:r>
    </w:p>
    <w:p w14:paraId="43054DB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I don’t understand why you dye your hair and wear all kinds of weird clothes,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Kate.</w:t>
      </w:r>
    </w:p>
    <w:p w14:paraId="3D83D507"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ɡɛs</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əˈtrækt</w:t>
      </w:r>
      <w:proofErr w:type="spellEnd"/>
      <w:r w:rsidRPr="00E002D6">
        <w:rPr>
          <w:rFonts w:ascii="Cambria" w:hAnsi="Cambria" w:cs="Cambria"/>
          <w:sz w:val="22"/>
          <w:szCs w:val="22"/>
          <w:lang w:eastAsia="zh-CN"/>
        </w:rPr>
        <w:t>/</w:t>
      </w:r>
    </w:p>
    <w:p w14:paraId="05903C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guess that’s how I attract boys.</w:t>
      </w:r>
    </w:p>
    <w:p w14:paraId="095D3FC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but the wrong kind of </w:t>
      </w:r>
      <w:proofErr w:type="gramStart"/>
      <w:r w:rsidRPr="00E002D6">
        <w:rPr>
          <w:rFonts w:ascii="Times New Roman" w:hAnsi="Times New Roman" w:cs="Times New Roman"/>
          <w:sz w:val="28"/>
          <w:szCs w:val="28"/>
          <w:lang w:eastAsia="zh-CN"/>
        </w:rPr>
        <w:t>boys</w:t>
      </w:r>
      <w:proofErr w:type="gramEnd"/>
      <w:r w:rsidRPr="00E002D6">
        <w:rPr>
          <w:rFonts w:ascii="Times New Roman" w:hAnsi="Times New Roman" w:cs="Times New Roman"/>
          <w:sz w:val="28"/>
          <w:szCs w:val="28"/>
          <w:lang w:eastAsia="zh-CN"/>
        </w:rPr>
        <w:t>.</w:t>
      </w:r>
    </w:p>
    <w:p w14:paraId="59657D5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What do you mean?</w:t>
      </w:r>
    </w:p>
    <w:p w14:paraId="2585E1E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taɪp</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ɡaɪz</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ɪrˌrɪŋz</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tæˈtuz</w:t>
      </w:r>
      <w:proofErr w:type="spellEnd"/>
      <w:r w:rsidRPr="00E002D6">
        <w:rPr>
          <w:rFonts w:ascii="Cambria" w:hAnsi="Cambria" w:cs="Cambria"/>
          <w:sz w:val="22"/>
          <w:szCs w:val="22"/>
          <w:lang w:eastAsia="zh-CN"/>
        </w:rPr>
        <w:t>/</w:t>
      </w:r>
    </w:p>
    <w:p w14:paraId="1C37FAF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The type of guys who go out with you wear earrings and have tattoos</w:t>
      </w:r>
    </w:p>
    <w:p w14:paraId="2AA48BDC"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ɑrmz</w:t>
      </w:r>
      <w:proofErr w:type="spellEnd"/>
      <w:r w:rsidRPr="00E002D6">
        <w:rPr>
          <w:rFonts w:ascii="Cambria" w:hAnsi="Cambria" w:cs="Cambria"/>
          <w:sz w:val="22"/>
          <w:szCs w:val="22"/>
          <w:lang w:eastAsia="zh-CN"/>
        </w:rPr>
        <w:t>/</w:t>
      </w:r>
    </w:p>
    <w:p w14:paraId="0596497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on their arms.</w:t>
      </w:r>
    </w:p>
    <w:p w14:paraId="718E470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What kind of guys do you think I should go out with then?</w:t>
      </w:r>
    </w:p>
    <w:p w14:paraId="7A48CD95"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ɪnstəns</w:t>
      </w:r>
      <w:proofErr w:type="spellEnd"/>
      <w:r w:rsidRPr="00E002D6">
        <w:rPr>
          <w:rFonts w:ascii="Cambria" w:hAnsi="Cambria" w:cs="Cambria"/>
          <w:sz w:val="22"/>
          <w:szCs w:val="22"/>
          <w:lang w:eastAsia="zh-CN"/>
        </w:rPr>
        <w:t>/</w:t>
      </w:r>
    </w:p>
    <w:p w14:paraId="5603C3B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somebody like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for instance</w:t>
      </w:r>
      <w:r w:rsidRPr="00E002D6">
        <w:rPr>
          <w:rFonts w:ascii="Times New Roman" w:hAnsi="Times New Roman" w:cs="Times New Roman" w:hint="eastAsia"/>
          <w:sz w:val="28"/>
          <w:szCs w:val="28"/>
          <w:lang w:eastAsia="zh-CN"/>
        </w:rPr>
        <w:t>.</w:t>
      </w:r>
    </w:p>
    <w:p w14:paraId="6979182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that so?</w:t>
      </w:r>
    </w:p>
    <w:p w14:paraId="65A1737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The day will come when you know I’m right.</w:t>
      </w:r>
    </w:p>
    <w:p w14:paraId="7DD7F63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K: We’ll see.</w:t>
      </w:r>
    </w:p>
    <w:p w14:paraId="610CC510" w14:textId="77777777" w:rsidR="00792C08" w:rsidRPr="00E002D6" w:rsidRDefault="00792C08">
      <w:pPr>
        <w:spacing w:line="400" w:lineRule="exact"/>
        <w:rPr>
          <w:rFonts w:ascii="Times New Roman" w:eastAsia="宋体" w:hAnsi="Times New Roman" w:cs="Times New Roman"/>
          <w:spacing w:val="-1"/>
          <w:sz w:val="28"/>
          <w:szCs w:val="28"/>
        </w:rPr>
      </w:pPr>
    </w:p>
    <w:p w14:paraId="41F0DC0A"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503654AE"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moral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mɔrəl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mɔːrəl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道德上的</w:t>
      </w:r>
    </w:p>
    <w:p w14:paraId="4F5B8A60"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value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vælj</w:t>
      </w:r>
      <w:r w:rsidRPr="00E002D6">
        <w:rPr>
          <w:rFonts w:ascii="Cambria" w:eastAsia="宋体" w:hAnsi="Cambria" w:cs="Cambria" w:hint="eastAsia"/>
          <w:spacing w:val="-1"/>
          <w:sz w:val="22"/>
          <w:szCs w:val="22"/>
        </w:rPr>
        <w:t>u</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vælju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价值观</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恒为复数）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价值</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r w:rsidRPr="00E002D6">
        <w:rPr>
          <w:rFonts w:ascii="Times New Roman" w:hAnsi="Times New Roman" w:cs="Times New Roman"/>
          <w:sz w:val="22"/>
          <w:szCs w:val="22"/>
        </w:rPr>
        <w:t xml:space="preserve"> </w:t>
      </w:r>
    </w:p>
    <w:p w14:paraId="05D865B0"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pride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praɪd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骄傲</w:t>
      </w:r>
    </w:p>
    <w:p w14:paraId="59C1B820"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fall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fɔl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fɔːl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跌倒</w:t>
      </w:r>
    </w:p>
    <w:p w14:paraId="77C17D63"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modest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mɑdɪst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mɑːdɪst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谦虚的</w:t>
      </w:r>
    </w:p>
    <w:p w14:paraId="54F43008"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humble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hʌmb</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hʌmbəl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谦卑的</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有卑下的意味）</w:t>
      </w:r>
    </w:p>
    <w:p w14:paraId="36E3807E"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schoolmate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skulˌmet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skuːlmeɪt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同校同学</w:t>
      </w:r>
    </w:p>
    <w:p w14:paraId="50C53697"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realize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əˌlaɪz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w:t>
      </w:r>
      <w:r w:rsidRPr="00E002D6">
        <w:rPr>
          <w:rFonts w:ascii="Cambria" w:eastAsia="宋体" w:hAnsi="Cambria" w:cs="Cambria" w:hint="eastAsia"/>
          <w:spacing w:val="-1"/>
          <w:sz w:val="22"/>
          <w:szCs w:val="22"/>
        </w:rPr>
        <w:t>i</w:t>
      </w:r>
      <w:r w:rsidRPr="00E002D6">
        <w:rPr>
          <w:rFonts w:ascii="Cambria" w:eastAsia="宋体" w:hAnsi="Cambria" w:cs="Cambria"/>
          <w:spacing w:val="-1"/>
          <w:sz w:val="22"/>
          <w:szCs w:val="22"/>
        </w:rPr>
        <w:t>əlaɪz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了解</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体会</w:t>
      </w:r>
    </w:p>
    <w:p w14:paraId="38CC305F"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pretentious</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prɪˈtɛnʃəs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prɪˈtenʃəs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虚饰的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矫饰的</w:t>
      </w:r>
    </w:p>
    <w:p w14:paraId="0C688D79"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nowadays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naᴜəˌdez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naʊədeɪz</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现今</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时下</w:t>
      </w:r>
    </w:p>
    <w:p w14:paraId="22081015"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fancy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fænsɪ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fænsi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夺目花哨的；高级豪华的</w:t>
      </w:r>
    </w:p>
    <w:p w14:paraId="2A5DC727"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stylish</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staɪlɪʃ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staɪlɪʃ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时髦的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入时的</w:t>
      </w:r>
    </w:p>
    <w:p w14:paraId="6AADEE9E"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hairdo</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hɛrˌdu</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herdu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发型</w:t>
      </w:r>
    </w:p>
    <w:p w14:paraId="2DA8203B"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appear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əˈpɪr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əˈpɪr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显得；似乎</w:t>
      </w:r>
    </w:p>
    <w:p w14:paraId="25E94270"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materialistic</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məˌtɪrɪəˈlɪstɪk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mətɪriəˈlɪstɪk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注重物质享受的</w:t>
      </w:r>
    </w:p>
    <w:p w14:paraId="00A695B6"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liking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laɪkɪŋ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laɪkɪŋ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喜好</w:t>
      </w:r>
    </w:p>
    <w:p w14:paraId="11CA247D"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modernization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mɑdɚnəˈzeʃən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mɑːdərnəˈzeɪʃən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现代化</w:t>
      </w:r>
    </w:p>
    <w:p w14:paraId="12E679D3"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advancement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ədˈvænsmənt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ədˈvænsmənt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进步；升迁</w:t>
      </w:r>
    </w:p>
    <w:p w14:paraId="2EDC4B4A"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traditional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trəˈdɪʃən</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spellStart"/>
      <w:r w:rsidRPr="00E002D6">
        <w:rPr>
          <w:rFonts w:ascii="Cambria" w:eastAsia="宋体" w:hAnsi="Cambria" w:cs="Cambria"/>
          <w:spacing w:val="-1"/>
          <w:sz w:val="22"/>
          <w:szCs w:val="22"/>
        </w:rPr>
        <w:t>trəˈdɪʃənəl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传统的</w:t>
      </w:r>
    </w:p>
    <w:p w14:paraId="5441177B"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attract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əˈtrækt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əˈtrækt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吸引</w:t>
      </w:r>
    </w:p>
    <w:p w14:paraId="602EB7B7"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wear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wɛr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wer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穿；戴</w:t>
      </w:r>
    </w:p>
    <w:p w14:paraId="7B4ACA88"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weird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wɪrd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wɪrd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怪异的</w:t>
      </w:r>
    </w:p>
    <w:p w14:paraId="7F48C88D"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guess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ɡɛs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ɡes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猜想；猜</w:t>
      </w:r>
      <w:r w:rsidRPr="00E002D6">
        <w:rPr>
          <w:rFonts w:ascii="Times New Roman" w:hAnsi="Times New Roman" w:cs="Times New Roman"/>
          <w:sz w:val="22"/>
          <w:szCs w:val="22"/>
        </w:rPr>
        <w:t xml:space="preserve"> </w:t>
      </w:r>
    </w:p>
    <w:p w14:paraId="2642C0E3"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type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taɪp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taɪp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类型</w:t>
      </w:r>
      <w:r w:rsidRPr="00E002D6">
        <w:rPr>
          <w:rFonts w:ascii="Times New Roman" w:hAnsi="Times New Roman" w:cs="Times New Roman" w:hint="eastAsia"/>
          <w:sz w:val="22"/>
          <w:szCs w:val="22"/>
        </w:rPr>
        <w:t xml:space="preserve">  </w:t>
      </w:r>
    </w:p>
    <w:p w14:paraId="69EE7B16"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guy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ɡaɪ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ɡaɪ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非正式）家伙；人</w:t>
      </w:r>
    </w:p>
    <w:p w14:paraId="7CF4E4CA"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earring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ɪrˌrɪŋ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ɪrrɪŋ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耳环</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多用复数）</w:t>
      </w:r>
    </w:p>
    <w:p w14:paraId="59FA0581"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tattoo</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tæˈtu</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tæˈtu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刺青</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纹身</w:t>
      </w:r>
    </w:p>
    <w:p w14:paraId="67B203E5" w14:textId="77777777" w:rsidR="00792C08" w:rsidRPr="00E002D6" w:rsidRDefault="00000000">
      <w:pPr>
        <w:numPr>
          <w:ilvl w:val="0"/>
          <w:numId w:val="115"/>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arm</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ɑrm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ɑːrm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手臂</w:t>
      </w:r>
    </w:p>
    <w:p w14:paraId="334C66D2" w14:textId="77777777" w:rsidR="00792C08" w:rsidRPr="00E002D6" w:rsidRDefault="00000000">
      <w:pPr>
        <w:numPr>
          <w:ilvl w:val="0"/>
          <w:numId w:val="115"/>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instance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ɪnstəns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ɪnstəns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实例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例证</w:t>
      </w:r>
    </w:p>
    <w:p w14:paraId="15115F15" w14:textId="77777777" w:rsidR="00792C08" w:rsidRPr="00E002D6" w:rsidRDefault="00792C08">
      <w:pPr>
        <w:spacing w:line="400" w:lineRule="exact"/>
        <w:jc w:val="left"/>
        <w:rPr>
          <w:rFonts w:ascii="Times New Roman" w:hAnsi="Times New Roman" w:cs="Times New Roman"/>
          <w:sz w:val="22"/>
          <w:szCs w:val="22"/>
        </w:rPr>
      </w:pPr>
    </w:p>
    <w:p w14:paraId="56796578"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3: Grammar points</w:t>
      </w:r>
    </w:p>
    <w:p w14:paraId="0A369951" w14:textId="77777777" w:rsidR="00792C08" w:rsidRPr="00E002D6" w:rsidRDefault="00000000">
      <w:pPr>
        <w:pStyle w:val="a7"/>
        <w:widowControl/>
        <w:rPr>
          <w:rFonts w:ascii="Times New Roman" w:eastAsia="宋体" w:hAnsi="Times New Roman"/>
          <w:color w:val="FDD860" w:themeColor="accent3" w:themeTint="99"/>
        </w:rPr>
      </w:pPr>
      <w:r w:rsidRPr="00E002D6">
        <w:rPr>
          <w:rFonts w:ascii="Times New Roman" w:eastAsia="宋体" w:hAnsi="Times New Roman" w:cs="宋体" w:hint="eastAsia"/>
          <w:color w:val="FDD860" w:themeColor="accent3" w:themeTint="99"/>
        </w:rPr>
        <w:t>本节课学习</w:t>
      </w:r>
      <w:r w:rsidRPr="00E002D6">
        <w:rPr>
          <w:rFonts w:ascii="Times New Roman" w:eastAsia="宋体" w:hAnsi="Times New Roman" w:cs="宋体" w:hint="eastAsia"/>
          <w:color w:val="FDD860" w:themeColor="accent3" w:themeTint="99"/>
        </w:rPr>
        <w:t>used to do</w:t>
      </w:r>
      <w:r w:rsidRPr="00E002D6">
        <w:rPr>
          <w:rFonts w:ascii="Times New Roman" w:eastAsia="宋体" w:hAnsi="Times New Roman" w:cs="宋体" w:hint="eastAsia"/>
          <w:color w:val="FDD860" w:themeColor="accent3" w:themeTint="99"/>
        </w:rPr>
        <w:t>（过去常常做</w:t>
      </w:r>
      <w:r w:rsidRPr="00E002D6">
        <w:rPr>
          <w:rFonts w:ascii="Times New Roman" w:eastAsia="宋体" w:hAnsi="Times New Roman" w:cs="宋体" w:hint="eastAsia"/>
          <w:color w:val="FDD860" w:themeColor="accent3" w:themeTint="99"/>
          <w:lang w:eastAsia="zh"/>
        </w:rPr>
        <w:t>……</w:t>
      </w:r>
      <w:r w:rsidRPr="00E002D6">
        <w:rPr>
          <w:rFonts w:ascii="Times New Roman" w:eastAsia="宋体" w:hAnsi="Times New Roman" w:cs="宋体" w:hint="eastAsia"/>
          <w:color w:val="FDD860" w:themeColor="accent3" w:themeTint="99"/>
        </w:rPr>
        <w:t>）的用法。复习宾语从句，</w:t>
      </w:r>
      <w:r w:rsidRPr="00E002D6">
        <w:rPr>
          <w:rFonts w:ascii="Times New Roman" w:eastAsia="宋体" w:hAnsi="Times New Roman" w:cs="宋体" w:hint="eastAsia"/>
          <w:color w:val="FDD860" w:themeColor="accent3" w:themeTint="99"/>
        </w:rPr>
        <w:t>which</w:t>
      </w:r>
      <w:r w:rsidRPr="00E002D6">
        <w:rPr>
          <w:rFonts w:ascii="Times New Roman" w:eastAsia="宋体" w:hAnsi="Times New Roman" w:cs="宋体" w:hint="eastAsia"/>
          <w:color w:val="FDD860" w:themeColor="accent3" w:themeTint="99"/>
        </w:rPr>
        <w:t>引导的从句指代前面整个句子的用法。</w:t>
      </w:r>
    </w:p>
    <w:p w14:paraId="6BA48167"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1. I remember only a few years ago when things </w:t>
      </w:r>
      <w:r w:rsidRPr="00E002D6">
        <w:rPr>
          <w:rFonts w:ascii="Times New Roman" w:eastAsia="宋体" w:hAnsi="Times New Roman" w:cs="Times New Roman" w:hint="eastAsia"/>
          <w:sz w:val="24"/>
          <w:szCs w:val="40"/>
          <w:u w:val="single"/>
        </w:rPr>
        <w:t>used to be</w:t>
      </w:r>
      <w:r w:rsidRPr="00E002D6">
        <w:rPr>
          <w:rFonts w:ascii="Times New Roman" w:eastAsia="宋体" w:hAnsi="Times New Roman" w:cs="Times New Roman" w:hint="eastAsia"/>
          <w:sz w:val="24"/>
          <w:szCs w:val="40"/>
        </w:rPr>
        <w:t xml:space="preserve"> so different.</w:t>
      </w:r>
    </w:p>
    <w:p w14:paraId="2105497A"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我记得才几年前情形完全不一样。</w:t>
      </w:r>
    </w:p>
    <w:p w14:paraId="62E086F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People used to be </w:t>
      </w:r>
      <w:proofErr w:type="gramStart"/>
      <w:r w:rsidRPr="00E002D6">
        <w:rPr>
          <w:rFonts w:ascii="Times New Roman" w:eastAsia="宋体" w:hAnsi="Times New Roman" w:cs="Times New Roman" w:hint="eastAsia"/>
          <w:sz w:val="24"/>
          <w:szCs w:val="40"/>
        </w:rPr>
        <w:t>more modest and humble</w:t>
      </w:r>
      <w:proofErr w:type="gramEnd"/>
      <w:r w:rsidRPr="00E002D6">
        <w:rPr>
          <w:rFonts w:ascii="Times New Roman" w:eastAsia="宋体" w:hAnsi="Times New Roman" w:cs="Times New Roman" w:hint="eastAsia"/>
          <w:sz w:val="24"/>
          <w:szCs w:val="40"/>
        </w:rPr>
        <w:t>.</w:t>
      </w:r>
    </w:p>
    <w:p w14:paraId="5AA5992D"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以前的人比较谦虚。</w:t>
      </w:r>
    </w:p>
    <w:p w14:paraId="1DF23415"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以上两句皆采用了下列句型：</w:t>
      </w:r>
    </w:p>
    <w:p w14:paraId="6FC4D035" w14:textId="77777777" w:rsidR="00792C08" w:rsidRPr="00E002D6" w:rsidRDefault="00000000">
      <w:pPr>
        <w:spacing w:line="400" w:lineRule="exact"/>
        <w:rPr>
          <w:rFonts w:ascii="Times New Roman" w:eastAsia="宋体" w:hAnsi="Times New Roman" w:cs="Times New Roman"/>
          <w:sz w:val="24"/>
          <w:szCs w:val="40"/>
          <w:lang w:eastAsia="zh"/>
        </w:rPr>
      </w:pPr>
      <w:r w:rsidRPr="00E002D6">
        <w:rPr>
          <w:rFonts w:ascii="Times New Roman" w:eastAsia="宋体" w:hAnsi="Times New Roman" w:cs="Times New Roman" w:hint="eastAsia"/>
          <w:sz w:val="24"/>
          <w:szCs w:val="40"/>
        </w:rPr>
        <w:t>主语</w:t>
      </w:r>
      <w:r w:rsidRPr="00E002D6">
        <w:rPr>
          <w:rFonts w:ascii="Times New Roman" w:eastAsia="宋体" w:hAnsi="Times New Roman" w:cs="Times New Roman" w:hint="eastAsia"/>
          <w:sz w:val="24"/>
          <w:szCs w:val="40"/>
        </w:rPr>
        <w:t>+ used to +</w:t>
      </w:r>
      <w:r w:rsidRPr="00E002D6">
        <w:rPr>
          <w:rFonts w:ascii="Times New Roman" w:eastAsia="宋体" w:hAnsi="Times New Roman" w:cs="Times New Roman" w:hint="eastAsia"/>
          <w:sz w:val="24"/>
          <w:szCs w:val="40"/>
        </w:rPr>
        <w:t>动词原形</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hint="eastAsia"/>
          <w:sz w:val="24"/>
          <w:szCs w:val="40"/>
        </w:rPr>
        <w:t>过去常</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曾经</w:t>
      </w:r>
      <w:r w:rsidRPr="00E002D6">
        <w:rPr>
          <w:rFonts w:ascii="Times New Roman" w:eastAsia="宋体" w:hAnsi="Times New Roman" w:cs="Times New Roman" w:hint="eastAsia"/>
          <w:sz w:val="24"/>
          <w:szCs w:val="40"/>
          <w:lang w:eastAsia="zh"/>
        </w:rPr>
        <w:t>……</w:t>
      </w:r>
    </w:p>
    <w:p w14:paraId="6C74858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这是一种表</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过去的经验</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的句型，</w:t>
      </w:r>
      <w:r w:rsidRPr="00E002D6">
        <w:rPr>
          <w:rFonts w:ascii="Times New Roman" w:eastAsia="宋体" w:hAnsi="Times New Roman" w:cs="Times New Roman" w:hint="eastAsia"/>
          <w:sz w:val="24"/>
          <w:szCs w:val="40"/>
        </w:rPr>
        <w:t>used</w:t>
      </w:r>
      <w:r w:rsidRPr="00E002D6">
        <w:rPr>
          <w:rFonts w:ascii="Times New Roman" w:eastAsia="宋体" w:hAnsi="Times New Roman" w:cs="Times New Roman" w:hint="eastAsia"/>
          <w:sz w:val="24"/>
          <w:szCs w:val="40"/>
        </w:rPr>
        <w:t>之后为不定式的</w:t>
      </w:r>
      <w:r w:rsidRPr="00E002D6">
        <w:rPr>
          <w:rFonts w:ascii="Times New Roman" w:eastAsia="宋体" w:hAnsi="Times New Roman" w:cs="Times New Roman" w:hint="eastAsia"/>
          <w:sz w:val="24"/>
          <w:szCs w:val="40"/>
        </w:rPr>
        <w:t>to</w:t>
      </w:r>
      <w:r w:rsidRPr="00E002D6">
        <w:rPr>
          <w:rFonts w:ascii="Times New Roman" w:eastAsia="宋体" w:hAnsi="Times New Roman" w:cs="Times New Roman" w:hint="eastAsia"/>
          <w:sz w:val="24"/>
          <w:szCs w:val="40"/>
        </w:rPr>
        <w:t>，</w:t>
      </w:r>
      <w:proofErr w:type="gramStart"/>
      <w:r w:rsidRPr="00E002D6">
        <w:rPr>
          <w:rFonts w:ascii="Times New Roman" w:eastAsia="宋体" w:hAnsi="Times New Roman" w:cs="Times New Roman" w:hint="eastAsia"/>
          <w:sz w:val="24"/>
          <w:szCs w:val="40"/>
        </w:rPr>
        <w:t>故之后</w:t>
      </w:r>
      <w:proofErr w:type="gramEnd"/>
      <w:r w:rsidRPr="00E002D6">
        <w:rPr>
          <w:rFonts w:ascii="Times New Roman" w:eastAsia="宋体" w:hAnsi="Times New Roman" w:cs="Times New Roman" w:hint="eastAsia"/>
          <w:sz w:val="24"/>
          <w:szCs w:val="40"/>
        </w:rPr>
        <w:t>接动词原形。</w:t>
      </w:r>
    </w:p>
    <w:p w14:paraId="4D327044"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例：</w:t>
      </w:r>
      <w:r w:rsidRPr="00E002D6">
        <w:rPr>
          <w:rFonts w:ascii="Times New Roman" w:eastAsia="宋体" w:hAnsi="Times New Roman" w:cs="Times New Roman" w:hint="eastAsia"/>
          <w:sz w:val="24"/>
          <w:szCs w:val="40"/>
        </w:rPr>
        <w:t xml:space="preserve">I used to </w:t>
      </w:r>
      <w:r w:rsidRPr="00E002D6">
        <w:rPr>
          <w:rFonts w:ascii="Times New Roman" w:eastAsia="宋体" w:hAnsi="Times New Roman" w:cs="Times New Roman" w:hint="eastAsia"/>
          <w:sz w:val="24"/>
          <w:szCs w:val="40"/>
          <w:u w:val="single"/>
        </w:rPr>
        <w:t>stay up</w:t>
      </w:r>
      <w:r w:rsidRPr="00E002D6">
        <w:rPr>
          <w:rFonts w:ascii="Times New Roman" w:eastAsia="宋体" w:hAnsi="Times New Roman" w:cs="Times New Roman" w:hint="eastAsia"/>
          <w:sz w:val="24"/>
          <w:szCs w:val="40"/>
        </w:rPr>
        <w:t xml:space="preserve"> late studying when I was in senior high school. </w:t>
      </w:r>
      <w:r w:rsidRPr="00E002D6">
        <w:rPr>
          <w:rFonts w:ascii="Times New Roman" w:eastAsia="宋体" w:hAnsi="Times New Roman" w:cs="Times New Roman" w:hint="eastAsia"/>
          <w:sz w:val="24"/>
          <w:szCs w:val="40"/>
        </w:rPr>
        <w:t>我以前念高中时常熬夜念书。</w:t>
      </w:r>
    </w:p>
    <w:p w14:paraId="2309C8C8"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There used to </w:t>
      </w:r>
      <w:r w:rsidRPr="00E002D6">
        <w:rPr>
          <w:rFonts w:ascii="Times New Roman" w:eastAsia="宋体" w:hAnsi="Times New Roman" w:cs="Times New Roman" w:hint="eastAsia"/>
          <w:sz w:val="24"/>
          <w:szCs w:val="40"/>
          <w:u w:val="single"/>
        </w:rPr>
        <w:t>be</w:t>
      </w:r>
      <w:r w:rsidRPr="00E002D6">
        <w:rPr>
          <w:rFonts w:ascii="Times New Roman" w:eastAsia="宋体" w:hAnsi="Times New Roman" w:cs="Times New Roman" w:hint="eastAsia"/>
          <w:sz w:val="24"/>
          <w:szCs w:val="40"/>
        </w:rPr>
        <w:t xml:space="preserve"> a park in my neighborhood. </w:t>
      </w:r>
      <w:r w:rsidRPr="00E002D6">
        <w:rPr>
          <w:rFonts w:ascii="Times New Roman" w:eastAsia="宋体" w:hAnsi="Times New Roman" w:cs="Times New Roman" w:hint="eastAsia"/>
          <w:sz w:val="24"/>
          <w:szCs w:val="40"/>
        </w:rPr>
        <w:t>我家附近以前有座公园。</w:t>
      </w:r>
    </w:p>
    <w:p w14:paraId="49685F99"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比较</w:t>
      </w:r>
    </w:p>
    <w:p w14:paraId="44283A3D"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主语</w:t>
      </w:r>
      <w:r w:rsidRPr="00E002D6">
        <w:rPr>
          <w:rFonts w:ascii="Times New Roman" w:eastAsia="宋体" w:hAnsi="Times New Roman" w:cs="Times New Roman" w:hint="eastAsia"/>
          <w:sz w:val="24"/>
          <w:szCs w:val="40"/>
        </w:rPr>
        <w:t>+ be used to+</w:t>
      </w:r>
      <w:r w:rsidRPr="00E002D6">
        <w:rPr>
          <w:rFonts w:ascii="Times New Roman" w:eastAsia="宋体" w:hAnsi="Times New Roman" w:cs="Times New Roman" w:hint="eastAsia"/>
          <w:sz w:val="24"/>
          <w:szCs w:val="40"/>
        </w:rPr>
        <w:t>名词</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动名词</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hint="eastAsia"/>
          <w:sz w:val="24"/>
          <w:szCs w:val="40"/>
        </w:rPr>
        <w:t>习惯于</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主语</w:t>
      </w:r>
      <w:r w:rsidRPr="00E002D6">
        <w:rPr>
          <w:rFonts w:ascii="Times New Roman" w:eastAsia="宋体" w:hAnsi="Times New Roman" w:cs="Times New Roman" w:hint="eastAsia"/>
          <w:sz w:val="24"/>
          <w:szCs w:val="40"/>
        </w:rPr>
        <w:t>+ be accustomed to+</w:t>
      </w:r>
      <w:r w:rsidRPr="00E002D6">
        <w:rPr>
          <w:rFonts w:ascii="Times New Roman" w:eastAsia="宋体" w:hAnsi="Times New Roman" w:cs="Times New Roman" w:hint="eastAsia"/>
          <w:sz w:val="24"/>
          <w:szCs w:val="40"/>
        </w:rPr>
        <w:t>名词</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动名词</w:t>
      </w:r>
    </w:p>
    <w:p w14:paraId="564EFED7"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 </w:t>
      </w:r>
      <w:proofErr w:type="gramStart"/>
      <w:r w:rsidRPr="00E002D6">
        <w:rPr>
          <w:rFonts w:ascii="Times New Roman" w:eastAsia="宋体" w:hAnsi="Times New Roman" w:cs="Times New Roman" w:hint="eastAsia"/>
          <w:sz w:val="24"/>
          <w:szCs w:val="40"/>
        </w:rPr>
        <w:t xml:space="preserve">accustomed </w:t>
      </w:r>
      <w:r w:rsidRPr="00E002D6">
        <w:rPr>
          <w:rFonts w:ascii="Times New Roman" w:eastAsia="宋体" w:hAnsi="Times New Roman" w:cs="Times New Roman" w:hint="eastAsia"/>
          <w:i/>
          <w:iCs/>
          <w:sz w:val="24"/>
          <w:szCs w:val="40"/>
        </w:rPr>
        <w:t xml:space="preserve"> adj.</w:t>
      </w:r>
      <w:proofErr w:type="gramEnd"/>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hint="eastAsia"/>
          <w:sz w:val="24"/>
          <w:szCs w:val="40"/>
        </w:rPr>
        <w:t>习惯的</w:t>
      </w:r>
    </w:p>
    <w:p w14:paraId="2F935F4A"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在上述用法中，</w:t>
      </w:r>
      <w:r w:rsidRPr="00E002D6">
        <w:rPr>
          <w:rFonts w:ascii="Times New Roman" w:eastAsia="宋体" w:hAnsi="Times New Roman" w:cs="Times New Roman" w:hint="eastAsia"/>
          <w:sz w:val="24"/>
          <w:szCs w:val="40"/>
        </w:rPr>
        <w:t>used</w:t>
      </w:r>
      <w:r w:rsidRPr="00E002D6">
        <w:rPr>
          <w:rFonts w:ascii="Times New Roman" w:eastAsia="宋体" w:hAnsi="Times New Roman" w:cs="Times New Roman" w:hint="eastAsia"/>
          <w:sz w:val="24"/>
          <w:szCs w:val="40"/>
        </w:rPr>
        <w:t>是形容词，译成</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习惯的</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或</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适应的</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，其后的</w:t>
      </w:r>
      <w:r w:rsidRPr="00E002D6">
        <w:rPr>
          <w:rFonts w:ascii="Times New Roman" w:eastAsia="宋体" w:hAnsi="Times New Roman" w:cs="Times New Roman" w:hint="eastAsia"/>
          <w:sz w:val="24"/>
          <w:szCs w:val="40"/>
        </w:rPr>
        <w:t>to</w:t>
      </w:r>
      <w:r w:rsidRPr="00E002D6">
        <w:rPr>
          <w:rFonts w:ascii="Times New Roman" w:eastAsia="宋体" w:hAnsi="Times New Roman" w:cs="Times New Roman" w:hint="eastAsia"/>
          <w:sz w:val="24"/>
          <w:szCs w:val="40"/>
        </w:rPr>
        <w:t>则为介词，表</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针对</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之意，</w:t>
      </w:r>
      <w:proofErr w:type="gramStart"/>
      <w:r w:rsidRPr="00E002D6">
        <w:rPr>
          <w:rFonts w:ascii="Times New Roman" w:eastAsia="宋体" w:hAnsi="Times New Roman" w:cs="Times New Roman" w:hint="eastAsia"/>
          <w:sz w:val="24"/>
          <w:szCs w:val="40"/>
        </w:rPr>
        <w:t>故之后</w:t>
      </w:r>
      <w:proofErr w:type="gramEnd"/>
      <w:r w:rsidRPr="00E002D6">
        <w:rPr>
          <w:rFonts w:ascii="Times New Roman" w:eastAsia="宋体" w:hAnsi="Times New Roman" w:cs="Times New Roman" w:hint="eastAsia"/>
          <w:sz w:val="24"/>
          <w:szCs w:val="40"/>
        </w:rPr>
        <w:t>要接名词或动名词作宾语；使用本句型时，主语通常是人或任何有思想的动物</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如狗猫之类</w:t>
      </w:r>
      <w:r w:rsidRPr="00E002D6">
        <w:rPr>
          <w:rFonts w:ascii="Times New Roman" w:eastAsia="宋体" w:hAnsi="Times New Roman" w:cs="Times New Roman"/>
          <w:sz w:val="24"/>
          <w:szCs w:val="40"/>
        </w:rPr>
        <w:t>）</w:t>
      </w:r>
      <w:r w:rsidRPr="00E002D6">
        <w:rPr>
          <w:rFonts w:ascii="Times New Roman" w:eastAsia="宋体" w:hAnsi="Times New Roman" w:cs="Times New Roman" w:hint="eastAsia"/>
          <w:sz w:val="24"/>
          <w:szCs w:val="40"/>
          <w:lang w:eastAsia="zh"/>
        </w:rPr>
        <w:t>。</w:t>
      </w:r>
    </w:p>
    <w:p w14:paraId="43BB63E9"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例：</w:t>
      </w:r>
      <w:r w:rsidRPr="00E002D6">
        <w:rPr>
          <w:rFonts w:ascii="Times New Roman" w:eastAsia="宋体" w:hAnsi="Times New Roman" w:cs="Times New Roman" w:hint="eastAsia"/>
          <w:sz w:val="24"/>
          <w:szCs w:val="40"/>
        </w:rPr>
        <w:t>Mr. Smith is used to his wife's nagging.</w:t>
      </w:r>
      <w:r w:rsidRPr="00E002D6">
        <w:rPr>
          <w:rFonts w:ascii="Times New Roman" w:eastAsia="宋体" w:hAnsi="Times New Roman" w:cs="Times New Roman" w:hint="eastAsia"/>
          <w:sz w:val="24"/>
          <w:szCs w:val="40"/>
        </w:rPr>
        <w:tab/>
      </w:r>
    </w:p>
    <w:p w14:paraId="06F4CD2C"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史密斯先生已经习惯了他太太的唠叨。</w:t>
      </w:r>
    </w:p>
    <w:p w14:paraId="786FB732"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t>
      </w:r>
      <w:proofErr w:type="gramStart"/>
      <w:r w:rsidRPr="00E002D6">
        <w:rPr>
          <w:rFonts w:ascii="Times New Roman" w:eastAsia="宋体" w:hAnsi="Times New Roman" w:cs="Times New Roman" w:hint="eastAsia"/>
          <w:sz w:val="24"/>
          <w:szCs w:val="40"/>
        </w:rPr>
        <w:t xml:space="preserve">nagging  </w:t>
      </w:r>
      <w:r w:rsidRPr="00E002D6">
        <w:rPr>
          <w:rFonts w:ascii="Times New Roman" w:eastAsia="宋体" w:hAnsi="Times New Roman" w:cs="Times New Roman" w:hint="eastAsia"/>
          <w:i/>
          <w:iCs/>
          <w:sz w:val="24"/>
          <w:szCs w:val="40"/>
        </w:rPr>
        <w:t>n.</w:t>
      </w:r>
      <w:proofErr w:type="gramEnd"/>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hint="eastAsia"/>
          <w:sz w:val="24"/>
          <w:szCs w:val="40"/>
        </w:rPr>
        <w:t>唠叨</w:t>
      </w:r>
    </w:p>
    <w:p w14:paraId="70D3EB6D"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The farmer is not used to </w:t>
      </w:r>
      <w:proofErr w:type="gramStart"/>
      <w:r w:rsidRPr="00E002D6">
        <w:rPr>
          <w:rFonts w:ascii="Times New Roman" w:eastAsia="宋体" w:hAnsi="Times New Roman" w:cs="Times New Roman" w:hint="eastAsia"/>
          <w:sz w:val="24"/>
          <w:szCs w:val="40"/>
          <w:u w:val="single"/>
        </w:rPr>
        <w:t>live</w:t>
      </w:r>
      <w:proofErr w:type="gramEnd"/>
      <w:r w:rsidRPr="00E002D6">
        <w:rPr>
          <w:rFonts w:ascii="Times New Roman" w:eastAsia="宋体" w:hAnsi="Times New Roman" w:cs="Times New Roman" w:hint="eastAsia"/>
          <w:sz w:val="24"/>
          <w:szCs w:val="40"/>
        </w:rPr>
        <w:t xml:space="preserve"> in the </w:t>
      </w:r>
      <w:proofErr w:type="gramStart"/>
      <w:r w:rsidRPr="00E002D6">
        <w:rPr>
          <w:rFonts w:ascii="Times New Roman" w:eastAsia="宋体" w:hAnsi="Times New Roman" w:cs="Times New Roman" w:hint="eastAsia"/>
          <w:sz w:val="24"/>
          <w:szCs w:val="40"/>
        </w:rPr>
        <w:t>city.(</w:t>
      </w:r>
      <w:proofErr w:type="gramEnd"/>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 xml:space="preserve">) </w:t>
      </w:r>
    </w:p>
    <w:p w14:paraId="0CFBB4F4"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The farmer is not used to </w:t>
      </w:r>
      <w:r w:rsidRPr="00E002D6">
        <w:rPr>
          <w:rFonts w:ascii="Times New Roman" w:eastAsia="宋体" w:hAnsi="Times New Roman" w:cs="Times New Roman" w:hint="eastAsia"/>
          <w:sz w:val="24"/>
          <w:szCs w:val="40"/>
          <w:u w:val="single"/>
        </w:rPr>
        <w:t xml:space="preserve">living </w:t>
      </w:r>
      <w:r w:rsidRPr="00E002D6">
        <w:rPr>
          <w:rFonts w:ascii="Times New Roman" w:eastAsia="宋体" w:hAnsi="Times New Roman" w:cs="Times New Roman" w:hint="eastAsia"/>
          <w:sz w:val="24"/>
          <w:szCs w:val="40"/>
        </w:rPr>
        <w:t xml:space="preserve">in the </w:t>
      </w:r>
      <w:proofErr w:type="gramStart"/>
      <w:r w:rsidRPr="00E002D6">
        <w:rPr>
          <w:rFonts w:ascii="Times New Roman" w:eastAsia="宋体" w:hAnsi="Times New Roman" w:cs="Times New Roman" w:hint="eastAsia"/>
          <w:sz w:val="24"/>
          <w:szCs w:val="40"/>
        </w:rPr>
        <w:t>city.(</w:t>
      </w:r>
      <w:proofErr w:type="gramEnd"/>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w:t>
      </w:r>
    </w:p>
    <w:p w14:paraId="2F59ADF6"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那位农民不习惯住在城市。</w:t>
      </w:r>
    </w:p>
    <w:p w14:paraId="1E738E7C" w14:textId="77777777" w:rsidR="00792C08" w:rsidRPr="00E002D6" w:rsidRDefault="00792C08">
      <w:pPr>
        <w:spacing w:line="400" w:lineRule="exact"/>
        <w:rPr>
          <w:rFonts w:ascii="Times New Roman" w:eastAsia="宋体" w:hAnsi="Times New Roman" w:cs="Times New Roman"/>
          <w:sz w:val="24"/>
          <w:szCs w:val="40"/>
        </w:rPr>
      </w:pPr>
    </w:p>
    <w:p w14:paraId="522DF5E6"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sz w:val="24"/>
          <w:szCs w:val="40"/>
        </w:rPr>
        <w:t>2. ...</w:t>
      </w:r>
      <w:r w:rsidRPr="00E002D6">
        <w:rPr>
          <w:rFonts w:ascii="Times New Roman" w:eastAsia="宋体" w:hAnsi="Times New Roman" w:cs="Times New Roman"/>
          <w:sz w:val="24"/>
          <w:szCs w:val="40"/>
          <w:u w:val="single"/>
        </w:rPr>
        <w:t>they appear too materialistic</w:t>
      </w:r>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 xml:space="preserve">which </w:t>
      </w:r>
      <w:r w:rsidRPr="00E002D6">
        <w:rPr>
          <w:rFonts w:ascii="Times New Roman" w:eastAsia="宋体" w:hAnsi="Times New Roman" w:cs="Times New Roman"/>
          <w:sz w:val="24"/>
          <w:szCs w:val="40"/>
        </w:rPr>
        <w:t>is not to my liking.</w:t>
      </w:r>
    </w:p>
    <w:p w14:paraId="483F640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sz w:val="24"/>
          <w:szCs w:val="40"/>
        </w:rPr>
        <w:t>他们显得过于注重物质享受，这一点我很不喜欢。</w:t>
      </w:r>
    </w:p>
    <w:p w14:paraId="42EC3FF9"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sz w:val="24"/>
          <w:szCs w:val="40"/>
        </w:rPr>
        <w:t>上</w:t>
      </w:r>
      <w:proofErr w:type="gramStart"/>
      <w:r w:rsidRPr="00E002D6">
        <w:rPr>
          <w:rFonts w:ascii="Times New Roman" w:eastAsia="宋体" w:hAnsi="Times New Roman" w:cs="Times New Roman"/>
          <w:sz w:val="24"/>
          <w:szCs w:val="40"/>
        </w:rPr>
        <w:t>列句</w:t>
      </w:r>
      <w:proofErr w:type="gramEnd"/>
      <w:r w:rsidRPr="00E002D6">
        <w:rPr>
          <w:rFonts w:ascii="Times New Roman" w:eastAsia="宋体" w:hAnsi="Times New Roman" w:cs="Times New Roman"/>
          <w:sz w:val="24"/>
          <w:szCs w:val="40"/>
        </w:rPr>
        <w:t>中的</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为关系代词，代替其前整个句子</w:t>
      </w:r>
      <w:r w:rsidRPr="00E002D6">
        <w:rPr>
          <w:rFonts w:ascii="Times New Roman" w:eastAsia="宋体" w:hAnsi="Times New Roman" w:cs="Times New Roman"/>
          <w:sz w:val="24"/>
          <w:szCs w:val="40"/>
        </w:rPr>
        <w:t>"they appear too materialistic"</w:t>
      </w:r>
      <w:r w:rsidRPr="00E002D6">
        <w:rPr>
          <w:rFonts w:ascii="Times New Roman" w:eastAsia="宋体" w:hAnsi="Times New Roman" w:cs="Times New Roman"/>
          <w:sz w:val="24"/>
          <w:szCs w:val="40"/>
        </w:rPr>
        <w:lastRenderedPageBreak/>
        <w:t>的概念，</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在所引导的定语从句中</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语。本句旨在告诉我们关系代词</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除可代替物外，亦可用以代替整个句子，此时</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之前一定要有逗号。</w:t>
      </w:r>
    </w:p>
    <w:p w14:paraId="7C5F037A"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例：</w:t>
      </w:r>
      <w:r w:rsidRPr="00E002D6">
        <w:rPr>
          <w:rFonts w:ascii="Times New Roman" w:eastAsia="宋体" w:hAnsi="Times New Roman" w:cs="Times New Roman"/>
          <w:sz w:val="24"/>
          <w:szCs w:val="40"/>
        </w:rPr>
        <w:t>Little Billy failed the exam, which made his father angry.</w:t>
      </w:r>
      <w:r w:rsidRPr="00E002D6">
        <w:rPr>
          <w:rFonts w:ascii="Times New Roman" w:eastAsia="宋体" w:hAnsi="Times New Roman" w:cs="Times New Roman"/>
          <w:sz w:val="24"/>
          <w:szCs w:val="40"/>
        </w:rPr>
        <w:tab/>
      </w:r>
    </w:p>
    <w:p w14:paraId="64155F39"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sz w:val="24"/>
          <w:szCs w:val="40"/>
        </w:rPr>
        <w:t>小比</w:t>
      </w:r>
      <w:proofErr w:type="gramStart"/>
      <w:r w:rsidRPr="00E002D6">
        <w:rPr>
          <w:rFonts w:ascii="Times New Roman" w:eastAsia="宋体" w:hAnsi="Times New Roman" w:cs="Times New Roman"/>
          <w:sz w:val="24"/>
          <w:szCs w:val="40"/>
        </w:rPr>
        <w:t>利考试</w:t>
      </w:r>
      <w:proofErr w:type="gramEnd"/>
      <w:r w:rsidRPr="00E002D6">
        <w:rPr>
          <w:rFonts w:ascii="Times New Roman" w:eastAsia="宋体" w:hAnsi="Times New Roman" w:cs="Times New Roman"/>
          <w:sz w:val="24"/>
          <w:szCs w:val="40"/>
        </w:rPr>
        <w:t>不及格，这使得他父亲很生气。</w:t>
      </w:r>
    </w:p>
    <w:p w14:paraId="22F2E9F2" w14:textId="77777777" w:rsidR="00792C08" w:rsidRPr="00E002D6" w:rsidRDefault="00792C08">
      <w:pPr>
        <w:spacing w:line="400" w:lineRule="exact"/>
        <w:rPr>
          <w:rFonts w:ascii="Times New Roman" w:hAnsi="Times New Roman" w:cs="Times New Roman"/>
          <w:b/>
          <w:bCs/>
          <w:i/>
          <w:iCs/>
          <w:sz w:val="32"/>
          <w:szCs w:val="40"/>
        </w:rPr>
      </w:pPr>
    </w:p>
    <w:p w14:paraId="5C05B364" w14:textId="77777777" w:rsidR="00792C08" w:rsidRPr="00E002D6" w:rsidRDefault="00000000">
      <w:pPr>
        <w:spacing w:line="400" w:lineRule="exact"/>
        <w:rPr>
          <w:rFonts w:ascii="Times New Roman" w:eastAsia="Times New Roman" w:hAnsi="Times New Roman" w:cs="Times New Roman"/>
          <w:i/>
          <w:spacing w:val="-2"/>
          <w:sz w:val="22"/>
          <w:szCs w:val="22"/>
        </w:rPr>
      </w:pPr>
      <w:r w:rsidRPr="00E002D6">
        <w:rPr>
          <w:rFonts w:ascii="Times New Roman" w:hAnsi="Times New Roman" w:cs="Times New Roman" w:hint="eastAsia"/>
          <w:b/>
          <w:bCs/>
          <w:i/>
          <w:iCs/>
          <w:sz w:val="32"/>
          <w:szCs w:val="40"/>
        </w:rPr>
        <w:t>Part 4: Exercise</w:t>
      </w:r>
    </w:p>
    <w:p w14:paraId="61BFF24C"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1. </w:t>
      </w:r>
      <w:r w:rsidRPr="00E002D6">
        <w:rPr>
          <w:rFonts w:ascii="Times New Roman" w:eastAsia="宋体" w:hAnsi="Times New Roman" w:cs="Times New Roman" w:hint="eastAsia"/>
          <w:sz w:val="24"/>
          <w:szCs w:val="40"/>
        </w:rPr>
        <w:t>找出下列句子中含有宾语从句的句子</w:t>
      </w:r>
    </w:p>
    <w:p w14:paraId="1BBF27D3"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①</w:t>
      </w:r>
      <w:r w:rsidRPr="00E002D6">
        <w:rPr>
          <w:rFonts w:ascii="Times New Roman" w:eastAsia="宋体" w:hAnsi="Times New Roman" w:cs="Times New Roman" w:hint="eastAsia"/>
          <w:sz w:val="24"/>
          <w:szCs w:val="40"/>
        </w:rPr>
        <w:t>I have a lot of work to finish this weekend.</w:t>
      </w:r>
    </w:p>
    <w:p w14:paraId="0F6797CE"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②</w:t>
      </w:r>
      <w:r w:rsidRPr="00E002D6">
        <w:rPr>
          <w:rFonts w:ascii="Times New Roman" w:eastAsia="宋体" w:hAnsi="Times New Roman" w:cs="Times New Roman" w:hint="eastAsia"/>
          <w:sz w:val="24"/>
          <w:szCs w:val="40"/>
        </w:rPr>
        <w:t>I wonder if he will accept our invitation.</w:t>
      </w:r>
    </w:p>
    <w:p w14:paraId="14377EA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③</w:t>
      </w:r>
      <w:r w:rsidRPr="00E002D6">
        <w:rPr>
          <w:rFonts w:ascii="Times New Roman" w:eastAsia="宋体" w:hAnsi="Times New Roman" w:cs="Times New Roman" w:hint="eastAsia"/>
          <w:sz w:val="24"/>
          <w:szCs w:val="40"/>
        </w:rPr>
        <w:t>The girl that you met just now is my cousin.</w:t>
      </w:r>
    </w:p>
    <w:p w14:paraId="300169DD"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④</w:t>
      </w:r>
      <w:r w:rsidRPr="00E002D6">
        <w:rPr>
          <w:rFonts w:ascii="Times New Roman" w:eastAsia="宋体" w:hAnsi="Times New Roman" w:cs="Times New Roman" w:hint="eastAsia"/>
          <w:sz w:val="24"/>
          <w:szCs w:val="40"/>
        </w:rPr>
        <w:t>Could you tell me where the nearest bank is?</w:t>
      </w:r>
    </w:p>
    <w:p w14:paraId="4146FD6E"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⑤</w:t>
      </w:r>
      <w:r w:rsidRPr="00E002D6">
        <w:rPr>
          <w:rFonts w:ascii="Times New Roman" w:eastAsia="宋体" w:hAnsi="Times New Roman" w:cs="Times New Roman" w:hint="eastAsia"/>
          <w:sz w:val="24"/>
          <w:szCs w:val="40"/>
        </w:rPr>
        <w:t>He decided to take part in the sports meeting.</w:t>
      </w:r>
    </w:p>
    <w:p w14:paraId="5B753D0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⑥</w:t>
      </w:r>
      <w:r w:rsidRPr="00E002D6">
        <w:rPr>
          <w:rFonts w:ascii="Times New Roman" w:eastAsia="宋体" w:hAnsi="Times New Roman" w:cs="Times New Roman" w:hint="eastAsia"/>
          <w:sz w:val="24"/>
          <w:szCs w:val="40"/>
        </w:rPr>
        <w:t>I don</w:t>
      </w:r>
      <w:proofErr w:type="gramStart"/>
      <w:r w:rsidRPr="00E002D6">
        <w:rPr>
          <w:rFonts w:ascii="Times New Roman" w:eastAsia="宋体" w:hAnsi="Times New Roman" w:cs="Times New Roman" w:hint="eastAsia"/>
          <w:sz w:val="24"/>
          <w:szCs w:val="40"/>
        </w:rPr>
        <w:t>’</w:t>
      </w:r>
      <w:proofErr w:type="gramEnd"/>
      <w:r w:rsidRPr="00E002D6">
        <w:rPr>
          <w:rFonts w:ascii="Times New Roman" w:eastAsia="宋体" w:hAnsi="Times New Roman" w:cs="Times New Roman" w:hint="eastAsia"/>
          <w:sz w:val="24"/>
          <w:szCs w:val="40"/>
        </w:rPr>
        <w:t>t believe what he said at the meeting.</w:t>
      </w:r>
    </w:p>
    <w:p w14:paraId="3BB21340"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⑦</w:t>
      </w:r>
      <w:r w:rsidRPr="00E002D6">
        <w:rPr>
          <w:rFonts w:ascii="Times New Roman" w:eastAsia="宋体" w:hAnsi="Times New Roman" w:cs="Times New Roman" w:hint="eastAsia"/>
          <w:sz w:val="24"/>
          <w:szCs w:val="40"/>
        </w:rPr>
        <w:t>We will go hiking if the weather is fine tomorrow.</w:t>
      </w:r>
    </w:p>
    <w:p w14:paraId="39994775"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⑧</w:t>
      </w:r>
      <w:r w:rsidRPr="00E002D6">
        <w:rPr>
          <w:rFonts w:ascii="Times New Roman" w:eastAsia="宋体" w:hAnsi="Times New Roman" w:cs="Times New Roman" w:hint="eastAsia"/>
          <w:sz w:val="24"/>
          <w:szCs w:val="40"/>
        </w:rPr>
        <w:t>Do you know who invented this useful machine?</w:t>
      </w:r>
    </w:p>
    <w:p w14:paraId="485718BD"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⑨</w:t>
      </w:r>
      <w:r w:rsidRPr="00E002D6">
        <w:rPr>
          <w:rFonts w:ascii="Times New Roman" w:eastAsia="宋体" w:hAnsi="Times New Roman" w:cs="Times New Roman" w:hint="eastAsia"/>
          <w:sz w:val="24"/>
          <w:szCs w:val="40"/>
        </w:rPr>
        <w:t>The book lying on the desk belongs to Tom.</w:t>
      </w:r>
    </w:p>
    <w:p w14:paraId="505CDE34"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⑩</w:t>
      </w:r>
      <w:r w:rsidRPr="00E002D6">
        <w:rPr>
          <w:rFonts w:ascii="Times New Roman" w:eastAsia="宋体" w:hAnsi="Times New Roman" w:cs="Times New Roman" w:hint="eastAsia"/>
          <w:sz w:val="24"/>
          <w:szCs w:val="40"/>
        </w:rPr>
        <w:t>She asked whether we could help her with her project.</w:t>
      </w:r>
    </w:p>
    <w:p w14:paraId="15C55F0A" w14:textId="77777777" w:rsidR="00792C08" w:rsidRPr="00E002D6" w:rsidRDefault="00792C08">
      <w:pPr>
        <w:spacing w:line="400" w:lineRule="exact"/>
        <w:rPr>
          <w:rFonts w:ascii="Times New Roman" w:eastAsia="宋体" w:hAnsi="Times New Roman" w:cs="Times New Roman"/>
          <w:sz w:val="24"/>
          <w:szCs w:val="40"/>
        </w:rPr>
      </w:pPr>
    </w:p>
    <w:p w14:paraId="4FDBB68F" w14:textId="77777777" w:rsidR="00792C08" w:rsidRPr="00E002D6" w:rsidRDefault="00000000">
      <w:pPr>
        <w:spacing w:line="400" w:lineRule="exac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2. </w:t>
      </w:r>
      <w:r w:rsidRPr="00E002D6">
        <w:rPr>
          <w:rFonts w:ascii="Times New Roman" w:eastAsia="宋体" w:hAnsi="Times New Roman" w:cs="Times New Roman" w:hint="eastAsia"/>
          <w:sz w:val="24"/>
          <w:szCs w:val="40"/>
        </w:rPr>
        <w:t>翻译</w:t>
      </w:r>
    </w:p>
    <w:p w14:paraId="3AF76112"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我过去常常秉持传统的道德观念。（</w:t>
      </w:r>
      <w:r w:rsidRPr="00E002D6">
        <w:rPr>
          <w:rFonts w:hint="eastAsia"/>
          <w:color w:val="000000"/>
          <w:sz w:val="24"/>
        </w:rPr>
        <w:t>moral</w:t>
      </w:r>
      <w:r w:rsidRPr="00E002D6">
        <w:rPr>
          <w:rFonts w:hint="eastAsia"/>
          <w:color w:val="000000"/>
          <w:sz w:val="24"/>
        </w:rPr>
        <w:t>）</w:t>
      </w:r>
    </w:p>
    <w:p w14:paraId="3F53B034"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他从前十分看重自身的人生价值观。（</w:t>
      </w:r>
      <w:r w:rsidRPr="00E002D6">
        <w:rPr>
          <w:rFonts w:hint="eastAsia"/>
          <w:color w:val="000000"/>
          <w:sz w:val="24"/>
        </w:rPr>
        <w:t>value</w:t>
      </w:r>
      <w:r w:rsidRPr="00E002D6">
        <w:rPr>
          <w:rFonts w:hint="eastAsia"/>
          <w:color w:val="000000"/>
          <w:sz w:val="24"/>
        </w:rPr>
        <w:t>）</w:t>
      </w:r>
    </w:p>
    <w:p w14:paraId="089B8B5E"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这位老人昔日从不为自己的成就感到骄傲。（</w:t>
      </w:r>
      <w:r w:rsidRPr="00E002D6">
        <w:rPr>
          <w:rFonts w:hint="eastAsia"/>
          <w:color w:val="000000"/>
          <w:sz w:val="24"/>
        </w:rPr>
        <w:t>pride</w:t>
      </w:r>
      <w:r w:rsidRPr="00E002D6">
        <w:rPr>
          <w:rFonts w:hint="eastAsia"/>
          <w:color w:val="000000"/>
          <w:sz w:val="24"/>
        </w:rPr>
        <w:t>）</w:t>
      </w:r>
    </w:p>
    <w:p w14:paraId="523E4BC5"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我的老同学过去性格十分谦虚随和。（</w:t>
      </w:r>
      <w:r w:rsidRPr="00E002D6">
        <w:rPr>
          <w:rFonts w:hint="eastAsia"/>
          <w:color w:val="000000"/>
          <w:sz w:val="24"/>
        </w:rPr>
        <w:t>modest</w:t>
      </w:r>
      <w:r w:rsidRPr="00E002D6">
        <w:rPr>
          <w:rFonts w:hint="eastAsia"/>
          <w:color w:val="000000"/>
          <w:sz w:val="24"/>
        </w:rPr>
        <w:t>）</w:t>
      </w:r>
    </w:p>
    <w:p w14:paraId="3AEDAE5E"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往日人们不会偏爱花哨华丽的服饰。（</w:t>
      </w:r>
      <w:r w:rsidRPr="00E002D6">
        <w:rPr>
          <w:rFonts w:hint="eastAsia"/>
          <w:color w:val="000000"/>
          <w:sz w:val="24"/>
        </w:rPr>
        <w:t>fancy</w:t>
      </w:r>
      <w:r w:rsidRPr="00E002D6">
        <w:rPr>
          <w:rFonts w:hint="eastAsia"/>
          <w:color w:val="000000"/>
          <w:sz w:val="24"/>
        </w:rPr>
        <w:t>）</w:t>
      </w:r>
    </w:p>
    <w:p w14:paraId="4B4711E8"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他们从前从不佩戴样式怪异的饰品。（</w:t>
      </w:r>
      <w:r w:rsidRPr="00E002D6">
        <w:rPr>
          <w:rFonts w:hint="eastAsia"/>
          <w:color w:val="000000"/>
          <w:sz w:val="24"/>
        </w:rPr>
        <w:t>weird</w:t>
      </w:r>
      <w:r w:rsidRPr="00E002D6">
        <w:rPr>
          <w:rFonts w:hint="eastAsia"/>
          <w:color w:val="000000"/>
          <w:sz w:val="24"/>
        </w:rPr>
        <w:t>）</w:t>
      </w:r>
    </w:p>
    <w:p w14:paraId="0086CF3F" w14:textId="77777777" w:rsidR="00792C08" w:rsidRPr="00E002D6" w:rsidRDefault="00000000">
      <w:pPr>
        <w:numPr>
          <w:ilvl w:val="0"/>
          <w:numId w:val="116"/>
        </w:numPr>
        <w:spacing w:line="400" w:lineRule="exact"/>
        <w:ind w:firstLine="480"/>
        <w:rPr>
          <w:color w:val="000000"/>
          <w:sz w:val="24"/>
        </w:rPr>
      </w:pPr>
      <w:r w:rsidRPr="00E002D6">
        <w:rPr>
          <w:rFonts w:hint="eastAsia"/>
          <w:color w:val="000000"/>
          <w:sz w:val="24"/>
        </w:rPr>
        <w:t>年少时我们常常被传统文化所吸引。（</w:t>
      </w:r>
      <w:r w:rsidRPr="00E002D6">
        <w:rPr>
          <w:rFonts w:hint="eastAsia"/>
          <w:color w:val="000000"/>
          <w:sz w:val="24"/>
        </w:rPr>
        <w:t>attract</w:t>
      </w:r>
      <w:r w:rsidRPr="00E002D6">
        <w:rPr>
          <w:rFonts w:hint="eastAsia"/>
          <w:color w:val="000000"/>
          <w:sz w:val="24"/>
        </w:rPr>
        <w:t>）</w:t>
      </w:r>
    </w:p>
    <w:p w14:paraId="4EC94ED2" w14:textId="77777777" w:rsidR="00792C08" w:rsidRPr="00E002D6" w:rsidRDefault="00000000">
      <w:pPr>
        <w:numPr>
          <w:ilvl w:val="0"/>
          <w:numId w:val="116"/>
        </w:numPr>
        <w:spacing w:line="400" w:lineRule="exact"/>
        <w:ind w:firstLine="480"/>
        <w:rPr>
          <w:rFonts w:ascii="Times New Roman" w:eastAsia="宋体" w:hAnsi="Times New Roman" w:cs="Times New Roman"/>
          <w:sz w:val="24"/>
          <w:szCs w:val="40"/>
        </w:rPr>
      </w:pPr>
      <w:r w:rsidRPr="00E002D6">
        <w:rPr>
          <w:rFonts w:hint="eastAsia"/>
          <w:color w:val="000000"/>
          <w:sz w:val="24"/>
        </w:rPr>
        <w:t>这位伙伴过去常常佩戴精致的耳环。（</w:t>
      </w:r>
      <w:r w:rsidRPr="00E002D6">
        <w:rPr>
          <w:rFonts w:hint="eastAsia"/>
          <w:color w:val="000000"/>
          <w:sz w:val="24"/>
        </w:rPr>
        <w:t>earring</w:t>
      </w:r>
      <w:r w:rsidRPr="00E002D6">
        <w:rPr>
          <w:rFonts w:hint="eastAsia"/>
          <w:color w:val="000000"/>
          <w:sz w:val="24"/>
        </w:rPr>
        <w:t>）</w:t>
      </w:r>
    </w:p>
    <w:p w14:paraId="1BE1AB34" w14:textId="77777777" w:rsidR="00792C08" w:rsidRPr="00E002D6" w:rsidRDefault="00792C08">
      <w:pPr>
        <w:spacing w:line="400" w:lineRule="exact"/>
        <w:rPr>
          <w:rFonts w:ascii="Times New Roman" w:eastAsia="宋体" w:hAnsi="Times New Roman" w:cs="Times New Roman"/>
          <w:sz w:val="24"/>
          <w:szCs w:val="40"/>
        </w:rPr>
      </w:pPr>
    </w:p>
    <w:p w14:paraId="3B71B1D3" w14:textId="77777777" w:rsidR="00792C08" w:rsidRPr="00E002D6" w:rsidRDefault="00000000">
      <w:pPr>
        <w:pStyle w:val="a9"/>
        <w:spacing w:line="500" w:lineRule="exact"/>
        <w:ind w:firstLineChars="0" w:firstLine="0"/>
        <w:rPr>
          <w:rFonts w:asciiTheme="minorHAnsi" w:eastAsiaTheme="minorEastAsia" w:hAnsiTheme="minorHAnsi" w:cstheme="minorBidi"/>
          <w:color w:val="000000"/>
          <w:sz w:val="24"/>
          <w:szCs w:val="24"/>
        </w:rPr>
      </w:pPr>
      <w:r w:rsidRPr="00E002D6">
        <w:rPr>
          <w:rFonts w:asciiTheme="minorHAnsi" w:eastAsiaTheme="minorEastAsia" w:hAnsiTheme="minorHAnsi" w:cstheme="minorBidi" w:hint="eastAsia"/>
          <w:color w:val="000000"/>
          <w:sz w:val="24"/>
          <w:szCs w:val="24"/>
        </w:rPr>
        <w:t xml:space="preserve">3. </w:t>
      </w:r>
      <w:r w:rsidRPr="00E002D6">
        <w:rPr>
          <w:rFonts w:asciiTheme="minorHAnsi" w:eastAsiaTheme="minorEastAsia" w:hAnsiTheme="minorHAnsi" w:cstheme="minorBidi"/>
          <w:color w:val="000000"/>
          <w:sz w:val="24"/>
          <w:szCs w:val="24"/>
        </w:rPr>
        <w:t>找出所有的定语从句，并指出是限定性的还是非限定性的</w:t>
      </w:r>
      <w:r w:rsidRPr="00E002D6">
        <w:rPr>
          <w:rFonts w:asciiTheme="minorHAnsi" w:eastAsiaTheme="minorEastAsia" w:hAnsiTheme="minorHAnsi" w:cstheme="minorBidi" w:hint="eastAsia"/>
          <w:color w:val="000000"/>
          <w:sz w:val="24"/>
          <w:szCs w:val="24"/>
        </w:rPr>
        <w:t>；</w:t>
      </w:r>
      <w:r w:rsidRPr="00E002D6">
        <w:rPr>
          <w:rFonts w:asciiTheme="minorHAnsi" w:eastAsiaTheme="minorEastAsia" w:hAnsiTheme="minorHAnsi" w:cstheme="minorBidi"/>
          <w:color w:val="000000"/>
          <w:sz w:val="24"/>
          <w:szCs w:val="24"/>
        </w:rPr>
        <w:t>找出引导词，并指</w:t>
      </w:r>
      <w:proofErr w:type="gramStart"/>
      <w:r w:rsidRPr="00E002D6">
        <w:rPr>
          <w:rFonts w:asciiTheme="minorHAnsi" w:eastAsiaTheme="minorEastAsia" w:hAnsiTheme="minorHAnsi" w:cstheme="minorBidi"/>
          <w:color w:val="000000"/>
          <w:sz w:val="24"/>
          <w:szCs w:val="24"/>
        </w:rPr>
        <w:t>出引导</w:t>
      </w:r>
      <w:proofErr w:type="gramEnd"/>
      <w:r w:rsidRPr="00E002D6">
        <w:rPr>
          <w:rFonts w:asciiTheme="minorHAnsi" w:eastAsiaTheme="minorEastAsia" w:hAnsiTheme="minorHAnsi" w:cstheme="minorBidi"/>
          <w:color w:val="000000"/>
          <w:sz w:val="24"/>
          <w:szCs w:val="24"/>
        </w:rPr>
        <w:t>词</w:t>
      </w:r>
      <w:proofErr w:type="gramStart"/>
      <w:r w:rsidRPr="00E002D6">
        <w:rPr>
          <w:rFonts w:asciiTheme="minorHAnsi" w:eastAsiaTheme="minorEastAsia" w:hAnsiTheme="minorHAnsi" w:cstheme="minorBidi"/>
          <w:color w:val="000000"/>
          <w:sz w:val="24"/>
          <w:szCs w:val="24"/>
        </w:rPr>
        <w:t>作主</w:t>
      </w:r>
      <w:proofErr w:type="gramEnd"/>
      <w:r w:rsidRPr="00E002D6">
        <w:rPr>
          <w:rFonts w:asciiTheme="minorHAnsi" w:eastAsiaTheme="minorEastAsia" w:hAnsiTheme="minorHAnsi" w:cstheme="minorBidi"/>
          <w:color w:val="000000"/>
          <w:sz w:val="24"/>
          <w:szCs w:val="24"/>
        </w:rPr>
        <w:t>语还是宾语。</w:t>
      </w:r>
    </w:p>
    <w:p w14:paraId="13BFAD84" w14:textId="77777777" w:rsidR="00792C08" w:rsidRPr="00E002D6" w:rsidRDefault="00000000">
      <w:pPr>
        <w:spacing w:line="400" w:lineRule="exact"/>
        <w:rPr>
          <w:rFonts w:ascii="Times New Roman" w:hAnsi="Times New Roman" w:cs="Times New Roman"/>
          <w:b/>
          <w:bCs/>
          <w:sz w:val="44"/>
          <w:szCs w:val="52"/>
        </w:rPr>
      </w:pPr>
      <w:r w:rsidRPr="00E002D6">
        <w:rPr>
          <w:rFonts w:ascii="Times New Roman" w:eastAsia="宋体" w:hAnsi="Times New Roman" w:cs="Times New Roman"/>
          <w:sz w:val="24"/>
          <w:szCs w:val="40"/>
        </w:rPr>
        <w:br w:type="page"/>
      </w:r>
    </w:p>
    <w:p w14:paraId="3B706DD5"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61-62</w:t>
      </w:r>
    </w:p>
    <w:p w14:paraId="633245CA" w14:textId="77777777" w:rsidR="00792C08" w:rsidRPr="00E002D6" w:rsidRDefault="00000000">
      <w:pPr>
        <w:spacing w:line="400" w:lineRule="exact"/>
        <w:ind w:firstLineChars="1400" w:firstLine="3080"/>
        <w:rPr>
          <w:rFonts w:ascii="Cambria" w:hAnsi="Cambria" w:cs="Cambria"/>
          <w:sz w:val="22"/>
          <w:szCs w:val="22"/>
        </w:rPr>
      </w:pPr>
      <w:r w:rsidRPr="00E002D6">
        <w:rPr>
          <w:rFonts w:ascii="Cambria" w:hAnsi="Cambria" w:cs="Cambria"/>
          <w:sz w:val="22"/>
          <w:szCs w:val="22"/>
        </w:rPr>
        <w:t>/</w:t>
      </w:r>
      <w:proofErr w:type="spellStart"/>
      <w:r w:rsidRPr="00E002D6">
        <w:rPr>
          <w:rFonts w:ascii="Cambria" w:hAnsi="Cambria" w:cs="Cambria"/>
          <w:i/>
          <w:iCs/>
          <w:sz w:val="22"/>
          <w:szCs w:val="22"/>
        </w:rPr>
        <w:t>tᴜrɪŋ</w:t>
      </w:r>
      <w:proofErr w:type="spellEnd"/>
      <w:r w:rsidRPr="00E002D6">
        <w:rPr>
          <w:rFonts w:ascii="Cambria" w:hAnsi="Cambria" w:cs="Cambria"/>
          <w:sz w:val="22"/>
          <w:szCs w:val="22"/>
        </w:rPr>
        <w:t>/</w:t>
      </w:r>
    </w:p>
    <w:p w14:paraId="1AAC462E"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Touring by Taxi</w:t>
      </w:r>
    </w:p>
    <w:p w14:paraId="5E0D067C" w14:textId="77777777" w:rsidR="00792C08" w:rsidRPr="00E002D6" w:rsidRDefault="00792C08">
      <w:pPr>
        <w:spacing w:line="400" w:lineRule="exact"/>
        <w:jc w:val="center"/>
        <w:rPr>
          <w:rFonts w:ascii="Times New Roman" w:hAnsi="Times New Roman" w:cs="Times New Roman"/>
          <w:b/>
          <w:bCs/>
          <w:sz w:val="36"/>
          <w:szCs w:val="44"/>
        </w:rPr>
      </w:pPr>
    </w:p>
    <w:p w14:paraId="34BEB09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12898021"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kənˈvinjənt</w:t>
      </w:r>
      <w:proofErr w:type="spellEnd"/>
      <w:r w:rsidRPr="00E002D6">
        <w:rPr>
          <w:rFonts w:ascii="Cambria" w:hAnsi="Cambria" w:cs="Cambria"/>
          <w:sz w:val="22"/>
          <w:szCs w:val="22"/>
        </w:rPr>
        <w:t>/   /</w:t>
      </w:r>
      <w:r w:rsidRPr="00E002D6">
        <w:rPr>
          <w:rFonts w:ascii="Cambria" w:hAnsi="Cambria" w:cs="Cambria"/>
          <w:i/>
          <w:iCs/>
          <w:sz w:val="22"/>
          <w:szCs w:val="22"/>
        </w:rPr>
        <w:t xml:space="preserve"> </w:t>
      </w:r>
      <w:proofErr w:type="spellStart"/>
      <w:r w:rsidRPr="00E002D6">
        <w:rPr>
          <w:rFonts w:ascii="Cambria" w:hAnsi="Cambria" w:cs="Cambria"/>
          <w:i/>
          <w:iCs/>
          <w:sz w:val="22"/>
          <w:szCs w:val="22"/>
        </w:rPr>
        <w:t>ɪkˈspɛnsɪv</w:t>
      </w:r>
      <w:proofErr w:type="spellEnd"/>
      <w:r w:rsidRPr="00E002D6">
        <w:rPr>
          <w:rFonts w:ascii="Cambria" w:hAnsi="Cambria" w:cs="Cambria"/>
          <w:sz w:val="22"/>
          <w:szCs w:val="22"/>
        </w:rPr>
        <w:t>/</w:t>
      </w:r>
    </w:p>
    <w:p w14:paraId="40051B59"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One of the most convenient but expensive ways to get around a</w:t>
      </w:r>
    </w:p>
    <w:p w14:paraId="1EF7095D"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tɪpɪŋ</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ɪkˈspɛktɪd</w:t>
      </w:r>
      <w:proofErr w:type="spellEnd"/>
      <w:r w:rsidRPr="00E002D6">
        <w:rPr>
          <w:rFonts w:ascii="Cambria" w:hAnsi="Cambria" w:cs="Cambria"/>
          <w:sz w:val="22"/>
          <w:szCs w:val="22"/>
        </w:rPr>
        <w:t>/</w:t>
      </w:r>
    </w:p>
    <w:p w14:paraId="062EFB12"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city in any country is by taxi. And in some cases, tipping is expected.</w:t>
      </w:r>
    </w:p>
    <w:p w14:paraId="5362A38D" w14:textId="77777777" w:rsidR="00792C08" w:rsidRPr="00E002D6" w:rsidRDefault="00000000">
      <w:pPr>
        <w:spacing w:line="400" w:lineRule="exact"/>
        <w:ind w:firstLineChars="200" w:firstLine="560"/>
        <w:rPr>
          <w:rFonts w:ascii="Times New Roman" w:hAnsi="Times New Roman" w:cs="Times New Roman"/>
          <w:sz w:val="28"/>
          <w:szCs w:val="28"/>
        </w:rPr>
      </w:pPr>
      <w:r w:rsidRPr="00E002D6">
        <w:rPr>
          <w:rFonts w:ascii="Times New Roman" w:hAnsi="Times New Roman" w:cs="Times New Roman" w:hint="eastAsia"/>
          <w:sz w:val="28"/>
          <w:szCs w:val="28"/>
        </w:rPr>
        <w:t>A taxi driver knows the city like the back of his hand. He can tell</w:t>
      </w:r>
    </w:p>
    <w:p w14:paraId="0A29330A"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pɝsənl</w:t>
      </w:r>
      <w:proofErr w:type="spellEnd"/>
      <w:r w:rsidRPr="00E002D6">
        <w:rPr>
          <w:rFonts w:ascii="Cambria" w:hAnsi="Cambria" w:cs="Cambria"/>
          <w:i/>
          <w:iCs/>
          <w:sz w:val="22"/>
          <w:szCs w:val="22"/>
        </w:rPr>
        <w:t>̣</w:t>
      </w:r>
      <w:r w:rsidRPr="00E002D6">
        <w:rPr>
          <w:rFonts w:ascii="Cambria" w:hAnsi="Cambria" w:cs="Cambria"/>
          <w:sz w:val="22"/>
          <w:szCs w:val="22"/>
        </w:rPr>
        <w:t>/</w:t>
      </w:r>
    </w:p>
    <w:p w14:paraId="6997BFCD"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you whatever you want to know. At the same </w:t>
      </w:r>
      <w:proofErr w:type="gramStart"/>
      <w:r w:rsidRPr="00E002D6">
        <w:rPr>
          <w:rFonts w:ascii="Times New Roman" w:hAnsi="Times New Roman" w:cs="Times New Roman" w:hint="eastAsia"/>
          <w:sz w:val="28"/>
          <w:szCs w:val="28"/>
        </w:rPr>
        <w:t>time</w:t>
      </w:r>
      <w:proofErr w:type="gramEnd"/>
      <w:r w:rsidRPr="00E002D6">
        <w:rPr>
          <w:rFonts w:ascii="Times New Roman" w:hAnsi="Times New Roman" w:cs="Times New Roman" w:hint="eastAsia"/>
          <w:sz w:val="28"/>
          <w:szCs w:val="28"/>
        </w:rPr>
        <w:t xml:space="preserve"> he</w:t>
      </w:r>
      <w:r w:rsidRPr="00E002D6">
        <w:rPr>
          <w:rFonts w:ascii="Times New Roman" w:hAnsi="Times New Roman" w:cs="Times New Roman"/>
          <w:sz w:val="28"/>
          <w:szCs w:val="28"/>
        </w:rPr>
        <w:t>’</w:t>
      </w:r>
      <w:r w:rsidRPr="00E002D6">
        <w:rPr>
          <w:rFonts w:ascii="Times New Roman" w:hAnsi="Times New Roman" w:cs="Times New Roman" w:hint="eastAsia"/>
          <w:sz w:val="28"/>
          <w:szCs w:val="28"/>
        </w:rPr>
        <w:t xml:space="preserve">ll be your </w:t>
      </w:r>
      <w:proofErr w:type="gramStart"/>
      <w:r w:rsidRPr="00E002D6">
        <w:rPr>
          <w:rFonts w:ascii="Times New Roman" w:hAnsi="Times New Roman" w:cs="Times New Roman" w:hint="eastAsia"/>
          <w:sz w:val="28"/>
          <w:szCs w:val="28"/>
        </w:rPr>
        <w:t>personal</w:t>
      </w:r>
      <w:proofErr w:type="gramEnd"/>
      <w:r w:rsidRPr="00E002D6">
        <w:rPr>
          <w:rFonts w:ascii="Times New Roman" w:hAnsi="Times New Roman" w:cs="Times New Roman" w:hint="eastAsia"/>
          <w:sz w:val="28"/>
          <w:szCs w:val="28"/>
        </w:rPr>
        <w:t xml:space="preserve"> </w:t>
      </w:r>
    </w:p>
    <w:p w14:paraId="7DA60C03"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tᴜr</w:t>
      </w:r>
      <w:proofErr w:type="spellEnd"/>
      <w:r w:rsidRPr="00E002D6">
        <w:rPr>
          <w:rFonts w:ascii="Cambria" w:hAnsi="Cambria" w:cs="Cambria"/>
          <w:i/>
          <w:iCs/>
          <w:sz w:val="22"/>
          <w:szCs w:val="22"/>
        </w:rPr>
        <w:t xml:space="preserve"> ˌ</w:t>
      </w:r>
      <w:proofErr w:type="spellStart"/>
      <w:r w:rsidRPr="00E002D6">
        <w:rPr>
          <w:rFonts w:ascii="Cambria" w:hAnsi="Cambria" w:cs="Cambria"/>
          <w:i/>
          <w:iCs/>
          <w:sz w:val="22"/>
          <w:szCs w:val="22"/>
        </w:rPr>
        <w:t>ɡaɪd</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wɛrˈɛvɚ</w:t>
      </w:r>
      <w:proofErr w:type="spellEnd"/>
      <w:r w:rsidRPr="00E002D6">
        <w:rPr>
          <w:rFonts w:ascii="Cambria" w:hAnsi="Cambria" w:cs="Cambria"/>
          <w:sz w:val="22"/>
          <w:szCs w:val="22"/>
        </w:rPr>
        <w:t>/</w:t>
      </w:r>
    </w:p>
    <w:p w14:paraId="6627C88C"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tour guide. He can take you wherever you want to go. So, however</w:t>
      </w:r>
    </w:p>
    <w:p w14:paraId="1F458DA2"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ədˈvaɪs</w:t>
      </w:r>
      <w:proofErr w:type="spellEnd"/>
      <w:r w:rsidRPr="00E002D6">
        <w:rPr>
          <w:rFonts w:ascii="Cambria" w:hAnsi="Cambria" w:cs="Cambria"/>
          <w:sz w:val="22"/>
          <w:szCs w:val="22"/>
        </w:rPr>
        <w:t>/</w:t>
      </w:r>
    </w:p>
    <w:p w14:paraId="4A575379"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expensive the taxi ride may </w:t>
      </w:r>
      <w:proofErr w:type="gramStart"/>
      <w:r w:rsidRPr="00E002D6">
        <w:rPr>
          <w:rFonts w:ascii="Times New Roman" w:hAnsi="Times New Roman" w:cs="Times New Roman" w:hint="eastAsia"/>
          <w:sz w:val="28"/>
          <w:szCs w:val="28"/>
        </w:rPr>
        <w:t>be,</w:t>
      </w:r>
      <w:proofErr w:type="gramEnd"/>
      <w:r w:rsidRPr="00E002D6">
        <w:rPr>
          <w:rFonts w:ascii="Times New Roman" w:hAnsi="Times New Roman" w:cs="Times New Roman" w:hint="eastAsia"/>
          <w:sz w:val="28"/>
          <w:szCs w:val="28"/>
        </w:rPr>
        <w:t xml:space="preserve"> the advice you get from the driver will</w:t>
      </w:r>
    </w:p>
    <w:p w14:paraId="132A17B6" w14:textId="77777777" w:rsidR="00792C08" w:rsidRPr="00E002D6" w:rsidRDefault="00000000">
      <w:pPr>
        <w:spacing w:line="400" w:lineRule="exact"/>
        <w:rPr>
          <w:rFonts w:ascii="Cambria" w:hAnsi="Cambria" w:cs="Cambria"/>
          <w:sz w:val="22"/>
          <w:szCs w:val="22"/>
        </w:rPr>
      </w:pPr>
      <w:r w:rsidRPr="00E002D6">
        <w:rPr>
          <w:rFonts w:ascii="Cambria" w:hAnsi="Cambria" w:cs="Cambria"/>
          <w:sz w:val="22"/>
          <w:szCs w:val="22"/>
        </w:rPr>
        <w:t xml:space="preserve">              /</w:t>
      </w:r>
      <w:proofErr w:type="spellStart"/>
      <w:r w:rsidRPr="00E002D6">
        <w:rPr>
          <w:rFonts w:ascii="Cambria" w:hAnsi="Cambria" w:cs="Cambria"/>
          <w:i/>
          <w:iCs/>
          <w:sz w:val="22"/>
          <w:szCs w:val="22"/>
        </w:rPr>
        <w:t>wɝθ</w:t>
      </w:r>
      <w:proofErr w:type="spellEnd"/>
      <w:r w:rsidRPr="00E002D6">
        <w:rPr>
          <w:rFonts w:ascii="Cambria" w:hAnsi="Cambria" w:cs="Cambria"/>
          <w:sz w:val="22"/>
          <w:szCs w:val="22"/>
        </w:rPr>
        <w:t>/</w:t>
      </w:r>
    </w:p>
    <w:p w14:paraId="50DC50EC"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8"/>
          <w:szCs w:val="28"/>
        </w:rPr>
        <w:t xml:space="preserve"> </w:t>
      </w:r>
      <w:proofErr w:type="gramStart"/>
      <w:r w:rsidRPr="00E002D6">
        <w:rPr>
          <w:rFonts w:ascii="Times New Roman" w:hAnsi="Times New Roman" w:cs="Times New Roman" w:hint="eastAsia"/>
          <w:sz w:val="28"/>
          <w:szCs w:val="28"/>
        </w:rPr>
        <w:t>certainly</w:t>
      </w:r>
      <w:proofErr w:type="gramEnd"/>
      <w:r w:rsidRPr="00E002D6">
        <w:rPr>
          <w:rFonts w:ascii="Times New Roman" w:hAnsi="Times New Roman" w:cs="Times New Roman" w:hint="eastAsia"/>
          <w:sz w:val="28"/>
          <w:szCs w:val="28"/>
        </w:rPr>
        <w:t xml:space="preserve"> be worth it.</w:t>
      </w:r>
    </w:p>
    <w:p w14:paraId="2F19433B" w14:textId="77777777" w:rsidR="00792C08" w:rsidRPr="00E002D6" w:rsidRDefault="00792C08">
      <w:pPr>
        <w:spacing w:line="400" w:lineRule="exact"/>
        <w:rPr>
          <w:rFonts w:ascii="Times New Roman" w:hAnsi="Times New Roman" w:cs="Times New Roman"/>
          <w:sz w:val="28"/>
          <w:szCs w:val="28"/>
        </w:rPr>
      </w:pPr>
    </w:p>
    <w:p w14:paraId="7734EB9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ɛrˌpɔrt</w:t>
      </w:r>
      <w:proofErr w:type="spellEnd"/>
      <w:r w:rsidRPr="00E002D6">
        <w:rPr>
          <w:rFonts w:ascii="Cambria" w:hAnsi="Cambria" w:cs="Cambria"/>
          <w:sz w:val="22"/>
          <w:szCs w:val="22"/>
          <w:lang w:eastAsia="zh-CN"/>
        </w:rPr>
        <w:t xml:space="preserve"> </w:t>
      </w:r>
      <w:proofErr w:type="gramStart"/>
      <w:r w:rsidRPr="00E002D6">
        <w:rPr>
          <w:rFonts w:ascii="Cambria" w:hAnsi="Cambria" w:cs="Cambria"/>
          <w:sz w:val="22"/>
          <w:szCs w:val="22"/>
          <w:lang w:eastAsia="zh-CN"/>
        </w:rPr>
        <w:t>/  /</w:t>
      </w:r>
      <w:proofErr w:type="spellStart"/>
      <w:proofErr w:type="gramEnd"/>
      <w:r w:rsidRPr="00E002D6">
        <w:rPr>
          <w:rFonts w:ascii="Cambria" w:hAnsi="Cambria" w:cs="Cambria"/>
          <w:i/>
          <w:iCs/>
          <w:sz w:val="22"/>
          <w:szCs w:val="22"/>
          <w:lang w:eastAsia="zh-CN"/>
        </w:rPr>
        <w:t>helz</w:t>
      </w:r>
      <w:proofErr w:type="spellEnd"/>
      <w:r w:rsidRPr="00E002D6">
        <w:rPr>
          <w:rFonts w:ascii="Cambria" w:hAnsi="Cambria" w:cs="Cambria"/>
          <w:sz w:val="22"/>
          <w:szCs w:val="22"/>
          <w:lang w:eastAsia="zh-CN"/>
        </w:rPr>
        <w:t xml:space="preserve">/ </w:t>
      </w:r>
    </w:p>
    <w:p w14:paraId="443E48A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Jimmy is at </w:t>
      </w:r>
      <w:proofErr w:type="gramStart"/>
      <w:r w:rsidRPr="00E002D6">
        <w:rPr>
          <w:rFonts w:ascii="Times New Roman" w:hAnsi="Times New Roman" w:cs="Times New Roman"/>
          <w:sz w:val="28"/>
          <w:szCs w:val="28"/>
          <w:lang w:eastAsia="zh-CN"/>
        </w:rPr>
        <w:t>the Boston</w:t>
      </w:r>
      <w:proofErr w:type="gramEnd"/>
      <w:r w:rsidRPr="00E002D6">
        <w:rPr>
          <w:rFonts w:ascii="Times New Roman" w:hAnsi="Times New Roman" w:cs="Times New Roman"/>
          <w:sz w:val="28"/>
          <w:szCs w:val="28"/>
          <w:lang w:eastAsia="zh-CN"/>
        </w:rPr>
        <w:t xml:space="preserve"> Airport.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hails a taxi.</w:t>
      </w:r>
    </w:p>
    <w:p w14:paraId="24754DC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taxi driver;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Jimmy)</w:t>
      </w:r>
    </w:p>
    <w:p w14:paraId="4335F72E"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bʌdɪ</w:t>
      </w:r>
      <w:proofErr w:type="spellEnd"/>
      <w:r w:rsidRPr="00E002D6">
        <w:rPr>
          <w:rFonts w:ascii="Cambria" w:hAnsi="Cambria" w:cs="Cambria"/>
          <w:sz w:val="22"/>
          <w:szCs w:val="22"/>
          <w:lang w:eastAsia="zh-CN"/>
        </w:rPr>
        <w:t>/</w:t>
      </w:r>
    </w:p>
    <w:p w14:paraId="08586D6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Where to,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buddy?</w:t>
      </w:r>
    </w:p>
    <w:p w14:paraId="436A3CD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The Sheraton Hotel,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w:t>
      </w:r>
    </w:p>
    <w:p w14:paraId="5DAD134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OK.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this your first time in Boston?</w:t>
      </w:r>
    </w:p>
    <w:p w14:paraId="53CA028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saɪtˌsiɪŋ</w:t>
      </w:r>
      <w:proofErr w:type="spellEnd"/>
      <w:r w:rsidRPr="00E002D6">
        <w:rPr>
          <w:rFonts w:ascii="Cambria" w:hAnsi="Cambria" w:cs="Cambria"/>
          <w:sz w:val="22"/>
          <w:szCs w:val="22"/>
          <w:lang w:eastAsia="zh-CN"/>
        </w:rPr>
        <w:t>/</w:t>
      </w:r>
    </w:p>
    <w:p w14:paraId="07CEFC0A" w14:textId="77777777" w:rsidR="00792C08" w:rsidRPr="00E002D6" w:rsidRDefault="00000000">
      <w:pPr>
        <w:pStyle w:val="a3"/>
        <w:tabs>
          <w:tab w:val="left" w:pos="7182"/>
        </w:tabs>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a good place for sightseeing?</w:t>
      </w:r>
      <w:r w:rsidRPr="00E002D6">
        <w:rPr>
          <w:rFonts w:ascii="Times New Roman" w:hAnsi="Times New Roman" w:cs="Times New Roman" w:hint="eastAsia"/>
          <w:sz w:val="28"/>
          <w:szCs w:val="28"/>
          <w:lang w:eastAsia="zh-CN"/>
        </w:rPr>
        <w:tab/>
      </w:r>
    </w:p>
    <w:p w14:paraId="2AA7B1B3" w14:textId="77777777" w:rsidR="00792C08" w:rsidRPr="00E002D6" w:rsidRDefault="00000000">
      <w:pPr>
        <w:pStyle w:val="a3"/>
        <w:tabs>
          <w:tab w:val="left" w:pos="7182"/>
        </w:tabs>
        <w:spacing w:line="400" w:lineRule="exact"/>
        <w:ind w:right="181"/>
        <w:rPr>
          <w:rFonts w:ascii="Times New Roman" w:hAnsi="Times New Roman" w:cs="Times New Roman"/>
          <w:i/>
          <w:iCs/>
          <w:sz w:val="28"/>
          <w:szCs w:val="28"/>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eastAsiaTheme="minorEastAsia" w:hAnsi="Cambria" w:cs="Cambria"/>
          <w:i/>
          <w:iCs/>
          <w:sz w:val="22"/>
          <w:szCs w:val="22"/>
          <w:lang w:eastAsia="zh-CN"/>
        </w:rPr>
        <w:t>'</w:t>
      </w:r>
      <w:proofErr w:type="spellStart"/>
      <w:r w:rsidRPr="00E002D6">
        <w:rPr>
          <w:rFonts w:ascii="Cambria" w:eastAsiaTheme="minorEastAsia" w:hAnsi="Cambria" w:cs="Cambria"/>
          <w:i/>
          <w:iCs/>
          <w:sz w:val="22"/>
          <w:szCs w:val="22"/>
          <w:lang w:eastAsia="zh-CN"/>
        </w:rPr>
        <w:t>fridəm</w:t>
      </w:r>
      <w:proofErr w:type="spellEnd"/>
      <w:r w:rsidRPr="00E002D6">
        <w:rPr>
          <w:rFonts w:ascii="Cambria" w:hAnsi="Cambria" w:cs="Cambria"/>
          <w:i/>
          <w:iCs/>
          <w:sz w:val="22"/>
          <w:szCs w:val="22"/>
          <w:lang w:eastAsia="zh-CN"/>
        </w:rPr>
        <w:t xml:space="preserve"> </w:t>
      </w:r>
    </w:p>
    <w:p w14:paraId="7E58DDF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If you have a lot of time on your hands,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you can walk the Freedom </w:t>
      </w:r>
    </w:p>
    <w:p w14:paraId="32493B6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Cambria" w:eastAsiaTheme="minorEastAsia" w:hAnsi="Cambria" w:cs="Cambria"/>
          <w:i/>
          <w:iCs/>
          <w:sz w:val="22"/>
          <w:szCs w:val="22"/>
          <w:lang w:eastAsia="zh-CN"/>
        </w:rPr>
        <w:t>ˌ</w:t>
      </w:r>
      <w:proofErr w:type="spellStart"/>
      <w:r w:rsidRPr="00E002D6">
        <w:rPr>
          <w:rFonts w:ascii="Cambria" w:eastAsiaTheme="minorEastAsia" w:hAnsi="Cambria" w:cs="Cambria"/>
          <w:i/>
          <w:iCs/>
          <w:sz w:val="22"/>
          <w:szCs w:val="22"/>
          <w:lang w:eastAsia="zh-CN"/>
        </w:rPr>
        <w:t>trel</w:t>
      </w:r>
      <w:proofErr w:type="spellEnd"/>
      <w:r w:rsidRPr="00E002D6">
        <w:rPr>
          <w:rFonts w:ascii="Cambria" w:eastAsiaTheme="minorEastAsia" w:hAnsi="Cambria" w:cs="Cambria" w:hint="eastAsia"/>
          <w:sz w:val="22"/>
          <w:szCs w:val="22"/>
          <w:lang w:eastAsia="zh-CN"/>
        </w:rPr>
        <w:t>/</w:t>
      </w:r>
    </w:p>
    <w:p w14:paraId="3E79C30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Trail.</w:t>
      </w:r>
    </w:p>
    <w:p w14:paraId="603AC13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stræpt</w:t>
      </w:r>
      <w:proofErr w:type="spellEnd"/>
      <w:r w:rsidRPr="00E002D6">
        <w:rPr>
          <w:rFonts w:ascii="Cambria" w:hAnsi="Cambria" w:cs="Cambria"/>
          <w:sz w:val="22"/>
          <w:szCs w:val="22"/>
          <w:lang w:eastAsia="zh-CN"/>
        </w:rPr>
        <w:t>/</w:t>
      </w:r>
    </w:p>
    <w:p w14:paraId="49147D7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I’m kind of strapped for time.</w:t>
      </w:r>
    </w:p>
    <w:p w14:paraId="321DB6B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T: In that case,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whatever else you do,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must check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out the  </w:t>
      </w:r>
    </w:p>
    <w:p w14:paraId="38F84435"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əbˈzɝvəˌtɔrɪ</w:t>
      </w:r>
      <w:proofErr w:type="spellEnd"/>
      <w:r w:rsidRPr="00E002D6">
        <w:rPr>
          <w:rFonts w:ascii="Cambria" w:hAnsi="Cambria" w:cs="Cambria"/>
          <w:sz w:val="22"/>
          <w:szCs w:val="22"/>
          <w:lang w:eastAsia="zh-CN"/>
        </w:rPr>
        <w:t>/</w:t>
      </w:r>
    </w:p>
    <w:p w14:paraId="275D6D0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observatory on the 63rd floor of the John Hancock Building.</w:t>
      </w:r>
    </w:p>
    <w:p w14:paraId="462CCC8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Isn’t the building all glass?</w:t>
      </w:r>
    </w:p>
    <w:p w14:paraId="3FB05F1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mɪs</w:t>
      </w:r>
      <w:proofErr w:type="spellEnd"/>
      <w:r w:rsidRPr="00E002D6">
        <w:rPr>
          <w:rFonts w:ascii="Cambria" w:hAnsi="Cambria" w:cs="Cambria"/>
          <w:sz w:val="22"/>
          <w:szCs w:val="22"/>
          <w:lang w:eastAsia="zh-CN"/>
        </w:rPr>
        <w:t>/</w:t>
      </w:r>
    </w:p>
    <w:p w14:paraId="6C3BF63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That’s right.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can’t miss 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Here’s your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hotel.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That’ll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be $</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17.50,</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w:t>
      </w:r>
    </w:p>
    <w:p w14:paraId="5360F95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tʃendʒ</w:t>
      </w:r>
      <w:proofErr w:type="spellEnd"/>
      <w:r w:rsidRPr="00E002D6">
        <w:rPr>
          <w:rFonts w:ascii="Cambria" w:hAnsi="Cambria" w:cs="Cambria"/>
          <w:sz w:val="22"/>
          <w:szCs w:val="22"/>
          <w:lang w:eastAsia="zh-CN"/>
        </w:rPr>
        <w:t>/</w:t>
      </w:r>
    </w:p>
    <w:p w14:paraId="4A4B41E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Here’s $</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20.00.</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Keep the change.</w:t>
      </w:r>
    </w:p>
    <w:p w14:paraId="442CCC1B" w14:textId="77777777" w:rsidR="00792C08" w:rsidRPr="00E002D6" w:rsidRDefault="00792C08">
      <w:pPr>
        <w:spacing w:line="400" w:lineRule="exact"/>
        <w:rPr>
          <w:rFonts w:ascii="Times New Roman" w:hAnsi="Times New Roman" w:cs="Times New Roman"/>
          <w:sz w:val="28"/>
          <w:szCs w:val="28"/>
        </w:rPr>
      </w:pPr>
    </w:p>
    <w:p w14:paraId="059F0BB1"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1903DA6"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tour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tᴜr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tʊr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参观</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观光旅行</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介词用</w:t>
      </w:r>
      <w:r w:rsidRPr="00E002D6">
        <w:rPr>
          <w:rFonts w:ascii="Times New Roman" w:hAnsi="Times New Roman" w:cs="Times New Roman"/>
          <w:sz w:val="22"/>
          <w:szCs w:val="22"/>
        </w:rPr>
        <w:t>on</w:t>
      </w:r>
      <w:r w:rsidRPr="00E002D6">
        <w:rPr>
          <w:rFonts w:ascii="Times New Roman" w:hAnsi="Times New Roman" w:cs="Times New Roman"/>
          <w:sz w:val="22"/>
          <w:szCs w:val="22"/>
        </w:rPr>
        <w:t>）</w:t>
      </w:r>
    </w:p>
    <w:p w14:paraId="5599D38F"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convenient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kənˈvinjənt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kənˈviːnjənt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方便的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便利的</w:t>
      </w:r>
    </w:p>
    <w:p w14:paraId="0955EF04"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expensive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ɪkˈspɛnsɪv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ɪkˈspensɪv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昂贵的</w:t>
      </w:r>
    </w:p>
    <w:p w14:paraId="40BF2CAB"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tip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tɪp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给小费</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小费</w:t>
      </w:r>
    </w:p>
    <w:p w14:paraId="01216927"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expect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ɪkˈspekt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预期</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期望</w:t>
      </w:r>
    </w:p>
    <w:p w14:paraId="79CBA627"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personal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pɝs</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nl</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pɜːrsənəl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私人的</w:t>
      </w:r>
    </w:p>
    <w:p w14:paraId="14B20DB9"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tour guide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tᴜr</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ɡaɪd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tʊr</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ɡaɪd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导游</w:t>
      </w:r>
    </w:p>
    <w:p w14:paraId="0DC53246"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wherever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wɛrˈɛvɚ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werˈevər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不论何处</w:t>
      </w:r>
    </w:p>
    <w:p w14:paraId="61266685"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a</w:t>
      </w:r>
      <w:r w:rsidRPr="00E002D6">
        <w:rPr>
          <w:rFonts w:ascii="Times New Roman" w:hAnsi="Times New Roman" w:cs="Times New Roman"/>
          <w:b/>
          <w:bCs/>
          <w:sz w:val="22"/>
          <w:szCs w:val="22"/>
        </w:rPr>
        <w:t>dvice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ədˈvaɪs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忠告；建议</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r w:rsidRPr="00E002D6">
        <w:rPr>
          <w:rFonts w:ascii="Times New Roman" w:hAnsi="Times New Roman" w:cs="Times New Roman"/>
          <w:sz w:val="22"/>
          <w:szCs w:val="22"/>
        </w:rPr>
        <w:t xml:space="preserve"> </w:t>
      </w:r>
    </w:p>
    <w:p w14:paraId="1937D3E9" w14:textId="77777777" w:rsidR="00792C08" w:rsidRPr="00E002D6" w:rsidRDefault="00000000">
      <w:pPr>
        <w:numPr>
          <w:ilvl w:val="0"/>
          <w:numId w:val="117"/>
        </w:numPr>
        <w:spacing w:line="400" w:lineRule="exact"/>
        <w:jc w:val="left"/>
        <w:rPr>
          <w:rFonts w:ascii="Times New Roman" w:hAnsi="Times New Roman" w:cs="Times New Roman"/>
          <w:sz w:val="28"/>
          <w:szCs w:val="28"/>
        </w:rPr>
      </w:pPr>
      <w:r w:rsidRPr="00E002D6">
        <w:rPr>
          <w:rFonts w:ascii="Times New Roman" w:hAnsi="Times New Roman" w:cs="Times New Roman"/>
          <w:b/>
          <w:bCs/>
          <w:sz w:val="22"/>
          <w:szCs w:val="22"/>
        </w:rPr>
        <w:t>worth</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wɝ</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wɜːr</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值得的</w:t>
      </w:r>
    </w:p>
    <w:p w14:paraId="0DC95216"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 xml:space="preserve">change </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tʃendʒ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tʃeɪndʒ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零钱</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p>
    <w:p w14:paraId="7F5ED18F"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airport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ɛrˌpɔrt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erpɔːrt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机场</w:t>
      </w:r>
    </w:p>
    <w:p w14:paraId="739A444C"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hail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hel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heɪl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招呼</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呼叫</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车、船、人等）</w:t>
      </w:r>
    </w:p>
    <w:p w14:paraId="003B0070"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buddy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bʌdɪ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bʌdi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俚）老兄；伙伴</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通常指男性）</w:t>
      </w:r>
    </w:p>
    <w:p w14:paraId="728C80A8"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sightseeing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saɪtˌsiɪŋ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saɪtsiːɪŋ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观光</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游览</w:t>
      </w:r>
    </w:p>
    <w:p w14:paraId="1330A12D"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 xml:space="preserve">Freedom </w:t>
      </w:r>
      <w:proofErr w:type="gramStart"/>
      <w:r w:rsidRPr="00E002D6">
        <w:rPr>
          <w:rFonts w:ascii="Times New Roman" w:hAnsi="Times New Roman" w:cs="Times New Roman"/>
          <w:b/>
          <w:bCs/>
          <w:sz w:val="22"/>
          <w:szCs w:val="22"/>
        </w:rPr>
        <w:t>Trail</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KK</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r w:rsidRPr="00E002D6">
        <w:rPr>
          <w:rFonts w:ascii="Cambria" w:hAnsi="Cambria" w:cs="Cambria"/>
          <w:sz w:val="22"/>
          <w:szCs w:val="22"/>
        </w:rPr>
        <w:t>fridəm</w:t>
      </w:r>
      <w:proofErr w:type="spellEnd"/>
      <w:r w:rsidRPr="00E002D6">
        <w:rPr>
          <w:rFonts w:ascii="Cambria" w:hAnsi="Cambria" w:cs="Cambria"/>
          <w:sz w:val="22"/>
          <w:szCs w:val="22"/>
        </w:rPr>
        <w:t xml:space="preserve"> </w:t>
      </w:r>
      <w:proofErr w:type="gramStart"/>
      <w:r w:rsidRPr="00E002D6">
        <w:rPr>
          <w:rFonts w:ascii="Cambria" w:hAnsi="Cambria" w:cs="Cambria"/>
          <w:sz w:val="22"/>
          <w:szCs w:val="22"/>
        </w:rPr>
        <w:t>ˌ</w:t>
      </w:r>
      <w:proofErr w:type="spellStart"/>
      <w:r w:rsidRPr="00E002D6">
        <w:rPr>
          <w:rFonts w:ascii="Cambria" w:hAnsi="Cambria" w:cs="Cambria"/>
          <w:sz w:val="22"/>
          <w:szCs w:val="22"/>
        </w:rPr>
        <w:t>trel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IPA</w:t>
      </w:r>
      <w:proofErr w:type="gramEnd"/>
      <w:r w:rsidRPr="00E002D6">
        <w:rPr>
          <w:rFonts w:ascii="Times New Roman" w:hAnsi="Times New Roman" w:cs="Times New Roman"/>
          <w:b/>
          <w:b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w:t>
      </w:r>
      <w:proofErr w:type="spellStart"/>
      <w:proofErr w:type="gramStart"/>
      <w:r w:rsidRPr="00E002D6">
        <w:rPr>
          <w:rFonts w:ascii="Cambria" w:hAnsi="Cambria" w:cs="Cambria"/>
          <w:sz w:val="22"/>
          <w:szCs w:val="22"/>
        </w:rPr>
        <w:t>fri:dəm</w:t>
      </w:r>
      <w:proofErr w:type="spellEnd"/>
      <w:proofErr w:type="gramEnd"/>
      <w:r w:rsidRPr="00E002D6">
        <w:rPr>
          <w:rFonts w:ascii="Cambria" w:hAnsi="Cambria" w:cs="Cambria"/>
          <w:sz w:val="22"/>
          <w:szCs w:val="22"/>
        </w:rPr>
        <w:t xml:space="preserve"> </w:t>
      </w:r>
      <w:proofErr w:type="gramStart"/>
      <w:r w:rsidRPr="00E002D6">
        <w:rPr>
          <w:rFonts w:ascii="Cambria" w:hAnsi="Cambria" w:cs="Cambria"/>
          <w:sz w:val="22"/>
          <w:szCs w:val="22"/>
        </w:rPr>
        <w:t>ˌ</w:t>
      </w:r>
      <w:proofErr w:type="spellStart"/>
      <w:r w:rsidRPr="00E002D6">
        <w:rPr>
          <w:rFonts w:ascii="Cambria" w:hAnsi="Cambria" w:cs="Cambria"/>
          <w:sz w:val="22"/>
          <w:szCs w:val="22"/>
        </w:rPr>
        <w:t>treɪl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自由之路</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波士顿</w:t>
      </w:r>
    </w:p>
    <w:p w14:paraId="4BA3EBAD"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市内一条留有独立战争遗迹的路线）</w:t>
      </w:r>
    </w:p>
    <w:p w14:paraId="6A952BC1" w14:textId="77777777" w:rsidR="00792C08" w:rsidRPr="00E002D6" w:rsidRDefault="00000000">
      <w:pPr>
        <w:numPr>
          <w:ilvl w:val="0"/>
          <w:numId w:val="117"/>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strap</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stræp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以皮带捆扎</w:t>
      </w:r>
    </w:p>
    <w:p w14:paraId="77BC7822"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observatory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əbˈzɝvəˌt</w:t>
      </w:r>
      <w:proofErr w:type="spellEnd"/>
      <w:r w:rsidRPr="00E002D6">
        <w:rPr>
          <w:rFonts w:ascii="Cambria" w:eastAsia="宋体" w:hAnsi="Cambria" w:cs="Cambria" w:hint="eastAsia"/>
          <w:spacing w:val="-1"/>
          <w:sz w:val="22"/>
          <w:szCs w:val="22"/>
        </w:rPr>
        <w:t>ɔ</w:t>
      </w:r>
      <w:proofErr w:type="spellStart"/>
      <w:r w:rsidRPr="00E002D6">
        <w:rPr>
          <w:rFonts w:ascii="Cambria" w:eastAsia="宋体" w:hAnsi="Cambria" w:cs="Cambria"/>
          <w:spacing w:val="-1"/>
          <w:sz w:val="22"/>
          <w:szCs w:val="22"/>
        </w:rPr>
        <w:t>rɪ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əbˈzɜːrvəˌtɔːri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瞭望台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天文台</w:t>
      </w:r>
    </w:p>
    <w:p w14:paraId="14599535" w14:textId="77777777" w:rsidR="00792C08" w:rsidRPr="00E002D6" w:rsidRDefault="00000000">
      <w:pPr>
        <w:numPr>
          <w:ilvl w:val="0"/>
          <w:numId w:val="117"/>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miss</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错过</w:t>
      </w:r>
    </w:p>
    <w:p w14:paraId="4BBDD89C" w14:textId="77777777" w:rsidR="00792C08" w:rsidRPr="00E002D6" w:rsidRDefault="00792C08">
      <w:pPr>
        <w:spacing w:line="400" w:lineRule="exact"/>
        <w:jc w:val="left"/>
        <w:rPr>
          <w:rFonts w:ascii="Times New Roman" w:hAnsi="Times New Roman" w:cs="Times New Roman"/>
          <w:sz w:val="28"/>
          <w:szCs w:val="28"/>
        </w:rPr>
      </w:pPr>
    </w:p>
    <w:p w14:paraId="4D2BC804" w14:textId="77777777" w:rsidR="00792C08" w:rsidRPr="00E002D6" w:rsidRDefault="00000000">
      <w:pPr>
        <w:pStyle w:val="a3"/>
        <w:spacing w:line="400" w:lineRule="exact"/>
        <w:ind w:right="181"/>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23A51826" w14:textId="77777777" w:rsidR="00792C08" w:rsidRPr="00E002D6" w:rsidRDefault="00000000">
      <w:pPr>
        <w:spacing w:line="400" w:lineRule="exact"/>
        <w:jc w:val="left"/>
        <w:rPr>
          <w:rFonts w:ascii="Times New Roman" w:eastAsia="宋体" w:hAnsi="Times New Roman" w:cs="Times New Roman"/>
          <w:color w:val="FDD860" w:themeColor="accent3" w:themeTint="99"/>
          <w:sz w:val="24"/>
          <w:szCs w:val="40"/>
        </w:rPr>
      </w:pPr>
      <w:r w:rsidRPr="00E002D6">
        <w:rPr>
          <w:rFonts w:ascii="Times New Roman" w:eastAsia="宋体" w:hAnsi="Times New Roman" w:cs="Times New Roman" w:hint="eastAsia"/>
          <w:color w:val="FDD860" w:themeColor="accent3" w:themeTint="99"/>
          <w:sz w:val="24"/>
          <w:szCs w:val="40"/>
        </w:rPr>
        <w:t>本节课学习</w:t>
      </w:r>
      <w:r w:rsidRPr="00E002D6">
        <w:rPr>
          <w:rFonts w:ascii="Times New Roman" w:eastAsia="宋体" w:hAnsi="Times New Roman" w:cs="Times New Roman" w:hint="eastAsia"/>
          <w:color w:val="FDD860" w:themeColor="accent3" w:themeTint="99"/>
          <w:sz w:val="24"/>
          <w:szCs w:val="40"/>
        </w:rPr>
        <w:t>whatever</w:t>
      </w:r>
      <w:r w:rsidRPr="00E002D6">
        <w:rPr>
          <w:rFonts w:ascii="Times New Roman" w:eastAsia="宋体" w:hAnsi="Times New Roman" w:cs="Times New Roman" w:hint="eastAsia"/>
          <w:color w:val="FDD860" w:themeColor="accent3" w:themeTint="99"/>
          <w:sz w:val="24"/>
          <w:szCs w:val="40"/>
        </w:rPr>
        <w:t>及</w:t>
      </w:r>
      <w:r w:rsidRPr="00E002D6">
        <w:rPr>
          <w:rFonts w:ascii="Times New Roman" w:eastAsia="宋体" w:hAnsi="Times New Roman" w:cs="Times New Roman" w:hint="eastAsia"/>
          <w:color w:val="FDD860" w:themeColor="accent3" w:themeTint="99"/>
          <w:sz w:val="24"/>
          <w:szCs w:val="40"/>
        </w:rPr>
        <w:t>however</w:t>
      </w:r>
      <w:r w:rsidRPr="00E002D6">
        <w:rPr>
          <w:rFonts w:ascii="Times New Roman" w:eastAsia="宋体" w:hAnsi="Times New Roman" w:cs="Times New Roman" w:hint="eastAsia"/>
          <w:color w:val="FDD860" w:themeColor="accent3" w:themeTint="99"/>
          <w:sz w:val="24"/>
          <w:szCs w:val="40"/>
        </w:rPr>
        <w:t>的用法</w:t>
      </w:r>
      <w:r w:rsidRPr="00E002D6">
        <w:rPr>
          <w:rFonts w:ascii="Times New Roman" w:eastAsia="宋体" w:hAnsi="Times New Roman" w:cs="Times New Roman" w:hint="eastAsia"/>
          <w:color w:val="FDD860" w:themeColor="accent3" w:themeTint="99"/>
          <w:sz w:val="24"/>
          <w:szCs w:val="40"/>
        </w:rPr>
        <w:t>,</w:t>
      </w:r>
      <w:r w:rsidRPr="00E002D6">
        <w:rPr>
          <w:rFonts w:ascii="Times New Roman" w:eastAsia="宋体" w:hAnsi="Times New Roman" w:cs="Times New Roman" w:hint="eastAsia"/>
          <w:color w:val="FDD860" w:themeColor="accent3" w:themeTint="99"/>
          <w:sz w:val="24"/>
          <w:szCs w:val="40"/>
        </w:rPr>
        <w:t>复习名词性从句</w:t>
      </w:r>
      <w:proofErr w:type="gramStart"/>
      <w:r w:rsidRPr="00E002D6">
        <w:rPr>
          <w:rFonts w:ascii="Times New Roman" w:eastAsia="宋体" w:hAnsi="Times New Roman" w:cs="Times New Roman" w:hint="eastAsia"/>
          <w:color w:val="FDD860" w:themeColor="accent3" w:themeTint="99"/>
          <w:sz w:val="24"/>
          <w:szCs w:val="40"/>
        </w:rPr>
        <w:t>作主</w:t>
      </w:r>
      <w:proofErr w:type="gramEnd"/>
      <w:r w:rsidRPr="00E002D6">
        <w:rPr>
          <w:rFonts w:ascii="Times New Roman" w:eastAsia="宋体" w:hAnsi="Times New Roman" w:cs="Times New Roman" w:hint="eastAsia"/>
          <w:color w:val="FDD860" w:themeColor="accent3" w:themeTint="99"/>
          <w:sz w:val="24"/>
          <w:szCs w:val="40"/>
        </w:rPr>
        <w:t>语、宾语。</w:t>
      </w:r>
    </w:p>
    <w:p w14:paraId="0F9C235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lastRenderedPageBreak/>
        <w:t xml:space="preserve">1. He can tell you </w:t>
      </w:r>
      <w:r w:rsidRPr="00E002D6">
        <w:rPr>
          <w:rFonts w:ascii="Times New Roman" w:eastAsia="宋体" w:hAnsi="Times New Roman" w:cs="Times New Roman" w:hint="eastAsia"/>
          <w:sz w:val="24"/>
          <w:szCs w:val="40"/>
          <w:u w:val="single"/>
        </w:rPr>
        <w:t xml:space="preserve">whatever </w:t>
      </w:r>
      <w:r w:rsidRPr="00E002D6">
        <w:rPr>
          <w:rFonts w:ascii="Times New Roman" w:eastAsia="宋体" w:hAnsi="Times New Roman" w:cs="Times New Roman" w:hint="eastAsia"/>
          <w:sz w:val="24"/>
          <w:szCs w:val="40"/>
        </w:rPr>
        <w:t>you want to know.</w:t>
      </w:r>
    </w:p>
    <w:p w14:paraId="7404FA5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 xml:space="preserve">=He can tell you </w:t>
      </w:r>
      <w:r w:rsidRPr="00E002D6">
        <w:rPr>
          <w:rFonts w:ascii="Times New Roman" w:eastAsia="宋体" w:hAnsi="Times New Roman" w:cs="Times New Roman" w:hint="eastAsia"/>
          <w:sz w:val="24"/>
          <w:szCs w:val="40"/>
          <w:u w:val="single"/>
        </w:rPr>
        <w:t>anything that</w:t>
      </w:r>
      <w:r w:rsidRPr="00E002D6">
        <w:rPr>
          <w:rFonts w:ascii="Times New Roman" w:eastAsia="宋体" w:hAnsi="Times New Roman" w:cs="Times New Roman" w:hint="eastAsia"/>
          <w:sz w:val="24"/>
          <w:szCs w:val="40"/>
        </w:rPr>
        <w:t xml:space="preserve"> you want to know</w:t>
      </w:r>
    </w:p>
    <w:p w14:paraId="7E05338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你想要知道什么他都可以告诉你。</w:t>
      </w:r>
    </w:p>
    <w:p w14:paraId="28976E9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上</w:t>
      </w:r>
      <w:proofErr w:type="gramStart"/>
      <w:r w:rsidRPr="00E002D6">
        <w:rPr>
          <w:rFonts w:ascii="Times New Roman" w:eastAsia="宋体" w:hAnsi="Times New Roman" w:cs="Times New Roman" w:hint="eastAsia"/>
          <w:sz w:val="24"/>
          <w:szCs w:val="40"/>
        </w:rPr>
        <w:t>列句</w:t>
      </w:r>
      <w:proofErr w:type="gramEnd"/>
      <w:r w:rsidRPr="00E002D6">
        <w:rPr>
          <w:rFonts w:ascii="Times New Roman" w:eastAsia="宋体" w:hAnsi="Times New Roman" w:cs="Times New Roman" w:hint="eastAsia"/>
          <w:sz w:val="24"/>
          <w:szCs w:val="40"/>
        </w:rPr>
        <w:t>中的</w:t>
      </w:r>
      <w:r w:rsidRPr="00E002D6">
        <w:rPr>
          <w:rFonts w:ascii="Times New Roman" w:eastAsia="宋体" w:hAnsi="Times New Roman" w:cs="Times New Roman" w:hint="eastAsia"/>
          <w:sz w:val="24"/>
          <w:szCs w:val="40"/>
        </w:rPr>
        <w:t>whatever</w:t>
      </w:r>
      <w:r w:rsidRPr="00E002D6">
        <w:rPr>
          <w:rFonts w:ascii="Times New Roman" w:eastAsia="宋体" w:hAnsi="Times New Roman" w:cs="Times New Roman" w:hint="eastAsia"/>
          <w:sz w:val="24"/>
          <w:szCs w:val="40"/>
        </w:rPr>
        <w:t>是复合关系代词，即等于</w:t>
      </w:r>
      <w:r w:rsidRPr="00E002D6">
        <w:rPr>
          <w:rFonts w:ascii="Times New Roman" w:eastAsia="宋体" w:hAnsi="Times New Roman" w:cs="Times New Roman" w:hint="eastAsia"/>
          <w:sz w:val="24"/>
          <w:szCs w:val="40"/>
        </w:rPr>
        <w:t>anything that</w:t>
      </w:r>
      <w:r w:rsidRPr="00E002D6">
        <w:rPr>
          <w:rFonts w:ascii="Times New Roman" w:eastAsia="宋体" w:hAnsi="Times New Roman" w:cs="Times New Roman" w:hint="eastAsia"/>
          <w:sz w:val="24"/>
          <w:szCs w:val="40"/>
        </w:rPr>
        <w:t>，译成“所</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的任何东西”，其所引导的名词性从句作句中</w:t>
      </w:r>
      <w:r w:rsidRPr="00E002D6">
        <w:rPr>
          <w:rFonts w:ascii="Times New Roman" w:eastAsia="宋体" w:hAnsi="Times New Roman" w:cs="Times New Roman" w:hint="eastAsia"/>
          <w:sz w:val="24"/>
          <w:szCs w:val="40"/>
        </w:rPr>
        <w:t>tell</w:t>
      </w:r>
      <w:r w:rsidRPr="00E002D6">
        <w:rPr>
          <w:rFonts w:ascii="Times New Roman" w:eastAsia="宋体" w:hAnsi="Times New Roman" w:cs="Times New Roman" w:hint="eastAsia"/>
          <w:sz w:val="24"/>
          <w:szCs w:val="40"/>
        </w:rPr>
        <w:t>的直接宾语。</w:t>
      </w:r>
    </w:p>
    <w:p w14:paraId="547A132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所谓复合关系代词系由两个词类复合而成：</w:t>
      </w:r>
    </w:p>
    <w:p w14:paraId="6A3ECFB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一方面含有先行词（如</w:t>
      </w:r>
      <w:r w:rsidRPr="00E002D6">
        <w:rPr>
          <w:rFonts w:ascii="Times New Roman" w:eastAsia="宋体" w:hAnsi="Times New Roman" w:cs="Times New Roman" w:hint="eastAsia"/>
          <w:sz w:val="24"/>
          <w:szCs w:val="40"/>
        </w:rPr>
        <w:t>anyone</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the thing</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s)</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anything</w:t>
      </w:r>
      <w:r w:rsidRPr="00E002D6">
        <w:rPr>
          <w:rFonts w:ascii="Times New Roman" w:eastAsia="宋体" w:hAnsi="Times New Roman" w:cs="Times New Roman" w:hint="eastAsia"/>
          <w:sz w:val="24"/>
          <w:szCs w:val="40"/>
        </w:rPr>
        <w:t>），一方面又含有关系代词（如</w:t>
      </w:r>
      <w:r w:rsidRPr="00E002D6">
        <w:rPr>
          <w:rFonts w:ascii="Times New Roman" w:eastAsia="宋体" w:hAnsi="Times New Roman" w:cs="Times New Roman" w:hint="eastAsia"/>
          <w:sz w:val="24"/>
          <w:szCs w:val="40"/>
        </w:rPr>
        <w:t>who</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whom</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which</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that</w:t>
      </w:r>
      <w:r w:rsidRPr="00E002D6">
        <w:rPr>
          <w:rFonts w:ascii="Times New Roman" w:eastAsia="宋体" w:hAnsi="Times New Roman" w:cs="Times New Roman" w:hint="eastAsia"/>
          <w:sz w:val="24"/>
          <w:szCs w:val="40"/>
        </w:rPr>
        <w:t>）。复合关系代词共有下面几个：</w:t>
      </w:r>
    </w:p>
    <w:p w14:paraId="06B43B1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whoever= anybody who</w:t>
      </w:r>
      <w:r w:rsidRPr="00E002D6">
        <w:rPr>
          <w:rFonts w:ascii="Times New Roman" w:eastAsia="宋体" w:hAnsi="Times New Roman" w:cs="Times New Roman" w:hint="eastAsia"/>
          <w:sz w:val="24"/>
          <w:szCs w:val="40"/>
        </w:rPr>
        <w:t>（任何</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的人）</w:t>
      </w:r>
    </w:p>
    <w:p w14:paraId="4B4B820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whomever= anybody whom</w:t>
      </w:r>
      <w:r w:rsidRPr="00E002D6">
        <w:rPr>
          <w:rFonts w:ascii="Times New Roman" w:eastAsia="宋体" w:hAnsi="Times New Roman" w:cs="Times New Roman" w:hint="eastAsia"/>
          <w:sz w:val="24"/>
          <w:szCs w:val="40"/>
        </w:rPr>
        <w:t>（任何</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的人）</w:t>
      </w:r>
    </w:p>
    <w:p w14:paraId="2AC8018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what= the thing</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hint="eastAsia"/>
          <w:sz w:val="24"/>
          <w:szCs w:val="40"/>
        </w:rPr>
        <w:t>s)that</w:t>
      </w:r>
      <w:r w:rsidRPr="00E002D6">
        <w:rPr>
          <w:rFonts w:ascii="Times New Roman" w:eastAsia="宋体" w:hAnsi="Times New Roman" w:cs="Times New Roman" w:hint="eastAsia"/>
          <w:sz w:val="24"/>
          <w:szCs w:val="40"/>
        </w:rPr>
        <w:t>（所</w:t>
      </w:r>
      <w:r w:rsidRPr="00E002D6">
        <w:rPr>
          <w:rFonts w:ascii="宋体" w:eastAsia="宋体" w:hAnsi="宋体" w:cs="宋体" w:hint="eastAsia"/>
          <w:sz w:val="24"/>
        </w:rPr>
        <w:t>……</w:t>
      </w:r>
      <w:r w:rsidRPr="00E002D6">
        <w:rPr>
          <w:rFonts w:ascii="Times New Roman" w:eastAsia="宋体" w:hAnsi="Times New Roman" w:cs="Times New Roman" w:hint="eastAsia"/>
          <w:sz w:val="24"/>
          <w:szCs w:val="40"/>
        </w:rPr>
        <w:t>的东西）</w:t>
      </w:r>
    </w:p>
    <w:p w14:paraId="55EED68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whatever= anything that</w:t>
      </w:r>
      <w:r w:rsidRPr="00E002D6">
        <w:rPr>
          <w:rFonts w:ascii="Times New Roman" w:eastAsia="宋体" w:hAnsi="Times New Roman" w:cs="Times New Roman" w:hint="eastAsia"/>
          <w:sz w:val="24"/>
          <w:szCs w:val="40"/>
        </w:rPr>
        <w:t>（所</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的任何东西）</w:t>
      </w:r>
    </w:p>
    <w:p w14:paraId="46A9E8D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whichever= anyone that</w:t>
      </w:r>
      <w:r w:rsidRPr="00E002D6">
        <w:rPr>
          <w:rFonts w:ascii="Times New Roman" w:eastAsia="宋体" w:hAnsi="Times New Roman" w:cs="Times New Roman" w:hint="eastAsia"/>
          <w:sz w:val="24"/>
          <w:szCs w:val="40"/>
        </w:rPr>
        <w:t>（同一类的任何一个</w:t>
      </w:r>
      <w:r w:rsidRPr="00E002D6">
        <w:rPr>
          <w:rFonts w:ascii="Times New Roman" w:eastAsia="宋体" w:hAnsi="Times New Roman" w:cs="Times New Roman" w:hint="eastAsia"/>
          <w:sz w:val="24"/>
          <w:szCs w:val="40"/>
          <w:lang w:eastAsia="zh"/>
        </w:rPr>
        <w:t>……</w:t>
      </w:r>
      <w:r w:rsidRPr="00E002D6">
        <w:rPr>
          <w:rFonts w:ascii="Times New Roman" w:eastAsia="宋体" w:hAnsi="Times New Roman" w:cs="Times New Roman" w:hint="eastAsia"/>
          <w:sz w:val="24"/>
          <w:szCs w:val="40"/>
        </w:rPr>
        <w:t>，表三者或三者以上）</w:t>
      </w:r>
    </w:p>
    <w:p w14:paraId="7F5759F9"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rPr>
        <w:t>=either that</w:t>
      </w:r>
      <w:r w:rsidRPr="00E002D6">
        <w:rPr>
          <w:rFonts w:ascii="Times New Roman" w:eastAsia="宋体" w:hAnsi="Times New Roman" w:cs="Times New Roman" w:hint="eastAsia"/>
          <w:sz w:val="24"/>
          <w:szCs w:val="40"/>
        </w:rPr>
        <w:t>（同一类的任何一个，表两者）</w:t>
      </w:r>
    </w:p>
    <w:p w14:paraId="552390A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whatever</w:t>
      </w:r>
      <w:r w:rsidRPr="00E002D6">
        <w:rPr>
          <w:rFonts w:ascii="Times New Roman" w:eastAsia="宋体" w:hAnsi="Times New Roman" w:cs="Times New Roman"/>
          <w:sz w:val="24"/>
          <w:szCs w:val="40"/>
        </w:rPr>
        <w:t>的用法：</w:t>
      </w:r>
    </w:p>
    <w:p w14:paraId="50723A5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whatever</w:t>
      </w:r>
      <w:r w:rsidRPr="00E002D6">
        <w:rPr>
          <w:rFonts w:ascii="Times New Roman" w:eastAsia="宋体" w:hAnsi="Times New Roman" w:cs="Times New Roman"/>
          <w:sz w:val="24"/>
          <w:szCs w:val="40"/>
        </w:rPr>
        <w:t>等于</w:t>
      </w:r>
      <w:proofErr w:type="spellStart"/>
      <w:r w:rsidRPr="00E002D6">
        <w:rPr>
          <w:rFonts w:ascii="Times New Roman" w:eastAsia="宋体" w:hAnsi="Times New Roman" w:cs="Times New Roman"/>
          <w:sz w:val="24"/>
          <w:szCs w:val="40"/>
        </w:rPr>
        <w:t>any</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thing</w:t>
      </w:r>
      <w:proofErr w:type="spellEnd"/>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that</w:t>
      </w:r>
      <w:r w:rsidRPr="00E002D6">
        <w:rPr>
          <w:rFonts w:ascii="Times New Roman" w:eastAsia="宋体" w:hAnsi="Times New Roman" w:cs="Times New Roman"/>
          <w:sz w:val="24"/>
          <w:szCs w:val="40"/>
        </w:rPr>
        <w:t>，译成</w:t>
      </w:r>
      <w:r w:rsidRPr="00E002D6">
        <w:rPr>
          <w:rFonts w:ascii="宋体" w:eastAsia="宋体" w:hAnsi="宋体" w:cs="宋体" w:hint="eastAsia"/>
          <w:sz w:val="24"/>
          <w:szCs w:val="40"/>
        </w:rPr>
        <w:t>“所</w:t>
      </w:r>
      <w:r w:rsidRPr="00E002D6">
        <w:rPr>
          <w:rFonts w:ascii="宋体" w:eastAsia="宋体" w:hAnsi="宋体" w:cs="宋体" w:hint="eastAsia"/>
          <w:sz w:val="24"/>
          <w:szCs w:val="40"/>
          <w:lang w:eastAsia="zh"/>
        </w:rPr>
        <w:t>……</w:t>
      </w:r>
      <w:r w:rsidRPr="00E002D6">
        <w:rPr>
          <w:rFonts w:ascii="宋体" w:eastAsia="宋体" w:hAnsi="宋体" w:cs="宋体" w:hint="eastAsia"/>
          <w:sz w:val="24"/>
          <w:szCs w:val="40"/>
        </w:rPr>
        <w:t>的任何东西”，</w:t>
      </w:r>
      <w:r w:rsidRPr="00E002D6">
        <w:rPr>
          <w:rFonts w:ascii="Times New Roman" w:eastAsia="宋体" w:hAnsi="Times New Roman" w:cs="Times New Roman"/>
          <w:sz w:val="24"/>
          <w:szCs w:val="40"/>
        </w:rPr>
        <w:t>语气比</w:t>
      </w:r>
      <w:r w:rsidRPr="00E002D6">
        <w:rPr>
          <w:rFonts w:ascii="Times New Roman" w:eastAsia="宋体" w:hAnsi="Times New Roman" w:cs="Times New Roman"/>
          <w:sz w:val="24"/>
          <w:szCs w:val="40"/>
        </w:rPr>
        <w:t>what</w:t>
      </w:r>
      <w:r w:rsidRPr="00E002D6">
        <w:rPr>
          <w:rFonts w:ascii="Times New Roman" w:eastAsia="宋体" w:hAnsi="Times New Roman" w:cs="Times New Roman"/>
          <w:sz w:val="24"/>
          <w:szCs w:val="40"/>
        </w:rPr>
        <w:t>要强；</w:t>
      </w:r>
      <w:r w:rsidRPr="00E002D6">
        <w:rPr>
          <w:rFonts w:ascii="Times New Roman" w:eastAsia="宋体" w:hAnsi="Times New Roman" w:cs="Times New Roman"/>
          <w:sz w:val="24"/>
          <w:szCs w:val="40"/>
        </w:rPr>
        <w:t>anything</w:t>
      </w:r>
      <w:r w:rsidRPr="00E002D6">
        <w:rPr>
          <w:rFonts w:ascii="Times New Roman" w:eastAsia="宋体" w:hAnsi="Times New Roman" w:cs="Times New Roman"/>
          <w:sz w:val="24"/>
          <w:szCs w:val="40"/>
        </w:rPr>
        <w:t>在主句中可</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语或宾语，而</w:t>
      </w:r>
      <w:r w:rsidRPr="00E002D6">
        <w:rPr>
          <w:rFonts w:ascii="Times New Roman" w:eastAsia="宋体" w:hAnsi="Times New Roman" w:cs="Times New Roman"/>
          <w:sz w:val="24"/>
          <w:szCs w:val="40"/>
        </w:rPr>
        <w:t>that</w:t>
      </w:r>
      <w:r w:rsidRPr="00E002D6">
        <w:rPr>
          <w:rFonts w:ascii="Times New Roman" w:eastAsia="宋体" w:hAnsi="Times New Roman" w:cs="Times New Roman"/>
          <w:sz w:val="24"/>
          <w:szCs w:val="40"/>
        </w:rPr>
        <w:t>在所引导的定语从句中亦可</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语或宾语。</w:t>
      </w:r>
    </w:p>
    <w:p w14:paraId="4935720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(1)</w:t>
      </w:r>
      <w:r w:rsidRPr="00E002D6">
        <w:rPr>
          <w:rFonts w:ascii="Times New Roman" w:eastAsia="宋体" w:hAnsi="Times New Roman" w:cs="Times New Roman" w:hint="eastAsia"/>
          <w:sz w:val="24"/>
          <w:szCs w:val="40"/>
        </w:rPr>
        <w:t xml:space="preserve"> </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w:t>
      </w:r>
    </w:p>
    <w:p w14:paraId="2265310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Whatever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he said</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is true.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他所说的都是实话。</w:t>
      </w:r>
    </w:p>
    <w:p w14:paraId="1F164D8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u w:val="single"/>
        </w:rPr>
        <w:t>Anything</w:t>
      </w:r>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that he said</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u w:val="single"/>
        </w:rPr>
        <w:t>is</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u w:val="single"/>
        </w:rPr>
        <w:t>true</w:t>
      </w:r>
      <w:r w:rsidRPr="00E002D6">
        <w:rPr>
          <w:rFonts w:ascii="Times New Roman" w:eastAsia="宋体" w:hAnsi="Times New Roman" w:cs="Times New Roman" w:hint="eastAsia"/>
          <w:sz w:val="24"/>
          <w:szCs w:val="40"/>
        </w:rPr>
        <w:t>.</w:t>
      </w:r>
    </w:p>
    <w:p w14:paraId="35AA1807" w14:textId="77777777" w:rsidR="00792C08" w:rsidRPr="00E002D6" w:rsidRDefault="00000000">
      <w:pPr>
        <w:spacing w:line="400" w:lineRule="exact"/>
        <w:ind w:firstLineChars="100" w:firstLine="240"/>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主语</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定语从句</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表语</w:t>
      </w:r>
    </w:p>
    <w:p w14:paraId="59689D6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(2)</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作宾语：</w:t>
      </w:r>
    </w:p>
    <w:p w14:paraId="1D6B88F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You may do </w:t>
      </w:r>
      <w:r w:rsidRPr="00E002D6">
        <w:rPr>
          <w:rFonts w:ascii="Times New Roman" w:eastAsia="宋体" w:hAnsi="Times New Roman" w:cs="Times New Roman"/>
          <w:sz w:val="24"/>
          <w:szCs w:val="40"/>
          <w:u w:val="single"/>
        </w:rPr>
        <w:t xml:space="preserve">whatever </w:t>
      </w:r>
      <w:r w:rsidRPr="00E002D6">
        <w:rPr>
          <w:rFonts w:ascii="Times New Roman" w:eastAsia="宋体" w:hAnsi="Times New Roman" w:cs="Times New Roman"/>
          <w:sz w:val="24"/>
          <w:szCs w:val="40"/>
        </w:rPr>
        <w:t>you like</w:t>
      </w:r>
      <w:r w:rsidRPr="00E002D6">
        <w:rPr>
          <w:rFonts w:ascii="Times New Roman" w:eastAsia="宋体" w:hAnsi="Times New Roman" w:cs="Times New Roman" w:hint="eastAsia"/>
          <w:sz w:val="24"/>
          <w:szCs w:val="40"/>
        </w:rPr>
        <w:t>.</w:t>
      </w:r>
    </w:p>
    <w:p w14:paraId="4171E13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=You may </w:t>
      </w:r>
      <w:proofErr w:type="gramStart"/>
      <w:r w:rsidRPr="00E002D6">
        <w:rPr>
          <w:rFonts w:ascii="Times New Roman" w:eastAsia="宋体" w:hAnsi="Times New Roman" w:cs="Times New Roman"/>
          <w:sz w:val="24"/>
          <w:szCs w:val="40"/>
          <w:u w:val="single"/>
        </w:rPr>
        <w:t>do</w:t>
      </w:r>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anything</w:t>
      </w:r>
      <w:proofErr w:type="gramEnd"/>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that you like</w:t>
      </w:r>
      <w:r w:rsidRPr="00E002D6">
        <w:rPr>
          <w:rFonts w:ascii="Times New Roman" w:eastAsia="宋体" w:hAnsi="Times New Roman" w:cs="Times New Roman" w:hint="eastAsia"/>
          <w:sz w:val="24"/>
          <w:szCs w:val="40"/>
        </w:rPr>
        <w:t>.</w:t>
      </w:r>
    </w:p>
    <w:p w14:paraId="48DAD0E1" w14:textId="77777777" w:rsidR="00792C08" w:rsidRPr="00E002D6" w:rsidRDefault="00000000">
      <w:pPr>
        <w:spacing w:line="400" w:lineRule="exact"/>
        <w:ind w:firstLineChars="300" w:firstLine="720"/>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及物动词</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宾语</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定语从句</w:t>
      </w:r>
    </w:p>
    <w:p w14:paraId="0D8C1AE9"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你可以做任何你喜欢的事。</w:t>
      </w:r>
    </w:p>
    <w:p w14:paraId="52F127F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He doesn't care about </w:t>
      </w:r>
      <w:r w:rsidRPr="00E002D6">
        <w:rPr>
          <w:rFonts w:ascii="Times New Roman" w:eastAsia="宋体" w:hAnsi="Times New Roman" w:cs="Times New Roman"/>
          <w:sz w:val="24"/>
          <w:szCs w:val="40"/>
          <w:u w:val="single"/>
        </w:rPr>
        <w:t xml:space="preserve">whatever </w:t>
      </w:r>
      <w:r w:rsidRPr="00E002D6">
        <w:rPr>
          <w:rFonts w:ascii="Times New Roman" w:eastAsia="宋体" w:hAnsi="Times New Roman" w:cs="Times New Roman"/>
          <w:sz w:val="24"/>
          <w:szCs w:val="40"/>
        </w:rPr>
        <w:t>may happen</w:t>
      </w:r>
      <w:r w:rsidRPr="00E002D6">
        <w:rPr>
          <w:rFonts w:ascii="Times New Roman" w:eastAsia="宋体" w:hAnsi="Times New Roman" w:cs="Times New Roman" w:hint="eastAsia"/>
          <w:sz w:val="24"/>
          <w:szCs w:val="40"/>
        </w:rPr>
        <w:t>.</w:t>
      </w:r>
    </w:p>
    <w:p w14:paraId="08965DD0"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=He doesn't care </w:t>
      </w:r>
      <w:r w:rsidRPr="00E002D6">
        <w:rPr>
          <w:rFonts w:ascii="Times New Roman" w:eastAsia="宋体" w:hAnsi="Times New Roman" w:cs="Times New Roman"/>
          <w:sz w:val="24"/>
          <w:szCs w:val="40"/>
          <w:u w:val="single"/>
        </w:rPr>
        <w:t>about</w:t>
      </w:r>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anything</w:t>
      </w:r>
      <w:r w:rsidRPr="00E002D6">
        <w:rPr>
          <w:rFonts w:ascii="Times New Roman" w:eastAsia="宋体" w:hAnsi="Times New Roman" w:cs="Times New Roman"/>
          <w:sz w:val="24"/>
          <w:szCs w:val="40"/>
        </w:rPr>
        <w:t xml:space="preserve"> </w:t>
      </w:r>
      <w:r w:rsidRPr="00E002D6">
        <w:rPr>
          <w:rFonts w:ascii="Times New Roman" w:eastAsia="宋体" w:hAnsi="Times New Roman" w:cs="Times New Roman"/>
          <w:sz w:val="24"/>
          <w:szCs w:val="40"/>
          <w:u w:val="single"/>
        </w:rPr>
        <w:t>that may happen</w:t>
      </w:r>
      <w:r w:rsidRPr="00E002D6">
        <w:rPr>
          <w:rFonts w:ascii="Times New Roman" w:eastAsia="宋体" w:hAnsi="Times New Roman" w:cs="Times New Roman" w:hint="eastAsia"/>
          <w:sz w:val="24"/>
          <w:szCs w:val="40"/>
        </w:rPr>
        <w:t>.</w:t>
      </w:r>
    </w:p>
    <w:p w14:paraId="0B99A173" w14:textId="77777777" w:rsidR="00792C08" w:rsidRPr="00E002D6" w:rsidRDefault="00000000">
      <w:pPr>
        <w:spacing w:line="400" w:lineRule="exact"/>
        <w:ind w:firstLineChars="700" w:firstLine="1680"/>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介词</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宾语</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定语从句</w:t>
      </w:r>
    </w:p>
    <w:p w14:paraId="1FD364B0"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发生任何事他都不在乎。</w:t>
      </w:r>
    </w:p>
    <w:p w14:paraId="0BCA785A" w14:textId="77777777" w:rsidR="00792C08" w:rsidRPr="00E002D6" w:rsidRDefault="00792C08">
      <w:pPr>
        <w:spacing w:line="400" w:lineRule="exact"/>
        <w:jc w:val="left"/>
        <w:rPr>
          <w:rFonts w:ascii="Times New Roman" w:eastAsia="宋体" w:hAnsi="Times New Roman" w:cs="Times New Roman"/>
          <w:sz w:val="24"/>
          <w:szCs w:val="40"/>
        </w:rPr>
      </w:pPr>
    </w:p>
    <w:p w14:paraId="7177C1F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2.</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 xml:space="preserve">So, </w:t>
      </w:r>
      <w:r w:rsidRPr="00E002D6">
        <w:rPr>
          <w:rFonts w:ascii="Times New Roman" w:eastAsia="宋体" w:hAnsi="Times New Roman" w:cs="Times New Roman"/>
          <w:sz w:val="24"/>
          <w:szCs w:val="40"/>
          <w:u w:val="single"/>
        </w:rPr>
        <w:t xml:space="preserve">however </w:t>
      </w:r>
      <w:r w:rsidRPr="00E002D6">
        <w:rPr>
          <w:rFonts w:ascii="Times New Roman" w:eastAsia="宋体" w:hAnsi="Times New Roman" w:cs="Times New Roman"/>
          <w:sz w:val="24"/>
          <w:szCs w:val="40"/>
        </w:rPr>
        <w:t>expensive the taxi ride may be, the advice you</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get</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from the driver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will certainly be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worth it.</w:t>
      </w:r>
    </w:p>
    <w:p w14:paraId="1A587C6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=So,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u w:val="single"/>
        </w:rPr>
        <w:t>no matter</w:t>
      </w:r>
      <w:r w:rsidRPr="00E002D6">
        <w:rPr>
          <w:rFonts w:ascii="Times New Roman" w:eastAsia="宋体" w:hAnsi="Times New Roman" w:cs="Times New Roman"/>
          <w:sz w:val="24"/>
          <w:szCs w:val="40"/>
        </w:rPr>
        <w:t xml:space="preserve"> how expensive the taxi ride may be, the advice you get</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from the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driver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lastRenderedPageBreak/>
        <w:t>will certainly be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worth it</w:t>
      </w:r>
      <w:r w:rsidRPr="00E002D6">
        <w:rPr>
          <w:rFonts w:ascii="Times New Roman" w:eastAsia="宋体" w:hAnsi="Times New Roman" w:cs="Times New Roman" w:hint="eastAsia"/>
          <w:sz w:val="24"/>
          <w:szCs w:val="40"/>
        </w:rPr>
        <w:t>.</w:t>
      </w:r>
    </w:p>
    <w:p w14:paraId="4FA8DE9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所以，不论乘出租车多么昂贵，你从司机那里所得到的建议绝对是</w:t>
      </w:r>
    </w:p>
    <w:p w14:paraId="1C6F638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值得的。</w:t>
      </w:r>
    </w:p>
    <w:p w14:paraId="784904E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上</w:t>
      </w:r>
      <w:proofErr w:type="gramStart"/>
      <w:r w:rsidRPr="00E002D6">
        <w:rPr>
          <w:rFonts w:ascii="Times New Roman" w:eastAsia="宋体" w:hAnsi="Times New Roman" w:cs="Times New Roman"/>
          <w:sz w:val="24"/>
          <w:szCs w:val="40"/>
        </w:rPr>
        <w:t>列句</w:t>
      </w:r>
      <w:proofErr w:type="gramEnd"/>
      <w:r w:rsidRPr="00E002D6">
        <w:rPr>
          <w:rFonts w:ascii="Times New Roman" w:eastAsia="宋体" w:hAnsi="Times New Roman" w:cs="Times New Roman"/>
          <w:sz w:val="24"/>
          <w:szCs w:val="40"/>
        </w:rPr>
        <w:t>中的</w:t>
      </w:r>
      <w:r w:rsidRPr="00E002D6">
        <w:rPr>
          <w:rFonts w:ascii="Times New Roman" w:eastAsia="宋体" w:hAnsi="Times New Roman" w:cs="Times New Roman"/>
          <w:sz w:val="24"/>
          <w:szCs w:val="40"/>
        </w:rPr>
        <w:t>however</w:t>
      </w:r>
      <w:r w:rsidRPr="00E002D6">
        <w:rPr>
          <w:rFonts w:ascii="Times New Roman" w:eastAsia="宋体" w:hAnsi="Times New Roman" w:cs="Times New Roman"/>
          <w:sz w:val="24"/>
          <w:szCs w:val="40"/>
        </w:rPr>
        <w:t>是副词连词，表</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不论</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不管如何</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，即等于</w:t>
      </w:r>
      <w:r w:rsidRPr="00E002D6">
        <w:rPr>
          <w:rFonts w:ascii="Times New Roman" w:eastAsia="宋体" w:hAnsi="Times New Roman" w:cs="Times New Roman"/>
          <w:sz w:val="24"/>
          <w:szCs w:val="40"/>
        </w:rPr>
        <w:t>no matter how</w:t>
      </w:r>
      <w:r w:rsidRPr="00E002D6">
        <w:rPr>
          <w:rFonts w:ascii="Times New Roman" w:eastAsia="宋体" w:hAnsi="Times New Roman" w:cs="Times New Roman"/>
          <w:sz w:val="24"/>
          <w:szCs w:val="40"/>
        </w:rPr>
        <w:t>。</w:t>
      </w:r>
    </w:p>
    <w:p w14:paraId="244D34B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凡表</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不论</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不管</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的副词连词，均可用</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疑问词</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来表示，常见者有下列</w:t>
      </w:r>
      <w:r w:rsidRPr="00E002D6">
        <w:rPr>
          <w:rFonts w:ascii="Times New Roman" w:eastAsia="宋体" w:hAnsi="Times New Roman" w:cs="Times New Roman" w:hint="eastAsia"/>
          <w:sz w:val="24"/>
          <w:szCs w:val="40"/>
        </w:rPr>
        <w:t>:</w:t>
      </w:r>
    </w:p>
    <w:p w14:paraId="40EBDF17"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(1)</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how</w:t>
      </w:r>
      <w:r w:rsidRPr="00E002D6">
        <w:rPr>
          <w:rFonts w:ascii="Times New Roman" w:eastAsia="宋体" w:hAnsi="Times New Roman" w:cs="Times New Roman"/>
          <w:sz w:val="24"/>
          <w:szCs w:val="40"/>
        </w:rPr>
        <w:t>不论</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不管如何</w:t>
      </w:r>
    </w:p>
    <w:p w14:paraId="33DA5F4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=however</w:t>
      </w:r>
    </w:p>
    <w:p w14:paraId="5B87070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6625939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w:t>
      </w:r>
      <w:r w:rsidRPr="00E002D6">
        <w:rPr>
          <w:rFonts w:ascii="Times New Roman" w:eastAsia="宋体" w:hAnsi="Times New Roman" w:cs="Times New Roman"/>
          <w:sz w:val="24"/>
          <w:szCs w:val="40"/>
        </w:rPr>
        <w:t>是疑问副词，在其引导的状语从句中，除可修饰动词外，亦可修饰形容词或副词。</w:t>
      </w:r>
    </w:p>
    <w:p w14:paraId="4A9D332C" w14:textId="77777777" w:rsidR="00792C08" w:rsidRPr="00E002D6" w:rsidRDefault="00000000">
      <w:pPr>
        <w:numPr>
          <w:ilvl w:val="0"/>
          <w:numId w:val="118"/>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修饰动词：</w:t>
      </w:r>
    </w:p>
    <w:p w14:paraId="0BC0F4D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how</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you may do it,</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you should do it with care</w:t>
      </w:r>
      <w:r w:rsidRPr="00E002D6">
        <w:rPr>
          <w:rFonts w:ascii="Times New Roman" w:eastAsia="宋体" w:hAnsi="Times New Roman" w:cs="Times New Roman" w:hint="eastAsia"/>
          <w:sz w:val="24"/>
          <w:szCs w:val="40"/>
        </w:rPr>
        <w:t>.</w:t>
      </w:r>
    </w:p>
    <w:p w14:paraId="047E2F2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=However you may do it, you should do it with care</w:t>
      </w:r>
      <w:r w:rsidRPr="00E002D6">
        <w:rPr>
          <w:rFonts w:ascii="Times New Roman" w:eastAsia="宋体" w:hAnsi="Times New Roman" w:cs="Times New Roman" w:hint="eastAsia"/>
          <w:sz w:val="24"/>
          <w:szCs w:val="40"/>
        </w:rPr>
        <w:t>.</w:t>
      </w:r>
    </w:p>
    <w:p w14:paraId="77E4C55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不管你怎么办这事，你都得小心。</w:t>
      </w:r>
    </w:p>
    <w:p w14:paraId="1E7354FA" w14:textId="77777777" w:rsidR="00792C08" w:rsidRPr="00E002D6" w:rsidRDefault="00000000">
      <w:pPr>
        <w:numPr>
          <w:ilvl w:val="0"/>
          <w:numId w:val="118"/>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修饰形容词：</w:t>
      </w:r>
    </w:p>
    <w:p w14:paraId="498FC17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how he is competent,</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don't want to hire him.</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x</w:t>
      </w:r>
      <w:r w:rsidRPr="00E002D6">
        <w:rPr>
          <w:rFonts w:ascii="Times New Roman" w:eastAsia="宋体" w:hAnsi="Times New Roman" w:cs="Times New Roman"/>
          <w:sz w:val="24"/>
          <w:szCs w:val="40"/>
        </w:rPr>
        <w:t>）</w:t>
      </w:r>
    </w:p>
    <w:p w14:paraId="2AFE4A2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错的原因：应将形容词</w:t>
      </w:r>
      <w:r w:rsidRPr="00E002D6">
        <w:rPr>
          <w:rFonts w:ascii="Times New Roman" w:eastAsia="宋体" w:hAnsi="Times New Roman" w:cs="Times New Roman"/>
          <w:sz w:val="24"/>
          <w:szCs w:val="40"/>
        </w:rPr>
        <w:t>competent</w:t>
      </w:r>
      <w:r w:rsidRPr="00E002D6">
        <w:rPr>
          <w:rFonts w:ascii="Times New Roman" w:eastAsia="宋体" w:hAnsi="Times New Roman" w:cs="Times New Roman"/>
          <w:sz w:val="24"/>
          <w:szCs w:val="40"/>
        </w:rPr>
        <w:t>移至</w:t>
      </w:r>
      <w:r w:rsidRPr="00E002D6">
        <w:rPr>
          <w:rFonts w:ascii="Times New Roman" w:eastAsia="宋体" w:hAnsi="Times New Roman" w:cs="Times New Roman"/>
          <w:sz w:val="24"/>
          <w:szCs w:val="40"/>
        </w:rPr>
        <w:t>how</w:t>
      </w:r>
      <w:r w:rsidRPr="00E002D6">
        <w:rPr>
          <w:rFonts w:ascii="Times New Roman" w:eastAsia="宋体" w:hAnsi="Times New Roman" w:cs="Times New Roman"/>
          <w:sz w:val="24"/>
          <w:szCs w:val="40"/>
        </w:rPr>
        <w:t>之后。</w:t>
      </w:r>
    </w:p>
    <w:p w14:paraId="7870668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→No matter how competent he is, I don't want to hire him. (</w:t>
      </w:r>
      <w:r w:rsidRPr="00E002D6">
        <w:rPr>
          <w:rFonts w:ascii="Times New Roman" w:eastAsia="宋体" w:hAnsi="Times New Roman" w:cs="Times New Roman" w:hint="eastAsia"/>
          <w:sz w:val="24"/>
          <w:szCs w:val="40"/>
        </w:rPr>
        <w:t>√</w:t>
      </w:r>
      <w:r w:rsidRPr="00E002D6">
        <w:rPr>
          <w:rFonts w:ascii="Times New Roman" w:eastAsia="宋体" w:hAnsi="Times New Roman" w:cs="Times New Roman"/>
          <w:sz w:val="24"/>
          <w:szCs w:val="40"/>
        </w:rPr>
        <w:t>)</w:t>
      </w:r>
    </w:p>
    <w:p w14:paraId="0B1B36F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=However competent he is,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don't want to hire him</w:t>
      </w:r>
      <w:r w:rsidRPr="00E002D6">
        <w:rPr>
          <w:rFonts w:ascii="Times New Roman" w:eastAsia="宋体" w:hAnsi="Times New Roman" w:cs="Times New Roman" w:hint="eastAsia"/>
          <w:sz w:val="24"/>
          <w:szCs w:val="40"/>
        </w:rPr>
        <w:t>.</w:t>
      </w:r>
    </w:p>
    <w:p w14:paraId="2E198D3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无论他多有能力，我都不想</w:t>
      </w:r>
      <w:r w:rsidRPr="00E002D6">
        <w:rPr>
          <w:rFonts w:ascii="Times New Roman" w:eastAsia="宋体" w:hAnsi="Times New Roman" w:cs="Times New Roman" w:hint="eastAsia"/>
          <w:sz w:val="24"/>
          <w:szCs w:val="40"/>
        </w:rPr>
        <w:t>雇用</w:t>
      </w:r>
      <w:r w:rsidRPr="00E002D6">
        <w:rPr>
          <w:rFonts w:ascii="Times New Roman" w:eastAsia="宋体" w:hAnsi="Times New Roman" w:cs="Times New Roman"/>
          <w:sz w:val="24"/>
          <w:szCs w:val="40"/>
        </w:rPr>
        <w:t>他。</w:t>
      </w:r>
    </w:p>
    <w:p w14:paraId="254B096A" w14:textId="77777777" w:rsidR="00792C08" w:rsidRPr="00E002D6" w:rsidRDefault="00000000">
      <w:pPr>
        <w:numPr>
          <w:ilvl w:val="0"/>
          <w:numId w:val="118"/>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修饰副词：</w:t>
      </w:r>
    </w:p>
    <w:p w14:paraId="4AB4F53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how he runs fast,</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 xml:space="preserve">he can't catch up with me. </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x</w:t>
      </w:r>
      <w:r w:rsidRPr="00E002D6">
        <w:rPr>
          <w:rFonts w:ascii="Times New Roman" w:eastAsia="宋体" w:hAnsi="Times New Roman" w:cs="Times New Roman"/>
          <w:sz w:val="24"/>
          <w:szCs w:val="40"/>
        </w:rPr>
        <w:t>）</w:t>
      </w:r>
    </w:p>
    <w:p w14:paraId="1B2FD9F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错的原因：应将副词</w:t>
      </w:r>
      <w:r w:rsidRPr="00E002D6">
        <w:rPr>
          <w:rFonts w:ascii="Times New Roman" w:eastAsia="宋体" w:hAnsi="Times New Roman" w:cs="Times New Roman"/>
          <w:sz w:val="24"/>
          <w:szCs w:val="40"/>
        </w:rPr>
        <w:t>fast</w:t>
      </w:r>
      <w:r w:rsidRPr="00E002D6">
        <w:rPr>
          <w:rFonts w:ascii="Times New Roman" w:eastAsia="宋体" w:hAnsi="Times New Roman" w:cs="Times New Roman"/>
          <w:sz w:val="24"/>
          <w:szCs w:val="40"/>
        </w:rPr>
        <w:t>移至</w:t>
      </w:r>
      <w:r w:rsidRPr="00E002D6">
        <w:rPr>
          <w:rFonts w:ascii="Times New Roman" w:eastAsia="宋体" w:hAnsi="Times New Roman" w:cs="Times New Roman"/>
          <w:sz w:val="24"/>
          <w:szCs w:val="40"/>
        </w:rPr>
        <w:t>how</w:t>
      </w:r>
      <w:r w:rsidRPr="00E002D6">
        <w:rPr>
          <w:rFonts w:ascii="Times New Roman" w:eastAsia="宋体" w:hAnsi="Times New Roman" w:cs="Times New Roman"/>
          <w:sz w:val="24"/>
          <w:szCs w:val="40"/>
        </w:rPr>
        <w:t>之后。</w:t>
      </w:r>
    </w:p>
    <w:p w14:paraId="15C94E7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→No matter how fast he runs,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 xml:space="preserve">he can't catch up with </w:t>
      </w:r>
      <w:proofErr w:type="gramStart"/>
      <w:r w:rsidRPr="00E002D6">
        <w:rPr>
          <w:rFonts w:ascii="Times New Roman" w:eastAsia="宋体" w:hAnsi="Times New Roman" w:cs="Times New Roman"/>
          <w:sz w:val="24"/>
          <w:szCs w:val="40"/>
        </w:rPr>
        <w:t>me.(</w:t>
      </w:r>
      <w:proofErr w:type="gramEnd"/>
      <w:r w:rsidRPr="00E002D6">
        <w:rPr>
          <w:rFonts w:ascii="Times New Roman" w:eastAsia="宋体" w:hAnsi="Times New Roman" w:cs="Times New Roman" w:hint="eastAsia"/>
          <w:sz w:val="24"/>
          <w:szCs w:val="40"/>
        </w:rPr>
        <w:t>√</w:t>
      </w:r>
      <w:r w:rsidRPr="00E002D6">
        <w:rPr>
          <w:rFonts w:ascii="Times New Roman" w:eastAsia="宋体" w:hAnsi="Times New Roman" w:cs="Times New Roman"/>
          <w:sz w:val="24"/>
          <w:szCs w:val="40"/>
        </w:rPr>
        <w:t>)</w:t>
      </w:r>
    </w:p>
    <w:p w14:paraId="66D4097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=However fast he runs,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he can't catch up with me</w:t>
      </w:r>
      <w:r w:rsidRPr="00E002D6">
        <w:rPr>
          <w:rFonts w:ascii="Times New Roman" w:eastAsia="宋体" w:hAnsi="Times New Roman" w:cs="Times New Roman" w:hint="eastAsia"/>
          <w:sz w:val="24"/>
          <w:szCs w:val="40"/>
        </w:rPr>
        <w:t>.</w:t>
      </w:r>
    </w:p>
    <w:p w14:paraId="6F7CED94"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无论他跑得多快，都赶不上我。</w:t>
      </w:r>
    </w:p>
    <w:p w14:paraId="26B3398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44B3E0E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however</w:t>
      </w:r>
      <w:r w:rsidRPr="00E002D6">
        <w:rPr>
          <w:rFonts w:ascii="Times New Roman" w:eastAsia="宋体" w:hAnsi="Times New Roman" w:cs="Times New Roman"/>
          <w:sz w:val="24"/>
          <w:szCs w:val="40"/>
        </w:rPr>
        <w:t>除可作副词连词外，尚可作连接性副词（有连词的意味，但仍只是副词，而非连词），译成</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然而</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，使用时，常置于句首，其后加逗号；或置于两分句中，其前置分号，其后加逗号；亦可作插入语用，置于句中，前后以逗号相隔。</w:t>
      </w:r>
    </w:p>
    <w:p w14:paraId="43C8532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She is</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pretty.</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However,</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don't like her.</w:t>
      </w:r>
    </w:p>
    <w:p w14:paraId="772B4A2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=She is pretty;</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however, I don't like her</w:t>
      </w:r>
      <w:r w:rsidRPr="00E002D6">
        <w:rPr>
          <w:rFonts w:ascii="Times New Roman" w:eastAsia="宋体" w:hAnsi="Times New Roman" w:cs="Times New Roman" w:hint="eastAsia"/>
          <w:sz w:val="24"/>
          <w:szCs w:val="40"/>
        </w:rPr>
        <w:t>.</w:t>
      </w:r>
    </w:p>
    <w:p w14:paraId="52C8701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=She is pretty. I,</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however, don't like her</w:t>
      </w:r>
      <w:r w:rsidRPr="00E002D6">
        <w:rPr>
          <w:rFonts w:ascii="Times New Roman" w:eastAsia="宋体" w:hAnsi="Times New Roman" w:cs="Times New Roman" w:hint="eastAsia"/>
          <w:sz w:val="24"/>
          <w:szCs w:val="40"/>
        </w:rPr>
        <w:t>.</w:t>
      </w:r>
    </w:p>
    <w:p w14:paraId="6E82005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lastRenderedPageBreak/>
        <w:t>她长得很漂亮，然而我却不喜欢她。</w:t>
      </w:r>
    </w:p>
    <w:p w14:paraId="0C541AD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(2)</w:t>
      </w:r>
      <w:r w:rsidRPr="00E002D6">
        <w:rPr>
          <w:rFonts w:ascii="Times New Roman" w:eastAsia="宋体" w:hAnsi="Times New Roman" w:cs="Times New Roman" w:hint="eastAsia"/>
          <w:sz w:val="24"/>
          <w:szCs w:val="40"/>
        </w:rPr>
        <w:t xml:space="preserve"> n</w:t>
      </w:r>
      <w:r w:rsidRPr="00E002D6">
        <w:rPr>
          <w:rFonts w:ascii="Times New Roman" w:eastAsia="宋体" w:hAnsi="Times New Roman" w:cs="Times New Roman"/>
          <w:sz w:val="24"/>
          <w:szCs w:val="40"/>
        </w:rPr>
        <w:t>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what</w:t>
      </w:r>
      <w:r w:rsidRPr="00E002D6">
        <w:rPr>
          <w:rFonts w:ascii="Times New Roman" w:eastAsia="宋体" w:hAnsi="Times New Roman" w:cs="Times New Roman"/>
          <w:sz w:val="24"/>
          <w:szCs w:val="40"/>
        </w:rPr>
        <w:t>不论什么</w:t>
      </w:r>
    </w:p>
    <w:p w14:paraId="11959EA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w:t>
      </w:r>
      <w:r w:rsidRPr="00E002D6">
        <w:rPr>
          <w:rFonts w:ascii="Times New Roman" w:eastAsia="宋体" w:hAnsi="Times New Roman" w:cs="Times New Roman" w:hint="eastAsia"/>
          <w:sz w:val="24"/>
          <w:szCs w:val="40"/>
        </w:rPr>
        <w:t>r</w:t>
      </w:r>
    </w:p>
    <w:p w14:paraId="33F4B85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4E501674"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what</w:t>
      </w:r>
      <w:r w:rsidRPr="00E002D6">
        <w:rPr>
          <w:rFonts w:ascii="Times New Roman" w:eastAsia="宋体" w:hAnsi="Times New Roman" w:cs="Times New Roman"/>
          <w:sz w:val="24"/>
          <w:szCs w:val="40"/>
        </w:rPr>
        <w:t>是疑问代词，故在所引导的状语从句中，要</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语、宾语或在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w:t>
      </w:r>
    </w:p>
    <w:p w14:paraId="717A32DC" w14:textId="77777777" w:rsidR="00792C08" w:rsidRPr="00E002D6" w:rsidRDefault="00000000">
      <w:pPr>
        <w:numPr>
          <w:ilvl w:val="255"/>
          <w:numId w:val="0"/>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 xml:space="preserve">a. </w:t>
      </w:r>
      <w:r w:rsidRPr="00E002D6">
        <w:rPr>
          <w:rFonts w:ascii="Times New Roman" w:eastAsia="宋体" w:hAnsi="Times New Roman" w:cs="Times New Roman"/>
          <w:sz w:val="24"/>
          <w:szCs w:val="40"/>
        </w:rPr>
        <w:t>作主语：</w:t>
      </w:r>
    </w:p>
    <w:p w14:paraId="77FE102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what happens,</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you should stay with me</w:t>
      </w:r>
      <w:r w:rsidRPr="00E002D6">
        <w:rPr>
          <w:rFonts w:ascii="Times New Roman" w:eastAsia="宋体" w:hAnsi="Times New Roman" w:cs="Times New Roman" w:hint="eastAsia"/>
          <w:sz w:val="24"/>
          <w:szCs w:val="40"/>
        </w:rPr>
        <w:t>.</w:t>
      </w:r>
    </w:p>
    <w:p w14:paraId="68BE166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=Whatever happens, you should stay with me</w:t>
      </w:r>
      <w:r w:rsidRPr="00E002D6">
        <w:rPr>
          <w:rFonts w:ascii="Times New Roman" w:eastAsia="宋体" w:hAnsi="Times New Roman" w:cs="Times New Roman" w:hint="eastAsia"/>
          <w:sz w:val="24"/>
          <w:szCs w:val="40"/>
        </w:rPr>
        <w:t>.</w:t>
      </w:r>
    </w:p>
    <w:p w14:paraId="5F6E922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无论发生什么事，你都要和我在一起。</w:t>
      </w:r>
    </w:p>
    <w:p w14:paraId="2FEAFF5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b.</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作宾语：</w:t>
      </w:r>
    </w:p>
    <w:p w14:paraId="6551DC5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 No matter what you may </w:t>
      </w:r>
      <w:proofErr w:type="spellStart"/>
      <w:r w:rsidRPr="00E002D6">
        <w:rPr>
          <w:rFonts w:ascii="Times New Roman" w:eastAsia="宋体" w:hAnsi="Times New Roman" w:cs="Times New Roman"/>
          <w:sz w:val="24"/>
          <w:szCs w:val="40"/>
        </w:rPr>
        <w:t>do,you</w:t>
      </w:r>
      <w:proofErr w:type="spellEnd"/>
      <w:r w:rsidRPr="00E002D6">
        <w:rPr>
          <w:rFonts w:ascii="Times New Roman" w:eastAsia="宋体" w:hAnsi="Times New Roman" w:cs="Times New Roman"/>
          <w:sz w:val="24"/>
          <w:szCs w:val="40"/>
        </w:rPr>
        <w:t xml:space="preserve"> should be careful</w:t>
      </w:r>
      <w:r w:rsidRPr="00E002D6">
        <w:rPr>
          <w:rFonts w:ascii="Times New Roman" w:eastAsia="宋体" w:hAnsi="Times New Roman" w:cs="Times New Roman" w:hint="eastAsia"/>
          <w:sz w:val="24"/>
          <w:szCs w:val="40"/>
        </w:rPr>
        <w:t>.</w:t>
      </w:r>
    </w:p>
    <w:p w14:paraId="107F7AA9"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=Whatever you may do, you should be careful.</w:t>
      </w:r>
    </w:p>
    <w:p w14:paraId="0591529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无论你做什么事都得小心。</w:t>
      </w:r>
    </w:p>
    <w:p w14:paraId="3319BF8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 xml:space="preserve">c. </w:t>
      </w:r>
      <w:r w:rsidRPr="00E002D6">
        <w:rPr>
          <w:rFonts w:ascii="Times New Roman" w:eastAsia="宋体" w:hAnsi="Times New Roman" w:cs="Times New Roman"/>
          <w:sz w:val="24"/>
          <w:szCs w:val="40"/>
        </w:rPr>
        <w:t>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w:t>
      </w:r>
    </w:p>
    <w:p w14:paraId="7DD6382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No matter what you </w:t>
      </w:r>
      <w:proofErr w:type="spellStart"/>
      <w:r w:rsidRPr="00E002D6">
        <w:rPr>
          <w:rFonts w:ascii="Times New Roman" w:eastAsia="宋体" w:hAnsi="Times New Roman" w:cs="Times New Roman"/>
          <w:sz w:val="24"/>
          <w:szCs w:val="40"/>
        </w:rPr>
        <w:t>are,you</w:t>
      </w:r>
      <w:proofErr w:type="spellEnd"/>
      <w:r w:rsidRPr="00E002D6">
        <w:rPr>
          <w:rFonts w:ascii="Times New Roman" w:eastAsia="宋体" w:hAnsi="Times New Roman" w:cs="Times New Roman"/>
          <w:sz w:val="24"/>
          <w:szCs w:val="40"/>
        </w:rPr>
        <w:t xml:space="preserve"> shouldn't do that</w:t>
      </w:r>
      <w:r w:rsidRPr="00E002D6">
        <w:rPr>
          <w:rFonts w:ascii="Times New Roman" w:eastAsia="宋体" w:hAnsi="Times New Roman" w:cs="Times New Roman" w:hint="eastAsia"/>
          <w:sz w:val="24"/>
          <w:szCs w:val="40"/>
        </w:rPr>
        <w:t>.</w:t>
      </w:r>
    </w:p>
    <w:p w14:paraId="1E34DEE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=Whatever you </w:t>
      </w:r>
      <w:proofErr w:type="spellStart"/>
      <w:proofErr w:type="gramStart"/>
      <w:r w:rsidRPr="00E002D6">
        <w:rPr>
          <w:rFonts w:ascii="Times New Roman" w:eastAsia="宋体" w:hAnsi="Times New Roman" w:cs="Times New Roman"/>
          <w:sz w:val="24"/>
          <w:szCs w:val="40"/>
        </w:rPr>
        <w:t>are,you</w:t>
      </w:r>
      <w:proofErr w:type="spellEnd"/>
      <w:proofErr w:type="gramEnd"/>
      <w:r w:rsidRPr="00E002D6">
        <w:rPr>
          <w:rFonts w:ascii="Times New Roman" w:eastAsia="宋体" w:hAnsi="Times New Roman" w:cs="Times New Roman"/>
          <w:sz w:val="24"/>
          <w:szCs w:val="40"/>
        </w:rPr>
        <w:t xml:space="preserve"> shouldn't do that</w:t>
      </w:r>
      <w:r w:rsidRPr="00E002D6">
        <w:rPr>
          <w:rFonts w:ascii="Times New Roman" w:eastAsia="宋体" w:hAnsi="Times New Roman" w:cs="Times New Roman" w:hint="eastAsia"/>
          <w:sz w:val="24"/>
          <w:szCs w:val="40"/>
        </w:rPr>
        <w:t>.</w:t>
      </w:r>
    </w:p>
    <w:p w14:paraId="6D58EAC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不管你是谁，你都不该做那种事。</w:t>
      </w:r>
    </w:p>
    <w:p w14:paraId="07330B5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(3)</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who</w:t>
      </w:r>
      <w:r w:rsidRPr="00E002D6">
        <w:rPr>
          <w:rFonts w:ascii="Times New Roman" w:eastAsia="宋体" w:hAnsi="Times New Roman" w:cs="Times New Roman"/>
          <w:sz w:val="24"/>
          <w:szCs w:val="40"/>
        </w:rPr>
        <w:t>不论谁</w:t>
      </w:r>
    </w:p>
    <w:p w14:paraId="4C45D93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=whoever</w:t>
      </w:r>
    </w:p>
    <w:p w14:paraId="2EAA4AE7"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56083D6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who</w:t>
      </w:r>
      <w:r w:rsidRPr="00E002D6">
        <w:rPr>
          <w:rFonts w:ascii="Times New Roman" w:eastAsia="宋体" w:hAnsi="Times New Roman" w:cs="Times New Roman"/>
          <w:sz w:val="24"/>
          <w:szCs w:val="40"/>
        </w:rPr>
        <w:t>是疑问代词，故在所引导的状语从句中要</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语，或在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动词后作表语；且因</w:t>
      </w:r>
      <w:r w:rsidRPr="00E002D6">
        <w:rPr>
          <w:rFonts w:ascii="Times New Roman" w:eastAsia="宋体" w:hAnsi="Times New Roman" w:cs="Times New Roman"/>
          <w:sz w:val="24"/>
          <w:szCs w:val="40"/>
        </w:rPr>
        <w:t>who</w:t>
      </w:r>
      <w:r w:rsidRPr="00E002D6">
        <w:rPr>
          <w:rFonts w:ascii="Times New Roman" w:eastAsia="宋体" w:hAnsi="Times New Roman" w:cs="Times New Roman"/>
          <w:sz w:val="24"/>
          <w:szCs w:val="40"/>
        </w:rPr>
        <w:t>是主格，故不可作宾语。</w:t>
      </w:r>
    </w:p>
    <w:p w14:paraId="1529AA09" w14:textId="77777777" w:rsidR="00792C08" w:rsidRPr="00E002D6" w:rsidRDefault="00000000">
      <w:pPr>
        <w:numPr>
          <w:ilvl w:val="255"/>
          <w:numId w:val="0"/>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 xml:space="preserve">a. </w:t>
      </w:r>
      <w:r w:rsidRPr="00E002D6">
        <w:rPr>
          <w:rFonts w:ascii="Times New Roman" w:eastAsia="宋体" w:hAnsi="Times New Roman" w:cs="Times New Roman"/>
          <w:sz w:val="24"/>
          <w:szCs w:val="40"/>
        </w:rPr>
        <w:t>作主语：</w:t>
      </w:r>
    </w:p>
    <w:p w14:paraId="7A6CE58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 No matter who does </w:t>
      </w:r>
      <w:proofErr w:type="spellStart"/>
      <w:r w:rsidRPr="00E002D6">
        <w:rPr>
          <w:rFonts w:ascii="Times New Roman" w:eastAsia="宋体" w:hAnsi="Times New Roman" w:cs="Times New Roman"/>
          <w:sz w:val="24"/>
          <w:szCs w:val="40"/>
        </w:rPr>
        <w:t>it,he</w:t>
      </w:r>
      <w:proofErr w:type="spellEnd"/>
      <w:r w:rsidRPr="00E002D6">
        <w:rPr>
          <w:rFonts w:ascii="Times New Roman" w:eastAsia="宋体" w:hAnsi="Times New Roman" w:cs="Times New Roman"/>
          <w:sz w:val="24"/>
          <w:szCs w:val="40"/>
        </w:rPr>
        <w:t xml:space="preserve"> should be responsible for it</w:t>
      </w:r>
      <w:r w:rsidRPr="00E002D6">
        <w:rPr>
          <w:rFonts w:ascii="Times New Roman" w:eastAsia="宋体" w:hAnsi="Times New Roman" w:cs="Times New Roman" w:hint="eastAsia"/>
          <w:sz w:val="24"/>
          <w:szCs w:val="40"/>
        </w:rPr>
        <w:t>.</w:t>
      </w:r>
    </w:p>
    <w:p w14:paraId="3EAE1FB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=Whoever does it,</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he should be responsible for it.</w:t>
      </w:r>
    </w:p>
    <w:p w14:paraId="3904A2C0"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不管是谁做的，都得负起责任。</w:t>
      </w:r>
    </w:p>
    <w:p w14:paraId="01E47AB8" w14:textId="77777777" w:rsidR="00792C08" w:rsidRPr="00E002D6" w:rsidRDefault="00000000">
      <w:pPr>
        <w:numPr>
          <w:ilvl w:val="255"/>
          <w:numId w:val="0"/>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 xml:space="preserve">b. </w:t>
      </w:r>
      <w:r w:rsidRPr="00E002D6">
        <w:rPr>
          <w:rFonts w:ascii="Times New Roman" w:eastAsia="宋体" w:hAnsi="Times New Roman" w:cs="Times New Roman"/>
          <w:sz w:val="24"/>
          <w:szCs w:val="40"/>
        </w:rPr>
        <w:t>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w:t>
      </w:r>
    </w:p>
    <w:p w14:paraId="35448597"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who you are, you should obey the law</w:t>
      </w:r>
      <w:r w:rsidRPr="00E002D6">
        <w:rPr>
          <w:rFonts w:ascii="Times New Roman" w:eastAsia="宋体" w:hAnsi="Times New Roman" w:cs="Times New Roman" w:hint="eastAsia"/>
          <w:sz w:val="24"/>
          <w:szCs w:val="40"/>
        </w:rPr>
        <w:t>.</w:t>
      </w:r>
    </w:p>
    <w:p w14:paraId="20C5B3C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=Whoever you are,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you should obey the law</w:t>
      </w:r>
      <w:r w:rsidRPr="00E002D6">
        <w:rPr>
          <w:rFonts w:ascii="Times New Roman" w:eastAsia="宋体" w:hAnsi="Times New Roman" w:cs="Times New Roman" w:hint="eastAsia"/>
          <w:sz w:val="24"/>
          <w:szCs w:val="40"/>
        </w:rPr>
        <w:t>.</w:t>
      </w:r>
    </w:p>
    <w:p w14:paraId="5B8F5D9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不管你是谁，都该守法。</w:t>
      </w:r>
    </w:p>
    <w:p w14:paraId="26066AC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 xml:space="preserve">c. </w:t>
      </w:r>
      <w:r w:rsidRPr="00E002D6">
        <w:rPr>
          <w:rFonts w:ascii="Times New Roman" w:eastAsia="宋体" w:hAnsi="Times New Roman" w:cs="Times New Roman"/>
          <w:sz w:val="24"/>
          <w:szCs w:val="40"/>
        </w:rPr>
        <w:t>注意</w:t>
      </w:r>
    </w:p>
    <w:p w14:paraId="5F3C51D4"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whatever</w:t>
      </w:r>
      <w:r w:rsidRPr="00E002D6">
        <w:rPr>
          <w:rFonts w:ascii="Times New Roman" w:eastAsia="宋体" w:hAnsi="Times New Roman" w:cs="Times New Roman"/>
          <w:sz w:val="24"/>
          <w:szCs w:val="40"/>
        </w:rPr>
        <w:t>与</w:t>
      </w:r>
      <w:r w:rsidRPr="00E002D6">
        <w:rPr>
          <w:rFonts w:ascii="Times New Roman" w:eastAsia="宋体" w:hAnsi="Times New Roman" w:cs="Times New Roman"/>
          <w:sz w:val="24"/>
          <w:szCs w:val="40"/>
        </w:rPr>
        <w:t>whoever</w:t>
      </w:r>
      <w:r w:rsidRPr="00E002D6">
        <w:rPr>
          <w:rFonts w:ascii="Times New Roman" w:eastAsia="宋体" w:hAnsi="Times New Roman" w:cs="Times New Roman"/>
          <w:sz w:val="24"/>
          <w:szCs w:val="40"/>
        </w:rPr>
        <w:t>除可作副词连词，等于</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what</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who</w:t>
      </w:r>
      <w:r w:rsidRPr="00E002D6">
        <w:rPr>
          <w:rFonts w:ascii="Times New Roman" w:eastAsia="宋体" w:hAnsi="Times New Roman" w:cs="Times New Roman"/>
          <w:sz w:val="24"/>
          <w:szCs w:val="40"/>
        </w:rPr>
        <w:t>外，亦可作复合关系代词，等于</w:t>
      </w:r>
      <w:r w:rsidRPr="00E002D6">
        <w:rPr>
          <w:rFonts w:ascii="Times New Roman" w:eastAsia="宋体" w:hAnsi="Times New Roman" w:cs="Times New Roman"/>
          <w:sz w:val="24"/>
          <w:szCs w:val="40"/>
        </w:rPr>
        <w:t>anything</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that</w:t>
      </w: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rPr>
        <w:t>anyone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who</w:t>
      </w:r>
      <w:r w:rsidRPr="00E002D6">
        <w:rPr>
          <w:rFonts w:ascii="Times New Roman" w:eastAsia="宋体" w:hAnsi="Times New Roman" w:cs="Times New Roman"/>
          <w:sz w:val="24"/>
          <w:szCs w:val="40"/>
        </w:rPr>
        <w:t>。要注意的是，</w:t>
      </w:r>
      <w:r w:rsidRPr="00E002D6">
        <w:rPr>
          <w:rFonts w:ascii="Times New Roman" w:eastAsia="宋体" w:hAnsi="Times New Roman" w:cs="Times New Roman"/>
          <w:sz w:val="24"/>
          <w:szCs w:val="40"/>
        </w:rPr>
        <w:t>whatever</w:t>
      </w:r>
      <w:r w:rsidRPr="00E002D6">
        <w:rPr>
          <w:rFonts w:ascii="Times New Roman" w:eastAsia="宋体" w:hAnsi="Times New Roman" w:cs="Times New Roman"/>
          <w:sz w:val="24"/>
          <w:szCs w:val="40"/>
        </w:rPr>
        <w:lastRenderedPageBreak/>
        <w:t>和</w:t>
      </w:r>
      <w:r w:rsidRPr="00E002D6">
        <w:rPr>
          <w:rFonts w:ascii="Times New Roman" w:eastAsia="宋体" w:hAnsi="Times New Roman" w:cs="Times New Roman"/>
          <w:sz w:val="24"/>
          <w:szCs w:val="40"/>
        </w:rPr>
        <w:t>whoever</w:t>
      </w:r>
      <w:r w:rsidRPr="00E002D6">
        <w:rPr>
          <w:rFonts w:ascii="Times New Roman" w:eastAsia="宋体" w:hAnsi="Times New Roman" w:cs="Times New Roman"/>
          <w:sz w:val="24"/>
          <w:szCs w:val="40"/>
        </w:rPr>
        <w:t>作副词连词时，所引导的状语从句与主句中间要有逗号相隔：而作复合关系代词时，则无逗号相隔。</w:t>
      </w:r>
    </w:p>
    <w:p w14:paraId="281C088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比较</w:t>
      </w:r>
    </w:p>
    <w:p w14:paraId="568127EB" w14:textId="77777777" w:rsidR="00792C08" w:rsidRPr="00E002D6" w:rsidRDefault="00000000">
      <w:pPr>
        <w:numPr>
          <w:ilvl w:val="0"/>
          <w:numId w:val="119"/>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作副词连词：</w:t>
      </w:r>
    </w:p>
    <w:p w14:paraId="33E557A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Whatever he said, it was a lie</w:t>
      </w:r>
      <w:r w:rsidRPr="00E002D6">
        <w:rPr>
          <w:rFonts w:ascii="Times New Roman" w:eastAsia="宋体" w:hAnsi="Times New Roman" w:cs="Times New Roman" w:hint="eastAsia"/>
          <w:sz w:val="24"/>
          <w:szCs w:val="40"/>
        </w:rPr>
        <w:t>.</w:t>
      </w:r>
    </w:p>
    <w:p w14:paraId="005FC5F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=No matter what he said</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it was a lie</w:t>
      </w:r>
      <w:r w:rsidRPr="00E002D6">
        <w:rPr>
          <w:rFonts w:ascii="Times New Roman" w:eastAsia="宋体" w:hAnsi="Times New Roman" w:cs="Times New Roman" w:hint="eastAsia"/>
          <w:sz w:val="24"/>
          <w:szCs w:val="40"/>
        </w:rPr>
        <w:t>.</w:t>
      </w:r>
    </w:p>
    <w:p w14:paraId="753A154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不论他说了什么，那都是谎话。</w:t>
      </w:r>
    </w:p>
    <w:p w14:paraId="504E42D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Whoever made the </w:t>
      </w:r>
      <w:proofErr w:type="spellStart"/>
      <w:proofErr w:type="gramStart"/>
      <w:r w:rsidRPr="00E002D6">
        <w:rPr>
          <w:rFonts w:ascii="Times New Roman" w:eastAsia="宋体" w:hAnsi="Times New Roman" w:cs="Times New Roman"/>
          <w:sz w:val="24"/>
          <w:szCs w:val="40"/>
        </w:rPr>
        <w:t>mistake,he</w:t>
      </w:r>
      <w:proofErr w:type="spellEnd"/>
      <w:proofErr w:type="gramEnd"/>
      <w:r w:rsidRPr="00E002D6">
        <w:rPr>
          <w:rFonts w:ascii="Times New Roman" w:eastAsia="宋体" w:hAnsi="Times New Roman" w:cs="Times New Roman"/>
          <w:sz w:val="24"/>
          <w:szCs w:val="40"/>
        </w:rPr>
        <w:t xml:space="preserve"> should be punished</w:t>
      </w:r>
      <w:r w:rsidRPr="00E002D6">
        <w:rPr>
          <w:rFonts w:ascii="Times New Roman" w:eastAsia="宋体" w:hAnsi="Times New Roman" w:cs="Times New Roman" w:hint="eastAsia"/>
          <w:sz w:val="24"/>
          <w:szCs w:val="40"/>
        </w:rPr>
        <w:t>.</w:t>
      </w:r>
    </w:p>
    <w:p w14:paraId="6568283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 xml:space="preserve">=No matter who made the </w:t>
      </w:r>
      <w:proofErr w:type="spellStart"/>
      <w:proofErr w:type="gramStart"/>
      <w:r w:rsidRPr="00E002D6">
        <w:rPr>
          <w:rFonts w:ascii="Times New Roman" w:eastAsia="宋体" w:hAnsi="Times New Roman" w:cs="Times New Roman"/>
          <w:sz w:val="24"/>
          <w:szCs w:val="40"/>
        </w:rPr>
        <w:t>mistake,he</w:t>
      </w:r>
      <w:proofErr w:type="spellEnd"/>
      <w:proofErr w:type="gramEnd"/>
      <w:r w:rsidRPr="00E002D6">
        <w:rPr>
          <w:rFonts w:ascii="Times New Roman" w:eastAsia="宋体" w:hAnsi="Times New Roman" w:cs="Times New Roman"/>
          <w:sz w:val="24"/>
          <w:szCs w:val="40"/>
        </w:rPr>
        <w:t xml:space="preserve"> should be punished</w:t>
      </w:r>
      <w:r w:rsidRPr="00E002D6">
        <w:rPr>
          <w:rFonts w:ascii="Times New Roman" w:eastAsia="宋体" w:hAnsi="Times New Roman" w:cs="Times New Roman" w:hint="eastAsia"/>
          <w:sz w:val="24"/>
          <w:szCs w:val="40"/>
        </w:rPr>
        <w:t>.</w:t>
      </w:r>
    </w:p>
    <w:p w14:paraId="67DBE9E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不论谁犯了这个错，都应受处罚。</w:t>
      </w:r>
    </w:p>
    <w:p w14:paraId="7AA9ED0E" w14:textId="77777777" w:rsidR="00792C08" w:rsidRPr="00E002D6" w:rsidRDefault="00000000">
      <w:pPr>
        <w:numPr>
          <w:ilvl w:val="0"/>
          <w:numId w:val="119"/>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作复合关系代词：</w:t>
      </w:r>
    </w:p>
    <w:p w14:paraId="63F8289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Whatever he said was a lie.</w:t>
      </w:r>
    </w:p>
    <w:p w14:paraId="423B436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=Anything that he said was a lie</w:t>
      </w:r>
      <w:r w:rsidRPr="00E002D6">
        <w:rPr>
          <w:rFonts w:ascii="Times New Roman" w:eastAsia="宋体" w:hAnsi="Times New Roman" w:cs="Times New Roman" w:hint="eastAsia"/>
          <w:sz w:val="24"/>
          <w:szCs w:val="40"/>
        </w:rPr>
        <w:t>.</w:t>
      </w:r>
    </w:p>
    <w:p w14:paraId="76950ED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他所说的话都是谎言。</w:t>
      </w:r>
    </w:p>
    <w:p w14:paraId="4F6670A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Whoever makes mistakes should be punished</w:t>
      </w:r>
      <w:r w:rsidRPr="00E002D6">
        <w:rPr>
          <w:rFonts w:ascii="Times New Roman" w:eastAsia="宋体" w:hAnsi="Times New Roman" w:cs="Times New Roman" w:hint="eastAsia"/>
          <w:sz w:val="24"/>
          <w:szCs w:val="40"/>
        </w:rPr>
        <w:t>.</w:t>
      </w:r>
    </w:p>
    <w:p w14:paraId="27FD3CF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=Anyone who makes</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mistakes should be</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punished</w:t>
      </w:r>
      <w:r w:rsidRPr="00E002D6">
        <w:rPr>
          <w:rFonts w:ascii="Times New Roman" w:eastAsia="宋体" w:hAnsi="Times New Roman" w:cs="Times New Roman" w:hint="eastAsia"/>
          <w:sz w:val="24"/>
          <w:szCs w:val="40"/>
        </w:rPr>
        <w:t>.</w:t>
      </w:r>
    </w:p>
    <w:p w14:paraId="3919B33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任何人犯</w:t>
      </w:r>
      <w:proofErr w:type="gramStart"/>
      <w:r w:rsidRPr="00E002D6">
        <w:rPr>
          <w:rFonts w:ascii="Times New Roman" w:eastAsia="宋体" w:hAnsi="Times New Roman" w:cs="Times New Roman"/>
          <w:sz w:val="24"/>
          <w:szCs w:val="40"/>
        </w:rPr>
        <w:t>了错都应</w:t>
      </w:r>
      <w:proofErr w:type="gramEnd"/>
      <w:r w:rsidRPr="00E002D6">
        <w:rPr>
          <w:rFonts w:ascii="Times New Roman" w:eastAsia="宋体" w:hAnsi="Times New Roman" w:cs="Times New Roman"/>
          <w:sz w:val="24"/>
          <w:szCs w:val="40"/>
        </w:rPr>
        <w:t>受处罚。</w:t>
      </w:r>
    </w:p>
    <w:p w14:paraId="29FC2D4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(4)</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whom</w:t>
      </w:r>
      <w:r w:rsidRPr="00E002D6">
        <w:rPr>
          <w:rFonts w:ascii="Times New Roman" w:eastAsia="宋体" w:hAnsi="Times New Roman" w:cs="Times New Roman"/>
          <w:sz w:val="24"/>
          <w:szCs w:val="40"/>
        </w:rPr>
        <w:t>不论谁</w:t>
      </w:r>
    </w:p>
    <w:p w14:paraId="4A60D0E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=whomever</w:t>
      </w:r>
    </w:p>
    <w:p w14:paraId="7F3B3A4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1E36D7F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whom</w:t>
      </w:r>
      <w:r w:rsidRPr="00E002D6">
        <w:rPr>
          <w:rFonts w:ascii="Times New Roman" w:eastAsia="宋体" w:hAnsi="Times New Roman" w:cs="Times New Roman"/>
          <w:sz w:val="24"/>
          <w:szCs w:val="40"/>
        </w:rPr>
        <w:t>是宾格的疑问代词，故在所引导的状语从句中只能作宾语。</w:t>
      </w:r>
    </w:p>
    <w:p w14:paraId="3908A880"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 No matter whom you like,</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it is none of my business.</w:t>
      </w:r>
    </w:p>
    <w:p w14:paraId="1C351B0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=Whomever you like,</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it is none of my business</w:t>
      </w:r>
      <w:r w:rsidRPr="00E002D6">
        <w:rPr>
          <w:rFonts w:ascii="Times New Roman" w:eastAsia="宋体" w:hAnsi="Times New Roman" w:cs="Times New Roman" w:hint="eastAsia"/>
          <w:sz w:val="24"/>
          <w:szCs w:val="40"/>
        </w:rPr>
        <w:t>.</w:t>
      </w:r>
    </w:p>
    <w:p w14:paraId="3C5BB8C9"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无论你喜欢谁，都与我无关。</w:t>
      </w:r>
    </w:p>
    <w:p w14:paraId="25CCC28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(5)</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不论哪一个</w:t>
      </w:r>
    </w:p>
    <w:p w14:paraId="3B50524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=whichever</w:t>
      </w:r>
    </w:p>
    <w:p w14:paraId="1371F47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15BD592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which</w:t>
      </w:r>
      <w:r w:rsidRPr="00E002D6">
        <w:rPr>
          <w:rFonts w:ascii="Times New Roman" w:eastAsia="宋体" w:hAnsi="Times New Roman" w:cs="Times New Roman"/>
          <w:sz w:val="24"/>
          <w:szCs w:val="40"/>
        </w:rPr>
        <w:t>是疑问代词，故在所引导的状语从句中要</w:t>
      </w: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语、宾语，或在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w:t>
      </w:r>
    </w:p>
    <w:p w14:paraId="1C12A6D5" w14:textId="77777777" w:rsidR="00792C08" w:rsidRPr="00E002D6" w:rsidRDefault="00000000">
      <w:pPr>
        <w:numPr>
          <w:ilvl w:val="0"/>
          <w:numId w:val="120"/>
        </w:numPr>
        <w:spacing w:line="400" w:lineRule="exact"/>
        <w:jc w:val="left"/>
        <w:rPr>
          <w:rFonts w:ascii="Times New Roman" w:eastAsia="宋体" w:hAnsi="Times New Roman" w:cs="Times New Roman"/>
          <w:sz w:val="24"/>
          <w:szCs w:val="40"/>
        </w:rPr>
      </w:pPr>
      <w:proofErr w:type="gramStart"/>
      <w:r w:rsidRPr="00E002D6">
        <w:rPr>
          <w:rFonts w:ascii="Times New Roman" w:eastAsia="宋体" w:hAnsi="Times New Roman" w:cs="Times New Roman"/>
          <w:sz w:val="24"/>
          <w:szCs w:val="40"/>
        </w:rPr>
        <w:t>作主</w:t>
      </w:r>
      <w:proofErr w:type="gramEnd"/>
      <w:r w:rsidRPr="00E002D6">
        <w:rPr>
          <w:rFonts w:ascii="Times New Roman" w:eastAsia="宋体" w:hAnsi="Times New Roman" w:cs="Times New Roman"/>
          <w:sz w:val="24"/>
          <w:szCs w:val="40"/>
        </w:rPr>
        <w:t>语：</w:t>
      </w:r>
    </w:p>
    <w:p w14:paraId="1296F58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which may be used</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check it first</w:t>
      </w:r>
      <w:r w:rsidRPr="00E002D6">
        <w:rPr>
          <w:rFonts w:ascii="Times New Roman" w:eastAsia="宋体" w:hAnsi="Times New Roman" w:cs="Times New Roman" w:hint="eastAsia"/>
          <w:sz w:val="24"/>
          <w:szCs w:val="40"/>
        </w:rPr>
        <w:t>.</w:t>
      </w:r>
    </w:p>
    <w:p w14:paraId="4456D03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=Whichever may be used, check it first</w:t>
      </w:r>
      <w:r w:rsidRPr="00E002D6">
        <w:rPr>
          <w:rFonts w:ascii="Times New Roman" w:eastAsia="宋体" w:hAnsi="Times New Roman" w:cs="Times New Roman" w:hint="eastAsia"/>
          <w:sz w:val="24"/>
          <w:szCs w:val="40"/>
        </w:rPr>
        <w:t>.</w:t>
      </w:r>
    </w:p>
    <w:p w14:paraId="517F2F24"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无论要用哪一个，先检查一下再说。</w:t>
      </w:r>
    </w:p>
    <w:p w14:paraId="17404B67" w14:textId="77777777" w:rsidR="00792C08" w:rsidRPr="00E002D6" w:rsidRDefault="00000000">
      <w:pPr>
        <w:numPr>
          <w:ilvl w:val="0"/>
          <w:numId w:val="120"/>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作宾语：</w:t>
      </w:r>
    </w:p>
    <w:p w14:paraId="1899614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lastRenderedPageBreak/>
        <w:t>例</w:t>
      </w:r>
      <w:r w:rsidRPr="00E002D6">
        <w:rPr>
          <w:rFonts w:ascii="Times New Roman" w:eastAsia="宋体" w:hAnsi="Times New Roman" w:cs="Times New Roman"/>
          <w:sz w:val="24"/>
          <w:szCs w:val="40"/>
        </w:rPr>
        <w:t>No matter which you want to buy,</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you must make sure it is of</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practical use.</w:t>
      </w:r>
    </w:p>
    <w:p w14:paraId="4F3660E6"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=Whichever you want to buy,</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you must make sure it is of practical</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use</w:t>
      </w:r>
      <w:r w:rsidRPr="00E002D6">
        <w:rPr>
          <w:rFonts w:ascii="Times New Roman" w:eastAsia="宋体" w:hAnsi="Times New Roman" w:cs="Times New Roman" w:hint="eastAsia"/>
          <w:sz w:val="24"/>
          <w:szCs w:val="40"/>
        </w:rPr>
        <w:t>.</w:t>
      </w:r>
    </w:p>
    <w:p w14:paraId="74302B8C"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不管你要买哪一个，务必求实用。</w:t>
      </w:r>
    </w:p>
    <w:p w14:paraId="77038B73" w14:textId="77777777" w:rsidR="00792C08" w:rsidRPr="00E002D6" w:rsidRDefault="00000000">
      <w:pPr>
        <w:numPr>
          <w:ilvl w:val="0"/>
          <w:numId w:val="120"/>
        </w:num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在</w:t>
      </w:r>
      <w:r w:rsidRPr="00E002D6">
        <w:rPr>
          <w:rFonts w:ascii="Times New Roman" w:eastAsia="宋体" w:hAnsi="Times New Roman" w:cs="Times New Roman"/>
          <w:sz w:val="24"/>
          <w:szCs w:val="40"/>
        </w:rPr>
        <w:t>be</w:t>
      </w:r>
      <w:r w:rsidRPr="00E002D6">
        <w:rPr>
          <w:rFonts w:ascii="Times New Roman" w:eastAsia="宋体" w:hAnsi="Times New Roman" w:cs="Times New Roman"/>
          <w:sz w:val="24"/>
          <w:szCs w:val="40"/>
        </w:rPr>
        <w:t>动词后作表语：</w:t>
      </w:r>
    </w:p>
    <w:p w14:paraId="5E09A2B4"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 matter which it is,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don't like it</w:t>
      </w:r>
      <w:r w:rsidRPr="00E002D6">
        <w:rPr>
          <w:rFonts w:ascii="Times New Roman" w:eastAsia="宋体" w:hAnsi="Times New Roman" w:cs="Times New Roman" w:hint="eastAsia"/>
          <w:sz w:val="24"/>
          <w:szCs w:val="40"/>
        </w:rPr>
        <w:t>.</w:t>
      </w:r>
    </w:p>
    <w:p w14:paraId="32B3AAD5"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=Whichever it is,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don't like it.</w:t>
      </w:r>
    </w:p>
    <w:p w14:paraId="31AD863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无论是哪一个，我都不喜欢。</w:t>
      </w:r>
    </w:p>
    <w:p w14:paraId="6903E2B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(6)</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when</w:t>
      </w:r>
      <w:r w:rsidRPr="00E002D6">
        <w:rPr>
          <w:rFonts w:ascii="Times New Roman" w:eastAsia="宋体" w:hAnsi="Times New Roman" w:cs="Times New Roman"/>
          <w:sz w:val="24"/>
          <w:szCs w:val="40"/>
        </w:rPr>
        <w:t>不论何时</w:t>
      </w:r>
    </w:p>
    <w:p w14:paraId="551CAF43"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=whenever</w:t>
      </w:r>
    </w:p>
    <w:p w14:paraId="487C8D0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6D3C4B9E"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when</w:t>
      </w:r>
      <w:r w:rsidRPr="00E002D6">
        <w:rPr>
          <w:rFonts w:ascii="Times New Roman" w:eastAsia="宋体" w:hAnsi="Times New Roman" w:cs="Times New Roman"/>
          <w:sz w:val="24"/>
          <w:szCs w:val="40"/>
        </w:rPr>
        <w:t>为疑问副词，故在所引导的状语从句中只用以修饰动词。</w:t>
      </w:r>
    </w:p>
    <w:p w14:paraId="3D2DDE11"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 xml:space="preserve">matter </w:t>
      </w:r>
      <w:r w:rsidRPr="00E002D6">
        <w:rPr>
          <w:rFonts w:ascii="Times New Roman" w:eastAsia="宋体" w:hAnsi="Times New Roman" w:cs="Times New Roman"/>
          <w:sz w:val="24"/>
          <w:szCs w:val="40"/>
          <w:u w:val="single"/>
        </w:rPr>
        <w:t xml:space="preserve">when </w:t>
      </w:r>
      <w:r w:rsidRPr="00E002D6">
        <w:rPr>
          <w:rFonts w:ascii="Times New Roman" w:eastAsia="宋体" w:hAnsi="Times New Roman" w:cs="Times New Roman"/>
          <w:sz w:val="24"/>
          <w:szCs w:val="40"/>
        </w:rPr>
        <w:t xml:space="preserve">he </w:t>
      </w:r>
      <w:r w:rsidRPr="00E002D6">
        <w:rPr>
          <w:rFonts w:ascii="Times New Roman" w:eastAsia="宋体" w:hAnsi="Times New Roman" w:cs="Times New Roman"/>
          <w:sz w:val="24"/>
          <w:szCs w:val="40"/>
          <w:u w:val="single"/>
        </w:rPr>
        <w:t>comes</w:t>
      </w:r>
      <w:r w:rsidRPr="00E002D6">
        <w:rPr>
          <w:rFonts w:ascii="Times New Roman" w:eastAsia="宋体" w:hAnsi="Times New Roman" w:cs="Times New Roman"/>
          <w:sz w:val="24"/>
          <w:szCs w:val="40"/>
        </w:rPr>
        <w:t>,</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will wait for him</w:t>
      </w:r>
      <w:r w:rsidRPr="00E002D6">
        <w:rPr>
          <w:rFonts w:ascii="Times New Roman" w:eastAsia="宋体" w:hAnsi="Times New Roman" w:cs="Times New Roman" w:hint="eastAsia"/>
          <w:sz w:val="24"/>
          <w:szCs w:val="40"/>
        </w:rPr>
        <w:t>.</w:t>
      </w:r>
    </w:p>
    <w:p w14:paraId="23ACFAC9" w14:textId="77777777" w:rsidR="00792C08" w:rsidRPr="00E002D6" w:rsidRDefault="00000000">
      <w:pPr>
        <w:spacing w:line="400" w:lineRule="exact"/>
        <w:ind w:firstLineChars="1000" w:firstLine="2400"/>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动词</w:t>
      </w:r>
    </w:p>
    <w:p w14:paraId="3E1DA4DF"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u w:val="single"/>
        </w:rPr>
        <w:t xml:space="preserve">Whenever </w:t>
      </w:r>
      <w:r w:rsidRPr="00E002D6">
        <w:rPr>
          <w:rFonts w:ascii="Times New Roman" w:eastAsia="宋体" w:hAnsi="Times New Roman" w:cs="Times New Roman"/>
          <w:sz w:val="24"/>
          <w:szCs w:val="40"/>
        </w:rPr>
        <w:t>he comes,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will wait for him</w:t>
      </w:r>
    </w:p>
    <w:p w14:paraId="124ACD2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无论他何时来，我都会等他。</w:t>
      </w:r>
    </w:p>
    <w:p w14:paraId="5AAD890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hint="eastAsia"/>
          <w:sz w:val="24"/>
          <w:szCs w:val="40"/>
          <w:lang w:eastAsia="zh"/>
        </w:rPr>
        <w:t>(7)</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no</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matter</w:t>
      </w:r>
      <w:r w:rsidRPr="00E002D6">
        <w:rPr>
          <w:rFonts w:ascii="Times New Roman" w:eastAsia="宋体" w:hAnsi="Times New Roman" w:cs="Times New Roman" w:hint="eastAsia"/>
          <w:sz w:val="24"/>
          <w:szCs w:val="40"/>
        </w:rPr>
        <w:t xml:space="preserve"> </w:t>
      </w:r>
      <w:r w:rsidRPr="00E002D6">
        <w:rPr>
          <w:rFonts w:ascii="Times New Roman" w:eastAsia="宋体" w:hAnsi="Times New Roman" w:cs="Times New Roman"/>
          <w:sz w:val="24"/>
          <w:szCs w:val="40"/>
        </w:rPr>
        <w:t>where</w:t>
      </w:r>
      <w:r w:rsidRPr="00E002D6">
        <w:rPr>
          <w:rFonts w:ascii="Times New Roman" w:eastAsia="宋体" w:hAnsi="Times New Roman" w:cs="Times New Roman"/>
          <w:sz w:val="24"/>
          <w:szCs w:val="40"/>
        </w:rPr>
        <w:t>不论何处</w:t>
      </w:r>
    </w:p>
    <w:p w14:paraId="4E6F3B18"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=wherever</w:t>
      </w:r>
    </w:p>
    <w:p w14:paraId="1C3AE83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注意</w:t>
      </w:r>
    </w:p>
    <w:p w14:paraId="1AEBD11D"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由于</w:t>
      </w:r>
      <w:r w:rsidRPr="00E002D6">
        <w:rPr>
          <w:rFonts w:ascii="Times New Roman" w:eastAsia="宋体" w:hAnsi="Times New Roman" w:cs="Times New Roman"/>
          <w:sz w:val="24"/>
          <w:szCs w:val="40"/>
        </w:rPr>
        <w:t>where</w:t>
      </w:r>
      <w:r w:rsidRPr="00E002D6">
        <w:rPr>
          <w:rFonts w:ascii="Times New Roman" w:eastAsia="宋体" w:hAnsi="Times New Roman" w:cs="Times New Roman"/>
          <w:sz w:val="24"/>
          <w:szCs w:val="40"/>
        </w:rPr>
        <w:t>亦为疑问副词，故在所引导的状语从句中只用以修饰动词。</w:t>
      </w:r>
    </w:p>
    <w:p w14:paraId="63C2096B"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例</w:t>
      </w:r>
      <w:r w:rsidRPr="00E002D6">
        <w:rPr>
          <w:rFonts w:ascii="Times New Roman" w:eastAsia="宋体" w:hAnsi="Times New Roman" w:cs="Times New Roman"/>
          <w:sz w:val="24"/>
          <w:szCs w:val="40"/>
        </w:rPr>
        <w:t xml:space="preserve">No matter </w:t>
      </w:r>
      <w:r w:rsidRPr="00E002D6">
        <w:rPr>
          <w:rFonts w:ascii="Times New Roman" w:eastAsia="宋体" w:hAnsi="Times New Roman" w:cs="Times New Roman"/>
          <w:sz w:val="24"/>
          <w:szCs w:val="40"/>
          <w:u w:val="single"/>
        </w:rPr>
        <w:t xml:space="preserve">where </w:t>
      </w:r>
      <w:r w:rsidRPr="00E002D6">
        <w:rPr>
          <w:rFonts w:ascii="Times New Roman" w:eastAsia="宋体" w:hAnsi="Times New Roman" w:cs="Times New Roman"/>
          <w:sz w:val="24"/>
          <w:szCs w:val="40"/>
        </w:rPr>
        <w:t xml:space="preserve">he </w:t>
      </w:r>
      <w:r w:rsidRPr="00E002D6">
        <w:rPr>
          <w:rFonts w:ascii="Times New Roman" w:eastAsia="宋体" w:hAnsi="Times New Roman" w:cs="Times New Roman"/>
          <w:sz w:val="24"/>
          <w:szCs w:val="40"/>
          <w:u w:val="single"/>
        </w:rPr>
        <w:t>lives</w:t>
      </w:r>
      <w:r w:rsidRPr="00E002D6">
        <w:rPr>
          <w:rFonts w:ascii="Times New Roman" w:eastAsia="宋体" w:hAnsi="Times New Roman" w:cs="Times New Roman"/>
          <w:sz w:val="24"/>
          <w:szCs w:val="40"/>
        </w:rPr>
        <w:t>, I will find him</w:t>
      </w:r>
      <w:r w:rsidRPr="00E002D6">
        <w:rPr>
          <w:rFonts w:ascii="Times New Roman" w:eastAsia="宋体" w:hAnsi="Times New Roman" w:cs="Times New Roman" w:hint="eastAsia"/>
          <w:sz w:val="24"/>
          <w:szCs w:val="40"/>
        </w:rPr>
        <w:t>.</w:t>
      </w:r>
    </w:p>
    <w:p w14:paraId="25F03D71" w14:textId="77777777" w:rsidR="00792C08" w:rsidRPr="00E002D6" w:rsidRDefault="00000000">
      <w:pPr>
        <w:spacing w:line="400" w:lineRule="exact"/>
        <w:ind w:firstLineChars="900" w:firstLine="2160"/>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动词</w:t>
      </w:r>
    </w:p>
    <w:p w14:paraId="0C71DD4A"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w:t>
      </w:r>
      <w:r w:rsidRPr="00E002D6">
        <w:rPr>
          <w:rFonts w:ascii="Times New Roman" w:eastAsia="宋体" w:hAnsi="Times New Roman" w:cs="Times New Roman"/>
          <w:sz w:val="24"/>
          <w:szCs w:val="40"/>
          <w:u w:val="single"/>
        </w:rPr>
        <w:t xml:space="preserve">Wherever </w:t>
      </w:r>
      <w:r w:rsidRPr="00E002D6">
        <w:rPr>
          <w:rFonts w:ascii="Times New Roman" w:eastAsia="宋体" w:hAnsi="Times New Roman" w:cs="Times New Roman"/>
          <w:sz w:val="24"/>
          <w:szCs w:val="40"/>
        </w:rPr>
        <w:t>he lives,</w:t>
      </w:r>
      <w:r w:rsidRPr="00E002D6">
        <w:rPr>
          <w:rFonts w:ascii="Times New Roman" w:eastAsia="宋体" w:hAnsi="Times New Roman" w:cs="Times New Roman" w:hint="eastAsia"/>
          <w:sz w:val="24"/>
          <w:szCs w:val="40"/>
          <w:lang w:eastAsia="zh"/>
        </w:rPr>
        <w:t xml:space="preserve"> </w:t>
      </w:r>
      <w:r w:rsidRPr="00E002D6">
        <w:rPr>
          <w:rFonts w:ascii="Times New Roman" w:eastAsia="宋体" w:hAnsi="Times New Roman" w:cs="Times New Roman"/>
          <w:sz w:val="24"/>
          <w:szCs w:val="40"/>
        </w:rPr>
        <w:t>I will find him</w:t>
      </w:r>
      <w:r w:rsidRPr="00E002D6">
        <w:rPr>
          <w:rFonts w:ascii="Times New Roman" w:eastAsia="宋体" w:hAnsi="Times New Roman" w:cs="Times New Roman" w:hint="eastAsia"/>
          <w:sz w:val="24"/>
          <w:szCs w:val="40"/>
        </w:rPr>
        <w:t>.</w:t>
      </w:r>
    </w:p>
    <w:p w14:paraId="07430D12" w14:textId="77777777" w:rsidR="00792C08" w:rsidRPr="00E002D6" w:rsidRDefault="00000000">
      <w:pPr>
        <w:spacing w:line="400" w:lineRule="exact"/>
        <w:jc w:val="left"/>
        <w:rPr>
          <w:rFonts w:ascii="Times New Roman" w:eastAsia="宋体" w:hAnsi="Times New Roman" w:cs="Times New Roman"/>
          <w:sz w:val="24"/>
          <w:szCs w:val="40"/>
        </w:rPr>
      </w:pPr>
      <w:r w:rsidRPr="00E002D6">
        <w:rPr>
          <w:rFonts w:ascii="Times New Roman" w:eastAsia="宋体" w:hAnsi="Times New Roman" w:cs="Times New Roman"/>
          <w:sz w:val="24"/>
          <w:szCs w:val="40"/>
        </w:rPr>
        <w:t>无论他住在哪儿，我都会找到他</w:t>
      </w:r>
      <w:r w:rsidRPr="00E002D6">
        <w:rPr>
          <w:rFonts w:ascii="Times New Roman" w:eastAsia="宋体" w:hAnsi="Times New Roman" w:cs="Times New Roman" w:hint="eastAsia"/>
          <w:sz w:val="24"/>
          <w:szCs w:val="40"/>
        </w:rPr>
        <w:t>。</w:t>
      </w:r>
    </w:p>
    <w:p w14:paraId="32590CF5" w14:textId="77777777" w:rsidR="00792C08" w:rsidRPr="00E002D6" w:rsidRDefault="00792C08">
      <w:pPr>
        <w:spacing w:line="400" w:lineRule="exact"/>
        <w:jc w:val="left"/>
        <w:rPr>
          <w:rFonts w:ascii="Times New Roman" w:hAnsi="Times New Roman" w:cs="Times New Roman"/>
          <w:b/>
          <w:bCs/>
          <w:i/>
          <w:iCs/>
          <w:sz w:val="32"/>
          <w:szCs w:val="40"/>
        </w:rPr>
      </w:pPr>
    </w:p>
    <w:p w14:paraId="1D52ED4C" w14:textId="77777777" w:rsidR="00792C08" w:rsidRPr="00E002D6" w:rsidRDefault="00792C08">
      <w:pPr>
        <w:spacing w:line="400" w:lineRule="exact"/>
        <w:jc w:val="left"/>
        <w:rPr>
          <w:rFonts w:ascii="Times New Roman" w:hAnsi="Times New Roman" w:cs="Times New Roman"/>
          <w:b/>
          <w:bCs/>
          <w:i/>
          <w:iCs/>
          <w:sz w:val="32"/>
          <w:szCs w:val="40"/>
        </w:rPr>
      </w:pPr>
    </w:p>
    <w:p w14:paraId="11662B5E" w14:textId="77777777" w:rsidR="00792C08" w:rsidRPr="00E002D6" w:rsidRDefault="00792C08">
      <w:pPr>
        <w:spacing w:line="400" w:lineRule="exact"/>
        <w:jc w:val="left"/>
        <w:rPr>
          <w:rFonts w:ascii="Times New Roman" w:hAnsi="Times New Roman" w:cs="Times New Roman"/>
          <w:b/>
          <w:bCs/>
          <w:i/>
          <w:iCs/>
          <w:sz w:val="32"/>
          <w:szCs w:val="40"/>
        </w:rPr>
      </w:pPr>
    </w:p>
    <w:p w14:paraId="179A75D0" w14:textId="77777777" w:rsidR="00792C08" w:rsidRPr="00E002D6" w:rsidRDefault="00792C08">
      <w:pPr>
        <w:spacing w:line="400" w:lineRule="exact"/>
        <w:jc w:val="left"/>
        <w:rPr>
          <w:rFonts w:ascii="Times New Roman" w:hAnsi="Times New Roman" w:cs="Times New Roman"/>
          <w:b/>
          <w:bCs/>
          <w:i/>
          <w:iCs/>
          <w:sz w:val="32"/>
          <w:szCs w:val="40"/>
        </w:rPr>
      </w:pPr>
    </w:p>
    <w:p w14:paraId="1BA67D0A" w14:textId="77777777" w:rsidR="00792C08" w:rsidRPr="00E002D6" w:rsidRDefault="00000000">
      <w:pPr>
        <w:spacing w:line="400" w:lineRule="exact"/>
        <w:jc w:val="left"/>
        <w:rPr>
          <w:rFonts w:ascii="Times New Roman" w:hAnsi="Times New Roman" w:cs="Times New Roman"/>
          <w:i/>
          <w:sz w:val="22"/>
          <w:szCs w:val="22"/>
        </w:rPr>
      </w:pPr>
      <w:r w:rsidRPr="00E002D6">
        <w:rPr>
          <w:rFonts w:ascii="Times New Roman" w:hAnsi="Times New Roman" w:cs="Times New Roman" w:hint="eastAsia"/>
          <w:b/>
          <w:bCs/>
          <w:i/>
          <w:iCs/>
          <w:sz w:val="32"/>
          <w:szCs w:val="40"/>
        </w:rPr>
        <w:t>Part 4: Exercise</w:t>
      </w:r>
    </w:p>
    <w:p w14:paraId="5D179F4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找出下列句子中含有名词性从句（</w:t>
      </w:r>
      <w:proofErr w:type="gramStart"/>
      <w:r w:rsidRPr="00E002D6">
        <w:rPr>
          <w:rFonts w:ascii="Times New Roman" w:hAnsi="Times New Roman" w:cs="Times New Roman" w:hint="eastAsia"/>
          <w:sz w:val="22"/>
          <w:szCs w:val="22"/>
        </w:rPr>
        <w:t>作主</w:t>
      </w:r>
      <w:proofErr w:type="gramEnd"/>
      <w:r w:rsidRPr="00E002D6">
        <w:rPr>
          <w:rFonts w:ascii="Times New Roman" w:hAnsi="Times New Roman" w:cs="Times New Roman" w:hint="eastAsia"/>
          <w:sz w:val="22"/>
          <w:szCs w:val="22"/>
        </w:rPr>
        <w:t>语</w:t>
      </w:r>
      <w:r w:rsidRPr="00E002D6">
        <w:rPr>
          <w:rFonts w:ascii="Times New Roman" w:hAnsi="Times New Roman" w:cs="Times New Roman" w:hint="eastAsia"/>
          <w:sz w:val="22"/>
          <w:szCs w:val="22"/>
        </w:rPr>
        <w:t xml:space="preserve"> / </w:t>
      </w:r>
      <w:r w:rsidRPr="00E002D6">
        <w:rPr>
          <w:rFonts w:ascii="Times New Roman" w:hAnsi="Times New Roman" w:cs="Times New Roman" w:hint="eastAsia"/>
          <w:sz w:val="22"/>
          <w:szCs w:val="22"/>
        </w:rPr>
        <w:t>作宾语）的句子</w:t>
      </w:r>
    </w:p>
    <w:p w14:paraId="6E456A6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The fact that he lied to us surprised everyone around him.</w:t>
      </w:r>
    </w:p>
    <w:p w14:paraId="78102A4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I really doubt whether he can keep his promise.</w:t>
      </w:r>
    </w:p>
    <w:p w14:paraId="1F3250BE"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The girl who won first prize is only twelve years old.</w:t>
      </w:r>
    </w:p>
    <w:p w14:paraId="68503B0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What he said at the meeting left a deep impression on us.</w:t>
      </w:r>
    </w:p>
    <w:p w14:paraId="68F44EC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If it rains tomorrow, we will put off the sports meeting.</w:t>
      </w:r>
    </w:p>
    <w:p w14:paraId="7F7E478F"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lastRenderedPageBreak/>
        <w:t>⑥</w:t>
      </w:r>
      <w:r w:rsidRPr="00E002D6">
        <w:rPr>
          <w:rFonts w:ascii="Times New Roman" w:hAnsi="Times New Roman" w:cs="Times New Roman" w:hint="eastAsia"/>
          <w:sz w:val="22"/>
          <w:szCs w:val="22"/>
        </w:rPr>
        <w:t xml:space="preserve"> He decided to give up the plan for personal reasons.</w:t>
      </w:r>
    </w:p>
    <w:p w14:paraId="2A8C260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Do you know when the next train will arrive?</w:t>
      </w:r>
    </w:p>
    <w:p w14:paraId="5D9C5FD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The suggestion that he put forward is very practical.</w:t>
      </w:r>
    </w:p>
    <w:p w14:paraId="5314BD6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⑨</w:t>
      </w:r>
      <w:r w:rsidRPr="00E002D6">
        <w:rPr>
          <w:rFonts w:ascii="Times New Roman" w:hAnsi="Times New Roman" w:cs="Times New Roman" w:hint="eastAsia"/>
          <w:sz w:val="22"/>
          <w:szCs w:val="22"/>
        </w:rPr>
        <w:t xml:space="preserve"> Whoever finishes the task first will get a special reward.</w:t>
      </w:r>
    </w:p>
    <w:p w14:paraId="5DB1EDA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We believe that hard work will finally pay off.</w:t>
      </w:r>
    </w:p>
    <w:p w14:paraId="0DF72172" w14:textId="77777777" w:rsidR="00792C08" w:rsidRPr="00E002D6" w:rsidRDefault="00792C08">
      <w:pPr>
        <w:spacing w:line="400" w:lineRule="exact"/>
        <w:rPr>
          <w:rFonts w:ascii="Times New Roman" w:hAnsi="Times New Roman" w:cs="Times New Roman"/>
          <w:sz w:val="22"/>
          <w:szCs w:val="22"/>
        </w:rPr>
      </w:pPr>
    </w:p>
    <w:p w14:paraId="5CCADCF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从</w:t>
      </w:r>
      <w:r w:rsidRPr="00E002D6">
        <w:rPr>
          <w:rFonts w:ascii="Times New Roman" w:hAnsi="Times New Roman" w:cs="Times New Roman" w:hint="eastAsia"/>
          <w:sz w:val="22"/>
          <w:szCs w:val="22"/>
        </w:rPr>
        <w:t xml:space="preserve"> whatever / however / whoever / whichever / whenever / wherever </w:t>
      </w:r>
      <w:r w:rsidRPr="00E002D6">
        <w:rPr>
          <w:rFonts w:ascii="Times New Roman" w:hAnsi="Times New Roman" w:cs="Times New Roman" w:hint="eastAsia"/>
          <w:sz w:val="22"/>
          <w:szCs w:val="22"/>
        </w:rPr>
        <w:t>中选择合适的词填空。</w:t>
      </w:r>
    </w:p>
    <w:p w14:paraId="6D8BE5AA"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 xml:space="preserve">________ you </w:t>
      </w:r>
      <w:proofErr w:type="gramStart"/>
      <w:r w:rsidRPr="00E002D6">
        <w:rPr>
          <w:rFonts w:ascii="Times New Roman" w:hAnsi="Times New Roman" w:cs="Times New Roman"/>
          <w:sz w:val="22"/>
          <w:szCs w:val="22"/>
        </w:rPr>
        <w:t>do,</w:t>
      </w:r>
      <w:proofErr w:type="gramEnd"/>
      <w:r w:rsidRPr="00E002D6">
        <w:rPr>
          <w:rFonts w:ascii="Times New Roman" w:hAnsi="Times New Roman" w:cs="Times New Roman"/>
          <w:sz w:val="22"/>
          <w:szCs w:val="22"/>
        </w:rPr>
        <w:t xml:space="preserve"> you must keep your promise.</w:t>
      </w:r>
    </w:p>
    <w:p w14:paraId="2AF6A737"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________ hard he tries, he can’t solve this grammar problem.</w:t>
      </w:r>
    </w:p>
    <w:p w14:paraId="5379B794"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________ comes to ask for help is always welcome.</w:t>
      </w:r>
    </w:p>
    <w:p w14:paraId="7F84975B"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You may take ________ book you like on the shelf.</w:t>
      </w:r>
    </w:p>
    <w:p w14:paraId="1CAF8229"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 xml:space="preserve">________ I </w:t>
      </w:r>
      <w:proofErr w:type="gramStart"/>
      <w:r w:rsidRPr="00E002D6">
        <w:rPr>
          <w:rFonts w:ascii="Times New Roman" w:hAnsi="Times New Roman" w:cs="Times New Roman"/>
          <w:sz w:val="22"/>
          <w:szCs w:val="22"/>
        </w:rPr>
        <w:t>go,</w:t>
      </w:r>
      <w:proofErr w:type="gramEnd"/>
      <w:r w:rsidRPr="00E002D6">
        <w:rPr>
          <w:rFonts w:ascii="Times New Roman" w:hAnsi="Times New Roman" w:cs="Times New Roman"/>
          <w:sz w:val="22"/>
          <w:szCs w:val="22"/>
        </w:rPr>
        <w:t xml:space="preserve"> I always take this old photo with me.</w:t>
      </w:r>
    </w:p>
    <w:p w14:paraId="14211B5D"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________ you arrive, please send me a short message.</w:t>
      </w:r>
    </w:p>
    <w:p w14:paraId="552388AA"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 xml:space="preserve">I will </w:t>
      </w:r>
      <w:proofErr w:type="gramStart"/>
      <w:r w:rsidRPr="00E002D6">
        <w:rPr>
          <w:rFonts w:ascii="Times New Roman" w:hAnsi="Times New Roman" w:cs="Times New Roman"/>
          <w:sz w:val="22"/>
          <w:szCs w:val="22"/>
        </w:rPr>
        <w:t>believe __</w:t>
      </w:r>
      <w:proofErr w:type="gramEnd"/>
      <w:r w:rsidRPr="00E002D6">
        <w:rPr>
          <w:rFonts w:ascii="Times New Roman" w:hAnsi="Times New Roman" w:cs="Times New Roman"/>
          <w:sz w:val="22"/>
          <w:szCs w:val="22"/>
        </w:rPr>
        <w:t>______ he says.</w:t>
      </w:r>
    </w:p>
    <w:p w14:paraId="4F3EBF58" w14:textId="77777777" w:rsidR="00792C08" w:rsidRPr="00E002D6" w:rsidRDefault="00000000">
      <w:pPr>
        <w:numPr>
          <w:ilvl w:val="0"/>
          <w:numId w:val="121"/>
        </w:numPr>
        <w:spacing w:line="400" w:lineRule="exact"/>
        <w:ind w:firstLine="440"/>
        <w:rPr>
          <w:rFonts w:ascii="Times New Roman" w:hAnsi="Times New Roman" w:cs="Times New Roman"/>
          <w:sz w:val="22"/>
          <w:szCs w:val="22"/>
        </w:rPr>
      </w:pPr>
      <w:r w:rsidRPr="00E002D6">
        <w:rPr>
          <w:rFonts w:ascii="Times New Roman" w:hAnsi="Times New Roman" w:cs="Times New Roman"/>
          <w:sz w:val="22"/>
          <w:szCs w:val="22"/>
        </w:rPr>
        <w:t>________ is honest will win others’ respect.</w:t>
      </w:r>
    </w:p>
    <w:p w14:paraId="353F67CA" w14:textId="77777777" w:rsidR="00792C08" w:rsidRPr="00E002D6" w:rsidRDefault="00000000">
      <w:pPr>
        <w:spacing w:line="400" w:lineRule="exact"/>
        <w:rPr>
          <w:rFonts w:ascii="Times New Roman" w:hAnsi="Times New Roman" w:cs="Times New Roman"/>
          <w:sz w:val="28"/>
          <w:szCs w:val="28"/>
        </w:rPr>
      </w:pPr>
      <w:r w:rsidRPr="00E002D6">
        <w:rPr>
          <w:rFonts w:ascii="Times New Roman" w:hAnsi="Times New Roman" w:cs="Times New Roman" w:hint="eastAsia"/>
          <w:sz w:val="22"/>
          <w:szCs w:val="22"/>
        </w:rPr>
        <w:br w:type="page"/>
      </w:r>
    </w:p>
    <w:p w14:paraId="5C7D7B89"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63-64</w:t>
      </w:r>
    </w:p>
    <w:p w14:paraId="54F917BA" w14:textId="77777777" w:rsidR="00792C08" w:rsidRPr="00E002D6" w:rsidRDefault="00000000">
      <w:pPr>
        <w:spacing w:line="400" w:lineRule="exact"/>
        <w:rPr>
          <w:rFonts w:ascii="Cambria" w:hAnsi="Cambria" w:cs="Cambria"/>
          <w:sz w:val="22"/>
          <w:szCs w:val="22"/>
        </w:rPr>
      </w:pPr>
      <w:r w:rsidRPr="00E002D6">
        <w:rPr>
          <w:rFonts w:ascii="Cambria" w:hAnsi="Cambria" w:cs="Cambria"/>
          <w:b/>
          <w:bCs/>
          <w:sz w:val="22"/>
          <w:szCs w:val="22"/>
        </w:rPr>
        <w:t xml:space="preserve">              </w:t>
      </w:r>
      <w:r w:rsidRPr="00E002D6">
        <w:rPr>
          <w:rFonts w:ascii="Cambria" w:hAnsi="Cambria" w:cs="Cambria" w:hint="eastAsia"/>
          <w:b/>
          <w:bCs/>
          <w:sz w:val="22"/>
          <w:szCs w:val="22"/>
        </w:rPr>
        <w:t xml:space="preserve">            </w:t>
      </w:r>
      <w:r w:rsidRPr="00E002D6">
        <w:rPr>
          <w:rFonts w:ascii="Cambria" w:hAnsi="Cambria" w:cs="Cambria"/>
          <w:b/>
          <w:bCs/>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daɪɪŋ</w:t>
      </w:r>
      <w:proofErr w:type="spellEnd"/>
      <w:r w:rsidRPr="00E002D6">
        <w:rPr>
          <w:rFonts w:ascii="Cambria" w:hAnsi="Cambria" w:cs="Cambria"/>
          <w:sz w:val="22"/>
          <w:szCs w:val="22"/>
        </w:rPr>
        <w:t>/</w:t>
      </w:r>
    </w:p>
    <w:p w14:paraId="7310160E"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The Dying Languages</w:t>
      </w:r>
    </w:p>
    <w:p w14:paraId="4B2B0EF9" w14:textId="77777777" w:rsidR="00792C08" w:rsidRPr="00E002D6" w:rsidRDefault="00792C08">
      <w:pPr>
        <w:spacing w:line="400" w:lineRule="exact"/>
        <w:jc w:val="center"/>
        <w:rPr>
          <w:rFonts w:ascii="Times New Roman" w:hAnsi="Times New Roman" w:cs="Times New Roman"/>
          <w:b/>
          <w:bCs/>
          <w:sz w:val="36"/>
          <w:szCs w:val="44"/>
        </w:rPr>
      </w:pPr>
    </w:p>
    <w:p w14:paraId="4DEA31E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2C898E1D"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Today,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more people than ever before are speaking to each other</w:t>
      </w:r>
      <w:r w:rsidRPr="00E002D6">
        <w:rPr>
          <w:rFonts w:ascii="Times New Roman" w:eastAsia="宋体" w:hAnsi="Times New Roman" w:cs="Times New Roman" w:hint="eastAsia"/>
          <w:spacing w:val="-1"/>
          <w:sz w:val="28"/>
          <w:szCs w:val="28"/>
          <w:lang w:eastAsia="zh-CN"/>
        </w:rPr>
        <w:t xml:space="preserve"> </w:t>
      </w:r>
    </w:p>
    <w:p w14:paraId="341DB98A"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sætəˌlaɪt</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sɛljəlɚ</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kəmˈpjutɚz</w:t>
      </w:r>
      <w:proofErr w:type="spellEnd"/>
      <w:r w:rsidRPr="00E002D6">
        <w:rPr>
          <w:rFonts w:ascii="Cambria" w:eastAsia="宋体" w:hAnsi="Cambria" w:cs="Cambria"/>
          <w:spacing w:val="-1"/>
          <w:sz w:val="22"/>
          <w:szCs w:val="22"/>
          <w:lang w:eastAsia="zh-CN"/>
        </w:rPr>
        <w:t>/</w:t>
      </w:r>
    </w:p>
    <w:p w14:paraId="7363B62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through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satellite television,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cellular telephones and computers.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means that people from different parts of the world need to be able to</w:t>
      </w:r>
    </w:p>
    <w:p w14:paraId="534FD9E6"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proofErr w:type="spellStart"/>
      <w:r w:rsidRPr="00E002D6">
        <w:rPr>
          <w:rFonts w:ascii="Cambria" w:eastAsia="宋体" w:hAnsi="Cambria" w:cs="Cambria"/>
          <w:i/>
          <w:iCs/>
          <w:spacing w:val="-1"/>
          <w:sz w:val="22"/>
          <w:szCs w:val="22"/>
          <w:lang w:eastAsia="zh-CN"/>
        </w:rPr>
        <w:t>kəˈmjunəˌket</w:t>
      </w:r>
      <w:proofErr w:type="spellEnd"/>
      <w:r w:rsidRPr="00E002D6">
        <w:rPr>
          <w:rFonts w:ascii="Cambria" w:eastAsia="宋体" w:hAnsi="Cambria" w:cs="Cambria"/>
          <w:i/>
          <w:iCs/>
          <w:spacing w:val="-1"/>
          <w:sz w:val="22"/>
          <w:szCs w:val="22"/>
          <w:lang w:eastAsia="zh-CN"/>
        </w:rPr>
        <w:t xml:space="preserve"> </w:t>
      </w:r>
      <w:r w:rsidRPr="00E002D6">
        <w:rPr>
          <w:rFonts w:ascii="Cambria" w:eastAsia="宋体" w:hAnsi="Cambria" w:cs="Cambria"/>
          <w:spacing w:val="-1"/>
          <w:sz w:val="22"/>
          <w:szCs w:val="22"/>
          <w:lang w:eastAsia="zh-CN"/>
        </w:rPr>
        <w:t xml:space="preserve">/              </w:t>
      </w:r>
    </w:p>
    <w:p w14:paraId="39671D67"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communicate in the same language.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That language happens to be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English.</w:t>
      </w:r>
    </w:p>
    <w:p w14:paraId="43DFD1E2"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ɛkspɝts</w:t>
      </w:r>
      <w:proofErr w:type="spellEnd"/>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prɪˈdɪktid</w:t>
      </w:r>
      <w:proofErr w:type="spellEnd"/>
      <w:r w:rsidRPr="00E002D6">
        <w:rPr>
          <w:rFonts w:ascii="Cambria" w:eastAsia="宋体" w:hAnsi="Cambria" w:cs="Cambria"/>
          <w:spacing w:val="-1"/>
          <w:sz w:val="22"/>
          <w:szCs w:val="22"/>
          <w:lang w:eastAsia="zh-CN"/>
        </w:rPr>
        <w:t xml:space="preserve">/         </w:t>
      </w:r>
    </w:p>
    <w:p w14:paraId="7C83A04B" w14:textId="77777777" w:rsidR="00792C08" w:rsidRPr="00E002D6" w:rsidRDefault="00000000">
      <w:pPr>
        <w:pStyle w:val="a3"/>
        <w:spacing w:line="400" w:lineRule="exact"/>
        <w:ind w:right="181"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Because of this,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experts have predicted that more than half of the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world’s 6,000 languages may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die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out in the next century.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Already almost</w:t>
      </w:r>
    </w:p>
    <w:p w14:paraId="60A94B3D" w14:textId="77777777" w:rsidR="00792C08" w:rsidRPr="00E002D6" w:rsidRDefault="00000000">
      <w:pPr>
        <w:pStyle w:val="a3"/>
        <w:spacing w:line="400" w:lineRule="exact"/>
        <w:ind w:right="181"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netɪv</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ɪkˈstɪŋkʃən</w:t>
      </w:r>
      <w:proofErr w:type="spellEnd"/>
      <w:r w:rsidRPr="00E002D6">
        <w:rPr>
          <w:rFonts w:ascii="Cambria" w:eastAsia="宋体" w:hAnsi="Cambria" w:cs="Cambria"/>
          <w:spacing w:val="-1"/>
          <w:sz w:val="22"/>
          <w:szCs w:val="22"/>
          <w:lang w:eastAsia="zh-CN"/>
        </w:rPr>
        <w:t>/</w:t>
      </w:r>
    </w:p>
    <w:p w14:paraId="59B855E0"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all</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Californian Native American languages are in danger of extinction.</w:t>
      </w:r>
      <w:r w:rsidRPr="00E002D6">
        <w:rPr>
          <w:rFonts w:ascii="Times New Roman" w:eastAsia="宋体" w:hAnsi="Times New Roman" w:cs="Times New Roman" w:hint="eastAsia"/>
          <w:spacing w:val="-1"/>
          <w:sz w:val="28"/>
          <w:szCs w:val="28"/>
          <w:lang w:eastAsia="zh-CN"/>
        </w:rPr>
        <w:t xml:space="preserve"> </w:t>
      </w:r>
    </w:p>
    <w:p w14:paraId="0FC34FBD"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swɑlod</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
    <w:p w14:paraId="52D6C593" w14:textId="77777777" w:rsidR="00792C08" w:rsidRPr="00E002D6" w:rsidRDefault="00000000">
      <w:pPr>
        <w:pStyle w:val="a3"/>
        <w:spacing w:line="400" w:lineRule="exact"/>
        <w:ind w:left="5560" w:right="181" w:hangingChars="2000" w:hanging="5560"/>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They are being swallowed up by English and other languages.</w:t>
      </w:r>
      <w:r w:rsidRPr="00E002D6">
        <w:rPr>
          <w:rFonts w:ascii="Times New Roman" w:eastAsia="宋体" w:hAnsi="Times New Roman" w:cs="Times New Roman" w:hint="eastAsia"/>
          <w:spacing w:val="-1"/>
          <w:sz w:val="28"/>
          <w:szCs w:val="28"/>
          <w:lang w:eastAsia="zh-CN"/>
        </w:rPr>
        <w:t xml:space="preserve"> </w:t>
      </w:r>
    </w:p>
    <w:p w14:paraId="14666FEC" w14:textId="77777777" w:rsidR="00792C08" w:rsidRPr="00E002D6" w:rsidRDefault="00000000">
      <w:pPr>
        <w:pStyle w:val="a3"/>
        <w:spacing w:line="400" w:lineRule="exact"/>
        <w:ind w:right="181"/>
        <w:rPr>
          <w:rFonts w:ascii="Cambria" w:eastAsia="宋体" w:hAnsi="Cambria" w:cs="Cambria"/>
          <w:spacing w:val="-1"/>
          <w:sz w:val="22"/>
          <w:szCs w:val="22"/>
          <w:lang w:eastAsia="zh-CN"/>
        </w:rPr>
      </w:pP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pɪtɪ</w:t>
      </w:r>
      <w:proofErr w:type="spellEnd"/>
      <w:r w:rsidRPr="00E002D6">
        <w:rPr>
          <w:rFonts w:ascii="Cambria" w:eastAsia="宋体" w:hAnsi="Cambria" w:cs="Cambria"/>
          <w:spacing w:val="-1"/>
          <w:sz w:val="22"/>
          <w:szCs w:val="22"/>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mɑdɚnəˈzeʃən</w:t>
      </w:r>
      <w:proofErr w:type="spellEnd"/>
      <w:r w:rsidRPr="00E002D6">
        <w:rPr>
          <w:rFonts w:ascii="Cambria" w:eastAsia="宋体" w:hAnsi="Cambria" w:cs="Cambria"/>
          <w:spacing w:val="-1"/>
          <w:sz w:val="22"/>
          <w:szCs w:val="22"/>
          <w:lang w:eastAsia="zh-CN"/>
        </w:rPr>
        <w:t>/</w:t>
      </w:r>
    </w:p>
    <w:p w14:paraId="38E06A35" w14:textId="77777777" w:rsidR="00792C08" w:rsidRPr="00E002D6" w:rsidRDefault="00000000">
      <w:pPr>
        <w:pStyle w:val="a3"/>
        <w:spacing w:line="400" w:lineRule="exact"/>
        <w:ind w:right="181"/>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It is a</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pity,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but that is one of the prices of modernization.</w:t>
      </w:r>
    </w:p>
    <w:p w14:paraId="145732F2"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704A3086"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93470E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Sally is talking with her 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w:t>
      </w:r>
    </w:p>
    <w:p w14:paraId="1BDB264E"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spen</w:t>
      </w:r>
      <w:proofErr w:type="spellEnd"/>
      <w:r w:rsidRPr="00E002D6">
        <w:rPr>
          <w:rFonts w:ascii="Cambria" w:hAnsi="Cambria" w:cs="Cambria"/>
          <w:sz w:val="22"/>
          <w:szCs w:val="22"/>
          <w:lang w:eastAsia="zh-CN"/>
        </w:rPr>
        <w:t>/</w:t>
      </w:r>
    </w:p>
    <w:p w14:paraId="41594B8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Tell 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How come you’re from Spain but you can’t speak </w:t>
      </w:r>
    </w:p>
    <w:p w14:paraId="19B2BDE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spænɪʃ</w:t>
      </w:r>
      <w:proofErr w:type="spellEnd"/>
      <w:r w:rsidRPr="00E002D6">
        <w:rPr>
          <w:rFonts w:ascii="Cambria" w:hAnsi="Cambria" w:cs="Cambria"/>
          <w:sz w:val="22"/>
          <w:szCs w:val="22"/>
          <w:lang w:eastAsia="zh-CN"/>
        </w:rPr>
        <w:t>/</w:t>
      </w:r>
    </w:p>
    <w:p w14:paraId="792B19A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Spanish very well?</w:t>
      </w:r>
    </w:p>
    <w:p w14:paraId="05852A37"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ˌ</w:t>
      </w:r>
      <w:proofErr w:type="spellStart"/>
      <w:r w:rsidRPr="00E002D6">
        <w:rPr>
          <w:rFonts w:ascii="Cambria" w:hAnsi="Cambria" w:cs="Cambria"/>
          <w:i/>
          <w:iCs/>
          <w:sz w:val="22"/>
          <w:szCs w:val="22"/>
          <w:lang w:eastAsia="zh-CN"/>
        </w:rPr>
        <w:t>mʌðɚ</w:t>
      </w:r>
      <w:proofErr w:type="spellEnd"/>
      <w:r w:rsidRPr="00E002D6">
        <w:rPr>
          <w:rFonts w:ascii="Cambria" w:hAnsi="Cambria" w:cs="Cambria"/>
          <w:i/>
          <w:iCs/>
          <w:sz w:val="22"/>
          <w:szCs w:val="22"/>
          <w:lang w:eastAsia="zh-CN"/>
        </w:rPr>
        <w:t xml:space="preserve"> ˈ</w:t>
      </w:r>
      <w:proofErr w:type="spellStart"/>
      <w:r w:rsidRPr="00E002D6">
        <w:rPr>
          <w:rFonts w:ascii="Cambria" w:hAnsi="Cambria" w:cs="Cambria"/>
          <w:i/>
          <w:iCs/>
          <w:sz w:val="22"/>
          <w:szCs w:val="22"/>
          <w:lang w:eastAsia="zh-CN"/>
        </w:rPr>
        <w:t>tʌŋ</w:t>
      </w:r>
      <w:proofErr w:type="spellEnd"/>
      <w:r w:rsidRPr="00E002D6">
        <w:rPr>
          <w:rFonts w:ascii="Cambria" w:hAnsi="Cambria" w:cs="Cambria"/>
          <w:sz w:val="22"/>
          <w:szCs w:val="22"/>
          <w:lang w:eastAsia="zh-CN"/>
        </w:rPr>
        <w:t>/</w:t>
      </w:r>
    </w:p>
    <w:p w14:paraId="60B1392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not my mother tongue.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My father is Spanish and my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mother is American.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 usually speak English at home.</w:t>
      </w:r>
    </w:p>
    <w:p w14:paraId="09EA575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see.</w:t>
      </w:r>
    </w:p>
    <w:p w14:paraId="7E25C46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Your Spanish is probably better than mine.</w:t>
      </w:r>
    </w:p>
    <w:p w14:paraId="09ED744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fluəntlɪ</w:t>
      </w:r>
      <w:proofErr w:type="spellEnd"/>
      <w:r w:rsidRPr="00E002D6">
        <w:rPr>
          <w:rFonts w:ascii="Cambria" w:hAnsi="Cambria" w:cs="Cambria"/>
          <w:i/>
          <w:iCs/>
          <w:sz w:val="22"/>
          <w:szCs w:val="22"/>
          <w:lang w:eastAsia="zh-CN"/>
        </w:rPr>
        <w:t>/</w:t>
      </w:r>
    </w:p>
    <w:p w14:paraId="7593544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but you speak English more fluently than </w:t>
      </w:r>
      <w:r w:rsidRPr="00E002D6">
        <w:rPr>
          <w:rFonts w:ascii="Times New Roman" w:hAnsi="Times New Roman" w:cs="Times New Roman" w:hint="eastAsia"/>
          <w:sz w:val="28"/>
          <w:szCs w:val="28"/>
          <w:lang w:eastAsia="zh-CN"/>
        </w:rPr>
        <w:t>I</w:t>
      </w:r>
      <w:r w:rsidRPr="00E002D6">
        <w:rPr>
          <w:rFonts w:ascii="Times New Roman" w:hAnsi="Times New Roman" w:cs="Times New Roman"/>
          <w:sz w:val="28"/>
          <w:szCs w:val="28"/>
          <w:lang w:eastAsia="zh-CN"/>
        </w:rPr>
        <w:t xml:space="preserve">. </w:t>
      </w:r>
    </w:p>
    <w:p w14:paraId="3014613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come?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Aren’t you American?</w:t>
      </w:r>
    </w:p>
    <w:p w14:paraId="18E22A9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but my mother is Spanish. </w:t>
      </w:r>
    </w:p>
    <w:p w14:paraId="378796E7"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tell me.</w:t>
      </w:r>
    </w:p>
    <w:p w14:paraId="67B4E56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That’s right.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We usually speak Spanish at home. </w:t>
      </w:r>
    </w:p>
    <w:p w14:paraId="21D24158"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mætɚ</w:t>
      </w:r>
      <w:proofErr w:type="spellEnd"/>
      <w:r w:rsidRPr="00E002D6">
        <w:rPr>
          <w:rFonts w:ascii="Cambria" w:hAnsi="Cambria" w:cs="Cambria"/>
          <w:sz w:val="22"/>
          <w:szCs w:val="22"/>
          <w:lang w:eastAsia="zh-CN"/>
        </w:rPr>
        <w:t xml:space="preserve">/   </w:t>
      </w:r>
    </w:p>
    <w:p w14:paraId="1A21900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It doesn’t matter </w:t>
      </w:r>
      <w:proofErr w:type="gramStart"/>
      <w:r w:rsidRPr="00E002D6">
        <w:rPr>
          <w:rFonts w:ascii="Times New Roman" w:hAnsi="Times New Roman" w:cs="Times New Roman"/>
          <w:sz w:val="28"/>
          <w:szCs w:val="28"/>
          <w:lang w:eastAsia="zh-CN"/>
        </w:rPr>
        <w:t>as long as</w:t>
      </w:r>
      <w:proofErr w:type="gramEnd"/>
      <w:r w:rsidRPr="00E002D6">
        <w:rPr>
          <w:rFonts w:ascii="Times New Roman" w:hAnsi="Times New Roman" w:cs="Times New Roman"/>
          <w:sz w:val="28"/>
          <w:szCs w:val="28"/>
          <w:lang w:eastAsia="zh-CN"/>
        </w:rPr>
        <w:t xml:space="preserve"> we can communicate.</w:t>
      </w:r>
    </w:p>
    <w:p w14:paraId="149F4C3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That’s true.</w:t>
      </w:r>
    </w:p>
    <w:p w14:paraId="3E3A99A4" w14:textId="77777777" w:rsidR="00792C08" w:rsidRPr="00E002D6" w:rsidRDefault="00792C08">
      <w:pPr>
        <w:pStyle w:val="a3"/>
        <w:spacing w:line="400" w:lineRule="exact"/>
        <w:ind w:right="181"/>
        <w:rPr>
          <w:rFonts w:ascii="Times New Roman" w:eastAsia="宋体" w:hAnsi="Times New Roman" w:cs="Times New Roman"/>
          <w:spacing w:val="-1"/>
          <w:sz w:val="28"/>
          <w:szCs w:val="28"/>
          <w:lang w:eastAsia="zh-CN"/>
        </w:rPr>
      </w:pPr>
    </w:p>
    <w:p w14:paraId="6924F800"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A4B0685"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dying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凋零的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渐渐消失的</w:t>
      </w:r>
    </w:p>
    <w:p w14:paraId="3B45F315"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satellite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sæt</w:t>
      </w:r>
      <w:proofErr w:type="spellEnd"/>
      <w:r w:rsidRPr="00E002D6">
        <w:rPr>
          <w:rFonts w:ascii="Cambria" w:eastAsia="宋体" w:hAnsi="Cambria" w:cs="Cambria" w:hint="eastAsia"/>
          <w:spacing w:val="-1"/>
          <w:sz w:val="22"/>
          <w:szCs w:val="22"/>
        </w:rPr>
        <w:t>ə</w:t>
      </w:r>
      <w:r w:rsidRPr="00E002D6">
        <w:rPr>
          <w:rFonts w:ascii="Cambria" w:eastAsia="宋体" w:hAnsi="Cambria" w:cs="Cambria"/>
          <w:spacing w:val="-1"/>
          <w:sz w:val="22"/>
          <w:szCs w:val="22"/>
        </w:rPr>
        <w:t>ˌ</w:t>
      </w:r>
      <w:proofErr w:type="spellStart"/>
      <w:r w:rsidRPr="00E002D6">
        <w:rPr>
          <w:rFonts w:ascii="Cambria" w:eastAsia="宋体" w:hAnsi="Cambria" w:cs="Cambria" w:hint="eastAsia"/>
          <w:spacing w:val="-1"/>
          <w:sz w:val="22"/>
          <w:szCs w:val="22"/>
        </w:rPr>
        <w:t>l</w:t>
      </w:r>
      <w:r w:rsidRPr="00E002D6">
        <w:rPr>
          <w:rFonts w:ascii="Cambria" w:eastAsia="宋体" w:hAnsi="Cambria" w:cs="Cambria"/>
          <w:spacing w:val="-1"/>
          <w:sz w:val="22"/>
          <w:szCs w:val="22"/>
        </w:rPr>
        <w:t>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sætəlaɪt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卫星</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本文中作形容词用）</w:t>
      </w:r>
    </w:p>
    <w:p w14:paraId="058B5382"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 xml:space="preserve">cellular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sɛljəlɚ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seljələr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细胞的</w:t>
      </w:r>
    </w:p>
    <w:p w14:paraId="4D0F64C3"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computer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kəmˈpjutɚ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kəmˈpjuːtər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计算机</w:t>
      </w:r>
    </w:p>
    <w:p w14:paraId="62997211"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communicate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kəˈmjunəˌket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kəˈmjuːnɪkeɪt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沟通；联络</w:t>
      </w:r>
      <w:r w:rsidRPr="00E002D6">
        <w:rPr>
          <w:rFonts w:ascii="Times New Roman" w:hAnsi="Times New Roman" w:cs="Times New Roman"/>
          <w:sz w:val="22"/>
          <w:szCs w:val="22"/>
        </w:rPr>
        <w:t xml:space="preserve">  </w:t>
      </w:r>
    </w:p>
    <w:p w14:paraId="33B9DF3A"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expert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ɛksp</w:t>
      </w:r>
      <w:proofErr w:type="spellEnd"/>
      <w:r w:rsidRPr="00E002D6">
        <w:rPr>
          <w:rFonts w:ascii="Cambria" w:eastAsia="宋体" w:hAnsi="Cambria" w:cs="Cambria" w:hint="eastAsia"/>
          <w:spacing w:val="-1"/>
          <w:sz w:val="22"/>
          <w:szCs w:val="22"/>
        </w:rPr>
        <w:t>ɝ</w:t>
      </w:r>
      <w:r w:rsidRPr="00E002D6">
        <w:rPr>
          <w:rFonts w:ascii="Cambria" w:eastAsia="宋体" w:hAnsi="Cambria" w:cs="Cambria"/>
          <w:spacing w:val="-1"/>
          <w:sz w:val="22"/>
          <w:szCs w:val="22"/>
        </w:rPr>
        <w:t>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ekspɜːrt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专家</w:t>
      </w:r>
    </w:p>
    <w:p w14:paraId="7CB580DE"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predict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prɪˈdɪkt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prɪˈdɪkt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预测</w:t>
      </w:r>
    </w:p>
    <w:p w14:paraId="5A1DCBD1"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native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netɪv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neɪtɪv</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当地的</w:t>
      </w:r>
      <w:r w:rsidRPr="00E002D6">
        <w:rPr>
          <w:rFonts w:ascii="Times New Roman" w:hAnsi="Times New Roman" w:cs="Times New Roman"/>
          <w:sz w:val="22"/>
          <w:szCs w:val="22"/>
        </w:rPr>
        <w:t xml:space="preserve"> &amp;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本地人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当地人</w:t>
      </w:r>
      <w:r w:rsidRPr="00E002D6">
        <w:rPr>
          <w:rFonts w:ascii="Times New Roman" w:hAnsi="Times New Roman" w:cs="Times New Roman"/>
          <w:sz w:val="22"/>
          <w:szCs w:val="22"/>
        </w:rPr>
        <w:t xml:space="preserve"> </w:t>
      </w:r>
    </w:p>
    <w:p w14:paraId="442104D7"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extinction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ɪkˈstɪŋkʃən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ɪkˈstɪŋkʃən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绝迹</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灭绝</w:t>
      </w:r>
    </w:p>
    <w:p w14:paraId="41C385DF"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swallow</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swɑlo</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swɑːləʊ</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吞</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噬）</w:t>
      </w:r>
      <w:r w:rsidRPr="00E002D6">
        <w:rPr>
          <w:rFonts w:ascii="Times New Roman" w:hAnsi="Times New Roman" w:cs="Times New Roman"/>
          <w:sz w:val="22"/>
          <w:szCs w:val="22"/>
        </w:rPr>
        <w:t xml:space="preserve"> </w:t>
      </w:r>
    </w:p>
    <w:p w14:paraId="04F386B8"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pity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pɪtɪ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pɪti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遗憾；可惜</w:t>
      </w:r>
    </w:p>
    <w:p w14:paraId="0D83F7FF"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modernization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mɑdɚnəˈzeʃən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mɑːdərnəˈzeɪʃən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现代化</w:t>
      </w:r>
    </w:p>
    <w:p w14:paraId="1ACD9920"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Spain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spen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speɪn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西班牙</w:t>
      </w:r>
    </w:p>
    <w:p w14:paraId="5C782FE6"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Spanish</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spænɪʃ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spænɪʃ</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西班牙语</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西班牙人</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w:t>
      </w:r>
    </w:p>
    <w:p w14:paraId="09D26B24" w14:textId="77777777" w:rsidR="00792C08" w:rsidRPr="00E002D6" w:rsidRDefault="00000000">
      <w:pPr>
        <w:numPr>
          <w:ilvl w:val="0"/>
          <w:numId w:val="122"/>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mother tongue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mʌðɚ</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tʌŋ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hAnsi="Cambria" w:cs="Cambria"/>
          <w:sz w:val="22"/>
          <w:szCs w:val="22"/>
        </w:rPr>
        <w:t>ˌ</w:t>
      </w:r>
      <w:proofErr w:type="spellStart"/>
      <w:r w:rsidRPr="00E002D6">
        <w:rPr>
          <w:rFonts w:ascii="Cambria" w:hAnsi="Cambria" w:cs="Cambria"/>
          <w:sz w:val="22"/>
          <w:szCs w:val="22"/>
        </w:rPr>
        <w:t>mʌðər</w:t>
      </w:r>
      <w:proofErr w:type="spellEnd"/>
      <w:r w:rsidRPr="00E002D6">
        <w:rPr>
          <w:rFonts w:ascii="Cambria" w:hAnsi="Cambria" w:cs="Cambria"/>
          <w:sz w:val="22"/>
          <w:szCs w:val="22"/>
        </w:rPr>
        <w:t xml:space="preserve"> </w:t>
      </w:r>
      <w:proofErr w:type="gramStart"/>
      <w:r w:rsidRPr="00E002D6">
        <w:rPr>
          <w:rFonts w:ascii="Cambria" w:eastAsia="宋体" w:hAnsi="Cambria" w:cs="Cambria"/>
          <w:spacing w:val="-1"/>
          <w:sz w:val="22"/>
          <w:szCs w:val="22"/>
        </w:rPr>
        <w:t>ˈ</w:t>
      </w:r>
      <w:proofErr w:type="spellStart"/>
      <w:r w:rsidRPr="00E002D6">
        <w:rPr>
          <w:rFonts w:ascii="Cambria" w:hAnsi="Cambria" w:cs="Cambria"/>
          <w:sz w:val="22"/>
          <w:szCs w:val="22"/>
        </w:rPr>
        <w:t>tʌŋ</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母语</w:t>
      </w:r>
    </w:p>
    <w:p w14:paraId="6864FCB9"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fluently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fluəntlɪ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fluːəntli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gramEnd"/>
      <w:r w:rsidRPr="00E002D6">
        <w:rPr>
          <w:rFonts w:ascii="Times New Roman" w:hAnsi="Times New Roman" w:cs="Times New Roman"/>
          <w:i/>
          <w:iCs/>
          <w:sz w:val="22"/>
          <w:szCs w:val="22"/>
        </w:rPr>
        <w:t>adv.</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流利地</w:t>
      </w:r>
      <w:r w:rsidRPr="00E002D6">
        <w:rPr>
          <w:rFonts w:ascii="Times New Roman" w:hAnsi="Times New Roman" w:cs="Times New Roman"/>
          <w:sz w:val="22"/>
          <w:szCs w:val="22"/>
        </w:rPr>
        <w:t xml:space="preserve"> </w:t>
      </w:r>
    </w:p>
    <w:p w14:paraId="05402B57" w14:textId="77777777" w:rsidR="00792C08" w:rsidRPr="00E002D6" w:rsidRDefault="00000000">
      <w:pPr>
        <w:numPr>
          <w:ilvl w:val="0"/>
          <w:numId w:val="122"/>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matter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mætɚ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mætər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gramEnd"/>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重要</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要紧</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be important</w:t>
      </w:r>
    </w:p>
    <w:p w14:paraId="09CB4BD3" w14:textId="77777777" w:rsidR="00792C08" w:rsidRPr="00E002D6" w:rsidRDefault="00792C08">
      <w:pPr>
        <w:spacing w:line="400" w:lineRule="exact"/>
        <w:jc w:val="left"/>
        <w:rPr>
          <w:rFonts w:ascii="Times New Roman" w:hAnsi="Times New Roman" w:cs="Times New Roman"/>
          <w:sz w:val="22"/>
          <w:szCs w:val="22"/>
        </w:rPr>
      </w:pPr>
    </w:p>
    <w:p w14:paraId="57289F5D" w14:textId="77777777" w:rsidR="00792C08" w:rsidRPr="00E002D6" w:rsidRDefault="00000000">
      <w:pPr>
        <w:pStyle w:val="a3"/>
        <w:spacing w:line="400" w:lineRule="exact"/>
        <w:ind w:right="181"/>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4C769816" w14:textId="77777777" w:rsidR="00792C08" w:rsidRPr="00E002D6" w:rsidRDefault="00000000">
      <w:pPr>
        <w:pStyle w:val="a7"/>
        <w:widowControl/>
        <w:ind w:firstLineChars="200" w:firstLine="480"/>
        <w:rPr>
          <w:rFonts w:ascii="宋体" w:eastAsia="宋体" w:hAnsi="宋体" w:cs="宋体" w:hint="eastAsia"/>
          <w:color w:val="FDD860" w:themeColor="accent3" w:themeTint="99"/>
        </w:rPr>
      </w:pPr>
      <w:r w:rsidRPr="00E002D6">
        <w:rPr>
          <w:rFonts w:ascii="宋体" w:eastAsia="宋体" w:hAnsi="宋体" w:cs="宋体" w:hint="eastAsia"/>
          <w:color w:val="FDD860" w:themeColor="accent3" w:themeTint="99"/>
        </w:rPr>
        <w:t>本节课学习“比较级结构+</w:t>
      </w:r>
      <w:r w:rsidRPr="00E002D6">
        <w:rPr>
          <w:rFonts w:ascii="Times New Roman" w:eastAsia="宋体" w:hAnsi="Times New Roman" w:cs="Times New Roman"/>
          <w:color w:val="FDD860" w:themeColor="accent3" w:themeTint="99"/>
        </w:rPr>
        <w:t>than ever before</w:t>
      </w:r>
      <w:r w:rsidRPr="00E002D6">
        <w:rPr>
          <w:rFonts w:ascii="宋体" w:eastAsia="宋体" w:hAnsi="宋体" w:cs="宋体" w:hint="eastAsia"/>
          <w:color w:val="FDD860" w:themeColor="accent3" w:themeTint="99"/>
        </w:rPr>
        <w:t>”的用法和“</w:t>
      </w:r>
      <w:r w:rsidRPr="00E002D6">
        <w:rPr>
          <w:rFonts w:ascii="Times New Roman" w:eastAsia="宋体" w:hAnsi="Times New Roman" w:cs="Times New Roman"/>
          <w:color w:val="FDD860" w:themeColor="accent3" w:themeTint="99"/>
        </w:rPr>
        <w:t>happen to + do</w:t>
      </w:r>
      <w:r w:rsidRPr="00E002D6">
        <w:rPr>
          <w:rFonts w:ascii="宋体" w:eastAsia="宋体" w:hAnsi="宋体" w:cs="宋体" w:hint="eastAsia"/>
          <w:color w:val="FDD860" w:themeColor="accent3" w:themeTint="99"/>
        </w:rPr>
        <w:t>”的用法，复习宾语从句。</w:t>
      </w:r>
    </w:p>
    <w:p w14:paraId="7CB5740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“比较级结构</w:t>
      </w:r>
      <w:r w:rsidRPr="00E002D6">
        <w:rPr>
          <w:rFonts w:ascii="Times New Roman" w:hAnsi="Times New Roman" w:cs="Times New Roman" w:hint="eastAsia"/>
          <w:sz w:val="22"/>
          <w:szCs w:val="22"/>
        </w:rPr>
        <w:t>+than ever before</w:t>
      </w:r>
      <w:r w:rsidRPr="00E002D6">
        <w:rPr>
          <w:rFonts w:ascii="Times New Roman" w:hAnsi="Times New Roman" w:cs="Times New Roman" w:hint="eastAsia"/>
          <w:sz w:val="22"/>
          <w:szCs w:val="22"/>
        </w:rPr>
        <w:t>”的用法</w:t>
      </w:r>
    </w:p>
    <w:p w14:paraId="58305FC5"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Today, more people than ever before are speaking to each other through satellite television,</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cellular telephones and computers.</w:t>
      </w:r>
    </w:p>
    <w:p w14:paraId="52D6E9E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现在通过卫星电视、移动电话和计算机来交谈的人要比以往多。</w:t>
      </w:r>
    </w:p>
    <w:p w14:paraId="19D7F48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lastRenderedPageBreak/>
        <w:t>注意</w:t>
      </w:r>
    </w:p>
    <w:p w14:paraId="0CCC759A"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在比较级结构中，</w:t>
      </w:r>
      <w:r w:rsidRPr="00E002D6">
        <w:rPr>
          <w:rFonts w:ascii="Times New Roman" w:hAnsi="Times New Roman" w:cs="Times New Roman" w:hint="eastAsia"/>
          <w:sz w:val="22"/>
          <w:szCs w:val="22"/>
        </w:rPr>
        <w:t>than</w:t>
      </w:r>
      <w:r w:rsidRPr="00E002D6">
        <w:rPr>
          <w:rFonts w:ascii="Times New Roman" w:hAnsi="Times New Roman" w:cs="Times New Roman" w:hint="eastAsia"/>
          <w:sz w:val="22"/>
          <w:szCs w:val="22"/>
        </w:rPr>
        <w:t>之后可接</w:t>
      </w:r>
      <w:r w:rsidRPr="00E002D6">
        <w:rPr>
          <w:rFonts w:ascii="Times New Roman" w:hAnsi="Times New Roman" w:cs="Times New Roman" w:hint="eastAsia"/>
          <w:sz w:val="22"/>
          <w:szCs w:val="22"/>
        </w:rPr>
        <w:t>ever</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before</w:t>
      </w:r>
      <w:r w:rsidRPr="00E002D6">
        <w:rPr>
          <w:rFonts w:ascii="Times New Roman" w:hAnsi="Times New Roman" w:cs="Times New Roman" w:hint="eastAsia"/>
          <w:sz w:val="22"/>
          <w:szCs w:val="22"/>
        </w:rPr>
        <w:t>或</w:t>
      </w:r>
      <w:r w:rsidRPr="00E002D6">
        <w:rPr>
          <w:rFonts w:ascii="Times New Roman" w:hAnsi="Times New Roman" w:cs="Times New Roman" w:hint="eastAsia"/>
          <w:sz w:val="22"/>
          <w:szCs w:val="22"/>
        </w:rPr>
        <w:t>ever before</w:t>
      </w:r>
      <w:r w:rsidRPr="00E002D6">
        <w:rPr>
          <w:rFonts w:ascii="Times New Roman" w:hAnsi="Times New Roman" w:cs="Times New Roman" w:hint="eastAsia"/>
          <w:sz w:val="22"/>
          <w:szCs w:val="22"/>
        </w:rPr>
        <w:t>，表“比以往更</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”之意。</w:t>
      </w:r>
    </w:p>
    <w:p w14:paraId="1AC83BE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含形容词</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副词比较级的从句</w:t>
      </w:r>
      <w:r w:rsidRPr="00E002D6">
        <w:rPr>
          <w:rFonts w:ascii="Times New Roman" w:hAnsi="Times New Roman" w:cs="Times New Roman" w:hint="eastAsia"/>
          <w:sz w:val="22"/>
          <w:szCs w:val="22"/>
        </w:rPr>
        <w:t>+ than ever before</w:t>
      </w:r>
    </w:p>
    <w:p w14:paraId="0EAF1E8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含形容词</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副词比较级的从句</w:t>
      </w:r>
      <w:r w:rsidRPr="00E002D6">
        <w:rPr>
          <w:rFonts w:ascii="Times New Roman" w:hAnsi="Times New Roman" w:cs="Times New Roman" w:hint="eastAsia"/>
          <w:sz w:val="22"/>
          <w:szCs w:val="22"/>
        </w:rPr>
        <w:t>+ than ever / before</w:t>
      </w:r>
    </w:p>
    <w:p w14:paraId="6F3211ED" w14:textId="77777777" w:rsidR="00792C08" w:rsidRPr="00E002D6" w:rsidRDefault="00000000">
      <w:pPr>
        <w:spacing w:line="400" w:lineRule="exact"/>
        <w:rPr>
          <w:rFonts w:ascii="Times New Roman" w:hAnsi="Times New Roman" w:cs="Times New Roman"/>
          <w:sz w:val="22"/>
          <w:szCs w:val="22"/>
          <w:lang w:eastAsia="zh"/>
        </w:rPr>
      </w:pPr>
      <w:r w:rsidRPr="00E002D6">
        <w:rPr>
          <w:rFonts w:ascii="Times New Roman" w:hAnsi="Times New Roman" w:cs="Times New Roman" w:hint="eastAsia"/>
          <w:sz w:val="22"/>
          <w:szCs w:val="22"/>
        </w:rPr>
        <w:t>比以往更</w:t>
      </w:r>
      <w:r w:rsidRPr="00E002D6">
        <w:rPr>
          <w:rFonts w:ascii="Times New Roman" w:hAnsi="Times New Roman" w:cs="Times New Roman" w:hint="eastAsia"/>
          <w:sz w:val="22"/>
          <w:szCs w:val="22"/>
          <w:lang w:eastAsia="zh"/>
        </w:rPr>
        <w:t>……</w:t>
      </w:r>
    </w:p>
    <w:p w14:paraId="6EE6B3D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It is more expensive than ever before to buy a house in Shanghai.</w:t>
      </w:r>
    </w:p>
    <w:p w14:paraId="238E645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现在</w:t>
      </w:r>
      <w:proofErr w:type="gramStart"/>
      <w:r w:rsidRPr="00E002D6">
        <w:rPr>
          <w:rFonts w:ascii="Times New Roman" w:hAnsi="Times New Roman" w:cs="Times New Roman" w:hint="eastAsia"/>
          <w:sz w:val="22"/>
          <w:szCs w:val="22"/>
        </w:rPr>
        <w:t>在</w:t>
      </w:r>
      <w:proofErr w:type="gramEnd"/>
      <w:r w:rsidRPr="00E002D6">
        <w:rPr>
          <w:rFonts w:ascii="Times New Roman" w:hAnsi="Times New Roman" w:cs="Times New Roman" w:hint="eastAsia"/>
          <w:sz w:val="22"/>
          <w:szCs w:val="22"/>
        </w:rPr>
        <w:t>上海买栋房子要比以前贵多了。</w:t>
      </w:r>
    </w:p>
    <w:p w14:paraId="28AB8B9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Janet dances more beautifully than ever before.</w:t>
      </w:r>
    </w:p>
    <w:p w14:paraId="5815CAC2" w14:textId="77777777" w:rsidR="00792C08" w:rsidRPr="00E002D6" w:rsidRDefault="00000000">
      <w:pPr>
        <w:spacing w:line="400" w:lineRule="exact"/>
        <w:rPr>
          <w:rFonts w:ascii="Times New Roman" w:hAnsi="Times New Roman" w:cs="Times New Roman"/>
          <w:sz w:val="22"/>
          <w:szCs w:val="22"/>
        </w:rPr>
      </w:pPr>
      <w:proofErr w:type="gramStart"/>
      <w:r w:rsidRPr="00E002D6">
        <w:rPr>
          <w:rFonts w:ascii="Times New Roman" w:hAnsi="Times New Roman" w:cs="Times New Roman" w:hint="eastAsia"/>
          <w:sz w:val="22"/>
          <w:szCs w:val="22"/>
        </w:rPr>
        <w:t>珍妮特现在</w:t>
      </w:r>
      <w:proofErr w:type="gramEnd"/>
      <w:r w:rsidRPr="00E002D6">
        <w:rPr>
          <w:rFonts w:ascii="Times New Roman" w:hAnsi="Times New Roman" w:cs="Times New Roman" w:hint="eastAsia"/>
          <w:sz w:val="22"/>
          <w:szCs w:val="22"/>
        </w:rPr>
        <w:t>舞跳得比以往好多了。</w:t>
      </w:r>
    </w:p>
    <w:p w14:paraId="57105E33" w14:textId="77777777" w:rsidR="00792C08" w:rsidRPr="00E002D6" w:rsidRDefault="00792C08">
      <w:pPr>
        <w:spacing w:line="400" w:lineRule="exact"/>
        <w:rPr>
          <w:rFonts w:ascii="Times New Roman" w:hAnsi="Times New Roman" w:cs="Times New Roman"/>
          <w:sz w:val="22"/>
          <w:szCs w:val="22"/>
        </w:rPr>
      </w:pPr>
    </w:p>
    <w:p w14:paraId="29FAAFAF"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2. That language happens to be English.</w:t>
      </w:r>
    </w:p>
    <w:p w14:paraId="1132884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=It happens that that language is English.</w:t>
      </w:r>
    </w:p>
    <w:p w14:paraId="5AA3762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那种语言正好是英语。</w:t>
      </w:r>
    </w:p>
    <w:p w14:paraId="4BF9300E" w14:textId="77777777" w:rsidR="00792C08" w:rsidRPr="00E002D6" w:rsidRDefault="00000000">
      <w:pPr>
        <w:spacing w:line="400" w:lineRule="exact"/>
        <w:rPr>
          <w:rFonts w:ascii="Times New Roman" w:hAnsi="Times New Roman" w:cs="Times New Roman"/>
          <w:sz w:val="22"/>
          <w:szCs w:val="22"/>
          <w:lang w:eastAsia="zh"/>
        </w:rPr>
      </w:pPr>
      <w:r w:rsidRPr="00E002D6">
        <w:rPr>
          <w:rFonts w:ascii="Times New Roman" w:hAnsi="Times New Roman" w:cs="Times New Roman" w:hint="eastAsia"/>
          <w:sz w:val="22"/>
          <w:szCs w:val="22"/>
        </w:rPr>
        <w:t>It happens + that</w:t>
      </w:r>
      <w:r w:rsidRPr="00E002D6">
        <w:rPr>
          <w:rFonts w:ascii="Times New Roman" w:hAnsi="Times New Roman" w:cs="Times New Roman" w:hint="eastAsia"/>
          <w:sz w:val="22"/>
          <w:szCs w:val="22"/>
        </w:rPr>
        <w:t>从句</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碰巧</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正好</w:t>
      </w:r>
      <w:r w:rsidRPr="00E002D6">
        <w:rPr>
          <w:rFonts w:ascii="Times New Roman" w:hAnsi="Times New Roman" w:cs="Times New Roman" w:hint="eastAsia"/>
          <w:sz w:val="22"/>
          <w:szCs w:val="22"/>
          <w:lang w:eastAsia="zh"/>
        </w:rPr>
        <w:t>……</w:t>
      </w:r>
    </w:p>
    <w:p w14:paraId="31B55A2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注意</w:t>
      </w:r>
    </w:p>
    <w:p w14:paraId="15509EE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在上列结构中，</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从句中的主语可往前移位置于句首，而因时态之不同，有下列变化。</w:t>
      </w:r>
    </w:p>
    <w:p w14:paraId="50ECCCBF"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主语</w:t>
      </w:r>
      <w:r w:rsidRPr="00E002D6">
        <w:rPr>
          <w:rFonts w:ascii="Times New Roman" w:hAnsi="Times New Roman" w:cs="Times New Roman" w:hint="eastAsia"/>
          <w:sz w:val="22"/>
          <w:szCs w:val="22"/>
        </w:rPr>
        <w:t>+ happen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动词原形</w:t>
      </w:r>
    </w:p>
    <w:p w14:paraId="2777AA8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主语</w:t>
      </w:r>
      <w:r w:rsidRPr="00E002D6">
        <w:rPr>
          <w:rFonts w:ascii="Times New Roman" w:hAnsi="Times New Roman" w:cs="Times New Roman" w:hint="eastAsia"/>
          <w:sz w:val="22"/>
          <w:szCs w:val="22"/>
        </w:rPr>
        <w:t>+ happen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to + have +</w:t>
      </w:r>
      <w:r w:rsidRPr="00E002D6">
        <w:rPr>
          <w:rFonts w:ascii="Times New Roman" w:hAnsi="Times New Roman" w:cs="Times New Roman" w:hint="eastAsia"/>
          <w:sz w:val="22"/>
          <w:szCs w:val="22"/>
        </w:rPr>
        <w:t>过去分词</w:t>
      </w:r>
    </w:p>
    <w:p w14:paraId="34D4FF0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(1)</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时态相同时，</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之后接动词原形。</w:t>
      </w:r>
    </w:p>
    <w:p w14:paraId="6A48025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It happens that he is here.</w:t>
      </w:r>
    </w:p>
    <w:p w14:paraId="678F6F5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时态相同</w:t>
      </w:r>
    </w:p>
    <w:p w14:paraId="04AE65D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=He happens to be here. </w:t>
      </w:r>
      <w:r w:rsidRPr="00E002D6">
        <w:rPr>
          <w:rFonts w:ascii="Times New Roman" w:hAnsi="Times New Roman" w:cs="Times New Roman" w:hint="eastAsia"/>
          <w:sz w:val="22"/>
          <w:szCs w:val="22"/>
        </w:rPr>
        <w:t>他正好在这里。</w:t>
      </w:r>
    </w:p>
    <w:p w14:paraId="3185ED2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It happened that he had some money.</w:t>
      </w:r>
    </w:p>
    <w:p w14:paraId="79E6E6C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时态相同</w:t>
      </w:r>
    </w:p>
    <w:p w14:paraId="2A30275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=He happened to have some money. </w:t>
      </w:r>
      <w:r w:rsidRPr="00E002D6">
        <w:rPr>
          <w:rFonts w:ascii="Times New Roman" w:hAnsi="Times New Roman" w:cs="Times New Roman" w:hint="eastAsia"/>
          <w:sz w:val="22"/>
          <w:szCs w:val="22"/>
        </w:rPr>
        <w:t>他</w:t>
      </w:r>
      <w:proofErr w:type="gramStart"/>
      <w:r w:rsidRPr="00E002D6">
        <w:rPr>
          <w:rFonts w:ascii="Times New Roman" w:hAnsi="Times New Roman" w:cs="Times New Roman" w:hint="eastAsia"/>
          <w:sz w:val="22"/>
          <w:szCs w:val="22"/>
        </w:rPr>
        <w:t>刚好带</w:t>
      </w:r>
      <w:proofErr w:type="gramEnd"/>
      <w:r w:rsidRPr="00E002D6">
        <w:rPr>
          <w:rFonts w:ascii="Times New Roman" w:hAnsi="Times New Roman" w:cs="Times New Roman" w:hint="eastAsia"/>
          <w:sz w:val="22"/>
          <w:szCs w:val="22"/>
        </w:rPr>
        <w:t>了钱。</w:t>
      </w:r>
    </w:p>
    <w:p w14:paraId="14617C7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(2)</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时态不同时，</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之后接“</w:t>
      </w:r>
      <w:r w:rsidRPr="00E002D6">
        <w:rPr>
          <w:rFonts w:ascii="Times New Roman" w:hAnsi="Times New Roman" w:cs="Times New Roman" w:hint="eastAsia"/>
          <w:sz w:val="22"/>
          <w:szCs w:val="22"/>
        </w:rPr>
        <w:t>have+</w:t>
      </w:r>
      <w:r w:rsidRPr="00E002D6">
        <w:rPr>
          <w:rFonts w:ascii="Times New Roman" w:hAnsi="Times New Roman" w:cs="Times New Roman" w:hint="eastAsia"/>
          <w:sz w:val="22"/>
          <w:szCs w:val="22"/>
        </w:rPr>
        <w:t>过去分词”。</w:t>
      </w:r>
    </w:p>
    <w:p w14:paraId="7AF1790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 It happens that he was there.</w:t>
      </w:r>
    </w:p>
    <w:p w14:paraId="1CBC4B5F"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时态不同</w:t>
      </w:r>
    </w:p>
    <w:p w14:paraId="7EA448E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=He happens to have been there. </w:t>
      </w:r>
      <w:r w:rsidRPr="00E002D6">
        <w:rPr>
          <w:rFonts w:ascii="Times New Roman" w:hAnsi="Times New Roman" w:cs="Times New Roman" w:hint="eastAsia"/>
          <w:sz w:val="22"/>
          <w:szCs w:val="22"/>
        </w:rPr>
        <w:t>他当时刚好在那儿。</w:t>
      </w:r>
    </w:p>
    <w:p w14:paraId="7F8E04D5"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It happens that he knew it then.</w:t>
      </w:r>
    </w:p>
    <w:p w14:paraId="065C58B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时态不同</w:t>
      </w:r>
    </w:p>
    <w:p w14:paraId="1FC334C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 xml:space="preserve">He happens to have known it then. </w:t>
      </w:r>
      <w:r w:rsidRPr="00E002D6">
        <w:rPr>
          <w:rFonts w:ascii="Times New Roman" w:hAnsi="Times New Roman" w:cs="Times New Roman" w:hint="eastAsia"/>
          <w:sz w:val="22"/>
          <w:szCs w:val="22"/>
        </w:rPr>
        <w:t>他碰巧当时知道这件事。</w:t>
      </w:r>
    </w:p>
    <w:p w14:paraId="1ECC6BCB" w14:textId="77777777" w:rsidR="00792C08" w:rsidRPr="00E002D6" w:rsidRDefault="00792C08">
      <w:pPr>
        <w:spacing w:line="400" w:lineRule="exact"/>
        <w:rPr>
          <w:rFonts w:ascii="Times New Roman" w:hAnsi="Times New Roman" w:cs="Times New Roman"/>
          <w:sz w:val="22"/>
          <w:szCs w:val="22"/>
        </w:rPr>
      </w:pPr>
    </w:p>
    <w:p w14:paraId="235018C0" w14:textId="77777777" w:rsidR="00792C08" w:rsidRPr="00E002D6" w:rsidRDefault="00792C08">
      <w:pPr>
        <w:spacing w:line="400" w:lineRule="exact"/>
        <w:rPr>
          <w:rFonts w:ascii="Times New Roman" w:hAnsi="Times New Roman" w:cs="Times New Roman"/>
          <w:sz w:val="22"/>
          <w:szCs w:val="22"/>
        </w:rPr>
      </w:pPr>
    </w:p>
    <w:p w14:paraId="52D23499" w14:textId="77777777" w:rsidR="00792C08" w:rsidRPr="00E002D6" w:rsidRDefault="00000000">
      <w:pPr>
        <w:spacing w:line="400" w:lineRule="exact"/>
        <w:jc w:val="left"/>
        <w:rPr>
          <w:rFonts w:ascii="Times New Roman" w:hAnsi="Times New Roman" w:cs="Times New Roman"/>
          <w:i/>
          <w:sz w:val="22"/>
          <w:szCs w:val="22"/>
        </w:rPr>
      </w:pPr>
      <w:r w:rsidRPr="00E002D6">
        <w:rPr>
          <w:rFonts w:ascii="Times New Roman" w:hAnsi="Times New Roman" w:cs="Times New Roman" w:hint="eastAsia"/>
          <w:b/>
          <w:bCs/>
          <w:i/>
          <w:iCs/>
          <w:sz w:val="32"/>
          <w:szCs w:val="40"/>
        </w:rPr>
        <w:lastRenderedPageBreak/>
        <w:t>Part 4: Exercise</w:t>
      </w:r>
    </w:p>
    <w:p w14:paraId="6538A9E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找出下列句子中含有宾语从句的句子</w:t>
      </w:r>
    </w:p>
    <w:p w14:paraId="49DBA27E"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The news that our team won the game spread quickly.</w:t>
      </w:r>
    </w:p>
    <w:p w14:paraId="09F59AD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I can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 understand why he gave up such a good chance.</w:t>
      </w:r>
    </w:p>
    <w:p w14:paraId="2E42B0A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The man that is standing by the door is our new teacher.</w:t>
      </w:r>
    </w:p>
    <w:p w14:paraId="4F7FE27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Could you explain how this machine works?</w:t>
      </w:r>
    </w:p>
    <w:p w14:paraId="7820BDD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If you don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 work hard, you will fall behind others.</w:t>
      </w:r>
    </w:p>
    <w:p w14:paraId="1B2082B5"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⑥</w:t>
      </w:r>
      <w:r w:rsidRPr="00E002D6">
        <w:rPr>
          <w:rFonts w:ascii="Times New Roman" w:hAnsi="Times New Roman" w:cs="Times New Roman" w:hint="eastAsia"/>
          <w:sz w:val="22"/>
          <w:szCs w:val="22"/>
        </w:rPr>
        <w:t xml:space="preserve"> We all expect that they will win the final match.</w:t>
      </w:r>
    </w:p>
    <w:p w14:paraId="49430EE1"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He promised to finish the work ahead of time.</w:t>
      </w:r>
    </w:p>
    <w:p w14:paraId="2C9E9F4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What he did yesterday surprised all of us.</w:t>
      </w:r>
    </w:p>
    <w:p w14:paraId="5C5098C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⑨</w:t>
      </w:r>
      <w:r w:rsidRPr="00E002D6">
        <w:rPr>
          <w:rFonts w:ascii="Times New Roman" w:hAnsi="Times New Roman" w:cs="Times New Roman" w:hint="eastAsia"/>
          <w:sz w:val="22"/>
          <w:szCs w:val="22"/>
        </w:rPr>
        <w:t xml:space="preserve"> I wonder whether they have reached an agreement.</w:t>
      </w:r>
    </w:p>
    <w:p w14:paraId="1B027A3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The suggestion that he made at the meeting was useful.</w:t>
      </w:r>
    </w:p>
    <w:p w14:paraId="49175AFC" w14:textId="77777777" w:rsidR="00792C08" w:rsidRPr="00E002D6" w:rsidRDefault="00792C08">
      <w:pPr>
        <w:spacing w:line="400" w:lineRule="exact"/>
        <w:rPr>
          <w:rFonts w:ascii="Times New Roman" w:hAnsi="Times New Roman" w:cs="Times New Roman"/>
          <w:b/>
          <w:bCs/>
          <w:i/>
          <w:iCs/>
          <w:sz w:val="32"/>
          <w:szCs w:val="40"/>
        </w:rPr>
      </w:pPr>
    </w:p>
    <w:p w14:paraId="200A489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翻译</w:t>
      </w:r>
    </w:p>
    <w:p w14:paraId="458EC668"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如今越来越多的人借助卫星设备交流，比以往更加频繁。（</w:t>
      </w:r>
      <w:r w:rsidRPr="00E002D6">
        <w:rPr>
          <w:rFonts w:ascii="Times New Roman" w:hAnsi="Times New Roman" w:cs="Times New Roman" w:hint="eastAsia"/>
          <w:sz w:val="22"/>
          <w:szCs w:val="22"/>
        </w:rPr>
        <w:t>satellite</w:t>
      </w:r>
      <w:r w:rsidRPr="00E002D6">
        <w:rPr>
          <w:rFonts w:ascii="Times New Roman" w:hAnsi="Times New Roman" w:cs="Times New Roman" w:hint="eastAsia"/>
          <w:sz w:val="22"/>
          <w:szCs w:val="22"/>
        </w:rPr>
        <w:t>）</w:t>
      </w:r>
    </w:p>
    <w:p w14:paraId="115E548F"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现在人们使用电脑办公比以往更加普遍。（</w:t>
      </w:r>
      <w:r w:rsidRPr="00E002D6">
        <w:rPr>
          <w:rFonts w:ascii="Times New Roman" w:hAnsi="Times New Roman" w:cs="Times New Roman" w:hint="eastAsia"/>
          <w:sz w:val="22"/>
          <w:szCs w:val="22"/>
        </w:rPr>
        <w:t>computer</w:t>
      </w:r>
      <w:r w:rsidRPr="00E002D6">
        <w:rPr>
          <w:rFonts w:ascii="Times New Roman" w:hAnsi="Times New Roman" w:cs="Times New Roman" w:hint="eastAsia"/>
          <w:sz w:val="22"/>
          <w:szCs w:val="22"/>
        </w:rPr>
        <w:t>）</w:t>
      </w:r>
    </w:p>
    <w:p w14:paraId="6ADE9E14"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年轻人如今比以往更擅长互相沟通。（</w:t>
      </w:r>
      <w:r w:rsidRPr="00E002D6">
        <w:rPr>
          <w:rFonts w:ascii="Times New Roman" w:hAnsi="Times New Roman" w:cs="Times New Roman" w:hint="eastAsia"/>
          <w:sz w:val="22"/>
          <w:szCs w:val="22"/>
        </w:rPr>
        <w:t>communicate</w:t>
      </w:r>
      <w:r w:rsidRPr="00E002D6">
        <w:rPr>
          <w:rFonts w:ascii="Times New Roman" w:hAnsi="Times New Roman" w:cs="Times New Roman" w:hint="eastAsia"/>
          <w:sz w:val="22"/>
          <w:szCs w:val="22"/>
        </w:rPr>
        <w:t>）</w:t>
      </w:r>
    </w:p>
    <w:p w14:paraId="796364F1"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这位学者碰巧是一名语言研究专家。（</w:t>
      </w:r>
      <w:r w:rsidRPr="00E002D6">
        <w:rPr>
          <w:rFonts w:ascii="Times New Roman" w:hAnsi="Times New Roman" w:cs="Times New Roman" w:hint="eastAsia"/>
          <w:sz w:val="22"/>
          <w:szCs w:val="22"/>
        </w:rPr>
        <w:t>expert</w:t>
      </w:r>
      <w:r w:rsidRPr="00E002D6">
        <w:rPr>
          <w:rFonts w:ascii="Times New Roman" w:hAnsi="Times New Roman" w:cs="Times New Roman" w:hint="eastAsia"/>
          <w:sz w:val="22"/>
          <w:szCs w:val="22"/>
        </w:rPr>
        <w:t>）</w:t>
      </w:r>
    </w:p>
    <w:p w14:paraId="75245F2B"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科学家如今比以往更精准地预测自然变化。（</w:t>
      </w:r>
      <w:r w:rsidRPr="00E002D6">
        <w:rPr>
          <w:rFonts w:ascii="Times New Roman" w:hAnsi="Times New Roman" w:cs="Times New Roman" w:hint="eastAsia"/>
          <w:sz w:val="22"/>
          <w:szCs w:val="22"/>
        </w:rPr>
        <w:t>predict</w:t>
      </w:r>
      <w:r w:rsidRPr="00E002D6">
        <w:rPr>
          <w:rFonts w:ascii="Times New Roman" w:hAnsi="Times New Roman" w:cs="Times New Roman" w:hint="eastAsia"/>
          <w:sz w:val="22"/>
          <w:szCs w:val="22"/>
        </w:rPr>
        <w:t>）</w:t>
      </w:r>
    </w:p>
    <w:p w14:paraId="0F63EAF0"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很多古老语言如今比以往更濒临消亡。（</w:t>
      </w:r>
      <w:r w:rsidRPr="00E002D6">
        <w:rPr>
          <w:rFonts w:ascii="Times New Roman" w:hAnsi="Times New Roman" w:cs="Times New Roman" w:hint="eastAsia"/>
          <w:sz w:val="22"/>
          <w:szCs w:val="22"/>
        </w:rPr>
        <w:t>dying</w:t>
      </w:r>
      <w:r w:rsidRPr="00E002D6">
        <w:rPr>
          <w:rFonts w:ascii="Times New Roman" w:hAnsi="Times New Roman" w:cs="Times New Roman" w:hint="eastAsia"/>
          <w:sz w:val="22"/>
          <w:szCs w:val="22"/>
        </w:rPr>
        <w:t>）</w:t>
      </w:r>
    </w:p>
    <w:p w14:paraId="0738A579"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他</w:t>
      </w:r>
      <w:proofErr w:type="gramStart"/>
      <w:r w:rsidRPr="00E002D6">
        <w:rPr>
          <w:rFonts w:ascii="Times New Roman" w:hAnsi="Times New Roman" w:cs="Times New Roman" w:hint="eastAsia"/>
          <w:sz w:val="22"/>
          <w:szCs w:val="22"/>
        </w:rPr>
        <w:t>碰巧能</w:t>
      </w:r>
      <w:proofErr w:type="gramEnd"/>
      <w:r w:rsidRPr="00E002D6">
        <w:rPr>
          <w:rFonts w:ascii="Times New Roman" w:hAnsi="Times New Roman" w:cs="Times New Roman" w:hint="eastAsia"/>
          <w:sz w:val="22"/>
          <w:szCs w:val="22"/>
        </w:rPr>
        <w:t>流利地讲自己的母语。（</w:t>
      </w:r>
      <w:r w:rsidRPr="00E002D6">
        <w:rPr>
          <w:rFonts w:ascii="Times New Roman" w:hAnsi="Times New Roman" w:cs="Times New Roman" w:hint="eastAsia"/>
          <w:sz w:val="22"/>
          <w:szCs w:val="22"/>
        </w:rPr>
        <w:t>fluently</w:t>
      </w:r>
      <w:r w:rsidRPr="00E002D6">
        <w:rPr>
          <w:rFonts w:ascii="Times New Roman" w:hAnsi="Times New Roman" w:cs="Times New Roman" w:hint="eastAsia"/>
          <w:sz w:val="22"/>
          <w:szCs w:val="22"/>
        </w:rPr>
        <w:t>）</w:t>
      </w:r>
    </w:p>
    <w:p w14:paraId="2330D3D9" w14:textId="77777777" w:rsidR="00792C08" w:rsidRPr="00E002D6" w:rsidRDefault="00000000">
      <w:pPr>
        <w:numPr>
          <w:ilvl w:val="0"/>
          <w:numId w:val="123"/>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在发展进程中，本土文化如今比以往更加重要。（</w:t>
      </w:r>
      <w:r w:rsidRPr="00E002D6">
        <w:rPr>
          <w:rFonts w:ascii="Times New Roman" w:hAnsi="Times New Roman" w:cs="Times New Roman" w:hint="eastAsia"/>
          <w:sz w:val="22"/>
          <w:szCs w:val="22"/>
        </w:rPr>
        <w:t>matter</w:t>
      </w:r>
      <w:r w:rsidRPr="00E002D6">
        <w:rPr>
          <w:rFonts w:ascii="Times New Roman" w:hAnsi="Times New Roman" w:cs="Times New Roman" w:hint="eastAsia"/>
          <w:sz w:val="22"/>
          <w:szCs w:val="22"/>
        </w:rPr>
        <w:t>）</w:t>
      </w:r>
    </w:p>
    <w:p w14:paraId="233BEAD9" w14:textId="77777777" w:rsidR="00792C08" w:rsidRPr="00E002D6" w:rsidRDefault="00792C08">
      <w:pPr>
        <w:spacing w:line="400" w:lineRule="exact"/>
        <w:rPr>
          <w:rFonts w:ascii="Times New Roman" w:hAnsi="Times New Roman" w:cs="Times New Roman"/>
          <w:sz w:val="22"/>
          <w:szCs w:val="22"/>
        </w:rPr>
      </w:pPr>
    </w:p>
    <w:p w14:paraId="4CAD577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3. </w:t>
      </w:r>
      <w:r w:rsidRPr="00E002D6">
        <w:rPr>
          <w:rFonts w:ascii="Times New Roman" w:hAnsi="Times New Roman" w:cs="Times New Roman"/>
          <w:sz w:val="22"/>
          <w:szCs w:val="22"/>
        </w:rPr>
        <w:t>找出复合关系词引导的从句，指出是复合关系副词还是复合关系代词，并把复合关系词还原。找出名词性从句，指出该从句在句中作什么成分。</w:t>
      </w:r>
    </w:p>
    <w:p w14:paraId="3100E811"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br w:type="page"/>
      </w:r>
    </w:p>
    <w:p w14:paraId="0AD38F5F" w14:textId="77777777" w:rsidR="00792C08" w:rsidRPr="00E002D6" w:rsidRDefault="00792C08">
      <w:pPr>
        <w:spacing w:line="400" w:lineRule="exact"/>
        <w:rPr>
          <w:rFonts w:ascii="Times New Roman" w:hAnsi="Times New Roman" w:cs="Times New Roman"/>
          <w:b/>
          <w:bCs/>
          <w:i/>
          <w:iCs/>
          <w:sz w:val="32"/>
          <w:szCs w:val="40"/>
        </w:rPr>
      </w:pPr>
    </w:p>
    <w:p w14:paraId="712FF604"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65-66</w:t>
      </w:r>
    </w:p>
    <w:p w14:paraId="57FDF4BB" w14:textId="77777777" w:rsidR="00792C08" w:rsidRPr="00E002D6" w:rsidRDefault="00000000">
      <w:pPr>
        <w:spacing w:line="400" w:lineRule="exact"/>
        <w:jc w:val="center"/>
        <w:rPr>
          <w:rFonts w:ascii="Cambria" w:hAnsi="Cambria" w:cs="Cambria"/>
          <w:sz w:val="22"/>
          <w:szCs w:val="22"/>
        </w:rPr>
      </w:pPr>
      <w:r w:rsidRPr="00E002D6">
        <w:rPr>
          <w:rFonts w:ascii="Cambria" w:hAnsi="Cambria" w:cs="Cambria"/>
          <w:sz w:val="22"/>
          <w:szCs w:val="22"/>
        </w:rPr>
        <w:t>/</w:t>
      </w:r>
      <w:proofErr w:type="spellStart"/>
      <w:r w:rsidRPr="00E002D6">
        <w:rPr>
          <w:rFonts w:ascii="Cambria" w:hAnsi="Cambria" w:cs="Cambria"/>
          <w:i/>
          <w:iCs/>
          <w:sz w:val="22"/>
          <w:szCs w:val="22"/>
        </w:rPr>
        <w:t>ɪˈtæljən</w:t>
      </w:r>
      <w:proofErr w:type="spellEnd"/>
      <w:proofErr w:type="gramStart"/>
      <w:r w:rsidRPr="00E002D6">
        <w:rPr>
          <w:rFonts w:ascii="Cambria" w:hAnsi="Cambria" w:cs="Cambria"/>
          <w:sz w:val="22"/>
          <w:szCs w:val="22"/>
        </w:rPr>
        <w:t>/</w:t>
      </w:r>
      <w:r w:rsidRPr="00E002D6">
        <w:rPr>
          <w:rFonts w:ascii="Cambria" w:hAnsi="Cambria" w:cs="Cambria" w:hint="eastAsia"/>
          <w:sz w:val="22"/>
          <w:szCs w:val="22"/>
        </w:rPr>
        <w:t xml:space="preserve">  </w:t>
      </w:r>
      <w:r w:rsidRPr="00E002D6">
        <w:rPr>
          <w:rFonts w:ascii="Cambria" w:hAnsi="Cambria" w:cs="Cambria"/>
          <w:sz w:val="22"/>
          <w:szCs w:val="22"/>
        </w:rPr>
        <w:t>/</w:t>
      </w:r>
      <w:proofErr w:type="gramEnd"/>
      <w:r w:rsidRPr="00E002D6">
        <w:rPr>
          <w:rFonts w:ascii="Cambria" w:hAnsi="Cambria" w:cs="Cambria"/>
          <w:i/>
          <w:iCs/>
          <w:sz w:val="22"/>
          <w:szCs w:val="22"/>
        </w:rPr>
        <w:t>ˈ</w:t>
      </w:r>
      <w:proofErr w:type="spellStart"/>
      <w:r w:rsidRPr="00E002D6">
        <w:rPr>
          <w:rFonts w:ascii="Cambria" w:hAnsi="Cambria" w:cs="Cambria"/>
          <w:i/>
          <w:iCs/>
          <w:sz w:val="22"/>
          <w:szCs w:val="22"/>
        </w:rPr>
        <w:t>kʌltʃɚ</w:t>
      </w:r>
      <w:proofErr w:type="spellEnd"/>
      <w:r w:rsidRPr="00E002D6">
        <w:rPr>
          <w:rFonts w:ascii="Cambria" w:hAnsi="Cambria" w:cs="Cambria"/>
          <w:sz w:val="22"/>
          <w:szCs w:val="22"/>
        </w:rPr>
        <w:t>/</w:t>
      </w:r>
    </w:p>
    <w:p w14:paraId="44A29EBF"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Italian Culture</w:t>
      </w:r>
    </w:p>
    <w:p w14:paraId="2DB0E60C" w14:textId="77777777" w:rsidR="00792C08" w:rsidRPr="00E002D6" w:rsidRDefault="00792C08">
      <w:pPr>
        <w:spacing w:line="400" w:lineRule="exact"/>
        <w:jc w:val="center"/>
        <w:rPr>
          <w:rFonts w:ascii="Times New Roman" w:hAnsi="Times New Roman" w:cs="Times New Roman"/>
          <w:b/>
          <w:bCs/>
          <w:sz w:val="36"/>
          <w:szCs w:val="44"/>
        </w:rPr>
      </w:pPr>
    </w:p>
    <w:p w14:paraId="767619F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2BCF4777"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ɪtəlɪ</w:t>
      </w:r>
      <w:proofErr w:type="spellEnd"/>
      <w:r w:rsidRPr="00E002D6">
        <w:rPr>
          <w:rFonts w:ascii="Cambria" w:hAnsi="Cambria" w:cs="Cambria"/>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lænd</w:t>
      </w:r>
      <w:proofErr w:type="spellEnd"/>
      <w:proofErr w:type="gramStart"/>
      <w:r w:rsidRPr="00E002D6">
        <w:rPr>
          <w:rFonts w:ascii="Cambria" w:hAnsi="Cambria" w:cs="Cambria"/>
          <w:sz w:val="22"/>
          <w:szCs w:val="22"/>
        </w:rPr>
        <w:t>/</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gramEnd"/>
      <w:r w:rsidRPr="00E002D6">
        <w:rPr>
          <w:rFonts w:ascii="Cambria" w:hAnsi="Cambria" w:cs="Cambria"/>
          <w:i/>
          <w:iCs/>
          <w:sz w:val="22"/>
          <w:szCs w:val="22"/>
        </w:rPr>
        <w:t>ˈ</w:t>
      </w:r>
      <w:proofErr w:type="spellStart"/>
      <w:r w:rsidRPr="00E002D6">
        <w:rPr>
          <w:rFonts w:ascii="Cambria" w:hAnsi="Cambria" w:cs="Cambria"/>
          <w:i/>
          <w:iCs/>
          <w:sz w:val="22"/>
          <w:szCs w:val="22"/>
        </w:rPr>
        <w:t>hɪstrɪ</w:t>
      </w:r>
      <w:proofErr w:type="spellEnd"/>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r w:rsidRPr="00E002D6">
        <w:rPr>
          <w:rFonts w:ascii="Cambria" w:hAnsi="Cambria" w:cs="Cambria"/>
          <w:i/>
          <w:iCs/>
          <w:sz w:val="22"/>
          <w:szCs w:val="22"/>
        </w:rPr>
        <w:t>ˈ</w:t>
      </w:r>
      <w:proofErr w:type="spellStart"/>
      <w:r w:rsidRPr="00E002D6">
        <w:rPr>
          <w:rFonts w:ascii="Cambria" w:hAnsi="Cambria" w:cs="Cambria"/>
          <w:i/>
          <w:iCs/>
          <w:sz w:val="22"/>
          <w:szCs w:val="22"/>
        </w:rPr>
        <w:t>enʃənt</w:t>
      </w:r>
      <w:proofErr w:type="spellEnd"/>
      <w:r w:rsidRPr="00E002D6">
        <w:rPr>
          <w:rFonts w:ascii="Cambria" w:hAnsi="Cambria" w:cs="Cambria"/>
          <w:sz w:val="22"/>
          <w:szCs w:val="22"/>
        </w:rPr>
        <w:t>/</w:t>
      </w:r>
    </w:p>
    <w:p w14:paraId="49F56A2F"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Italy is a land of history and culture.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And as we all know,</w:t>
      </w:r>
      <w:r w:rsidRPr="00E002D6">
        <w:rPr>
          <w:rFonts w:ascii="Times New Roman" w:eastAsia="宋体" w:hAnsi="Times New Roman" w:cs="Times New Roman" w:hint="eastAsia"/>
          <w:spacing w:val="-1"/>
          <w:sz w:val="28"/>
          <w:szCs w:val="28"/>
        </w:rPr>
        <w:t xml:space="preserve"> </w:t>
      </w:r>
      <w:proofErr w:type="gramStart"/>
      <w:r w:rsidRPr="00E002D6">
        <w:rPr>
          <w:rFonts w:ascii="Times New Roman" w:eastAsia="宋体" w:hAnsi="Times New Roman" w:cs="Times New Roman"/>
          <w:spacing w:val="-1"/>
          <w:sz w:val="28"/>
          <w:szCs w:val="28"/>
        </w:rPr>
        <w:t>the ancient</w:t>
      </w:r>
      <w:proofErr w:type="gramEnd"/>
      <w:r w:rsidRPr="00E002D6">
        <w:rPr>
          <w:rFonts w:ascii="Times New Roman" w:eastAsia="宋体" w:hAnsi="Times New Roman" w:cs="Times New Roman" w:hint="eastAsia"/>
          <w:spacing w:val="-1"/>
          <w:sz w:val="28"/>
          <w:szCs w:val="28"/>
        </w:rPr>
        <w:t xml:space="preserve"> </w:t>
      </w:r>
    </w:p>
    <w:p w14:paraId="66F771A0"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ɑrkəˌtɛktʃɚ</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brɛθˌtekɪŋ</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praᴜd</w:t>
      </w:r>
      <w:proofErr w:type="spellEnd"/>
      <w:r w:rsidRPr="00E002D6">
        <w:rPr>
          <w:rFonts w:ascii="Cambria" w:eastAsia="宋体" w:hAnsi="Cambria" w:cs="Cambria"/>
          <w:spacing w:val="-1"/>
          <w:sz w:val="22"/>
          <w:szCs w:val="22"/>
        </w:rPr>
        <w:t>/</w:t>
      </w:r>
    </w:p>
    <w:p w14:paraId="3DCEFE30"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architecture there is breathtaking. Just as we Chinese are proud of our</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history and culture,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so are the Italians.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One of their traditions is to enjoy a</w:t>
      </w:r>
    </w:p>
    <w:p w14:paraId="48FA42F7"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mɪdˌde</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mil</w:t>
      </w: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w:t>
      </w:r>
      <w:r w:rsidRPr="00E002D6">
        <w:rPr>
          <w:rFonts w:ascii="Cambria" w:eastAsia="宋体" w:hAnsi="Cambria" w:cs="Cambria" w:hint="eastAsia"/>
          <w:i/>
          <w:iCs/>
          <w:spacing w:val="-1"/>
          <w:sz w:val="22"/>
          <w:szCs w:val="22"/>
        </w:rPr>
        <w:t>ˈ</w:t>
      </w:r>
      <w:r w:rsidRPr="00E002D6">
        <w:rPr>
          <w:rFonts w:ascii="Cambria" w:eastAsia="宋体" w:hAnsi="Cambria" w:cs="Cambria" w:hint="eastAsia"/>
          <w:i/>
          <w:iCs/>
          <w:spacing w:val="-1"/>
          <w:sz w:val="22"/>
          <w:szCs w:val="22"/>
        </w:rPr>
        <w:t>l</w:t>
      </w:r>
      <w:r w:rsidRPr="00E002D6">
        <w:rPr>
          <w:rFonts w:ascii="Cambria" w:eastAsia="宋体" w:hAnsi="Cambria" w:cs="Cambria" w:hint="eastAsia"/>
          <w:i/>
          <w:iCs/>
          <w:spacing w:val="-1"/>
          <w:sz w:val="22"/>
          <w:szCs w:val="22"/>
        </w:rPr>
        <w:t>ɛŋ</w:t>
      </w:r>
      <w:r w:rsidRPr="00E002D6">
        <w:rPr>
          <w:rFonts w:ascii="Cambria" w:eastAsia="宋体" w:hAnsi="Cambria" w:cs="Cambria" w:hint="eastAsia"/>
          <w:i/>
          <w:iCs/>
          <w:spacing w:val="-1"/>
          <w:sz w:val="22"/>
          <w:szCs w:val="22"/>
        </w:rPr>
        <w:t>k</w:t>
      </w:r>
      <w:r w:rsidRPr="00E002D6">
        <w:rPr>
          <w:rFonts w:ascii="Cambria" w:eastAsia="宋体" w:hAnsi="Cambria" w:cs="Cambria" w:hint="eastAsia"/>
          <w:i/>
          <w:iCs/>
          <w:spacing w:val="-1"/>
          <w:sz w:val="22"/>
          <w:szCs w:val="22"/>
        </w:rPr>
        <w:t>θɪ</w:t>
      </w:r>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læst</w:t>
      </w:r>
      <w:proofErr w:type="spellEnd"/>
      <w:r w:rsidRPr="00E002D6">
        <w:rPr>
          <w:rFonts w:ascii="Cambria" w:eastAsia="宋体" w:hAnsi="Cambria" w:cs="Cambria"/>
          <w:spacing w:val="-1"/>
          <w:sz w:val="22"/>
          <w:szCs w:val="22"/>
        </w:rPr>
        <w:t>/</w:t>
      </w:r>
    </w:p>
    <w:p w14:paraId="43E7DB2B"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long midday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meal.</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This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lengthy lunch can last up to four hours!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As you</w:t>
      </w:r>
    </w:p>
    <w:p w14:paraId="30CFC781"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ɪˈmædʒɪn</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tʃætɪŋ</w:t>
      </w:r>
      <w:proofErr w:type="spellEnd"/>
      <w:r w:rsidRPr="00E002D6">
        <w:rPr>
          <w:rFonts w:ascii="Cambria" w:eastAsia="宋体" w:hAnsi="Cambria" w:cs="Cambria"/>
          <w:spacing w:val="-1"/>
          <w:sz w:val="22"/>
          <w:szCs w:val="22"/>
        </w:rPr>
        <w:t>/</w:t>
      </w:r>
    </w:p>
    <w:p w14:paraId="2E257343"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can imagine,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after all the eating,</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drinking and chatting,</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they need to take a</w:t>
      </w:r>
    </w:p>
    <w:p w14:paraId="6DC38B2F"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w:t>
      </w:r>
      <w:proofErr w:type="spellStart"/>
      <w:r w:rsidRPr="00E002D6">
        <w:rPr>
          <w:rFonts w:ascii="Cambria" w:eastAsia="宋体" w:hAnsi="Cambria" w:cs="Cambria"/>
          <w:i/>
          <w:iCs/>
          <w:spacing w:val="-1"/>
          <w:sz w:val="22"/>
          <w:szCs w:val="22"/>
        </w:rPr>
        <w:t>næp</w:t>
      </w:r>
      <w:proofErr w:type="spellEnd"/>
      <w:r w:rsidRPr="00E002D6">
        <w:rPr>
          <w:rFonts w:ascii="Cambria" w:eastAsia="宋体" w:hAnsi="Cambria" w:cs="Cambria"/>
          <w:spacing w:val="-1"/>
          <w:sz w:val="22"/>
          <w:szCs w:val="22"/>
        </w:rPr>
        <w:t>/</w:t>
      </w:r>
    </w:p>
    <w:p w14:paraId="01BF6C9C"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nap.</w:t>
      </w:r>
    </w:p>
    <w:p w14:paraId="27B64AC1"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kʌstəm</w:t>
      </w:r>
      <w:proofErr w:type="spellEnd"/>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stʌmək</w:t>
      </w:r>
      <w:proofErr w:type="spellEnd"/>
      <w:r w:rsidRPr="00E002D6">
        <w:rPr>
          <w:rFonts w:ascii="Cambria" w:eastAsia="宋体" w:hAnsi="Cambria" w:cs="Cambria"/>
          <w:spacing w:val="-1"/>
          <w:sz w:val="22"/>
          <w:szCs w:val="22"/>
        </w:rPr>
        <w:t>/</w:t>
      </w:r>
    </w:p>
    <w:p w14:paraId="175E9CCB"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Well,</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this custom may be great for the stomach,</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but it’s not so great</w:t>
      </w:r>
    </w:p>
    <w:p w14:paraId="23B1D796"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sɚˈpraɪzd</w:t>
      </w:r>
      <w:proofErr w:type="spellEnd"/>
      <w:r w:rsidRPr="00E002D6">
        <w:rPr>
          <w:rFonts w:ascii="Cambria" w:eastAsia="宋体" w:hAnsi="Cambria" w:cs="Cambria"/>
          <w:spacing w:val="-1"/>
          <w:sz w:val="22"/>
          <w:szCs w:val="22"/>
        </w:rPr>
        <w:t>/</w:t>
      </w:r>
    </w:p>
    <w:p w14:paraId="78A86609"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for getting</w:t>
      </w:r>
      <w:proofErr w:type="gramEnd"/>
      <w:r w:rsidRPr="00E002D6">
        <w:rPr>
          <w:rFonts w:ascii="Times New Roman" w:eastAsia="宋体" w:hAnsi="Times New Roman" w:cs="Times New Roman"/>
          <w:spacing w:val="-1"/>
          <w:sz w:val="28"/>
          <w:szCs w:val="28"/>
        </w:rPr>
        <w:t xml:space="preserve"> things done.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If you happen to be in Italy,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don’t be surprised if</w:t>
      </w:r>
    </w:p>
    <w:p w14:paraId="6F5F7196"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ˈpost ˌ</w:t>
      </w:r>
      <w:proofErr w:type="spellStart"/>
      <w:r w:rsidRPr="00E002D6">
        <w:rPr>
          <w:rFonts w:ascii="Cambria" w:eastAsia="宋体" w:hAnsi="Cambria" w:cs="Cambria"/>
          <w:i/>
          <w:iCs/>
          <w:spacing w:val="-1"/>
          <w:sz w:val="22"/>
          <w:szCs w:val="22"/>
        </w:rPr>
        <w:t>ɔfɪsɪz</w:t>
      </w:r>
      <w:proofErr w:type="spellEnd"/>
      <w:r w:rsidRPr="00E002D6">
        <w:rPr>
          <w:rFonts w:ascii="Cambria" w:eastAsia="宋体" w:hAnsi="Cambria" w:cs="Cambria"/>
          <w:spacing w:val="-1"/>
          <w:sz w:val="22"/>
          <w:szCs w:val="22"/>
        </w:rPr>
        <w:t>/</w:t>
      </w:r>
    </w:p>
    <w:p w14:paraId="3B956D52" w14:textId="77777777" w:rsidR="00792C08" w:rsidRPr="00E002D6" w:rsidRDefault="00000000">
      <w:pPr>
        <w:spacing w:line="400" w:lineRule="exact"/>
        <w:rPr>
          <w:rFonts w:ascii="Times New Roman" w:eastAsia="宋体" w:hAnsi="Times New Roman" w:cs="Times New Roman"/>
          <w:spacing w:val="-1"/>
          <w:sz w:val="28"/>
          <w:szCs w:val="28"/>
        </w:rPr>
      </w:pPr>
      <w:proofErr w:type="gramStart"/>
      <w:r w:rsidRPr="00E002D6">
        <w:rPr>
          <w:rFonts w:ascii="Times New Roman" w:eastAsia="宋体" w:hAnsi="Times New Roman" w:cs="Times New Roman"/>
          <w:spacing w:val="-1"/>
          <w:sz w:val="28"/>
          <w:szCs w:val="28"/>
        </w:rPr>
        <w:t>you</w:t>
      </w:r>
      <w:proofErr w:type="gramEnd"/>
      <w:r w:rsidRPr="00E002D6">
        <w:rPr>
          <w:rFonts w:ascii="Times New Roman" w:eastAsia="宋体" w:hAnsi="Times New Roman" w:cs="Times New Roman"/>
          <w:spacing w:val="-1"/>
          <w:sz w:val="28"/>
          <w:szCs w:val="28"/>
        </w:rPr>
        <w:t xml:space="preserve"> </w:t>
      </w:r>
      <w:proofErr w:type="gramStart"/>
      <w:r w:rsidRPr="00E002D6">
        <w:rPr>
          <w:rFonts w:ascii="Times New Roman" w:eastAsia="宋体" w:hAnsi="Times New Roman" w:cs="Times New Roman"/>
          <w:spacing w:val="-1"/>
          <w:sz w:val="28"/>
          <w:szCs w:val="28"/>
        </w:rPr>
        <w:t>have to</w:t>
      </w:r>
      <w:proofErr w:type="gramEnd"/>
      <w:r w:rsidRPr="00E002D6">
        <w:rPr>
          <w:rFonts w:ascii="Times New Roman" w:eastAsia="宋体" w:hAnsi="Times New Roman" w:cs="Times New Roman"/>
          <w:spacing w:val="-1"/>
          <w:sz w:val="28"/>
          <w:szCs w:val="28"/>
        </w:rPr>
        <w:t xml:space="preserve"> wait for a long time for the banks and post offices to open.</w:t>
      </w:r>
    </w:p>
    <w:p w14:paraId="6E8FB6EE" w14:textId="77777777" w:rsidR="00792C08" w:rsidRPr="00E002D6" w:rsidRDefault="00792C08">
      <w:pPr>
        <w:spacing w:line="400" w:lineRule="exact"/>
        <w:rPr>
          <w:rFonts w:ascii="Times New Roman" w:eastAsia="宋体" w:hAnsi="Times New Roman" w:cs="Times New Roman"/>
          <w:spacing w:val="-1"/>
          <w:sz w:val="28"/>
          <w:szCs w:val="28"/>
        </w:rPr>
      </w:pPr>
    </w:p>
    <w:p w14:paraId="1A69C7FE" w14:textId="77777777" w:rsidR="00792C08" w:rsidRPr="00E002D6" w:rsidRDefault="00792C08">
      <w:pPr>
        <w:spacing w:line="400" w:lineRule="exact"/>
        <w:rPr>
          <w:rFonts w:ascii="Times New Roman" w:eastAsia="宋体" w:hAnsi="Times New Roman" w:cs="Times New Roman"/>
          <w:spacing w:val="-1"/>
          <w:sz w:val="28"/>
          <w:szCs w:val="28"/>
        </w:rPr>
      </w:pPr>
    </w:p>
    <w:p w14:paraId="672A14BE" w14:textId="77777777" w:rsidR="00792C08" w:rsidRPr="00E002D6" w:rsidRDefault="00000000">
      <w:pPr>
        <w:pStyle w:val="a3"/>
        <w:spacing w:before="78" w:line="400" w:lineRule="exact"/>
        <w:ind w:right="181"/>
        <w:jc w:val="left"/>
        <w:rPr>
          <w:rFonts w:ascii="Cambria" w:hAnsi="Cambria" w:cs="Cambria"/>
          <w:sz w:val="22"/>
          <w:szCs w:val="22"/>
          <w:lang w:eastAsia="zh-CN"/>
        </w:rPr>
      </w:pPr>
      <w:r w:rsidRPr="00E002D6">
        <w:rPr>
          <w:rFonts w:ascii="Times New Roman" w:hAnsi="Times New Roman" w:cs="Times New Roman" w:hint="eastAsia"/>
          <w:b/>
          <w:bCs/>
          <w:i/>
          <w:iCs/>
          <w:sz w:val="32"/>
          <w:szCs w:val="40"/>
          <w:lang w:eastAsia="zh-CN"/>
        </w:rPr>
        <w:t xml:space="preserve">              </w:t>
      </w:r>
      <w:r w:rsidRPr="00E002D6">
        <w:rPr>
          <w:rFonts w:ascii="Cambria" w:hAnsi="Cambria" w:cs="Cambria"/>
          <w:b/>
          <w:bCs/>
          <w:i/>
          <w:iCs/>
          <w:sz w:val="22"/>
          <w:szCs w:val="22"/>
          <w:lang w:eastAsia="zh-CN"/>
        </w:rPr>
        <w:t xml:space="preserve">  </w:t>
      </w:r>
      <w:r w:rsidRPr="00E002D6">
        <w:rPr>
          <w:rFonts w:ascii="Cambria" w:hAnsi="Cambria" w:cs="Cambria" w:hint="eastAsia"/>
          <w:b/>
          <w:bCs/>
          <w:i/>
          <w:iCs/>
          <w:sz w:val="22"/>
          <w:szCs w:val="22"/>
          <w:lang w:eastAsia="zh-CN"/>
        </w:rPr>
        <w:t xml:space="preserve">  </w:t>
      </w:r>
      <w:r w:rsidRPr="00E002D6">
        <w:rPr>
          <w:rFonts w:ascii="Cambria" w:hAnsi="Cambria" w:cs="Cambria"/>
          <w:b/>
          <w:bCs/>
          <w:i/>
          <w:iCs/>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tᴜrɪst</w:t>
      </w:r>
      <w:proofErr w:type="spellEnd"/>
      <w:r w:rsidRPr="00E002D6">
        <w:rPr>
          <w:rFonts w:ascii="Cambria" w:hAnsi="Cambria" w:cs="Cambria"/>
          <w:sz w:val="22"/>
          <w:szCs w:val="22"/>
          <w:lang w:eastAsia="zh-CN"/>
        </w:rPr>
        <w:t>/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ɛntɚz</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mɪˈlæn</w:t>
      </w:r>
      <w:proofErr w:type="spellEnd"/>
      <w:r w:rsidRPr="00E002D6">
        <w:rPr>
          <w:rFonts w:ascii="Cambria" w:hAnsi="Cambria" w:cs="Cambria"/>
          <w:sz w:val="22"/>
          <w:szCs w:val="22"/>
          <w:lang w:eastAsia="zh-CN"/>
        </w:rPr>
        <w:t>/</w:t>
      </w:r>
    </w:p>
    <w:p w14:paraId="546AA31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Mishima,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 Japanese tourist,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enters a bank in Milan,</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Italy. (M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p>
    <w:p w14:paraId="19FEF8E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bæŋk</w:t>
      </w:r>
      <w:proofErr w:type="spellEnd"/>
      <w:r w:rsidRPr="00E002D6">
        <w:rPr>
          <w:rFonts w:ascii="Cambria" w:hAnsi="Cambria" w:cs="Cambria"/>
          <w:i/>
          <w:iCs/>
          <w:sz w:val="22"/>
          <w:szCs w:val="22"/>
          <w:lang w:eastAsia="zh-CN"/>
        </w:rPr>
        <w:t xml:space="preserve"> ˌ</w:t>
      </w:r>
      <w:proofErr w:type="spellStart"/>
      <w:r w:rsidRPr="00E002D6">
        <w:rPr>
          <w:rFonts w:ascii="Cambria" w:hAnsi="Cambria" w:cs="Cambria"/>
          <w:i/>
          <w:iCs/>
          <w:sz w:val="22"/>
          <w:szCs w:val="22"/>
          <w:lang w:eastAsia="zh-CN"/>
        </w:rPr>
        <w:t>tɛlɚ</w:t>
      </w:r>
      <w:proofErr w:type="spellEnd"/>
      <w:r w:rsidRPr="00E002D6">
        <w:rPr>
          <w:rFonts w:ascii="Cambria" w:hAnsi="Cambria" w:cs="Cambria"/>
          <w:sz w:val="22"/>
          <w:szCs w:val="22"/>
          <w:lang w:eastAsia="zh-CN"/>
        </w:rPr>
        <w:t>/</w:t>
      </w:r>
    </w:p>
    <w:p w14:paraId="659E959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Mishima;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bank teller)</w:t>
      </w:r>
    </w:p>
    <w:p w14:paraId="0FDCE6F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Uh,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excuse me</w:t>
      </w:r>
      <w:r w:rsidRPr="00E002D6">
        <w:rPr>
          <w:rFonts w:ascii="Times New Roman" w:hAnsi="Times New Roman" w:cs="Times New Roman" w:hint="eastAsia"/>
          <w:sz w:val="28"/>
          <w:szCs w:val="28"/>
          <w:lang w:eastAsia="zh-CN"/>
        </w:rPr>
        <w:t>...</w:t>
      </w:r>
    </w:p>
    <w:p w14:paraId="2895854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T: </w:t>
      </w:r>
      <w:proofErr w:type="spellStart"/>
      <w:r w:rsidRPr="00E002D6">
        <w:rPr>
          <w:rFonts w:ascii="Times New Roman" w:hAnsi="Times New Roman" w:cs="Times New Roman"/>
          <w:sz w:val="28"/>
          <w:szCs w:val="28"/>
          <w:lang w:eastAsia="zh-CN"/>
        </w:rPr>
        <w:t>Zzzz</w:t>
      </w:r>
      <w:r w:rsidRPr="00E002D6">
        <w:rPr>
          <w:rFonts w:ascii="Times New Roman" w:hAnsi="Times New Roman" w:cs="Times New Roman" w:hint="eastAsia"/>
          <w:sz w:val="28"/>
          <w:szCs w:val="28"/>
          <w:lang w:eastAsia="zh-CN"/>
        </w:rPr>
        <w:t>z</w:t>
      </w:r>
      <w:r w:rsidRPr="00E002D6">
        <w:rPr>
          <w:rFonts w:ascii="Times New Roman" w:hAnsi="Times New Roman" w:cs="Times New Roman"/>
          <w:sz w:val="28"/>
          <w:szCs w:val="28"/>
          <w:lang w:eastAsia="zh-CN"/>
        </w:rPr>
        <w:t>z</w:t>
      </w:r>
      <w:proofErr w:type="spellEnd"/>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w:t>
      </w:r>
    </w:p>
    <w:p w14:paraId="0B26855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 EXCUSE ME!</w:t>
      </w:r>
    </w:p>
    <w:p w14:paraId="5FD6AD0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skɛrd</w:t>
      </w:r>
      <w:proofErr w:type="spellEnd"/>
      <w:r w:rsidRPr="00E002D6">
        <w:rPr>
          <w:rFonts w:ascii="Cambria" w:hAnsi="Cambria" w:cs="Cambria"/>
          <w:sz w:val="22"/>
          <w:szCs w:val="22"/>
          <w:lang w:eastAsia="zh-CN"/>
        </w:rPr>
        <w:t>/</w:t>
      </w:r>
    </w:p>
    <w:p w14:paraId="49B7DB0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T: </w:t>
      </w:r>
      <w:proofErr w:type="spellStart"/>
      <w:r w:rsidRPr="00E002D6">
        <w:rPr>
          <w:rFonts w:ascii="Times New Roman" w:hAnsi="Times New Roman" w:cs="Times New Roman"/>
          <w:sz w:val="28"/>
          <w:szCs w:val="28"/>
          <w:lang w:eastAsia="zh-CN"/>
        </w:rPr>
        <w:t>Aggghhh</w:t>
      </w:r>
      <w:proofErr w:type="spellEnd"/>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do you want?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scared the life out of me!</w:t>
      </w:r>
    </w:p>
    <w:p w14:paraId="2D596E7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lastRenderedPageBreak/>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kæʃ</w:t>
      </w:r>
      <w:proofErr w:type="spellEnd"/>
      <w:r w:rsidRPr="00E002D6">
        <w:rPr>
          <w:rFonts w:ascii="Cambria" w:hAnsi="Cambria" w:cs="Cambria"/>
          <w:sz w:val="22"/>
          <w:szCs w:val="22"/>
          <w:lang w:eastAsia="zh-CN"/>
        </w:rPr>
        <w:t>/</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træv</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i/>
          <w:iCs/>
          <w:sz w:val="22"/>
          <w:szCs w:val="22"/>
          <w:lang w:eastAsia="zh-CN"/>
        </w:rPr>
        <w:t>ɚz</w:t>
      </w:r>
      <w:proofErr w:type="spellEnd"/>
      <w:r w:rsidRPr="00E002D6">
        <w:rPr>
          <w:rFonts w:ascii="Cambria" w:hAnsi="Cambria" w:cs="Cambria"/>
          <w:i/>
          <w:iCs/>
          <w:sz w:val="22"/>
          <w:szCs w:val="22"/>
          <w:lang w:eastAsia="zh-CN"/>
        </w:rPr>
        <w:t xml:space="preserve"> ˌ</w:t>
      </w:r>
      <w:proofErr w:type="spellStart"/>
      <w:r w:rsidRPr="00E002D6">
        <w:rPr>
          <w:rFonts w:ascii="Cambria" w:hAnsi="Cambria" w:cs="Cambria"/>
          <w:i/>
          <w:iCs/>
          <w:sz w:val="22"/>
          <w:szCs w:val="22"/>
          <w:lang w:eastAsia="zh-CN"/>
        </w:rPr>
        <w:t>tʃɛk</w:t>
      </w:r>
      <w:proofErr w:type="spellEnd"/>
      <w:r w:rsidRPr="00E002D6">
        <w:rPr>
          <w:rFonts w:ascii="Cambria" w:hAnsi="Cambria" w:cs="Cambria"/>
          <w:sz w:val="22"/>
          <w:szCs w:val="22"/>
          <w:lang w:eastAsia="zh-CN"/>
        </w:rPr>
        <w:t>/</w:t>
      </w:r>
    </w:p>
    <w:p w14:paraId="5AEF681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I’d like to cash a traveler’s check,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please.</w:t>
      </w:r>
    </w:p>
    <w:p w14:paraId="2D789E7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At this hour?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You must be kidding! </w:t>
      </w:r>
    </w:p>
    <w:p w14:paraId="0764BF0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But it’s two in the afternoon.</w:t>
      </w:r>
    </w:p>
    <w:p w14:paraId="3F007FE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That’s right—and as usual,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it’s nap time.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Come back at three or four.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 don’t work the same hours as you do in your country.</w:t>
      </w:r>
    </w:p>
    <w:p w14:paraId="1137820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But I </w:t>
      </w:r>
      <w:proofErr w:type="gramStart"/>
      <w:r w:rsidRPr="00E002D6">
        <w:rPr>
          <w:rFonts w:ascii="Times New Roman" w:hAnsi="Times New Roman" w:cs="Times New Roman"/>
          <w:sz w:val="28"/>
          <w:szCs w:val="28"/>
          <w:lang w:eastAsia="zh-CN"/>
        </w:rPr>
        <w:t>have to</w:t>
      </w:r>
      <w:proofErr w:type="gramEnd"/>
      <w:r w:rsidRPr="00E002D6">
        <w:rPr>
          <w:rFonts w:ascii="Times New Roman" w:hAnsi="Times New Roman" w:cs="Times New Roman"/>
          <w:sz w:val="28"/>
          <w:szCs w:val="28"/>
          <w:lang w:eastAsia="zh-CN"/>
        </w:rPr>
        <w:t xml:space="preserve"> cash this check.</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have no cash!</w:t>
      </w:r>
    </w:p>
    <w:p w14:paraId="198440D4"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əˈslip</w:t>
      </w:r>
      <w:proofErr w:type="spellEnd"/>
      <w:r w:rsidRPr="00E002D6">
        <w:rPr>
          <w:rFonts w:ascii="Cambria" w:hAnsi="Cambria" w:cs="Cambria"/>
          <w:sz w:val="22"/>
          <w:szCs w:val="22"/>
          <w:lang w:eastAsia="zh-CN"/>
        </w:rPr>
        <w:t>/</w:t>
      </w:r>
    </w:p>
    <w:p w14:paraId="01B7C94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Don’t worry.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 won’t need any cash.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All of Italy is asleep at          the moment.</w:t>
      </w:r>
      <w:r w:rsidRPr="00E002D6">
        <w:rPr>
          <w:rFonts w:ascii="Times New Roman" w:hAnsi="Times New Roman" w:cs="Times New Roman" w:hint="eastAsia"/>
          <w:sz w:val="28"/>
          <w:szCs w:val="28"/>
          <w:lang w:eastAsia="zh-CN"/>
        </w:rPr>
        <w:t xml:space="preserve"> </w:t>
      </w:r>
      <w:proofErr w:type="spellStart"/>
      <w:r w:rsidRPr="00E002D6">
        <w:rPr>
          <w:rFonts w:ascii="Times New Roman" w:hAnsi="Times New Roman" w:cs="Times New Roman"/>
          <w:sz w:val="28"/>
          <w:szCs w:val="28"/>
          <w:lang w:eastAsia="zh-CN"/>
        </w:rPr>
        <w:t>Zzzz</w:t>
      </w:r>
      <w:r w:rsidRPr="00E002D6">
        <w:rPr>
          <w:rFonts w:ascii="Times New Roman" w:hAnsi="Times New Roman" w:cs="Times New Roman" w:hint="eastAsia"/>
          <w:sz w:val="28"/>
          <w:szCs w:val="28"/>
          <w:lang w:eastAsia="zh-CN"/>
        </w:rPr>
        <w:t>z</w:t>
      </w:r>
      <w:r w:rsidRPr="00E002D6">
        <w:rPr>
          <w:rFonts w:ascii="Times New Roman" w:hAnsi="Times New Roman" w:cs="Times New Roman"/>
          <w:sz w:val="28"/>
          <w:szCs w:val="28"/>
          <w:lang w:eastAsia="zh-CN"/>
        </w:rPr>
        <w:t>z</w:t>
      </w:r>
      <w:proofErr w:type="spellEnd"/>
      <w:r w:rsidRPr="00E002D6">
        <w:rPr>
          <w:rFonts w:ascii="Times New Roman" w:hAnsi="Times New Roman" w:cs="Times New Roman" w:hint="eastAsia"/>
          <w:sz w:val="28"/>
          <w:szCs w:val="28"/>
          <w:lang w:eastAsia="zh-CN"/>
        </w:rPr>
        <w:t>...</w:t>
      </w:r>
    </w:p>
    <w:p w14:paraId="02B16E7B" w14:textId="77777777" w:rsidR="00792C08" w:rsidRPr="00E002D6" w:rsidRDefault="00792C08">
      <w:pPr>
        <w:spacing w:line="400" w:lineRule="exact"/>
        <w:rPr>
          <w:rFonts w:ascii="Times New Roman" w:eastAsia="宋体" w:hAnsi="Times New Roman" w:cs="Times New Roman"/>
          <w:spacing w:val="-1"/>
          <w:sz w:val="28"/>
          <w:szCs w:val="28"/>
        </w:rPr>
      </w:pPr>
    </w:p>
    <w:p w14:paraId="6BE81550"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1868A7B"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Italian</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ɪˈtæljən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ɪˈtæljən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意大利</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语）的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意大利人的</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意大利语</w:t>
      </w:r>
      <w:r w:rsidRPr="00E002D6">
        <w:rPr>
          <w:rFonts w:ascii="Times New Roman" w:hAnsi="Times New Roman" w:cs="Times New Roman"/>
          <w:sz w:val="22"/>
          <w:szCs w:val="22"/>
        </w:rPr>
        <w:t>/</w:t>
      </w:r>
      <w:r w:rsidRPr="00E002D6">
        <w:rPr>
          <w:rFonts w:ascii="Times New Roman" w:hAnsi="Times New Roman" w:cs="Times New Roman"/>
          <w:sz w:val="22"/>
          <w:szCs w:val="22"/>
        </w:rPr>
        <w:t>人</w:t>
      </w:r>
      <w:r w:rsidRPr="00E002D6">
        <w:rPr>
          <w:rFonts w:ascii="Times New Roman" w:hAnsi="Times New Roman" w:cs="Times New Roman"/>
          <w:sz w:val="22"/>
          <w:szCs w:val="22"/>
        </w:rPr>
        <w:t xml:space="preserve"> </w:t>
      </w:r>
    </w:p>
    <w:p w14:paraId="617B5C96"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Italy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ɪt</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hint="eastAsia"/>
          <w:spacing w:val="-1"/>
          <w:sz w:val="22"/>
          <w:szCs w:val="22"/>
        </w:rPr>
        <w:t>l</w:t>
      </w:r>
      <w:r w:rsidRPr="00E002D6">
        <w:rPr>
          <w:rFonts w:ascii="Cambria" w:eastAsia="宋体" w:hAnsi="Cambria" w:cs="Cambria"/>
          <w:spacing w:val="-1"/>
          <w:sz w:val="22"/>
          <w:szCs w:val="22"/>
        </w:rPr>
        <w:t>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ɪtəli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意大利</w:t>
      </w:r>
    </w:p>
    <w:p w14:paraId="549BC068"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culture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kʌltʃ</w:t>
      </w:r>
      <w:proofErr w:type="spellEnd"/>
      <w:r w:rsidRPr="00E002D6">
        <w:rPr>
          <w:rFonts w:ascii="Cambria" w:eastAsia="宋体" w:hAnsi="Cambria" w:cs="Cambria" w:hint="eastAsia"/>
          <w:spacing w:val="-1"/>
          <w:sz w:val="22"/>
          <w:szCs w:val="22"/>
        </w:rPr>
        <w:t>ɚ</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kʌltʃər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文化</w:t>
      </w:r>
    </w:p>
    <w:p w14:paraId="76312E6B"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land</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lænd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lænd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国家</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可数）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土地</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p>
    <w:p w14:paraId="57CEBA80"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history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hɪstrɪ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hɪstri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历史</w:t>
      </w:r>
    </w:p>
    <w:p w14:paraId="30D5B59D"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ancient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enʃənt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eɪnʃənt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古代的；古老的</w:t>
      </w:r>
    </w:p>
    <w:p w14:paraId="11A51E35"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architecture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ɑrkəˌtɛktʃɚ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ɑːrkɪtektʃər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建筑</w:t>
      </w:r>
      <w:r w:rsidRPr="00E002D6">
        <w:rPr>
          <w:rFonts w:ascii="Times New Roman" w:hAnsi="Times New Roman" w:cs="Times New Roman"/>
          <w:sz w:val="22"/>
          <w:szCs w:val="22"/>
        </w:rPr>
        <w:t xml:space="preserve"> </w:t>
      </w:r>
    </w:p>
    <w:p w14:paraId="06848663"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breathtaking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brɛθ</w:t>
      </w:r>
      <w:proofErr w:type="gramStart"/>
      <w:r w:rsidRPr="00E002D6">
        <w:rPr>
          <w:rFonts w:ascii="Cambria" w:eastAsia="宋体" w:hAnsi="Cambria" w:cs="Cambria"/>
          <w:spacing w:val="-1"/>
          <w:sz w:val="22"/>
          <w:szCs w:val="22"/>
        </w:rPr>
        <w:t>ˌtekɪŋ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breθ</w:t>
      </w:r>
      <w:proofErr w:type="gramStart"/>
      <w:r w:rsidRPr="00E002D6">
        <w:rPr>
          <w:rFonts w:ascii="Cambria" w:eastAsia="宋体" w:hAnsi="Cambria" w:cs="Cambria"/>
          <w:spacing w:val="-1"/>
          <w:sz w:val="22"/>
          <w:szCs w:val="22"/>
        </w:rPr>
        <w:t>teɪkɪŋ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令人惊叹的</w:t>
      </w:r>
    </w:p>
    <w:p w14:paraId="2524411C"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proud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praᴜd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praʊd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骄傲的</w:t>
      </w:r>
    </w:p>
    <w:p w14:paraId="7AE28B09"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midday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mɪdˌde</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Lucida Grande" w:hAnsi="Cambria" w:cs="Cambria"/>
          <w:color w:val="333333"/>
          <w:sz w:val="22"/>
          <w:szCs w:val="22"/>
          <w:shd w:val="clear" w:color="auto" w:fill="FFFFFF"/>
        </w:rPr>
        <w:t>ˌ</w:t>
      </w:r>
      <w:proofErr w:type="spellStart"/>
      <w:r w:rsidRPr="00E002D6">
        <w:rPr>
          <w:rFonts w:ascii="Cambria" w:eastAsia="Lucida Grande" w:hAnsi="Cambria" w:cs="Cambria"/>
          <w:color w:val="333333"/>
          <w:sz w:val="22"/>
          <w:szCs w:val="22"/>
          <w:shd w:val="clear" w:color="auto" w:fill="FFFFFF"/>
        </w:rPr>
        <w:t>mɪdˈdeɪ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正中午</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w:t>
      </w:r>
    </w:p>
    <w:p w14:paraId="5FFCDD7E"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meal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mil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miːl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餐</w:t>
      </w:r>
    </w:p>
    <w:p w14:paraId="02CA031E"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lengthy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hint="eastAsia"/>
          <w:spacing w:val="-1"/>
          <w:sz w:val="22"/>
          <w:szCs w:val="22"/>
        </w:rPr>
        <w:t>ˈ</w:t>
      </w:r>
      <w:r w:rsidRPr="00E002D6">
        <w:rPr>
          <w:rFonts w:ascii="Cambria" w:eastAsia="宋体" w:hAnsi="Cambria" w:cs="Cambria" w:hint="eastAsia"/>
          <w:spacing w:val="-1"/>
          <w:sz w:val="22"/>
          <w:szCs w:val="22"/>
        </w:rPr>
        <w:t>l</w:t>
      </w:r>
      <w:r w:rsidRPr="00E002D6">
        <w:rPr>
          <w:rFonts w:ascii="Cambria" w:eastAsia="宋体" w:hAnsi="Cambria" w:cs="Cambria" w:hint="eastAsia"/>
          <w:spacing w:val="-1"/>
          <w:sz w:val="22"/>
          <w:szCs w:val="22"/>
        </w:rPr>
        <w:t>ɛŋ</w:t>
      </w:r>
      <w:r w:rsidRPr="00E002D6">
        <w:rPr>
          <w:rFonts w:ascii="Cambria" w:eastAsia="宋体" w:hAnsi="Cambria" w:cs="Cambria" w:hint="eastAsia"/>
          <w:spacing w:val="-1"/>
          <w:sz w:val="22"/>
          <w:szCs w:val="22"/>
        </w:rPr>
        <w:t>k</w:t>
      </w:r>
      <w:r w:rsidRPr="00E002D6">
        <w:rPr>
          <w:rFonts w:ascii="Cambria" w:eastAsia="宋体" w:hAnsi="Cambria" w:cs="Cambria" w:hint="eastAsia"/>
          <w:spacing w:val="-1"/>
          <w:sz w:val="22"/>
          <w:szCs w:val="22"/>
        </w:rPr>
        <w:t>θɪ</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leŋθi</w:t>
      </w:r>
      <w:proofErr w:type="spellEnd"/>
      <w:proofErr w:type="gramStart"/>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冗长的</w:t>
      </w:r>
      <w:r w:rsidRPr="00E002D6">
        <w:rPr>
          <w:rFonts w:ascii="Times New Roman" w:hAnsi="Times New Roman" w:cs="Times New Roman"/>
          <w:sz w:val="22"/>
          <w:szCs w:val="22"/>
        </w:rPr>
        <w:t xml:space="preserve"> </w:t>
      </w:r>
    </w:p>
    <w:p w14:paraId="1AE64F4C"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last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læst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læst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持续</w:t>
      </w:r>
    </w:p>
    <w:p w14:paraId="107CCF56"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imagine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ɪˈmædʒɪn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ɪˈmædʒɪn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想象</w:t>
      </w:r>
    </w:p>
    <w:p w14:paraId="1F2ACD9E"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chatting</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tʃætɪŋ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tʃætɪŋ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闲谈</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聊天</w:t>
      </w:r>
      <w:r w:rsidRPr="00E002D6">
        <w:rPr>
          <w:rFonts w:ascii="Times New Roman" w:hAnsi="Times New Roman" w:cs="Times New Roman"/>
          <w:sz w:val="22"/>
          <w:szCs w:val="22"/>
        </w:rPr>
        <w:t xml:space="preserve"> </w:t>
      </w:r>
    </w:p>
    <w:p w14:paraId="481EE2CA"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nap</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næp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小睡</w:t>
      </w:r>
    </w:p>
    <w:p w14:paraId="63EF48A8"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custom</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kʌstəm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kʌstəm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习惯</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习俗</w:t>
      </w:r>
    </w:p>
    <w:p w14:paraId="6DC336BC"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stomach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stʌmək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stʌmək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胃</w:t>
      </w:r>
    </w:p>
    <w:p w14:paraId="7517C51A" w14:textId="77777777" w:rsidR="00792C08" w:rsidRPr="00E002D6" w:rsidRDefault="00000000">
      <w:pPr>
        <w:numPr>
          <w:ilvl w:val="0"/>
          <w:numId w:val="124"/>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surprised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sɚˈpraɪzd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sərˈpraɪzd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感到惊讶的</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2BF16B8F"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post office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 xml:space="preserve">ˈpost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ɔfɪs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pəʊst</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ɑːfɪs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邮局</w:t>
      </w:r>
    </w:p>
    <w:p w14:paraId="67B82331"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tourist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tᴜrɪst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tʊrɪst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游客</w:t>
      </w:r>
    </w:p>
    <w:p w14:paraId="1E2AEB44"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 </w:t>
      </w:r>
      <w:proofErr w:type="gramStart"/>
      <w:r w:rsidRPr="00E002D6">
        <w:rPr>
          <w:rFonts w:ascii="Times New Roman" w:hAnsi="Times New Roman" w:cs="Times New Roman"/>
          <w:b/>
          <w:bCs/>
          <w:sz w:val="22"/>
          <w:szCs w:val="22"/>
        </w:rPr>
        <w:t>enter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ɛntɚ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entər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进入</w:t>
      </w:r>
    </w:p>
    <w:p w14:paraId="6F9048B9"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Milan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mɪˈl</w:t>
      </w:r>
      <w:r w:rsidRPr="00E002D6">
        <w:rPr>
          <w:rFonts w:ascii="Cambria" w:eastAsia="宋体" w:hAnsi="Cambria" w:cs="Cambria" w:hint="eastAsia"/>
          <w:spacing w:val="-1"/>
          <w:sz w:val="22"/>
          <w:szCs w:val="22"/>
        </w:rPr>
        <w:t>æ</w:t>
      </w:r>
      <w:r w:rsidRPr="00E002D6">
        <w:rPr>
          <w:rFonts w:ascii="Cambria" w:eastAsia="宋体" w:hAnsi="Cambria" w:cs="Cambria"/>
          <w:spacing w:val="-1"/>
          <w:sz w:val="22"/>
          <w:szCs w:val="22"/>
        </w:rPr>
        <w:t>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mɪˈlæn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米兰</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位于意大利北部的都市，以时装著称）</w:t>
      </w:r>
    </w:p>
    <w:p w14:paraId="0D42C3D1"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 xml:space="preserve">bank </w:t>
      </w:r>
      <w:proofErr w:type="gramStart"/>
      <w:r w:rsidRPr="00E002D6">
        <w:rPr>
          <w:rFonts w:ascii="Times New Roman" w:hAnsi="Times New Roman" w:cs="Times New Roman"/>
          <w:b/>
          <w:bCs/>
          <w:sz w:val="22"/>
          <w:szCs w:val="22"/>
        </w:rPr>
        <w:t>teller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bæŋk</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tɛlɚ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bæŋk</w:t>
      </w:r>
      <w:proofErr w:type="spellEnd"/>
      <w:r w:rsidRPr="00E002D6">
        <w:rPr>
          <w:rFonts w:ascii="Cambria" w:eastAsia="宋体" w:hAnsi="Cambria" w:cs="Cambria"/>
          <w:spacing w:val="-1"/>
          <w:sz w:val="22"/>
          <w:szCs w:val="22"/>
        </w:rPr>
        <w:t xml:space="preserve"> </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telər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银行柜员</w:t>
      </w:r>
    </w:p>
    <w:p w14:paraId="555EDDE6"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scare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skɛr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sker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惊吓</w:t>
      </w:r>
    </w:p>
    <w:p w14:paraId="3373AA81"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cash</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kæʃ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kæʃ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兑现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兑付</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现金</w:t>
      </w:r>
    </w:p>
    <w:p w14:paraId="7760EA8E"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traveler’s check</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træv</w:t>
      </w:r>
      <w:proofErr w:type="spellEnd"/>
      <w:r w:rsidRPr="00E002D6">
        <w:rPr>
          <w:rFonts w:ascii="Cambria" w:eastAsia="微软雅黑" w:hAnsi="Cambria" w:cs="Cambria" w:hint="eastAsia"/>
          <w:spacing w:val="-1"/>
          <w:sz w:val="22"/>
          <w:szCs w:val="22"/>
          <w:lang w:eastAsia="zh"/>
        </w:rPr>
        <w:t>ə</w:t>
      </w:r>
      <w:proofErr w:type="spellStart"/>
      <w:r w:rsidRPr="00E002D6">
        <w:rPr>
          <w:rFonts w:ascii="Cambria" w:eastAsia="微软雅黑" w:hAnsi="Cambria" w:cs="Cambria" w:hint="eastAsia"/>
          <w:spacing w:val="-1"/>
          <w:sz w:val="22"/>
          <w:szCs w:val="22"/>
          <w:lang w:eastAsia="zh"/>
        </w:rPr>
        <w:t>l</w:t>
      </w:r>
      <w:r w:rsidRPr="00E002D6">
        <w:rPr>
          <w:rFonts w:ascii="Cambria" w:eastAsia="宋体" w:hAnsi="Cambria" w:cs="Cambria"/>
          <w:spacing w:val="-1"/>
          <w:sz w:val="22"/>
          <w:szCs w:val="22"/>
        </w:rPr>
        <w:t>ɚz</w:t>
      </w:r>
      <w:proofErr w:type="spellEnd"/>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tʃɛk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træv</w:t>
      </w:r>
      <w:proofErr w:type="spellEnd"/>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lərz</w:t>
      </w:r>
      <w:proofErr w:type="spellEnd"/>
      <w:r w:rsidRPr="00E002D6">
        <w:rPr>
          <w:rFonts w:ascii="Cambria" w:eastAsia="宋体" w:hAnsi="Cambria" w:cs="Cambria"/>
          <w:spacing w:val="-1"/>
          <w:sz w:val="22"/>
          <w:szCs w:val="22"/>
        </w:rPr>
        <w:t xml:space="preserve"> ˌ</w:t>
      </w:r>
      <w:proofErr w:type="spellStart"/>
      <w:r w:rsidRPr="00E002D6">
        <w:rPr>
          <w:rFonts w:ascii="Cambria" w:eastAsia="宋体" w:hAnsi="Cambria" w:cs="Cambria"/>
          <w:spacing w:val="-1"/>
          <w:sz w:val="22"/>
          <w:szCs w:val="22"/>
        </w:rPr>
        <w:t>tʃek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旅行支票</w:t>
      </w:r>
    </w:p>
    <w:p w14:paraId="5C1345AA" w14:textId="77777777" w:rsidR="00792C08" w:rsidRPr="00E002D6" w:rsidRDefault="00000000">
      <w:pPr>
        <w:numPr>
          <w:ilvl w:val="0"/>
          <w:numId w:val="124"/>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asleep</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əˈslip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əˈsliːp</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睡着的</w:t>
      </w:r>
      <w:r w:rsidRPr="00E002D6">
        <w:rPr>
          <w:rFonts w:ascii="Times New Roman" w:hAnsi="Times New Roman" w:cs="Times New Roman"/>
          <w:sz w:val="22"/>
          <w:szCs w:val="22"/>
        </w:rPr>
        <w:t xml:space="preserve"> </w:t>
      </w:r>
    </w:p>
    <w:p w14:paraId="6A64832A" w14:textId="77777777" w:rsidR="00792C08" w:rsidRPr="00E002D6" w:rsidRDefault="00792C08">
      <w:pPr>
        <w:spacing w:line="400" w:lineRule="exact"/>
        <w:jc w:val="left"/>
        <w:rPr>
          <w:rFonts w:ascii="Times New Roman" w:hAnsi="Times New Roman" w:cs="Times New Roman"/>
          <w:sz w:val="22"/>
          <w:szCs w:val="22"/>
        </w:rPr>
      </w:pPr>
    </w:p>
    <w:p w14:paraId="2D08DE7E" w14:textId="77777777" w:rsidR="00792C08" w:rsidRPr="00E002D6" w:rsidRDefault="00000000">
      <w:pPr>
        <w:pStyle w:val="a3"/>
        <w:spacing w:before="78" w:line="400" w:lineRule="exact"/>
        <w:ind w:right="181"/>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484C4165" w14:textId="77777777" w:rsidR="00792C08" w:rsidRPr="00E002D6" w:rsidRDefault="00000000">
      <w:pPr>
        <w:spacing w:line="400" w:lineRule="exact"/>
        <w:rPr>
          <w:rFonts w:ascii="Times New Roman" w:hAnsi="Times New Roman" w:cs="Times New Roman"/>
          <w:color w:val="FDD860" w:themeColor="accent3" w:themeTint="99"/>
          <w:sz w:val="22"/>
          <w:szCs w:val="22"/>
        </w:rPr>
      </w:pPr>
      <w:r w:rsidRPr="00E002D6">
        <w:rPr>
          <w:rFonts w:ascii="Times New Roman" w:hAnsi="Times New Roman" w:cs="Times New Roman" w:hint="eastAsia"/>
          <w:color w:val="FDD860" w:themeColor="accent3" w:themeTint="99"/>
          <w:sz w:val="22"/>
          <w:szCs w:val="22"/>
        </w:rPr>
        <w:t>本节课了解“</w:t>
      </w:r>
      <w:r w:rsidRPr="00E002D6">
        <w:rPr>
          <w:rFonts w:ascii="Times New Roman" w:hAnsi="Times New Roman" w:cs="Times New Roman" w:hint="eastAsia"/>
          <w:color w:val="FDD860" w:themeColor="accent3" w:themeTint="99"/>
          <w:sz w:val="22"/>
          <w:szCs w:val="22"/>
        </w:rPr>
        <w:t xml:space="preserve">Just as..., so+ </w:t>
      </w:r>
      <w:r w:rsidRPr="00E002D6">
        <w:rPr>
          <w:rFonts w:ascii="Times New Roman" w:hAnsi="Times New Roman" w:cs="Times New Roman" w:hint="eastAsia"/>
          <w:color w:val="FDD860" w:themeColor="accent3" w:themeTint="99"/>
          <w:sz w:val="22"/>
          <w:szCs w:val="22"/>
        </w:rPr>
        <w:t>倒装”的用法，学习</w:t>
      </w:r>
      <w:r w:rsidRPr="00E002D6">
        <w:rPr>
          <w:rFonts w:ascii="Times New Roman" w:hAnsi="Times New Roman" w:cs="Times New Roman" w:hint="eastAsia"/>
          <w:color w:val="FDD860" w:themeColor="accent3" w:themeTint="99"/>
          <w:sz w:val="22"/>
          <w:szCs w:val="22"/>
        </w:rPr>
        <w:t>as</w:t>
      </w:r>
      <w:r w:rsidRPr="00E002D6">
        <w:rPr>
          <w:rFonts w:ascii="Times New Roman" w:hAnsi="Times New Roman" w:cs="Times New Roman" w:hint="eastAsia"/>
          <w:color w:val="FDD860" w:themeColor="accent3" w:themeTint="99"/>
          <w:sz w:val="22"/>
          <w:szCs w:val="22"/>
        </w:rPr>
        <w:t>引导定语从句的用法。</w:t>
      </w:r>
    </w:p>
    <w:p w14:paraId="30758D5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u w:val="single"/>
        </w:rPr>
        <w:t>Just as</w:t>
      </w:r>
      <w:r w:rsidRPr="00E002D6">
        <w:rPr>
          <w:rFonts w:ascii="Times New Roman" w:hAnsi="Times New Roman" w:cs="Times New Roman" w:hint="eastAsia"/>
          <w:sz w:val="22"/>
          <w:szCs w:val="22"/>
        </w:rPr>
        <w:t xml:space="preserve"> we Chinese are proud of our history and culture, </w:t>
      </w:r>
      <w:r w:rsidRPr="00E002D6">
        <w:rPr>
          <w:rFonts w:ascii="Times New Roman" w:hAnsi="Times New Roman" w:cs="Times New Roman" w:hint="eastAsia"/>
          <w:sz w:val="22"/>
          <w:szCs w:val="22"/>
          <w:u w:val="single"/>
        </w:rPr>
        <w:t>so are the Italians</w:t>
      </w:r>
      <w:r w:rsidRPr="00E002D6">
        <w:rPr>
          <w:rFonts w:ascii="Times New Roman" w:hAnsi="Times New Roman" w:cs="Times New Roman" w:hint="eastAsia"/>
          <w:sz w:val="22"/>
          <w:szCs w:val="22"/>
        </w:rPr>
        <w:t>.</w:t>
      </w:r>
    </w:p>
    <w:p w14:paraId="28BB3D2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Just as we Chinese are proud of our history and culture, so are the Italians </w:t>
      </w:r>
      <w:r w:rsidRPr="00E002D6">
        <w:rPr>
          <w:rFonts w:ascii="Times New Roman" w:hAnsi="Times New Roman" w:cs="Times New Roman" w:hint="eastAsia"/>
          <w:sz w:val="22"/>
          <w:szCs w:val="22"/>
          <w:u w:val="single"/>
        </w:rPr>
        <w:t>proud of their history and culture</w:t>
      </w:r>
      <w:r w:rsidRPr="00E002D6">
        <w:rPr>
          <w:rFonts w:ascii="Times New Roman" w:hAnsi="Times New Roman" w:cs="Times New Roman" w:hint="eastAsia"/>
          <w:sz w:val="22"/>
          <w:szCs w:val="22"/>
        </w:rPr>
        <w:t>.</w:t>
      </w:r>
    </w:p>
    <w:p w14:paraId="3226147A"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就如同我们中国人对我们的历史和文化感到骄傲一样，意大利人也是如此。</w:t>
      </w:r>
    </w:p>
    <w:p w14:paraId="79EC6A3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上</w:t>
      </w:r>
      <w:proofErr w:type="gramStart"/>
      <w:r w:rsidRPr="00E002D6">
        <w:rPr>
          <w:rFonts w:ascii="Times New Roman" w:hAnsi="Times New Roman" w:cs="Times New Roman" w:hint="eastAsia"/>
          <w:sz w:val="22"/>
          <w:szCs w:val="22"/>
        </w:rPr>
        <w:t>列句</w:t>
      </w:r>
      <w:proofErr w:type="gramEnd"/>
      <w:r w:rsidRPr="00E002D6">
        <w:rPr>
          <w:rFonts w:ascii="Times New Roman" w:hAnsi="Times New Roman" w:cs="Times New Roman" w:hint="eastAsia"/>
          <w:sz w:val="22"/>
          <w:szCs w:val="22"/>
        </w:rPr>
        <w:t>中的</w:t>
      </w:r>
      <w:r w:rsidRPr="00E002D6">
        <w:rPr>
          <w:rFonts w:ascii="Times New Roman" w:hAnsi="Times New Roman" w:cs="Times New Roman" w:hint="eastAsia"/>
          <w:sz w:val="22"/>
          <w:szCs w:val="22"/>
        </w:rPr>
        <w:t xml:space="preserve"> Italians </w:t>
      </w:r>
      <w:r w:rsidRPr="00E002D6">
        <w:rPr>
          <w:rFonts w:ascii="Times New Roman" w:hAnsi="Times New Roman" w:cs="Times New Roman" w:hint="eastAsia"/>
          <w:sz w:val="22"/>
          <w:szCs w:val="22"/>
        </w:rPr>
        <w:t>后本有与其前相同的词类</w:t>
      </w:r>
      <w:r w:rsidRPr="00E002D6">
        <w:rPr>
          <w:rFonts w:ascii="Times New Roman" w:hAnsi="Times New Roman" w:cs="Times New Roman" w:hint="eastAsia"/>
          <w:sz w:val="22"/>
          <w:szCs w:val="22"/>
        </w:rPr>
        <w:t>"proud of their history and culture"</w:t>
      </w:r>
      <w:r w:rsidRPr="00E002D6">
        <w:rPr>
          <w:rFonts w:ascii="Times New Roman" w:hAnsi="Times New Roman" w:cs="Times New Roman" w:hint="eastAsia"/>
          <w:sz w:val="22"/>
          <w:szCs w:val="22"/>
        </w:rPr>
        <w:t>，为避免重复，故予以省略。</w:t>
      </w:r>
    </w:p>
    <w:p w14:paraId="7DB33D9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本句使用了</w:t>
      </w:r>
      <w:r w:rsidRPr="00E002D6">
        <w:rPr>
          <w:rFonts w:ascii="Times New Roman" w:hAnsi="Times New Roman" w:cs="Times New Roman" w:hint="eastAsia"/>
          <w:sz w:val="22"/>
          <w:szCs w:val="22"/>
        </w:rPr>
        <w:t>"Just as.</w:t>
      </w:r>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 so +</w:t>
      </w:r>
      <w:r w:rsidRPr="00E002D6">
        <w:rPr>
          <w:rFonts w:ascii="Times New Roman" w:hAnsi="Times New Roman" w:cs="Times New Roman" w:hint="eastAsia"/>
          <w:sz w:val="22"/>
          <w:szCs w:val="22"/>
        </w:rPr>
        <w:t>倒装句</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就如同</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一样，</w:t>
      </w:r>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也是</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的结构，其中的</w:t>
      </w:r>
      <w:r w:rsidRPr="00E002D6">
        <w:rPr>
          <w:rFonts w:ascii="Times New Roman" w:hAnsi="Times New Roman" w:cs="Times New Roman" w:hint="eastAsia"/>
          <w:sz w:val="22"/>
          <w:szCs w:val="22"/>
        </w:rPr>
        <w:t>just</w:t>
      </w:r>
      <w:r w:rsidRPr="00E002D6">
        <w:rPr>
          <w:rFonts w:ascii="Times New Roman" w:hAnsi="Times New Roman" w:cs="Times New Roman" w:hint="eastAsia"/>
          <w:sz w:val="22"/>
          <w:szCs w:val="22"/>
        </w:rPr>
        <w:t>为强调用法的副词，亦可予以省略。</w:t>
      </w:r>
      <w:r w:rsidRPr="00E002D6">
        <w:rPr>
          <w:rFonts w:ascii="Times New Roman" w:hAnsi="Times New Roman" w:cs="Times New Roman" w:hint="eastAsia"/>
          <w:sz w:val="22"/>
          <w:szCs w:val="22"/>
        </w:rPr>
        <w:t xml:space="preserve"> so</w:t>
      </w:r>
      <w:r w:rsidRPr="00E002D6">
        <w:rPr>
          <w:rFonts w:ascii="Times New Roman" w:hAnsi="Times New Roman" w:cs="Times New Roman" w:hint="eastAsia"/>
          <w:sz w:val="22"/>
          <w:szCs w:val="22"/>
        </w:rPr>
        <w:t>之后的句子要采用倒装结构，倒装原则如下：</w:t>
      </w:r>
      <w:r w:rsidRPr="00E002D6">
        <w:rPr>
          <w:rFonts w:ascii="Times New Roman" w:hAnsi="Times New Roman" w:cs="Times New Roman" w:hint="eastAsia"/>
          <w:sz w:val="22"/>
          <w:szCs w:val="22"/>
        </w:rPr>
        <w:t xml:space="preserve"> </w:t>
      </w:r>
    </w:p>
    <w:p w14:paraId="604E5E2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(1)</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句中有</w:t>
      </w:r>
      <w:r w:rsidRPr="00E002D6">
        <w:rPr>
          <w:rFonts w:ascii="Times New Roman" w:hAnsi="Times New Roman" w:cs="Times New Roman" w:hint="eastAsia"/>
          <w:sz w:val="22"/>
          <w:szCs w:val="22"/>
        </w:rPr>
        <w:t>be</w:t>
      </w:r>
      <w:r w:rsidRPr="00E002D6">
        <w:rPr>
          <w:rFonts w:ascii="Times New Roman" w:hAnsi="Times New Roman" w:cs="Times New Roman" w:hint="eastAsia"/>
          <w:sz w:val="22"/>
          <w:szCs w:val="22"/>
        </w:rPr>
        <w:t>动词时：</w:t>
      </w:r>
    </w:p>
    <w:p w14:paraId="397F2D6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 Just as most men are ambitious, so </w:t>
      </w:r>
      <w:r w:rsidRPr="00E002D6">
        <w:rPr>
          <w:rFonts w:ascii="Times New Roman" w:hAnsi="Times New Roman" w:cs="Times New Roman" w:hint="eastAsia"/>
          <w:sz w:val="22"/>
          <w:szCs w:val="22"/>
          <w:u w:val="single"/>
        </w:rPr>
        <w:t>are</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women</w:t>
      </w:r>
      <w:r w:rsidRPr="00E002D6">
        <w:rPr>
          <w:rFonts w:ascii="Times New Roman" w:hAnsi="Times New Roman" w:cs="Times New Roman" w:hint="eastAsia"/>
          <w:sz w:val="22"/>
          <w:szCs w:val="22"/>
        </w:rPr>
        <w:t xml:space="preserve"> nowadays.</w:t>
      </w:r>
    </w:p>
    <w:p w14:paraId="5EFE82F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就像大部分的男人都怀有雄心大志，现在的妇女也是如此。</w:t>
      </w:r>
      <w:r w:rsidRPr="00E002D6">
        <w:rPr>
          <w:rFonts w:ascii="Times New Roman" w:hAnsi="Times New Roman" w:cs="Times New Roman" w:hint="eastAsia"/>
          <w:sz w:val="22"/>
          <w:szCs w:val="22"/>
        </w:rPr>
        <w:t xml:space="preserve"> </w:t>
      </w:r>
    </w:p>
    <w:p w14:paraId="64F32BC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(2)</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句中有助动词时：</w:t>
      </w:r>
    </w:p>
    <w:p w14:paraId="5FE42AC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 Just as you will protect your children, so </w:t>
      </w:r>
      <w:r w:rsidRPr="00E002D6">
        <w:rPr>
          <w:rFonts w:ascii="Times New Roman" w:hAnsi="Times New Roman" w:cs="Times New Roman" w:hint="eastAsia"/>
          <w:sz w:val="22"/>
          <w:szCs w:val="22"/>
          <w:u w:val="single"/>
        </w:rPr>
        <w:t>will</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w:t>
      </w:r>
      <w:r w:rsidRPr="00E002D6">
        <w:rPr>
          <w:rFonts w:ascii="Times New Roman" w:hAnsi="Times New Roman" w:cs="Times New Roman" w:hint="eastAsia"/>
          <w:sz w:val="22"/>
          <w:szCs w:val="22"/>
        </w:rPr>
        <w:t xml:space="preserve"> protect mine.</w:t>
      </w:r>
    </w:p>
    <w:p w14:paraId="4F4A86F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就像你会保护自己的子女一样，我也是如此。</w:t>
      </w:r>
    </w:p>
    <w:p w14:paraId="7929583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(3)</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句中只有一般动词时，则按主语人称及动词的时态做变化，借用助动词</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hint="eastAsia"/>
          <w:sz w:val="22"/>
          <w:szCs w:val="22"/>
        </w:rPr>
        <w:t>do,does</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或</w:t>
      </w:r>
      <w:r w:rsidRPr="00E002D6">
        <w:rPr>
          <w:rFonts w:ascii="Times New Roman" w:hAnsi="Times New Roman" w:cs="Times New Roman" w:hint="eastAsia"/>
          <w:sz w:val="22"/>
          <w:szCs w:val="22"/>
        </w:rPr>
        <w:t xml:space="preserve"> did</w:t>
      </w:r>
      <w:r w:rsidRPr="00E002D6">
        <w:rPr>
          <w:rFonts w:ascii="Times New Roman" w:hAnsi="Times New Roman" w:cs="Times New Roman" w:hint="eastAsia"/>
          <w:sz w:val="22"/>
          <w:szCs w:val="22"/>
        </w:rPr>
        <w:t>：</w:t>
      </w:r>
    </w:p>
    <w:p w14:paraId="4229708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 Just as humans need love, so </w:t>
      </w:r>
      <w:r w:rsidRPr="00E002D6">
        <w:rPr>
          <w:rFonts w:ascii="Times New Roman" w:hAnsi="Times New Roman" w:cs="Times New Roman" w:hint="eastAsia"/>
          <w:sz w:val="22"/>
          <w:szCs w:val="22"/>
          <w:u w:val="single"/>
        </w:rPr>
        <w:t>do</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dogs</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ab/>
      </w:r>
    </w:p>
    <w:p w14:paraId="4ACE8FF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就像人类需要爱一样，狗</w:t>
      </w:r>
      <w:proofErr w:type="gramStart"/>
      <w:r w:rsidRPr="00E002D6">
        <w:rPr>
          <w:rFonts w:ascii="Times New Roman" w:hAnsi="Times New Roman" w:cs="Times New Roman" w:hint="eastAsia"/>
          <w:sz w:val="22"/>
          <w:szCs w:val="22"/>
        </w:rPr>
        <w:t>狗</w:t>
      </w:r>
      <w:proofErr w:type="gramEnd"/>
      <w:r w:rsidRPr="00E002D6">
        <w:rPr>
          <w:rFonts w:ascii="Times New Roman" w:hAnsi="Times New Roman" w:cs="Times New Roman" w:hint="eastAsia"/>
          <w:sz w:val="22"/>
          <w:szCs w:val="22"/>
        </w:rPr>
        <w:t>也是如此。</w:t>
      </w:r>
    </w:p>
    <w:p w14:paraId="71767F13" w14:textId="77777777" w:rsidR="00792C08" w:rsidRPr="00E002D6" w:rsidRDefault="00792C08">
      <w:pPr>
        <w:spacing w:line="400" w:lineRule="exact"/>
        <w:rPr>
          <w:rFonts w:ascii="Times New Roman" w:hAnsi="Times New Roman" w:cs="Times New Roman"/>
          <w:sz w:val="22"/>
          <w:szCs w:val="22"/>
        </w:rPr>
      </w:pPr>
    </w:p>
    <w:p w14:paraId="69F5F58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2. And </w:t>
      </w: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we all </w:t>
      </w:r>
      <w:proofErr w:type="spellStart"/>
      <w:proofErr w:type="gramStart"/>
      <w:r w:rsidRPr="00E002D6">
        <w:rPr>
          <w:rFonts w:ascii="Times New Roman" w:hAnsi="Times New Roman" w:cs="Times New Roman" w:hint="eastAsia"/>
          <w:sz w:val="22"/>
          <w:szCs w:val="22"/>
        </w:rPr>
        <w:t>know,the</w:t>
      </w:r>
      <w:proofErr w:type="spellEnd"/>
      <w:proofErr w:type="gramEnd"/>
      <w:r w:rsidRPr="00E002D6">
        <w:rPr>
          <w:rFonts w:ascii="Times New Roman" w:hAnsi="Times New Roman" w:cs="Times New Roman" w:hint="eastAsia"/>
          <w:sz w:val="22"/>
          <w:szCs w:val="22"/>
        </w:rPr>
        <w:t xml:space="preserve"> ancient architecture there is breathtaking.</w:t>
      </w:r>
    </w:p>
    <w:p w14:paraId="1BD874F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我们都知道，那儿的古代建筑令人惊叹不已。</w:t>
      </w:r>
    </w:p>
    <w:p w14:paraId="5A0AE69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you can imagine, after all the eating, drinking and chatting, they need to take a nap.</w:t>
      </w:r>
      <w:r w:rsidRPr="00E002D6">
        <w:rPr>
          <w:rFonts w:ascii="Times New Roman" w:hAnsi="Times New Roman" w:cs="Times New Roman" w:hint="eastAsia"/>
          <w:sz w:val="22"/>
          <w:szCs w:val="22"/>
        </w:rPr>
        <w:tab/>
      </w:r>
    </w:p>
    <w:p w14:paraId="6F3C182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你可以想象得到，在这番吃喝闲聊之后，他们需要小睡片刻。在上</w:t>
      </w:r>
      <w:proofErr w:type="gramStart"/>
      <w:r w:rsidRPr="00E002D6">
        <w:rPr>
          <w:rFonts w:ascii="Times New Roman" w:hAnsi="Times New Roman" w:cs="Times New Roman" w:hint="eastAsia"/>
          <w:sz w:val="22"/>
          <w:szCs w:val="22"/>
        </w:rPr>
        <w:t>列句</w:t>
      </w:r>
      <w:proofErr w:type="gramEnd"/>
      <w:r w:rsidRPr="00E002D6">
        <w:rPr>
          <w:rFonts w:ascii="Times New Roman" w:hAnsi="Times New Roman" w:cs="Times New Roman" w:hint="eastAsia"/>
          <w:sz w:val="22"/>
          <w:szCs w:val="22"/>
        </w:rPr>
        <w:t>中，</w:t>
      </w:r>
      <w:r w:rsidRPr="00E002D6">
        <w:rPr>
          <w:rFonts w:ascii="Times New Roman" w:hAnsi="Times New Roman" w:cs="Times New Roman" w:hint="eastAsia"/>
          <w:sz w:val="22"/>
          <w:szCs w:val="22"/>
        </w:rPr>
        <w:t>as</w:t>
      </w:r>
      <w:proofErr w:type="gramStart"/>
      <w:r w:rsidRPr="00E002D6">
        <w:rPr>
          <w:rFonts w:ascii="Times New Roman" w:hAnsi="Times New Roman" w:cs="Times New Roman" w:hint="eastAsia"/>
          <w:sz w:val="22"/>
          <w:szCs w:val="22"/>
        </w:rPr>
        <w:t>作关系</w:t>
      </w:r>
      <w:proofErr w:type="gramEnd"/>
      <w:r w:rsidRPr="00E002D6">
        <w:rPr>
          <w:rFonts w:ascii="Times New Roman" w:hAnsi="Times New Roman" w:cs="Times New Roman" w:hint="eastAsia"/>
          <w:sz w:val="22"/>
          <w:szCs w:val="22"/>
        </w:rPr>
        <w:t>代</w:t>
      </w:r>
      <w:r w:rsidRPr="00E002D6">
        <w:rPr>
          <w:rFonts w:ascii="Times New Roman" w:hAnsi="Times New Roman" w:cs="Times New Roman" w:hint="eastAsia"/>
          <w:sz w:val="22"/>
          <w:szCs w:val="22"/>
        </w:rPr>
        <w:lastRenderedPageBreak/>
        <w:t>词用，分别代替句中</w:t>
      </w:r>
      <w:r w:rsidRPr="00E002D6">
        <w:rPr>
          <w:rFonts w:ascii="Times New Roman" w:hAnsi="Times New Roman" w:cs="Times New Roman" w:hint="eastAsia"/>
          <w:sz w:val="22"/>
          <w:szCs w:val="22"/>
        </w:rPr>
        <w:t>"the ancient architecture there is breathtaking"</w:t>
      </w:r>
      <w:r w:rsidRPr="00E002D6">
        <w:rPr>
          <w:rFonts w:ascii="Times New Roman" w:hAnsi="Times New Roman" w:cs="Times New Roman" w:hint="eastAsia"/>
          <w:sz w:val="22"/>
          <w:szCs w:val="22"/>
        </w:rPr>
        <w:t>和</w:t>
      </w:r>
      <w:r w:rsidRPr="00E002D6">
        <w:rPr>
          <w:rFonts w:ascii="Times New Roman" w:hAnsi="Times New Roman" w:cs="Times New Roman" w:hint="eastAsia"/>
          <w:sz w:val="22"/>
          <w:szCs w:val="22"/>
        </w:rPr>
        <w:t xml:space="preserve">"after all the eating, drinking and </w:t>
      </w:r>
      <w:proofErr w:type="spellStart"/>
      <w:r w:rsidRPr="00E002D6">
        <w:rPr>
          <w:rFonts w:ascii="Times New Roman" w:hAnsi="Times New Roman" w:cs="Times New Roman" w:hint="eastAsia"/>
          <w:sz w:val="22"/>
          <w:szCs w:val="22"/>
        </w:rPr>
        <w:t>chatting,they</w:t>
      </w:r>
      <w:proofErr w:type="spellEnd"/>
      <w:r w:rsidRPr="00E002D6">
        <w:rPr>
          <w:rFonts w:ascii="Times New Roman" w:hAnsi="Times New Roman" w:cs="Times New Roman" w:hint="eastAsia"/>
          <w:sz w:val="22"/>
          <w:szCs w:val="22"/>
        </w:rPr>
        <w:t xml:space="preserve"> need to take a nap"</w:t>
      </w:r>
      <w:r w:rsidRPr="00E002D6">
        <w:rPr>
          <w:rFonts w:ascii="Times New Roman" w:hAnsi="Times New Roman" w:cs="Times New Roman" w:hint="eastAsia"/>
          <w:sz w:val="22"/>
          <w:szCs w:val="22"/>
        </w:rPr>
        <w:t>这两个主句。</w:t>
      </w:r>
    </w:p>
    <w:p w14:paraId="6F78457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as</w:t>
      </w:r>
      <w:proofErr w:type="gramStart"/>
      <w:r w:rsidRPr="00E002D6">
        <w:rPr>
          <w:rFonts w:ascii="Times New Roman" w:hAnsi="Times New Roman" w:cs="Times New Roman" w:hint="eastAsia"/>
          <w:sz w:val="22"/>
          <w:szCs w:val="22"/>
        </w:rPr>
        <w:t>作关系</w:t>
      </w:r>
      <w:proofErr w:type="gramEnd"/>
      <w:r w:rsidRPr="00E002D6">
        <w:rPr>
          <w:rFonts w:ascii="Times New Roman" w:hAnsi="Times New Roman" w:cs="Times New Roman" w:hint="eastAsia"/>
          <w:sz w:val="22"/>
          <w:szCs w:val="22"/>
        </w:rPr>
        <w:t>代词时，即等于</w:t>
      </w:r>
      <w:r w:rsidRPr="00E002D6">
        <w:rPr>
          <w:rFonts w:ascii="Times New Roman" w:hAnsi="Times New Roman" w:cs="Times New Roman" w:hint="eastAsia"/>
          <w:sz w:val="22"/>
          <w:szCs w:val="22"/>
        </w:rPr>
        <w:t>which</w:t>
      </w:r>
      <w:r w:rsidRPr="00E002D6">
        <w:rPr>
          <w:rFonts w:ascii="Times New Roman" w:hAnsi="Times New Roman" w:cs="Times New Roman" w:hint="eastAsia"/>
          <w:sz w:val="22"/>
          <w:szCs w:val="22"/>
        </w:rPr>
        <w:t>，用以代替句中整个主句，</w:t>
      </w:r>
      <w:r w:rsidRPr="00E002D6">
        <w:rPr>
          <w:rFonts w:ascii="Times New Roman" w:hAnsi="Times New Roman" w:cs="Times New Roman" w:hint="eastAsia"/>
          <w:sz w:val="22"/>
          <w:szCs w:val="22"/>
        </w:rPr>
        <w:t>as</w:t>
      </w:r>
      <w:r w:rsidRPr="00E002D6">
        <w:rPr>
          <w:rFonts w:ascii="Times New Roman" w:hAnsi="Times New Roman" w:cs="Times New Roman" w:hint="eastAsia"/>
          <w:sz w:val="22"/>
          <w:szCs w:val="22"/>
        </w:rPr>
        <w:t>在其引导的定语从句中可</w:t>
      </w:r>
      <w:proofErr w:type="gramStart"/>
      <w:r w:rsidRPr="00E002D6">
        <w:rPr>
          <w:rFonts w:ascii="Times New Roman" w:hAnsi="Times New Roman" w:cs="Times New Roman" w:hint="eastAsia"/>
          <w:sz w:val="22"/>
          <w:szCs w:val="22"/>
        </w:rPr>
        <w:t>作主</w:t>
      </w:r>
      <w:proofErr w:type="gramEnd"/>
      <w:r w:rsidRPr="00E002D6">
        <w:rPr>
          <w:rFonts w:ascii="Times New Roman" w:hAnsi="Times New Roman" w:cs="Times New Roman" w:hint="eastAsia"/>
          <w:sz w:val="22"/>
          <w:szCs w:val="22"/>
        </w:rPr>
        <w:t>语或宾语。</w:t>
      </w:r>
    </w:p>
    <w:p w14:paraId="740E059A"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ab/>
      </w:r>
      <w:r w:rsidRPr="00E002D6">
        <w:rPr>
          <w:rFonts w:ascii="Times New Roman" w:hAnsi="Times New Roman" w:cs="Times New Roman" w:hint="eastAsia"/>
          <w:sz w:val="22"/>
          <w:szCs w:val="22"/>
          <w:u w:val="single"/>
        </w:rPr>
        <w:t>He is a man of his word</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is known to all of us.</w:t>
      </w:r>
      <w:r w:rsidRPr="00E002D6">
        <w:rPr>
          <w:rFonts w:ascii="Times New Roman" w:hAnsi="Times New Roman" w:cs="Times New Roman" w:hint="eastAsia"/>
          <w:sz w:val="22"/>
          <w:szCs w:val="22"/>
        </w:rPr>
        <w:tab/>
      </w:r>
    </w:p>
    <w:p w14:paraId="58F9CC45" w14:textId="77777777" w:rsidR="00792C08" w:rsidRPr="00E002D6" w:rsidRDefault="00000000">
      <w:pPr>
        <w:spacing w:line="400" w:lineRule="exact"/>
        <w:ind w:firstLineChars="1100" w:firstLine="2420"/>
        <w:rPr>
          <w:rFonts w:ascii="Times New Roman" w:hAnsi="Times New Roman" w:cs="Times New Roman"/>
          <w:sz w:val="22"/>
          <w:szCs w:val="22"/>
        </w:rPr>
      </w:pPr>
      <w:r w:rsidRPr="00E002D6">
        <w:rPr>
          <w:rFonts w:ascii="Times New Roman" w:hAnsi="Times New Roman" w:cs="Times New Roman" w:hint="eastAsia"/>
          <w:sz w:val="22"/>
          <w:szCs w:val="22"/>
        </w:rPr>
        <w:t>主语</w:t>
      </w:r>
    </w:p>
    <w:p w14:paraId="021E5F7E"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He is a man of his word</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we all </w:t>
      </w:r>
      <w:r w:rsidRPr="00E002D6">
        <w:rPr>
          <w:rFonts w:ascii="Times New Roman" w:hAnsi="Times New Roman" w:cs="Times New Roman" w:hint="eastAsia"/>
          <w:sz w:val="22"/>
          <w:szCs w:val="22"/>
          <w:u w:val="single"/>
        </w:rPr>
        <w:t>know</w:t>
      </w:r>
      <w:r w:rsidRPr="00E002D6">
        <w:rPr>
          <w:rFonts w:ascii="Times New Roman" w:hAnsi="Times New Roman" w:cs="Times New Roman" w:hint="eastAsia"/>
          <w:sz w:val="22"/>
          <w:szCs w:val="22"/>
        </w:rPr>
        <w:t>.</w:t>
      </w:r>
    </w:p>
    <w:p w14:paraId="624211E1" w14:textId="77777777" w:rsidR="00792C08" w:rsidRPr="00E002D6" w:rsidRDefault="00000000">
      <w:pPr>
        <w:spacing w:line="400" w:lineRule="exact"/>
        <w:ind w:firstLineChars="1000" w:firstLine="2200"/>
        <w:rPr>
          <w:rFonts w:ascii="Times New Roman" w:hAnsi="Times New Roman" w:cs="Times New Roman"/>
          <w:sz w:val="22"/>
          <w:szCs w:val="22"/>
        </w:rPr>
      </w:pPr>
      <w:r w:rsidRPr="00E002D6">
        <w:rPr>
          <w:rFonts w:ascii="Times New Roman" w:hAnsi="Times New Roman" w:cs="Times New Roman" w:hint="eastAsia"/>
          <w:sz w:val="22"/>
          <w:szCs w:val="22"/>
        </w:rPr>
        <w:t>宾语</w:t>
      </w:r>
    </w:p>
    <w:p w14:paraId="1BB4CBE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He is a man of his word, </w:t>
      </w:r>
      <w:r w:rsidRPr="00E002D6">
        <w:rPr>
          <w:rFonts w:ascii="Times New Roman" w:hAnsi="Times New Roman" w:cs="Times New Roman" w:hint="eastAsia"/>
          <w:sz w:val="22"/>
          <w:szCs w:val="22"/>
          <w:u w:val="single"/>
        </w:rPr>
        <w:t>which</w:t>
      </w:r>
      <w:r w:rsidRPr="00E002D6">
        <w:rPr>
          <w:rFonts w:ascii="Times New Roman" w:hAnsi="Times New Roman" w:cs="Times New Roman" w:hint="eastAsia"/>
          <w:sz w:val="22"/>
          <w:szCs w:val="22"/>
        </w:rPr>
        <w:t xml:space="preserve"> is known to all of us.</w:t>
      </w:r>
    </w:p>
    <w:p w14:paraId="01FFC56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He is a man of his word, </w:t>
      </w:r>
      <w:r w:rsidRPr="00E002D6">
        <w:rPr>
          <w:rFonts w:ascii="Times New Roman" w:hAnsi="Times New Roman" w:cs="Times New Roman" w:hint="eastAsia"/>
          <w:sz w:val="22"/>
          <w:szCs w:val="22"/>
          <w:u w:val="single"/>
        </w:rPr>
        <w:t>which</w:t>
      </w:r>
      <w:r w:rsidRPr="00E002D6">
        <w:rPr>
          <w:rFonts w:ascii="Times New Roman" w:hAnsi="Times New Roman" w:cs="Times New Roman" w:hint="eastAsia"/>
          <w:sz w:val="22"/>
          <w:szCs w:val="22"/>
        </w:rPr>
        <w:t xml:space="preserve"> we all know.</w:t>
      </w:r>
    </w:p>
    <w:p w14:paraId="4C458BE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他是个言而有信的人，这点我们都知道。</w:t>
      </w:r>
    </w:p>
    <w:p w14:paraId="23155505"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注意</w:t>
      </w:r>
    </w:p>
    <w:p w14:paraId="046B767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使用</w:t>
      </w:r>
      <w:r w:rsidRPr="00E002D6">
        <w:rPr>
          <w:rFonts w:ascii="Times New Roman" w:hAnsi="Times New Roman" w:cs="Times New Roman" w:hint="eastAsia"/>
          <w:sz w:val="22"/>
          <w:szCs w:val="22"/>
        </w:rPr>
        <w:t>as</w:t>
      </w:r>
      <w:r w:rsidRPr="00E002D6">
        <w:rPr>
          <w:rFonts w:ascii="Times New Roman" w:hAnsi="Times New Roman" w:cs="Times New Roman" w:hint="eastAsia"/>
          <w:sz w:val="22"/>
          <w:szCs w:val="22"/>
        </w:rPr>
        <w:t>取代</w:t>
      </w:r>
      <w:r w:rsidRPr="00E002D6">
        <w:rPr>
          <w:rFonts w:ascii="Times New Roman" w:hAnsi="Times New Roman" w:cs="Times New Roman" w:hint="eastAsia"/>
          <w:sz w:val="22"/>
          <w:szCs w:val="22"/>
        </w:rPr>
        <w:t>which</w:t>
      </w:r>
      <w:r w:rsidRPr="00E002D6">
        <w:rPr>
          <w:rFonts w:ascii="Times New Roman" w:hAnsi="Times New Roman" w:cs="Times New Roman" w:hint="eastAsia"/>
          <w:sz w:val="22"/>
          <w:szCs w:val="22"/>
        </w:rPr>
        <w:t>时，要注意下列要点：</w:t>
      </w:r>
    </w:p>
    <w:p w14:paraId="29AC57F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(1)</w:t>
      </w:r>
      <w:r w:rsidRPr="00E002D6">
        <w:rPr>
          <w:rFonts w:ascii="Times New Roman" w:hAnsi="Times New Roman" w:cs="Times New Roman" w:hint="eastAsia"/>
          <w:sz w:val="22"/>
          <w:szCs w:val="22"/>
        </w:rPr>
        <w:t xml:space="preserve"> as</w:t>
      </w:r>
      <w:r w:rsidRPr="00E002D6">
        <w:rPr>
          <w:rFonts w:ascii="Times New Roman" w:hAnsi="Times New Roman" w:cs="Times New Roman" w:hint="eastAsia"/>
          <w:sz w:val="22"/>
          <w:szCs w:val="22"/>
        </w:rPr>
        <w:t>引导的定语从句可置于主句之前或之后，而</w:t>
      </w:r>
      <w:r w:rsidRPr="00E002D6">
        <w:rPr>
          <w:rFonts w:ascii="Times New Roman" w:hAnsi="Times New Roman" w:cs="Times New Roman" w:hint="eastAsia"/>
          <w:sz w:val="22"/>
          <w:szCs w:val="22"/>
        </w:rPr>
        <w:t>which</w:t>
      </w:r>
      <w:r w:rsidRPr="00E002D6">
        <w:rPr>
          <w:rFonts w:ascii="Times New Roman" w:hAnsi="Times New Roman" w:cs="Times New Roman" w:hint="eastAsia"/>
          <w:sz w:val="22"/>
          <w:szCs w:val="22"/>
        </w:rPr>
        <w:t>引导的定语从句则只能置于主句之后。故上列例句亦可改为：</w:t>
      </w:r>
    </w:p>
    <w:p w14:paraId="53B6B8E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is known to all of us, he is a man of his word.</w:t>
      </w:r>
    </w:p>
    <w:p w14:paraId="23E05587"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As</w:t>
      </w:r>
      <w:r w:rsidRPr="00E002D6">
        <w:rPr>
          <w:rFonts w:ascii="Times New Roman" w:hAnsi="Times New Roman" w:cs="Times New Roman" w:hint="eastAsia"/>
          <w:sz w:val="22"/>
          <w:szCs w:val="22"/>
        </w:rPr>
        <w:t xml:space="preserve"> we all know, he is a man of his word.</w:t>
      </w:r>
    </w:p>
    <w:p w14:paraId="703DED3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u w:val="single"/>
        </w:rPr>
        <w:t>The sun rises in the east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which</w:t>
      </w:r>
      <w:r w:rsidRPr="00E002D6">
        <w:rPr>
          <w:rFonts w:ascii="Times New Roman" w:hAnsi="Times New Roman" w:cs="Times New Roman" w:hint="eastAsia"/>
          <w:sz w:val="22"/>
          <w:szCs w:val="22"/>
        </w:rPr>
        <w:t xml:space="preserve"> everybody knows.</w:t>
      </w:r>
    </w:p>
    <w:p w14:paraId="12C13FC7" w14:textId="77777777" w:rsidR="00792C08" w:rsidRPr="00E002D6" w:rsidRDefault="00000000">
      <w:pPr>
        <w:spacing w:line="400" w:lineRule="exact"/>
        <w:ind w:firstLineChars="500" w:firstLine="1100"/>
        <w:rPr>
          <w:rFonts w:ascii="Times New Roman" w:hAnsi="Times New Roman" w:cs="Times New Roman"/>
          <w:sz w:val="22"/>
          <w:szCs w:val="22"/>
        </w:rPr>
      </w:pPr>
      <w:r w:rsidRPr="00E002D6">
        <w:rPr>
          <w:rFonts w:ascii="Times New Roman" w:hAnsi="Times New Roman" w:cs="Times New Roman" w:hint="eastAsia"/>
          <w:sz w:val="22"/>
          <w:szCs w:val="22"/>
        </w:rPr>
        <w:t>主句</w:t>
      </w:r>
    </w:p>
    <w:p w14:paraId="1AB87A2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The sun rises in the east, as everybody knows.</w:t>
      </w:r>
    </w:p>
    <w:p w14:paraId="3233013C"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As everybody knows, the sun rises in the east.</w:t>
      </w:r>
    </w:p>
    <w:p w14:paraId="69C3372E"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太阳从东方升起，此事人人皆知。</w:t>
      </w:r>
    </w:p>
    <w:p w14:paraId="0128DE7E"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但：</w:t>
      </w:r>
    </w:p>
    <w:p w14:paraId="17EC482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everybody knows, the sun rises in the </w:t>
      </w:r>
      <w:proofErr w:type="gramStart"/>
      <w:r w:rsidRPr="00E002D6">
        <w:rPr>
          <w:rFonts w:ascii="Times New Roman" w:hAnsi="Times New Roman" w:cs="Times New Roman"/>
          <w:sz w:val="22"/>
          <w:szCs w:val="22"/>
        </w:rPr>
        <w:t>east.(</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5E9841A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lang w:eastAsia="zh"/>
        </w:rPr>
        <w:t>(2)</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as</w:t>
      </w:r>
      <w:r w:rsidRPr="00E002D6">
        <w:rPr>
          <w:rFonts w:ascii="Times New Roman" w:hAnsi="Times New Roman" w:cs="Times New Roman"/>
          <w:sz w:val="22"/>
          <w:szCs w:val="22"/>
        </w:rPr>
        <w:t>所引导的定语从句其结构为</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as</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be</w:t>
      </w:r>
      <w:r w:rsidRPr="00E002D6">
        <w:rPr>
          <w:rFonts w:ascii="Times New Roman" w:hAnsi="Times New Roman" w:cs="Times New Roman"/>
          <w:sz w:val="22"/>
          <w:szCs w:val="22"/>
        </w:rPr>
        <w:t>动词</w:t>
      </w:r>
      <w:r w:rsidRPr="00E002D6">
        <w:rPr>
          <w:rFonts w:ascii="Times New Roman" w:hAnsi="Times New Roman" w:cs="Times New Roman"/>
          <w:sz w:val="22"/>
          <w:szCs w:val="22"/>
        </w:rPr>
        <w:t>+</w:t>
      </w:r>
      <w:r w:rsidRPr="00E002D6">
        <w:rPr>
          <w:rFonts w:ascii="Times New Roman" w:hAnsi="Times New Roman" w:cs="Times New Roman"/>
          <w:sz w:val="22"/>
          <w:szCs w:val="22"/>
        </w:rPr>
        <w:t>过去分词</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时，</w:t>
      </w:r>
      <w:r w:rsidRPr="00E002D6">
        <w:rPr>
          <w:rFonts w:ascii="Times New Roman" w:hAnsi="Times New Roman" w:cs="Times New Roman"/>
          <w:sz w:val="22"/>
          <w:szCs w:val="22"/>
        </w:rPr>
        <w:t>be</w:t>
      </w:r>
      <w:r w:rsidRPr="00E002D6">
        <w:rPr>
          <w:rFonts w:ascii="Times New Roman" w:hAnsi="Times New Roman" w:cs="Times New Roman"/>
          <w:sz w:val="22"/>
          <w:szCs w:val="22"/>
        </w:rPr>
        <w:t>动词可以省略。</w:t>
      </w:r>
    </w:p>
    <w:p w14:paraId="121C82D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sz w:val="22"/>
          <w:szCs w:val="22"/>
        </w:rPr>
        <w:t xml:space="preserve"> He is a man of his word, </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was mentioned before.</w:t>
      </w:r>
    </w:p>
    <w:p w14:paraId="6AD382E9"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 xml:space="preserve">= He is a man of his word, </w:t>
      </w:r>
      <w:r w:rsidRPr="00E002D6">
        <w:rPr>
          <w:rFonts w:ascii="Times New Roman" w:hAnsi="Times New Roman" w:cs="Times New Roman"/>
          <w:sz w:val="22"/>
          <w:szCs w:val="22"/>
          <w:u w:val="single"/>
        </w:rPr>
        <w:t>as</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was</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mentioned</w:t>
      </w:r>
      <w:r w:rsidRPr="00E002D6">
        <w:rPr>
          <w:rFonts w:ascii="Times New Roman" w:hAnsi="Times New Roman" w:cs="Times New Roman"/>
          <w:sz w:val="22"/>
          <w:szCs w:val="22"/>
        </w:rPr>
        <w:t xml:space="preserve"> before.</w:t>
      </w:r>
    </w:p>
    <w:p w14:paraId="4F520F91" w14:textId="77777777" w:rsidR="00792C08" w:rsidRPr="00E002D6" w:rsidRDefault="00000000">
      <w:pPr>
        <w:spacing w:line="400" w:lineRule="exact"/>
        <w:ind w:firstLineChars="1000" w:firstLine="2200"/>
        <w:rPr>
          <w:rFonts w:ascii="Times New Roman" w:hAnsi="Times New Roman" w:cs="Times New Roman"/>
          <w:sz w:val="22"/>
          <w:szCs w:val="22"/>
        </w:rPr>
      </w:pPr>
      <w:r w:rsidRPr="00E002D6">
        <w:rPr>
          <w:rFonts w:ascii="Times New Roman" w:hAnsi="Times New Roman" w:cs="Times New Roman"/>
          <w:sz w:val="22"/>
          <w:szCs w:val="22"/>
        </w:rPr>
        <w:t>be</w:t>
      </w:r>
      <w:r w:rsidRPr="00E002D6">
        <w:rPr>
          <w:rFonts w:ascii="Times New Roman" w:hAnsi="Times New Roman" w:cs="Times New Roman"/>
          <w:sz w:val="22"/>
          <w:szCs w:val="22"/>
        </w:rPr>
        <w:t>动词</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过去分词</w:t>
      </w:r>
    </w:p>
    <w:p w14:paraId="1A2C0F4F"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 xml:space="preserve">= He is a man of his word, </w:t>
      </w:r>
      <w:r w:rsidRPr="00E002D6">
        <w:rPr>
          <w:rFonts w:ascii="Times New Roman" w:hAnsi="Times New Roman" w:cs="Times New Roman"/>
          <w:sz w:val="22"/>
          <w:szCs w:val="22"/>
          <w:u w:val="single"/>
        </w:rPr>
        <w:t>as mentioned</w:t>
      </w:r>
      <w:r w:rsidRPr="00E002D6">
        <w:rPr>
          <w:rFonts w:ascii="Times New Roman" w:hAnsi="Times New Roman" w:cs="Times New Roman"/>
          <w:sz w:val="22"/>
          <w:szCs w:val="22"/>
        </w:rPr>
        <w:t xml:space="preserve"> before.</w:t>
      </w:r>
    </w:p>
    <w:p w14:paraId="2754172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如前所述，他是个言而有信的人。</w:t>
      </w:r>
    </w:p>
    <w:p w14:paraId="6009EC24"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由上述可知，本文亦可写成：</w:t>
      </w:r>
    </w:p>
    <w:p w14:paraId="77B5164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sz w:val="22"/>
          <w:szCs w:val="22"/>
        </w:rPr>
        <w:t>And the ancient architecture there is breathtaking,</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u w:val="single"/>
        </w:rPr>
        <w:t>as</w:t>
      </w:r>
      <w:r w:rsidRPr="00E002D6">
        <w:rPr>
          <w:rFonts w:ascii="Times New Roman" w:hAnsi="Times New Roman" w:cs="Times New Roman"/>
          <w:sz w:val="22"/>
          <w:szCs w:val="22"/>
        </w:rPr>
        <w:t>/</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we all know. After all the eating, drinking and chatting,</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they need to take a nap, </w:t>
      </w:r>
      <w:r w:rsidRPr="00E002D6">
        <w:rPr>
          <w:rFonts w:ascii="Times New Roman" w:hAnsi="Times New Roman" w:cs="Times New Roman"/>
          <w:sz w:val="22"/>
          <w:szCs w:val="22"/>
          <w:u w:val="single"/>
        </w:rPr>
        <w:t>as</w:t>
      </w:r>
      <w:r w:rsidRPr="00E002D6">
        <w:rPr>
          <w:rFonts w:ascii="Times New Roman" w:hAnsi="Times New Roman" w:cs="Times New Roman"/>
          <w:sz w:val="22"/>
          <w:szCs w:val="22"/>
        </w:rPr>
        <w:t>/</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we can imagine.</w:t>
      </w:r>
    </w:p>
    <w:p w14:paraId="79240BD6"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76E7088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1. </w:t>
      </w:r>
      <w:r w:rsidRPr="00E002D6">
        <w:rPr>
          <w:rFonts w:ascii="Times New Roman" w:hAnsi="Times New Roman" w:cs="Times New Roman" w:hint="eastAsia"/>
          <w:sz w:val="22"/>
          <w:szCs w:val="22"/>
        </w:rPr>
        <w:t>找出下列句子中</w:t>
      </w:r>
      <w:r w:rsidRPr="00E002D6">
        <w:rPr>
          <w:rFonts w:ascii="Times New Roman" w:hAnsi="Times New Roman" w:cs="Times New Roman" w:hint="eastAsia"/>
          <w:sz w:val="22"/>
          <w:szCs w:val="22"/>
        </w:rPr>
        <w:t xml:space="preserve">as </w:t>
      </w:r>
      <w:r w:rsidRPr="00E002D6">
        <w:rPr>
          <w:rFonts w:ascii="Times New Roman" w:hAnsi="Times New Roman" w:cs="Times New Roman" w:hint="eastAsia"/>
          <w:sz w:val="22"/>
          <w:szCs w:val="22"/>
        </w:rPr>
        <w:t>引导定语从句的句子</w:t>
      </w:r>
    </w:p>
    <w:p w14:paraId="183FF42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As we all know, practice makes perfect.</w:t>
      </w:r>
    </w:p>
    <w:p w14:paraId="68861112"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She is as kind as her mother.</w:t>
      </w:r>
    </w:p>
    <w:p w14:paraId="7A49D360"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I don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 know as he told me yesterday.</w:t>
      </w:r>
    </w:p>
    <w:p w14:paraId="7D3F0308"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He is such a clever boy as everyone likes.</w:t>
      </w:r>
    </w:p>
    <w:p w14:paraId="75643F2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As soon as you arrive, call me at once.</w:t>
      </w:r>
    </w:p>
    <w:p w14:paraId="21D838C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⑥</w:t>
      </w:r>
      <w:r w:rsidRPr="00E002D6">
        <w:rPr>
          <w:rFonts w:ascii="Times New Roman" w:hAnsi="Times New Roman" w:cs="Times New Roman" w:hint="eastAsia"/>
          <w:sz w:val="22"/>
          <w:szCs w:val="22"/>
        </w:rPr>
        <w:t xml:space="preserve"> This is the same pen as I lost last week.</w:t>
      </w:r>
    </w:p>
    <w:p w14:paraId="7F07E4C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He runs as fast as his elder brother.</w:t>
      </w:r>
    </w:p>
    <w:p w14:paraId="6CE01A4D"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As is known to all, light travels faster than sound.</w:t>
      </w:r>
    </w:p>
    <w:p w14:paraId="6C5DF9C6"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⑨</w:t>
      </w:r>
      <w:r w:rsidRPr="00E002D6">
        <w:rPr>
          <w:rFonts w:ascii="Times New Roman" w:hAnsi="Times New Roman" w:cs="Times New Roman" w:hint="eastAsia"/>
          <w:sz w:val="22"/>
          <w:szCs w:val="22"/>
        </w:rPr>
        <w:t xml:space="preserve"> You must do as the teacher tells you.</w:t>
      </w:r>
    </w:p>
    <w:p w14:paraId="6C44203B"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Such books as you bought are very useful.    </w:t>
      </w:r>
    </w:p>
    <w:p w14:paraId="0C9568A7" w14:textId="77777777" w:rsidR="00792C08" w:rsidRPr="00E002D6" w:rsidRDefault="00792C08">
      <w:pPr>
        <w:spacing w:line="400" w:lineRule="exact"/>
        <w:rPr>
          <w:rFonts w:ascii="Times New Roman" w:hAnsi="Times New Roman" w:cs="Times New Roman"/>
          <w:sz w:val="28"/>
          <w:szCs w:val="28"/>
        </w:rPr>
      </w:pPr>
    </w:p>
    <w:p w14:paraId="5ADC93D3" w14:textId="77777777" w:rsidR="00792C08" w:rsidRPr="00E002D6" w:rsidRDefault="00000000">
      <w:pPr>
        <w:spacing w:line="400" w:lineRule="exac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填空</w:t>
      </w:r>
    </w:p>
    <w:p w14:paraId="5B1FF897"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 xml:space="preserve">Just as students love </w:t>
      </w:r>
      <w:proofErr w:type="gramStart"/>
      <w:r w:rsidRPr="00E002D6">
        <w:rPr>
          <w:rFonts w:ascii="Times New Roman" w:hAnsi="Times New Roman" w:cs="Times New Roman" w:hint="eastAsia"/>
          <w:sz w:val="22"/>
          <w:szCs w:val="22"/>
        </w:rPr>
        <w:t>holidays, _</w:t>
      </w:r>
      <w:proofErr w:type="gramEnd"/>
      <w:r w:rsidRPr="00E002D6">
        <w:rPr>
          <w:rFonts w:ascii="Times New Roman" w:hAnsi="Times New Roman" w:cs="Times New Roman" w:hint="eastAsia"/>
          <w:sz w:val="22"/>
          <w:szCs w:val="22"/>
        </w:rPr>
        <w:t>_____ teachers.</w:t>
      </w:r>
    </w:p>
    <w:p w14:paraId="7490AB1E"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Just as flowers need sunshine, ______ trees.</w:t>
      </w:r>
    </w:p>
    <w:p w14:paraId="6D019E2C"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Just as she is fond of music, ______ her brother.</w:t>
      </w:r>
    </w:p>
    <w:p w14:paraId="721DFCFC"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 xml:space="preserve">Just as parents will care for </w:t>
      </w:r>
      <w:proofErr w:type="gramStart"/>
      <w:r w:rsidRPr="00E002D6">
        <w:rPr>
          <w:rFonts w:ascii="Times New Roman" w:hAnsi="Times New Roman" w:cs="Times New Roman" w:hint="eastAsia"/>
          <w:sz w:val="22"/>
          <w:szCs w:val="22"/>
        </w:rPr>
        <w:t>kids, ______</w:t>
      </w:r>
      <w:proofErr w:type="gramEnd"/>
      <w:r w:rsidRPr="00E002D6">
        <w:rPr>
          <w:rFonts w:ascii="Times New Roman" w:hAnsi="Times New Roman" w:cs="Times New Roman" w:hint="eastAsia"/>
          <w:sz w:val="22"/>
          <w:szCs w:val="22"/>
        </w:rPr>
        <w:t xml:space="preserve"> grandparents.</w:t>
      </w:r>
    </w:p>
    <w:p w14:paraId="037F4B42"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 xml:space="preserve">Just as birds fly south in </w:t>
      </w:r>
      <w:proofErr w:type="gramStart"/>
      <w:r w:rsidRPr="00E002D6">
        <w:rPr>
          <w:rFonts w:ascii="Times New Roman" w:hAnsi="Times New Roman" w:cs="Times New Roman" w:hint="eastAsia"/>
          <w:sz w:val="22"/>
          <w:szCs w:val="22"/>
        </w:rPr>
        <w:t>winter, ___</w:t>
      </w:r>
      <w:proofErr w:type="gramEnd"/>
      <w:r w:rsidRPr="00E002D6">
        <w:rPr>
          <w:rFonts w:ascii="Times New Roman" w:hAnsi="Times New Roman" w:cs="Times New Roman" w:hint="eastAsia"/>
          <w:sz w:val="22"/>
          <w:szCs w:val="22"/>
        </w:rPr>
        <w:t>___ wild geese.</w:t>
      </w:r>
    </w:p>
    <w:p w14:paraId="4576D242"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 xml:space="preserve">Just as we value friendship, ______ </w:t>
      </w:r>
      <w:r w:rsidRPr="00E002D6">
        <w:rPr>
          <w:rFonts w:ascii="Times New Roman" w:hAnsi="Times New Roman" w:cs="Times New Roman" w:hint="eastAsia"/>
          <w:sz w:val="22"/>
          <w:szCs w:val="22"/>
          <w:lang w:eastAsia="zh"/>
        </w:rPr>
        <w:t>he</w:t>
      </w:r>
      <w:r w:rsidRPr="00E002D6">
        <w:rPr>
          <w:rFonts w:ascii="Times New Roman" w:hAnsi="Times New Roman" w:cs="Times New Roman" w:hint="eastAsia"/>
          <w:sz w:val="22"/>
          <w:szCs w:val="22"/>
        </w:rPr>
        <w:t>.</w:t>
      </w:r>
    </w:p>
    <w:p w14:paraId="7A6CF90D"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 xml:space="preserve">Just as cats like </w:t>
      </w:r>
      <w:proofErr w:type="gramStart"/>
      <w:r w:rsidRPr="00E002D6">
        <w:rPr>
          <w:rFonts w:ascii="Times New Roman" w:hAnsi="Times New Roman" w:cs="Times New Roman" w:hint="eastAsia"/>
          <w:sz w:val="22"/>
          <w:szCs w:val="22"/>
        </w:rPr>
        <w:t>sleeping, _</w:t>
      </w:r>
      <w:proofErr w:type="gramEnd"/>
      <w:r w:rsidRPr="00E002D6">
        <w:rPr>
          <w:rFonts w:ascii="Times New Roman" w:hAnsi="Times New Roman" w:cs="Times New Roman" w:hint="eastAsia"/>
          <w:sz w:val="22"/>
          <w:szCs w:val="22"/>
        </w:rPr>
        <w:t>_____ pandas.</w:t>
      </w:r>
    </w:p>
    <w:p w14:paraId="419B6813" w14:textId="77777777" w:rsidR="00792C08" w:rsidRPr="00E002D6" w:rsidRDefault="00000000">
      <w:pPr>
        <w:numPr>
          <w:ilvl w:val="0"/>
          <w:numId w:val="125"/>
        </w:numPr>
        <w:spacing w:line="400" w:lineRule="exact"/>
        <w:ind w:firstLine="440"/>
        <w:rPr>
          <w:rFonts w:ascii="Times New Roman" w:hAnsi="Times New Roman" w:cs="Times New Roman"/>
          <w:sz w:val="22"/>
          <w:szCs w:val="22"/>
        </w:rPr>
      </w:pPr>
      <w:r w:rsidRPr="00E002D6">
        <w:rPr>
          <w:rFonts w:ascii="Times New Roman" w:hAnsi="Times New Roman" w:cs="Times New Roman" w:hint="eastAsia"/>
          <w:sz w:val="22"/>
          <w:szCs w:val="22"/>
        </w:rPr>
        <w:t>Just as young people will chase dreams, ______ the elders.</w:t>
      </w:r>
      <w:r w:rsidRPr="00E002D6">
        <w:rPr>
          <w:rFonts w:ascii="Times New Roman" w:hAnsi="Times New Roman" w:cs="Times New Roman" w:hint="eastAsia"/>
          <w:sz w:val="22"/>
          <w:szCs w:val="22"/>
        </w:rPr>
        <w:br w:type="page"/>
      </w:r>
    </w:p>
    <w:p w14:paraId="01F48097"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67-68</w:t>
      </w:r>
    </w:p>
    <w:p w14:paraId="1BF5D29C" w14:textId="77777777" w:rsidR="00792C08" w:rsidRPr="00E002D6" w:rsidRDefault="00000000">
      <w:pPr>
        <w:spacing w:line="400" w:lineRule="exact"/>
        <w:ind w:firstLineChars="1600" w:firstLine="3520"/>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ɡlɪtɚz</w:t>
      </w:r>
      <w:proofErr w:type="spellEnd"/>
      <w:r w:rsidRPr="00E002D6">
        <w:rPr>
          <w:rFonts w:ascii="Cambria" w:hAnsi="Cambria" w:cs="Cambria"/>
          <w:sz w:val="22"/>
          <w:szCs w:val="22"/>
        </w:rPr>
        <w:t>/</w:t>
      </w:r>
    </w:p>
    <w:p w14:paraId="409D7587"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All That Glitters Is Not Gold</w:t>
      </w:r>
    </w:p>
    <w:p w14:paraId="73B29821" w14:textId="77777777" w:rsidR="00792C08" w:rsidRPr="00E002D6" w:rsidRDefault="00792C08">
      <w:pPr>
        <w:spacing w:line="400" w:lineRule="exact"/>
        <w:jc w:val="center"/>
        <w:rPr>
          <w:rFonts w:ascii="Times New Roman" w:hAnsi="Times New Roman" w:cs="Times New Roman"/>
          <w:b/>
          <w:bCs/>
          <w:sz w:val="36"/>
          <w:szCs w:val="44"/>
        </w:rPr>
      </w:pPr>
    </w:p>
    <w:p w14:paraId="25830CE5"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2F927E0A" w14:textId="77777777" w:rsidR="00792C08" w:rsidRPr="00E002D6" w:rsidRDefault="00000000">
      <w:pPr>
        <w:spacing w:line="400" w:lineRule="exact"/>
        <w:rPr>
          <w:rFonts w:ascii="Cambria" w:hAnsi="Cambria" w:cs="Cambria"/>
          <w:sz w:val="22"/>
          <w:szCs w:val="22"/>
        </w:rPr>
      </w:pPr>
      <w:r w:rsidRPr="00E002D6">
        <w:rPr>
          <w:rFonts w:ascii="Cambria" w:hAnsi="Cambria" w:cs="Cambria"/>
          <w:b/>
          <w:bCs/>
          <w:i/>
          <w:iCs/>
          <w:sz w:val="22"/>
          <w:szCs w:val="22"/>
        </w:rPr>
        <w:t xml:space="preserve">            </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sik</w:t>
      </w:r>
      <w:proofErr w:type="spellEnd"/>
      <w:proofErr w:type="gramStart"/>
      <w:r w:rsidRPr="00E002D6">
        <w:rPr>
          <w:rFonts w:ascii="Cambria" w:hAnsi="Cambria" w:cs="Cambria"/>
          <w:sz w:val="22"/>
          <w:szCs w:val="22"/>
        </w:rPr>
        <w:t>/  /</w:t>
      </w:r>
      <w:proofErr w:type="gramEnd"/>
      <w:r w:rsidRPr="00E002D6">
        <w:rPr>
          <w:rFonts w:ascii="Cambria" w:hAnsi="Cambria" w:cs="Cambria"/>
          <w:i/>
          <w:iCs/>
          <w:sz w:val="22"/>
          <w:szCs w:val="22"/>
        </w:rPr>
        <w:t>fem</w:t>
      </w:r>
      <w:r w:rsidRPr="00E002D6">
        <w:rPr>
          <w:rFonts w:ascii="Cambria" w:hAnsi="Cambria" w:cs="Cambria"/>
          <w:sz w:val="22"/>
          <w:szCs w:val="22"/>
        </w:rPr>
        <w:t xml:space="preserve">/ </w:t>
      </w:r>
      <w:r w:rsidRPr="00E002D6">
        <w:rPr>
          <w:rFonts w:ascii="Cambria" w:hAnsi="Cambria" w:cs="Cambria" w:hint="eastAsia"/>
          <w:sz w:val="22"/>
          <w:szCs w:val="22"/>
        </w:rPr>
        <w:t xml:space="preserve">     </w:t>
      </w:r>
      <w:r w:rsidRPr="00E002D6">
        <w:rPr>
          <w:rFonts w:ascii="Cambria" w:hAnsi="Cambria" w:cs="Cambria"/>
          <w:sz w:val="22"/>
          <w:szCs w:val="22"/>
        </w:rPr>
        <w:t xml:space="preserve"> /</w:t>
      </w:r>
      <w:proofErr w:type="spellStart"/>
      <w:r w:rsidRPr="00E002D6">
        <w:rPr>
          <w:rFonts w:ascii="Cambria" w:hAnsi="Cambria" w:cs="Cambria"/>
          <w:i/>
          <w:iCs/>
          <w:sz w:val="22"/>
          <w:szCs w:val="22"/>
        </w:rPr>
        <w:t>wɛlθ</w:t>
      </w:r>
      <w:proofErr w:type="spellEnd"/>
      <w:r w:rsidRPr="00E002D6">
        <w:rPr>
          <w:rFonts w:ascii="Cambria" w:hAnsi="Cambria" w:cs="Cambria"/>
          <w:sz w:val="22"/>
          <w:szCs w:val="22"/>
        </w:rPr>
        <w:t>/</w:t>
      </w:r>
    </w:p>
    <w:p w14:paraId="21FA1F19" w14:textId="77777777" w:rsidR="00792C08" w:rsidRPr="00E002D6" w:rsidRDefault="00000000">
      <w:pPr>
        <w:pStyle w:val="a3"/>
        <w:spacing w:line="400" w:lineRule="exact"/>
        <w:ind w:right="183"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Many people seek fame and wealth.</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Gul Muhammed sought neither.</w:t>
      </w:r>
      <w:r w:rsidRPr="00E002D6">
        <w:rPr>
          <w:rFonts w:ascii="Times New Roman" w:eastAsia="宋体" w:hAnsi="Times New Roman" w:cs="Times New Roman" w:hint="eastAsia"/>
          <w:spacing w:val="-1"/>
          <w:sz w:val="28"/>
          <w:szCs w:val="28"/>
          <w:lang w:eastAsia="zh-CN"/>
        </w:rPr>
        <w:t xml:space="preserve"> </w:t>
      </w:r>
    </w:p>
    <w:p w14:paraId="1387D747" w14:textId="77777777" w:rsidR="00792C08" w:rsidRPr="00E002D6" w:rsidRDefault="00000000">
      <w:pPr>
        <w:pStyle w:val="a3"/>
        <w:spacing w:line="400" w:lineRule="exact"/>
        <w:ind w:right="183"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fet</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feməs</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rɪˈkɔrdɪd</w:t>
      </w:r>
      <w:proofErr w:type="spellEnd"/>
      <w:r w:rsidRPr="00E002D6">
        <w:rPr>
          <w:rFonts w:ascii="Cambria" w:eastAsia="宋体" w:hAnsi="Cambria" w:cs="Cambria"/>
          <w:spacing w:val="-1"/>
          <w:sz w:val="22"/>
          <w:szCs w:val="22"/>
          <w:lang w:eastAsia="zh-CN"/>
        </w:rPr>
        <w:t>/</w:t>
      </w:r>
    </w:p>
    <w:p w14:paraId="5D5A866C"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However,</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through fate he is famous.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 is so short that he is recorded in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the </w:t>
      </w:r>
      <w:r w:rsidRPr="00E002D6">
        <w:rPr>
          <w:rFonts w:ascii="Times New Roman" w:eastAsia="宋体" w:hAnsi="Times New Roman" w:cs="Times New Roman"/>
          <w:i/>
          <w:iCs/>
          <w:spacing w:val="-1"/>
          <w:sz w:val="28"/>
          <w:szCs w:val="28"/>
          <w:lang w:eastAsia="zh-CN"/>
        </w:rPr>
        <w:t>Guinness Book of Records</w:t>
      </w:r>
      <w:r w:rsidRPr="00E002D6">
        <w:rPr>
          <w:rFonts w:ascii="Times New Roman" w:eastAsia="宋体" w:hAnsi="Times New Roman" w:cs="Times New Roman"/>
          <w:spacing w:val="-1"/>
          <w:sz w:val="28"/>
          <w:szCs w:val="28"/>
          <w:lang w:eastAsia="zh-CN"/>
        </w:rPr>
        <w:t xml:space="preserve"> as the shortest man in the world.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w:t>
      </w:r>
    </w:p>
    <w:p w14:paraId="74E3CFF2"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mɛʒɚz</w:t>
      </w:r>
      <w:proofErr w:type="spellEnd"/>
      <w:r w:rsidRPr="00E002D6">
        <w:rPr>
          <w:rFonts w:ascii="Cambria" w:eastAsia="宋体" w:hAnsi="Cambria" w:cs="Cambria"/>
          <w:spacing w:val="-1"/>
          <w:sz w:val="22"/>
          <w:szCs w:val="22"/>
          <w:lang w:eastAsia="zh-CN"/>
        </w:rPr>
        <w:t>/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sɛntəˌmitɚz</w:t>
      </w:r>
      <w:proofErr w:type="spellEnd"/>
      <w:r w:rsidRPr="00E002D6">
        <w:rPr>
          <w:rFonts w:ascii="Cambria" w:eastAsia="宋体" w:hAnsi="Cambria" w:cs="Cambria"/>
          <w:spacing w:val="-1"/>
          <w:sz w:val="22"/>
          <w:szCs w:val="22"/>
          <w:lang w:eastAsia="zh-CN"/>
        </w:rPr>
        <w:t>/</w:t>
      </w:r>
    </w:p>
    <w:p w14:paraId="62AD7AA3"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measures only 57 centimeters.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Though he has fame,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 is not rich.</w:t>
      </w:r>
      <w:r w:rsidRPr="00E002D6">
        <w:rPr>
          <w:rFonts w:ascii="Times New Roman" w:eastAsia="宋体" w:hAnsi="Times New Roman" w:cs="Times New Roman" w:hint="eastAsia"/>
          <w:spacing w:val="-1"/>
          <w:sz w:val="28"/>
          <w:szCs w:val="28"/>
          <w:lang w:eastAsia="zh-CN"/>
        </w:rPr>
        <w:t xml:space="preserve"> </w:t>
      </w:r>
    </w:p>
    <w:p w14:paraId="3446A5A5"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mɛdɪk</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l</w:t>
      </w:r>
      <w:r w:rsidRPr="00E002D6">
        <w:rPr>
          <w:rFonts w:ascii="Cambria" w:eastAsia="宋体" w:hAnsi="Cambria" w:cs="Cambria"/>
          <w:spacing w:val="-1"/>
          <w:sz w:val="22"/>
          <w:szCs w:val="22"/>
          <w:lang w:eastAsia="zh-CN"/>
        </w:rPr>
        <w:t>/ /</w:t>
      </w:r>
      <w:proofErr w:type="spellStart"/>
      <w:r w:rsidRPr="00E002D6">
        <w:rPr>
          <w:rFonts w:ascii="Cambria" w:eastAsia="宋体" w:hAnsi="Cambria" w:cs="Cambria"/>
          <w:i/>
          <w:iCs/>
          <w:spacing w:val="-1"/>
          <w:sz w:val="22"/>
          <w:szCs w:val="22"/>
          <w:lang w:eastAsia="zh-CN"/>
        </w:rPr>
        <w:t>bɪls</w:t>
      </w:r>
      <w:proofErr w:type="spellEnd"/>
      <w:r w:rsidRPr="00E002D6">
        <w:rPr>
          <w:rFonts w:ascii="Cambria" w:eastAsia="宋体" w:hAnsi="Cambria" w:cs="Cambria"/>
          <w:spacing w:val="-1"/>
          <w:sz w:val="22"/>
          <w:szCs w:val="22"/>
          <w:lang w:eastAsia="zh-CN"/>
        </w:rPr>
        <w:t>/</w:t>
      </w:r>
    </w:p>
    <w:p w14:paraId="154D6A09"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 xml:space="preserve">In </w:t>
      </w:r>
      <w:proofErr w:type="spellStart"/>
      <w:proofErr w:type="gramStart"/>
      <w:r w:rsidRPr="00E002D6">
        <w:rPr>
          <w:rFonts w:ascii="Times New Roman" w:eastAsia="宋体" w:hAnsi="Times New Roman" w:cs="Times New Roman"/>
          <w:spacing w:val="-1"/>
          <w:sz w:val="28"/>
          <w:szCs w:val="28"/>
          <w:lang w:eastAsia="zh-CN"/>
        </w:rPr>
        <w:t>fact,he’s</w:t>
      </w:r>
      <w:proofErr w:type="spellEnd"/>
      <w:proofErr w:type="gramEnd"/>
      <w:r w:rsidRPr="00E002D6">
        <w:rPr>
          <w:rFonts w:ascii="Times New Roman" w:eastAsia="宋体" w:hAnsi="Times New Roman" w:cs="Times New Roman"/>
          <w:spacing w:val="-1"/>
          <w:sz w:val="28"/>
          <w:szCs w:val="28"/>
          <w:lang w:eastAsia="zh-CN"/>
        </w:rPr>
        <w:t xml:space="preserve"> too poor to pay his own medical bills.</w:t>
      </w:r>
    </w:p>
    <w:p w14:paraId="55E98C7F" w14:textId="77777777" w:rsidR="00792C08" w:rsidRPr="00E002D6" w:rsidRDefault="00000000">
      <w:pPr>
        <w:pStyle w:val="a3"/>
        <w:spacing w:line="400" w:lineRule="exact"/>
        <w:ind w:right="183" w:firstLineChars="200" w:firstLine="556"/>
        <w:rPr>
          <w:rFonts w:ascii="Times New Roman" w:eastAsia="宋体" w:hAnsi="Times New Roman" w:cs="Times New Roman"/>
          <w:spacing w:val="-1"/>
          <w:sz w:val="28"/>
          <w:szCs w:val="28"/>
          <w:lang w:eastAsia="zh-CN"/>
        </w:rPr>
      </w:pPr>
      <w:proofErr w:type="gramStart"/>
      <w:r w:rsidRPr="00E002D6">
        <w:rPr>
          <w:rFonts w:ascii="Times New Roman" w:eastAsia="宋体" w:hAnsi="Times New Roman" w:cs="Times New Roman"/>
          <w:spacing w:val="-1"/>
          <w:sz w:val="28"/>
          <w:szCs w:val="28"/>
          <w:lang w:eastAsia="zh-CN"/>
        </w:rPr>
        <w:t>Recently,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when</w:t>
      </w:r>
      <w:proofErr w:type="gramEnd"/>
      <w:r w:rsidRPr="00E002D6">
        <w:rPr>
          <w:rFonts w:ascii="Times New Roman" w:eastAsia="宋体" w:hAnsi="Times New Roman" w:cs="Times New Roman"/>
          <w:spacing w:val="-1"/>
          <w:sz w:val="28"/>
          <w:szCs w:val="28"/>
          <w:lang w:eastAsia="zh-CN"/>
        </w:rPr>
        <w:t xml:space="preserve"> Gul became so ill that he had to be brought to the</w:t>
      </w:r>
    </w:p>
    <w:p w14:paraId="7BBFCAEF"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mɛdəs</w:t>
      </w:r>
      <w:proofErr w:type="spellEnd"/>
      <w:r w:rsidRPr="00E002D6">
        <w:rPr>
          <w:rFonts w:ascii="Cambria" w:eastAsia="宋体" w:hAnsi="Cambria" w:cs="Cambria" w:hint="eastAsia"/>
          <w:i/>
          <w:iCs/>
          <w:spacing w:val="-1"/>
          <w:sz w:val="22"/>
          <w:szCs w:val="22"/>
          <w:lang w:eastAsia="zh"/>
        </w:rPr>
        <w:t>ə</w:t>
      </w:r>
      <w:r w:rsidRPr="00E002D6">
        <w:rPr>
          <w:rFonts w:ascii="Cambria" w:eastAsia="宋体" w:hAnsi="Cambria" w:cs="Cambria" w:hint="eastAsia"/>
          <w:i/>
          <w:iCs/>
          <w:spacing w:val="-1"/>
          <w:sz w:val="22"/>
          <w:szCs w:val="22"/>
          <w:lang w:eastAsia="zh"/>
        </w:rPr>
        <w:t>n</w:t>
      </w: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pɪtɪfəl</w:t>
      </w:r>
      <w:proofErr w:type="spellEnd"/>
      <w:r w:rsidRPr="00E002D6">
        <w:rPr>
          <w:rFonts w:ascii="Cambria" w:eastAsia="宋体" w:hAnsi="Cambria" w:cs="Cambria"/>
          <w:spacing w:val="-1"/>
          <w:sz w:val="22"/>
          <w:szCs w:val="22"/>
          <w:lang w:eastAsia="zh-CN"/>
        </w:rPr>
        <w:t>/</w:t>
      </w:r>
    </w:p>
    <w:p w14:paraId="07D93B1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hospital,</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he didn’t have enough money for the medicine.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What a pitiful man he 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His story tells us that fame and wealth do not always go hand</w:t>
      </w:r>
      <w:r w:rsidRPr="00E002D6">
        <w:rPr>
          <w:rFonts w:ascii="Times New Roman" w:eastAsia="宋体" w:hAnsi="Times New Roman" w:cs="Times New Roman" w:hint="eastAsia"/>
          <w:spacing w:val="-1"/>
          <w:sz w:val="28"/>
          <w:szCs w:val="28"/>
          <w:lang w:eastAsia="zh-CN"/>
        </w:rPr>
        <w:t xml:space="preserve"> </w:t>
      </w:r>
    </w:p>
    <w:p w14:paraId="33BDD753"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lɪvɪŋ</w:t>
      </w:r>
      <w:proofErr w:type="spellEnd"/>
      <w:r w:rsidRPr="00E002D6">
        <w:rPr>
          <w:rFonts w:ascii="Cambria" w:eastAsia="宋体" w:hAnsi="Cambria" w:cs="Cambria"/>
          <w:spacing w:val="-1"/>
          <w:sz w:val="22"/>
          <w:szCs w:val="22"/>
          <w:lang w:eastAsia="zh-CN"/>
        </w:rPr>
        <w:t>/</w:t>
      </w:r>
    </w:p>
    <w:p w14:paraId="14FA546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in hand.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Indeed,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Gul is a living example of the saying,</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“All that glitters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is not gold.”</w:t>
      </w:r>
    </w:p>
    <w:p w14:paraId="6285F286" w14:textId="77777777" w:rsidR="00792C08" w:rsidRPr="00E002D6" w:rsidRDefault="00792C08">
      <w:pPr>
        <w:pStyle w:val="a3"/>
        <w:spacing w:line="400" w:lineRule="exact"/>
        <w:ind w:right="183"/>
        <w:rPr>
          <w:rFonts w:ascii="Times New Roman" w:eastAsia="宋体" w:hAnsi="Times New Roman" w:cs="Times New Roman"/>
          <w:spacing w:val="-1"/>
          <w:sz w:val="28"/>
          <w:szCs w:val="28"/>
          <w:lang w:eastAsia="zh-CN"/>
        </w:rPr>
      </w:pPr>
    </w:p>
    <w:p w14:paraId="47B5F478" w14:textId="77777777" w:rsidR="00792C08" w:rsidRPr="00E002D6" w:rsidRDefault="00792C08">
      <w:pPr>
        <w:pStyle w:val="a3"/>
        <w:spacing w:line="400" w:lineRule="exact"/>
        <w:ind w:right="183"/>
        <w:rPr>
          <w:rFonts w:ascii="Times New Roman" w:eastAsia="宋体" w:hAnsi="Times New Roman" w:cs="Times New Roman"/>
          <w:spacing w:val="-1"/>
          <w:sz w:val="28"/>
          <w:szCs w:val="28"/>
          <w:lang w:eastAsia="zh-CN"/>
        </w:rPr>
      </w:pPr>
    </w:p>
    <w:p w14:paraId="2A7067C0" w14:textId="77777777" w:rsidR="00792C08" w:rsidRPr="00E002D6" w:rsidRDefault="00000000">
      <w:pPr>
        <w:pStyle w:val="a3"/>
        <w:spacing w:before="78" w:line="400" w:lineRule="exact"/>
        <w:ind w:right="181"/>
        <w:jc w:val="left"/>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sɪŋɚ</w:t>
      </w:r>
      <w:proofErr w:type="spellEnd"/>
      <w:r w:rsidRPr="00E002D6">
        <w:rPr>
          <w:rFonts w:ascii="Cambria" w:hAnsi="Cambria" w:cs="Cambria"/>
          <w:sz w:val="22"/>
          <w:szCs w:val="22"/>
          <w:lang w:eastAsia="zh-CN"/>
        </w:rPr>
        <w:t>/</w:t>
      </w:r>
    </w:p>
    <w:p w14:paraId="3549078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Lily is talking to her singer friend,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Chad.</w:t>
      </w:r>
    </w:p>
    <w:p w14:paraId="4DB239D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Lily;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Chad)</w:t>
      </w:r>
    </w:p>
    <w:p w14:paraId="496162E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lʌkɪ</w:t>
      </w:r>
      <w:proofErr w:type="spellEnd"/>
      <w:r w:rsidRPr="00E002D6">
        <w:rPr>
          <w:rFonts w:ascii="Cambria" w:hAnsi="Cambria" w:cs="Cambria"/>
          <w:sz w:val="22"/>
          <w:szCs w:val="22"/>
          <w:lang w:eastAsia="zh-CN"/>
        </w:rPr>
        <w:t>/</w:t>
      </w:r>
    </w:p>
    <w:p w14:paraId="381C903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Chad,</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what a lucky guy you are! </w:t>
      </w:r>
    </w:p>
    <w:p w14:paraId="3AD636D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do you mean?</w:t>
      </w:r>
    </w:p>
    <w:p w14:paraId="4702EFA2"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lʌvlɪ</w:t>
      </w:r>
      <w:proofErr w:type="spellEnd"/>
      <w:r w:rsidRPr="00E002D6">
        <w:rPr>
          <w:rFonts w:ascii="Cambria" w:hAnsi="Cambria" w:cs="Cambria"/>
          <w:sz w:val="22"/>
          <w:szCs w:val="22"/>
          <w:lang w:eastAsia="zh-CN"/>
        </w:rPr>
        <w:t>/</w:t>
      </w:r>
    </w:p>
    <w:p w14:paraId="56AFFAA8"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you’ve got everything a person could ask for: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 lovely family,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money and fame.</w:t>
      </w:r>
    </w:p>
    <w:p w14:paraId="382FF2F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Nothing’s as wonderful as it seems.</w:t>
      </w:r>
    </w:p>
    <w:p w14:paraId="228807A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L: But such a successful man as you must surely be happy. </w:t>
      </w:r>
    </w:p>
    <w:p w14:paraId="579B68E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nɔrml</w:t>
      </w:r>
      <w:proofErr w:type="spellEnd"/>
      <w:r w:rsidRPr="00E002D6">
        <w:rPr>
          <w:rFonts w:ascii="Cambria" w:hAnsi="Cambria" w:cs="Cambria"/>
          <w:i/>
          <w:iCs/>
          <w:sz w:val="22"/>
          <w:szCs w:val="22"/>
          <w:lang w:eastAsia="zh-CN"/>
        </w:rPr>
        <w:t>̩</w:t>
      </w:r>
      <w:r w:rsidRPr="00E002D6">
        <w:rPr>
          <w:rFonts w:ascii="Cambria" w:hAnsi="Cambria" w:cs="Cambria"/>
          <w:sz w:val="22"/>
          <w:szCs w:val="22"/>
          <w:lang w:eastAsia="zh-CN"/>
        </w:rPr>
        <w:t>/</w:t>
      </w:r>
    </w:p>
    <w:p w14:paraId="0014B68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Not really.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I’m so busy that I don’t live a normal life.</w:t>
      </w:r>
    </w:p>
    <w:p w14:paraId="35AADA2B"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maɪnd</w:t>
      </w:r>
      <w:proofErr w:type="spellEnd"/>
      <w:r w:rsidRPr="00E002D6">
        <w:rPr>
          <w:rFonts w:ascii="Cambria" w:hAnsi="Cambria" w:cs="Cambria"/>
          <w:sz w:val="22"/>
          <w:szCs w:val="22"/>
          <w:lang w:eastAsia="zh-CN"/>
        </w:rPr>
        <w:t>/</w:t>
      </w:r>
    </w:p>
    <w:p w14:paraId="768072E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Anyway,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wouldn’t mind being in your shoes.</w:t>
      </w:r>
    </w:p>
    <w:p w14:paraId="38C4A969"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sɪmpl</w:t>
      </w:r>
      <w:proofErr w:type="spellEnd"/>
      <w:r w:rsidRPr="00E002D6">
        <w:rPr>
          <w:rFonts w:ascii="Cambria" w:hAnsi="Cambria" w:cs="Cambria"/>
          <w:i/>
          <w:iCs/>
          <w:sz w:val="22"/>
          <w:szCs w:val="22"/>
          <w:lang w:eastAsia="zh-CN"/>
        </w:rPr>
        <w:t>̩</w:t>
      </w:r>
      <w:r w:rsidRPr="00E002D6">
        <w:rPr>
          <w:rFonts w:ascii="Cambria" w:hAnsi="Cambria" w:cs="Cambria"/>
          <w:sz w:val="22"/>
          <w:szCs w:val="22"/>
          <w:lang w:eastAsia="zh-CN"/>
        </w:rPr>
        <w:t>/</w:t>
      </w:r>
    </w:p>
    <w:p w14:paraId="6BA4027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I would love to be able to live as simple a life as you do.</w:t>
      </w:r>
    </w:p>
    <w:p w14:paraId="0DFFDA4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dʒʌdʒ</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kʌvɚ</w:t>
      </w:r>
      <w:proofErr w:type="spellEnd"/>
      <w:r w:rsidRPr="00E002D6">
        <w:rPr>
          <w:rFonts w:ascii="Cambria" w:hAnsi="Cambria" w:cs="Cambria"/>
          <w:sz w:val="22"/>
          <w:szCs w:val="22"/>
          <w:lang w:eastAsia="zh-CN"/>
        </w:rPr>
        <w:t xml:space="preserve">/ </w:t>
      </w:r>
    </w:p>
    <w:p w14:paraId="2B6605F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I guess you should never</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judge a book by its cover. </w:t>
      </w:r>
    </w:p>
    <w:p w14:paraId="03FF168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C:</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How right you are!</w:t>
      </w:r>
    </w:p>
    <w:p w14:paraId="6C108F1C" w14:textId="77777777" w:rsidR="00792C08" w:rsidRPr="00E002D6" w:rsidRDefault="00792C08">
      <w:pPr>
        <w:pStyle w:val="a3"/>
        <w:spacing w:line="400" w:lineRule="exact"/>
        <w:ind w:right="183"/>
        <w:rPr>
          <w:rFonts w:ascii="Times New Roman" w:eastAsia="宋体" w:hAnsi="Times New Roman" w:cs="Times New Roman"/>
          <w:spacing w:val="-1"/>
          <w:sz w:val="28"/>
          <w:szCs w:val="28"/>
          <w:lang w:eastAsia="zh-CN"/>
        </w:rPr>
      </w:pPr>
    </w:p>
    <w:p w14:paraId="524F235A"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10C090A"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glitter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ɡlɪtɚ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ɡlɪtər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闪烁</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发光</w:t>
      </w:r>
    </w:p>
    <w:p w14:paraId="05C39A34"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seek</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sik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siːk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追求</w:t>
      </w:r>
    </w:p>
    <w:p w14:paraId="3BFF8100"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fame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fem</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feɪm</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名望</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p>
    <w:p w14:paraId="5404BB1C"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wealth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wɛl</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wel</w:t>
      </w:r>
      <w:proofErr w:type="gramStart"/>
      <w:r w:rsidRPr="00E002D6">
        <w:rPr>
          <w:rFonts w:ascii="Cambria" w:eastAsia="宋体" w:hAnsi="Cambria" w:cs="Cambria"/>
          <w:spacing w:val="-1"/>
          <w:sz w:val="22"/>
          <w:szCs w:val="22"/>
        </w:rPr>
        <w:t>θ</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财富</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p>
    <w:p w14:paraId="548B0068"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fate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命运</w:t>
      </w:r>
    </w:p>
    <w:p w14:paraId="739B6A73"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famous</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feməs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feɪməs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有名的</w:t>
      </w:r>
    </w:p>
    <w:p w14:paraId="2C4FA15C" w14:textId="77777777" w:rsidR="00792C08" w:rsidRPr="00E002D6" w:rsidRDefault="00000000">
      <w:pPr>
        <w:numPr>
          <w:ilvl w:val="0"/>
          <w:numId w:val="126"/>
        </w:numPr>
        <w:spacing w:line="400" w:lineRule="exact"/>
        <w:jc w:val="left"/>
        <w:rPr>
          <w:rFonts w:ascii="Times New Roman" w:eastAsia="宋体" w:hAnsi="Times New Roman" w:cs="Times New Roman"/>
          <w:b/>
          <w:bCs/>
          <w:spacing w:val="-1"/>
          <w:sz w:val="22"/>
          <w:szCs w:val="22"/>
        </w:rPr>
      </w:pPr>
      <w:r w:rsidRPr="00E002D6">
        <w:rPr>
          <w:rFonts w:ascii="Times New Roman" w:hAnsi="Times New Roman" w:cs="Times New Roman"/>
          <w:b/>
          <w:bCs/>
          <w:sz w:val="22"/>
          <w:szCs w:val="22"/>
        </w:rPr>
        <w:t>record</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rɪˈkɔrd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rɪˈkɔːrd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记录</w:t>
      </w:r>
      <w:r w:rsidRPr="00E002D6">
        <w:rPr>
          <w:rFonts w:ascii="Times New Roman" w:hAnsi="Times New Roman" w:cs="Times New Roman"/>
          <w:sz w:val="22"/>
          <w:szCs w:val="22"/>
        </w:rPr>
        <w:t xml:space="preserve"> &amp;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rɛkɚd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p>
    <w:p w14:paraId="05EE0956" w14:textId="77777777" w:rsidR="00792C08" w:rsidRPr="00E002D6" w:rsidRDefault="00000000">
      <w:pPr>
        <w:spacing w:line="400" w:lineRule="exact"/>
        <w:ind w:firstLineChars="200" w:firstLine="436"/>
        <w:jc w:val="left"/>
        <w:rPr>
          <w:rFonts w:ascii="Times New Roman" w:hAnsi="Times New Roman" w:cs="Times New Roman"/>
          <w:sz w:val="22"/>
          <w:szCs w:val="22"/>
        </w:rPr>
      </w:pP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rekərd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纪录</w:t>
      </w:r>
      <w:r w:rsidRPr="00E002D6">
        <w:rPr>
          <w:rFonts w:ascii="Times New Roman" w:hAnsi="Times New Roman" w:cs="Times New Roman"/>
          <w:sz w:val="22"/>
          <w:szCs w:val="22"/>
        </w:rPr>
        <w:t xml:space="preserve"> </w:t>
      </w:r>
    </w:p>
    <w:p w14:paraId="17E8E397"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measure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mɛʒɚ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meʒər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量起来</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有</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长</w:t>
      </w:r>
      <w:r w:rsidRPr="00E002D6">
        <w:rPr>
          <w:rFonts w:ascii="Times New Roman" w:hAnsi="Times New Roman" w:cs="Times New Roman"/>
          <w:sz w:val="22"/>
          <w:szCs w:val="22"/>
        </w:rPr>
        <w:t>/</w:t>
      </w:r>
      <w:r w:rsidRPr="00E002D6">
        <w:rPr>
          <w:rFonts w:ascii="Times New Roman" w:hAnsi="Times New Roman" w:cs="Times New Roman"/>
          <w:sz w:val="22"/>
          <w:szCs w:val="22"/>
        </w:rPr>
        <w:t>宽</w:t>
      </w:r>
      <w:r w:rsidRPr="00E002D6">
        <w:rPr>
          <w:rFonts w:ascii="Times New Roman" w:hAnsi="Times New Roman" w:cs="Times New Roman"/>
          <w:sz w:val="22"/>
          <w:szCs w:val="22"/>
        </w:rPr>
        <w:t>/</w:t>
      </w:r>
      <w:r w:rsidRPr="00E002D6">
        <w:rPr>
          <w:rFonts w:ascii="Times New Roman" w:hAnsi="Times New Roman" w:cs="Times New Roman"/>
          <w:sz w:val="22"/>
          <w:szCs w:val="22"/>
        </w:rPr>
        <w:t>高）</w:t>
      </w:r>
      <w:r w:rsidRPr="00E002D6">
        <w:rPr>
          <w:rFonts w:ascii="Times New Roman" w:hAnsi="Times New Roman" w:cs="Times New Roman"/>
          <w:sz w:val="22"/>
          <w:szCs w:val="22"/>
        </w:rPr>
        <w:t xml:space="preserve"> </w:t>
      </w:r>
    </w:p>
    <w:p w14:paraId="5C6FC5EF"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centimeter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sɛntəˌmitɚ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sent</w:t>
      </w:r>
      <w:r w:rsidRPr="00E002D6">
        <w:rPr>
          <w:rFonts w:ascii="Cambria" w:eastAsia="Lucida Grande" w:hAnsi="Cambria" w:cs="Cambria"/>
          <w:color w:val="333333"/>
          <w:sz w:val="24"/>
          <w:shd w:val="clear" w:color="auto" w:fill="FFFFFF"/>
        </w:rPr>
        <w:t>ɪ</w:t>
      </w:r>
      <w:r w:rsidRPr="00E002D6">
        <w:rPr>
          <w:rFonts w:ascii="Cambria" w:eastAsia="宋体" w:hAnsi="Cambria" w:cs="Cambria"/>
          <w:spacing w:val="-1"/>
          <w:sz w:val="22"/>
          <w:szCs w:val="22"/>
        </w:rPr>
        <w:t>miːtər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厘米</w:t>
      </w:r>
    </w:p>
    <w:p w14:paraId="470956DD"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medical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mɛdɪk</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medɪkəl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医药的；医学的</w:t>
      </w:r>
    </w:p>
    <w:p w14:paraId="4C562B7C" w14:textId="77777777" w:rsidR="00792C08" w:rsidRPr="00E002D6" w:rsidRDefault="00000000">
      <w:pPr>
        <w:numPr>
          <w:ilvl w:val="0"/>
          <w:numId w:val="126"/>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bill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bɪl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账单</w:t>
      </w:r>
      <w:r w:rsidRPr="00E002D6">
        <w:rPr>
          <w:rFonts w:ascii="Times New Roman" w:hAnsi="Times New Roman" w:cs="Times New Roman"/>
          <w:sz w:val="22"/>
          <w:szCs w:val="22"/>
        </w:rPr>
        <w:t xml:space="preserve"> </w:t>
      </w:r>
    </w:p>
    <w:p w14:paraId="20CF0DAA"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medicine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mɛdəs</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medəsən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药</w:t>
      </w:r>
      <w:r w:rsidRPr="00E002D6">
        <w:rPr>
          <w:rFonts w:ascii="Times New Roman" w:hAnsi="Times New Roman" w:cs="Times New Roman"/>
          <w:sz w:val="22"/>
          <w:szCs w:val="22"/>
        </w:rPr>
        <w:t xml:space="preserve"> </w:t>
      </w:r>
    </w:p>
    <w:p w14:paraId="424BEF86"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pitiful</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pɪtɪfəl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pɪtɪfəl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可怜的</w:t>
      </w:r>
    </w:p>
    <w:p w14:paraId="7630CD6E"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living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lɪvɪŋ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lɪvɪŋ</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活生生的</w:t>
      </w:r>
    </w:p>
    <w:p w14:paraId="4945E86D"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judge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dʒʌdʒ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dʒʌdʒ</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对</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下判断</w:t>
      </w:r>
    </w:p>
    <w:p w14:paraId="19F273FE"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cover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kʌvɚ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kʌvər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表皮；表面</w:t>
      </w:r>
    </w:p>
    <w:p w14:paraId="05589B50"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singer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sɪŋɚ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sɪŋər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歌手</w:t>
      </w:r>
    </w:p>
    <w:p w14:paraId="334AFCD8"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lucky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lʌkɪ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lʌki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幸运的</w:t>
      </w:r>
      <w:r w:rsidRPr="00E002D6">
        <w:rPr>
          <w:rFonts w:ascii="Times New Roman" w:hAnsi="Times New Roman" w:cs="Times New Roman"/>
          <w:sz w:val="22"/>
          <w:szCs w:val="22"/>
        </w:rPr>
        <w:t xml:space="preserve"> </w:t>
      </w:r>
    </w:p>
    <w:p w14:paraId="5ED2A775"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lovely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lʌvlɪ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lʌvli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美好的；漂亮的</w:t>
      </w:r>
    </w:p>
    <w:p w14:paraId="526F2E29"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normal</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nɔrml</w:t>
      </w:r>
      <w:proofErr w:type="spellEnd"/>
      <w:r w:rsidRPr="00E002D6">
        <w:rPr>
          <w:rFonts w:ascii="Cambria" w:eastAsia="宋体" w:hAnsi="Cambria" w:cs="Cambria"/>
          <w:spacing w:val="-1"/>
          <w:sz w:val="22"/>
          <w:szCs w:val="22"/>
        </w:rPr>
        <w:t>̩</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nɔːrməl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正常的</w:t>
      </w:r>
    </w:p>
    <w:p w14:paraId="0E4AC200"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 </w:t>
      </w:r>
      <w:r w:rsidRPr="00E002D6">
        <w:rPr>
          <w:rFonts w:ascii="Times New Roman" w:hAnsi="Times New Roman" w:cs="Times New Roman"/>
          <w:b/>
          <w:bCs/>
          <w:sz w:val="22"/>
          <w:szCs w:val="22"/>
        </w:rPr>
        <w:t>mind</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maɪnd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maɪnd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介意</w:t>
      </w:r>
    </w:p>
    <w:p w14:paraId="65012B13" w14:textId="77777777" w:rsidR="00792C08" w:rsidRPr="00E002D6" w:rsidRDefault="00000000">
      <w:pPr>
        <w:numPr>
          <w:ilvl w:val="0"/>
          <w:numId w:val="126"/>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simple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sɪmp</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r w:rsidRPr="00E002D6">
        <w:rPr>
          <w:rFonts w:ascii="Cambria" w:hAnsi="Cambria" w:cs="Cambria"/>
          <w:sz w:val="22"/>
          <w:szCs w:val="22"/>
        </w:rPr>
        <w:t>ˈ</w:t>
      </w:r>
      <w:proofErr w:type="spellStart"/>
      <w:r w:rsidRPr="00E002D6">
        <w:rPr>
          <w:rFonts w:ascii="Cambria" w:hAnsi="Cambria" w:cs="Cambria"/>
          <w:sz w:val="22"/>
          <w:szCs w:val="22"/>
        </w:rPr>
        <w:t>sɪmpəl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简朴的；简单的</w:t>
      </w:r>
    </w:p>
    <w:p w14:paraId="78DE7721" w14:textId="77777777" w:rsidR="00792C08" w:rsidRPr="00E002D6" w:rsidRDefault="00792C08">
      <w:pPr>
        <w:spacing w:line="400" w:lineRule="exact"/>
        <w:jc w:val="left"/>
        <w:rPr>
          <w:rFonts w:ascii="Times New Roman" w:hAnsi="Times New Roman" w:cs="Times New Roman"/>
          <w:sz w:val="22"/>
          <w:szCs w:val="22"/>
        </w:rPr>
      </w:pPr>
    </w:p>
    <w:p w14:paraId="098D172A" w14:textId="77777777" w:rsidR="00792C08" w:rsidRPr="00E002D6" w:rsidRDefault="00000000">
      <w:pPr>
        <w:pStyle w:val="a3"/>
        <w:spacing w:before="78" w:line="400" w:lineRule="exact"/>
        <w:ind w:right="181"/>
        <w:jc w:val="left"/>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04BE6893" w14:textId="77777777" w:rsidR="00792C08" w:rsidRPr="00E002D6" w:rsidRDefault="00000000">
      <w:pPr>
        <w:spacing w:line="400" w:lineRule="exact"/>
        <w:ind w:firstLineChars="200" w:firstLine="440"/>
        <w:rPr>
          <w:rFonts w:ascii="Times New Roman" w:hAnsi="Times New Roman" w:cs="Times New Roman"/>
          <w:color w:val="FDD860" w:themeColor="accent3" w:themeTint="99"/>
          <w:sz w:val="22"/>
          <w:szCs w:val="22"/>
        </w:rPr>
      </w:pPr>
      <w:r w:rsidRPr="00E002D6">
        <w:rPr>
          <w:rFonts w:ascii="Times New Roman" w:hAnsi="Times New Roman" w:cs="Times New Roman" w:hint="eastAsia"/>
          <w:color w:val="FDD860" w:themeColor="accent3" w:themeTint="99"/>
          <w:sz w:val="22"/>
          <w:szCs w:val="22"/>
        </w:rPr>
        <w:t>本节课学习“</w:t>
      </w:r>
      <w:r w:rsidRPr="00E002D6">
        <w:rPr>
          <w:rFonts w:ascii="Times New Roman" w:hAnsi="Times New Roman" w:cs="Times New Roman" w:hint="eastAsia"/>
          <w:color w:val="FDD860" w:themeColor="accent3" w:themeTint="99"/>
          <w:sz w:val="22"/>
          <w:szCs w:val="22"/>
        </w:rPr>
        <w:t>too...to...</w:t>
      </w:r>
      <w:r w:rsidRPr="00E002D6">
        <w:rPr>
          <w:rFonts w:ascii="Times New Roman" w:hAnsi="Times New Roman" w:cs="Times New Roman" w:hint="eastAsia"/>
          <w:color w:val="FDD860" w:themeColor="accent3" w:themeTint="99"/>
          <w:sz w:val="22"/>
          <w:szCs w:val="22"/>
        </w:rPr>
        <w:t>”的用法，复习“</w:t>
      </w:r>
      <w:r w:rsidRPr="00E002D6">
        <w:rPr>
          <w:rFonts w:ascii="Times New Roman" w:hAnsi="Times New Roman" w:cs="Times New Roman" w:hint="eastAsia"/>
          <w:color w:val="FDD860" w:themeColor="accent3" w:themeTint="99"/>
          <w:sz w:val="22"/>
          <w:szCs w:val="22"/>
        </w:rPr>
        <w:t>so...that...</w:t>
      </w:r>
      <w:r w:rsidRPr="00E002D6">
        <w:rPr>
          <w:rFonts w:ascii="Times New Roman" w:hAnsi="Times New Roman" w:cs="Times New Roman" w:hint="eastAsia"/>
          <w:color w:val="FDD860" w:themeColor="accent3" w:themeTint="99"/>
          <w:sz w:val="22"/>
          <w:szCs w:val="22"/>
        </w:rPr>
        <w:t>”的用法，</w:t>
      </w:r>
      <w:r w:rsidRPr="00E002D6">
        <w:rPr>
          <w:rFonts w:ascii="Times New Roman" w:hAnsi="Times New Roman" w:cs="Times New Roman" w:hint="eastAsia"/>
          <w:color w:val="FDD860" w:themeColor="accent3" w:themeTint="99"/>
          <w:sz w:val="22"/>
          <w:szCs w:val="22"/>
        </w:rPr>
        <w:t>though</w:t>
      </w:r>
      <w:r w:rsidRPr="00E002D6">
        <w:rPr>
          <w:rFonts w:ascii="Times New Roman" w:hAnsi="Times New Roman" w:cs="Times New Roman" w:hint="eastAsia"/>
          <w:color w:val="FDD860" w:themeColor="accent3" w:themeTint="99"/>
          <w:sz w:val="22"/>
          <w:szCs w:val="22"/>
        </w:rPr>
        <w:t>引导的条件状语从句，时间状语从句，</w:t>
      </w:r>
      <w:r w:rsidRPr="00E002D6">
        <w:rPr>
          <w:rFonts w:ascii="Times New Roman" w:hAnsi="Times New Roman" w:cs="Times New Roman" w:hint="eastAsia"/>
          <w:color w:val="FDD860" w:themeColor="accent3" w:themeTint="99"/>
          <w:sz w:val="22"/>
          <w:szCs w:val="22"/>
        </w:rPr>
        <w:t>what</w:t>
      </w:r>
      <w:r w:rsidRPr="00E002D6">
        <w:rPr>
          <w:rFonts w:ascii="Times New Roman" w:hAnsi="Times New Roman" w:cs="Times New Roman" w:hint="eastAsia"/>
          <w:color w:val="FDD860" w:themeColor="accent3" w:themeTint="99"/>
          <w:sz w:val="22"/>
          <w:szCs w:val="22"/>
        </w:rPr>
        <w:t>引导的感叹句。</w:t>
      </w:r>
    </w:p>
    <w:p w14:paraId="17BE795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In fact, he's </w:t>
      </w:r>
      <w:r w:rsidRPr="00E002D6">
        <w:rPr>
          <w:rFonts w:ascii="Times New Roman" w:hAnsi="Times New Roman" w:cs="Times New Roman" w:hint="eastAsia"/>
          <w:sz w:val="22"/>
          <w:szCs w:val="22"/>
          <w:u w:val="single"/>
        </w:rPr>
        <w:t>too</w:t>
      </w:r>
      <w:r w:rsidRPr="00E002D6">
        <w:rPr>
          <w:rFonts w:ascii="Times New Roman" w:hAnsi="Times New Roman" w:cs="Times New Roman" w:hint="eastAsia"/>
          <w:sz w:val="22"/>
          <w:szCs w:val="22"/>
        </w:rPr>
        <w:t xml:space="preserve"> poor </w:t>
      </w:r>
      <w:r w:rsidRPr="00E002D6">
        <w:rPr>
          <w:rFonts w:ascii="Times New Roman" w:hAnsi="Times New Roman" w:cs="Times New Roman" w:hint="eastAsia"/>
          <w:sz w:val="22"/>
          <w:szCs w:val="22"/>
          <w:u w:val="single"/>
        </w:rPr>
        <w:t>to</w:t>
      </w:r>
      <w:r w:rsidRPr="00E002D6">
        <w:rPr>
          <w:rFonts w:ascii="Times New Roman" w:hAnsi="Times New Roman" w:cs="Times New Roman" w:hint="eastAsia"/>
          <w:sz w:val="22"/>
          <w:szCs w:val="22"/>
        </w:rPr>
        <w:t xml:space="preserve"> pay his own medical bills.</w:t>
      </w:r>
    </w:p>
    <w:p w14:paraId="0142B3D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事实上，他穷得连自己的医药费都付不起。</w:t>
      </w:r>
    </w:p>
    <w:p w14:paraId="76F9E46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上</w:t>
      </w:r>
      <w:proofErr w:type="gramStart"/>
      <w:r w:rsidRPr="00E002D6">
        <w:rPr>
          <w:rFonts w:ascii="Times New Roman" w:hAnsi="Times New Roman" w:cs="Times New Roman" w:hint="eastAsia"/>
          <w:sz w:val="22"/>
          <w:szCs w:val="22"/>
        </w:rPr>
        <w:t>列句</w:t>
      </w:r>
      <w:proofErr w:type="gramEnd"/>
      <w:r w:rsidRPr="00E002D6">
        <w:rPr>
          <w:rFonts w:ascii="Times New Roman" w:hAnsi="Times New Roman" w:cs="Times New Roman" w:hint="eastAsia"/>
          <w:sz w:val="22"/>
          <w:szCs w:val="22"/>
        </w:rPr>
        <w:t>中使用了</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too...to...</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太</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而不能</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的结构，在此结构中，前面的</w:t>
      </w:r>
      <w:r w:rsidRPr="00E002D6">
        <w:rPr>
          <w:rFonts w:ascii="Times New Roman" w:hAnsi="Times New Roman" w:cs="Times New Roman" w:hint="eastAsia"/>
          <w:sz w:val="22"/>
          <w:szCs w:val="22"/>
        </w:rPr>
        <w:t>too</w:t>
      </w:r>
      <w:r w:rsidRPr="00E002D6">
        <w:rPr>
          <w:rFonts w:ascii="Times New Roman" w:hAnsi="Times New Roman" w:cs="Times New Roman" w:hint="eastAsia"/>
          <w:sz w:val="22"/>
          <w:szCs w:val="22"/>
        </w:rPr>
        <w:t>为副词，表</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太过于</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之意，其后接形容词或副词；后面的</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则为不定式的</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w:t>
      </w:r>
      <w:proofErr w:type="gramStart"/>
      <w:r w:rsidRPr="00E002D6">
        <w:rPr>
          <w:rFonts w:ascii="Times New Roman" w:hAnsi="Times New Roman" w:cs="Times New Roman" w:hint="eastAsia"/>
          <w:sz w:val="22"/>
          <w:szCs w:val="22"/>
        </w:rPr>
        <w:t>其后须接动词</w:t>
      </w:r>
      <w:proofErr w:type="gramEnd"/>
      <w:r w:rsidRPr="00E002D6">
        <w:rPr>
          <w:rFonts w:ascii="Times New Roman" w:hAnsi="Times New Roman" w:cs="Times New Roman" w:hint="eastAsia"/>
          <w:sz w:val="22"/>
          <w:szCs w:val="22"/>
        </w:rPr>
        <w:t>原形，所形成的不定式短语作副词用，修饰其前的</w:t>
      </w:r>
      <w:r w:rsidRPr="00E002D6">
        <w:rPr>
          <w:rFonts w:ascii="Times New Roman" w:hAnsi="Times New Roman" w:cs="Times New Roman" w:hint="eastAsia"/>
          <w:sz w:val="22"/>
          <w:szCs w:val="22"/>
        </w:rPr>
        <w:t>too</w:t>
      </w:r>
      <w:r w:rsidRPr="00E002D6">
        <w:rPr>
          <w:rFonts w:ascii="Times New Roman" w:hAnsi="Times New Roman" w:cs="Times New Roman" w:hint="eastAsia"/>
          <w:sz w:val="22"/>
          <w:szCs w:val="22"/>
        </w:rPr>
        <w:t>，整个不定式短语译成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而不能</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无法</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w:t>
      </w:r>
    </w:p>
    <w:p w14:paraId="6BBCC83E" w14:textId="77777777" w:rsidR="00792C08" w:rsidRPr="00E002D6" w:rsidRDefault="00000000">
      <w:pPr>
        <w:spacing w:line="400" w:lineRule="exact"/>
        <w:jc w:val="left"/>
        <w:rPr>
          <w:rFonts w:ascii="Times New Roman" w:hAnsi="Times New Roman" w:cs="Times New Roman"/>
          <w:sz w:val="22"/>
          <w:szCs w:val="22"/>
          <w:lang w:eastAsia="zh"/>
        </w:rPr>
      </w:pPr>
      <w:r w:rsidRPr="00E002D6">
        <w:rPr>
          <w:rFonts w:ascii="Times New Roman" w:hAnsi="Times New Roman" w:cs="Times New Roman" w:hint="eastAsia"/>
          <w:sz w:val="22"/>
          <w:szCs w:val="22"/>
        </w:rPr>
        <w:t>too +</w:t>
      </w:r>
      <w:r w:rsidRPr="00E002D6">
        <w:rPr>
          <w:rFonts w:ascii="Times New Roman" w:hAnsi="Times New Roman" w:cs="Times New Roman" w:hint="eastAsia"/>
          <w:sz w:val="22"/>
          <w:szCs w:val="22"/>
        </w:rPr>
        <w:t>形容词</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副词</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动词原形太</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而不能</w:t>
      </w:r>
      <w:r w:rsidRPr="00E002D6">
        <w:rPr>
          <w:rFonts w:ascii="Times New Roman" w:hAnsi="Times New Roman" w:cs="Times New Roman" w:hint="eastAsia"/>
          <w:sz w:val="22"/>
          <w:szCs w:val="22"/>
          <w:lang w:eastAsia="zh"/>
        </w:rPr>
        <w:t>……</w:t>
      </w:r>
    </w:p>
    <w:p w14:paraId="445AE32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Little Johnny is too young to drive.</w:t>
      </w:r>
    </w:p>
    <w:p w14:paraId="6DC8B63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小约翰尼还太年轻，不能开车。</w:t>
      </w:r>
    </w:p>
    <w:p w14:paraId="4803498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This old machine works too slowly to be of any use.</w:t>
      </w:r>
    </w:p>
    <w:p w14:paraId="4128891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这台老机器运作太慢，没什么用。</w:t>
      </w:r>
    </w:p>
    <w:p w14:paraId="4B2061B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注意</w:t>
      </w:r>
    </w:p>
    <w:p w14:paraId="345291D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在</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too...to...</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的结构中，</w:t>
      </w:r>
      <w:r w:rsidRPr="00E002D6">
        <w:rPr>
          <w:rFonts w:ascii="Times New Roman" w:hAnsi="Times New Roman" w:cs="Times New Roman" w:hint="eastAsia"/>
          <w:sz w:val="22"/>
          <w:szCs w:val="22"/>
        </w:rPr>
        <w:t>too</w:t>
      </w:r>
      <w:r w:rsidRPr="00E002D6">
        <w:rPr>
          <w:rFonts w:ascii="Times New Roman" w:hAnsi="Times New Roman" w:cs="Times New Roman" w:hint="eastAsia"/>
          <w:sz w:val="22"/>
          <w:szCs w:val="22"/>
        </w:rPr>
        <w:t>之后可接单数可数名词，但此时须将形容词置于不定冠词</w:t>
      </w:r>
      <w:r w:rsidRPr="00E002D6">
        <w:rPr>
          <w:rFonts w:ascii="Times New Roman" w:hAnsi="Times New Roman" w:cs="Times New Roman" w:hint="eastAsia"/>
          <w:sz w:val="22"/>
          <w:szCs w:val="22"/>
        </w:rPr>
        <w:t>a/an</w:t>
      </w:r>
      <w:r w:rsidRPr="00E002D6">
        <w:rPr>
          <w:rFonts w:ascii="Times New Roman" w:hAnsi="Times New Roman" w:cs="Times New Roman" w:hint="eastAsia"/>
          <w:sz w:val="22"/>
          <w:szCs w:val="22"/>
        </w:rPr>
        <w:t>前，形成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too +</w:t>
      </w:r>
      <w:r w:rsidRPr="00E002D6">
        <w:rPr>
          <w:rFonts w:ascii="Times New Roman" w:hAnsi="Times New Roman" w:cs="Times New Roman" w:hint="eastAsia"/>
          <w:sz w:val="22"/>
          <w:szCs w:val="22"/>
        </w:rPr>
        <w:t>形容词</w:t>
      </w:r>
      <w:r w:rsidRPr="00E002D6">
        <w:rPr>
          <w:rFonts w:ascii="Times New Roman" w:hAnsi="Times New Roman" w:cs="Times New Roman" w:hint="eastAsia"/>
          <w:sz w:val="22"/>
          <w:szCs w:val="22"/>
        </w:rPr>
        <w:t>+ a/an +</w:t>
      </w:r>
      <w:r w:rsidRPr="00E002D6">
        <w:rPr>
          <w:rFonts w:ascii="Times New Roman" w:hAnsi="Times New Roman" w:cs="Times New Roman" w:hint="eastAsia"/>
          <w:sz w:val="22"/>
          <w:szCs w:val="22"/>
        </w:rPr>
        <w:t>名词</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的结构。</w:t>
      </w:r>
    </w:p>
    <w:p w14:paraId="5EB09F9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Mr. Black is </w:t>
      </w:r>
      <w:r w:rsidRPr="00E002D6">
        <w:rPr>
          <w:rFonts w:ascii="Times New Roman" w:hAnsi="Times New Roman" w:cs="Times New Roman" w:hint="eastAsia"/>
          <w:sz w:val="22"/>
          <w:szCs w:val="22"/>
          <w:u w:val="single"/>
        </w:rPr>
        <w:t>too a nice man</w:t>
      </w:r>
      <w:r w:rsidRPr="00E002D6">
        <w:rPr>
          <w:rFonts w:ascii="Times New Roman" w:hAnsi="Times New Roman" w:cs="Times New Roman" w:hint="eastAsia"/>
          <w:sz w:val="22"/>
          <w:szCs w:val="22"/>
        </w:rPr>
        <w:t xml:space="preserve"> to have committed the </w:t>
      </w:r>
      <w:proofErr w:type="gramStart"/>
      <w:r w:rsidRPr="00E002D6">
        <w:rPr>
          <w:rFonts w:ascii="Times New Roman" w:hAnsi="Times New Roman" w:cs="Times New Roman" w:hint="eastAsia"/>
          <w:sz w:val="22"/>
          <w:szCs w:val="22"/>
        </w:rPr>
        <w:t>crime.(</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 xml:space="preserve">) </w:t>
      </w:r>
    </w:p>
    <w:p w14:paraId="38E76B8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Mr. Black is </w:t>
      </w:r>
      <w:r w:rsidRPr="00E002D6">
        <w:rPr>
          <w:rFonts w:ascii="Times New Roman" w:hAnsi="Times New Roman" w:cs="Times New Roman" w:hint="eastAsia"/>
          <w:sz w:val="22"/>
          <w:szCs w:val="22"/>
          <w:u w:val="single"/>
        </w:rPr>
        <w:t>too nice a man</w:t>
      </w:r>
      <w:r w:rsidRPr="00E002D6">
        <w:rPr>
          <w:rFonts w:ascii="Times New Roman" w:hAnsi="Times New Roman" w:cs="Times New Roman" w:hint="eastAsia"/>
          <w:sz w:val="22"/>
          <w:szCs w:val="22"/>
        </w:rPr>
        <w:t xml:space="preserve"> to have committed the </w:t>
      </w:r>
      <w:proofErr w:type="gramStart"/>
      <w:r w:rsidRPr="00E002D6">
        <w:rPr>
          <w:rFonts w:ascii="Times New Roman" w:hAnsi="Times New Roman" w:cs="Times New Roman" w:hint="eastAsia"/>
          <w:sz w:val="22"/>
          <w:szCs w:val="22"/>
        </w:rPr>
        <w:t>crime.(</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p>
    <w:p w14:paraId="2115D83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布莱克先生是个大好人，不可能犯下这桩罪行。</w:t>
      </w:r>
    </w:p>
    <w:p w14:paraId="5E138CB7" w14:textId="77777777" w:rsidR="00792C08" w:rsidRPr="00E002D6" w:rsidRDefault="00792C08">
      <w:pPr>
        <w:spacing w:line="400" w:lineRule="exact"/>
        <w:jc w:val="left"/>
        <w:rPr>
          <w:rFonts w:ascii="Times New Roman" w:hAnsi="Times New Roman" w:cs="Times New Roman"/>
          <w:sz w:val="22"/>
          <w:szCs w:val="22"/>
        </w:rPr>
      </w:pPr>
    </w:p>
    <w:p w14:paraId="2F0A3C2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 He is </w:t>
      </w:r>
      <w:r w:rsidRPr="00E002D6">
        <w:rPr>
          <w:rFonts w:ascii="Times New Roman" w:hAnsi="Times New Roman" w:cs="Times New Roman" w:hint="eastAsia"/>
          <w:sz w:val="22"/>
          <w:szCs w:val="22"/>
          <w:u w:val="single"/>
        </w:rPr>
        <w:t>so</w:t>
      </w:r>
      <w:r w:rsidRPr="00E002D6">
        <w:rPr>
          <w:rFonts w:ascii="Times New Roman" w:hAnsi="Times New Roman" w:cs="Times New Roman" w:hint="eastAsia"/>
          <w:sz w:val="22"/>
          <w:szCs w:val="22"/>
        </w:rPr>
        <w:t xml:space="preserve"> short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he is recorded in the Guinness Book of Records as the shortest man in the world.</w:t>
      </w:r>
    </w:p>
    <w:p w14:paraId="36B328D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他长得非常矮小，以至于被吉尼斯世界纪录大全列为世界上最矮的男人。</w:t>
      </w:r>
    </w:p>
    <w:p w14:paraId="1232BD8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Recently, when Gul became </w:t>
      </w:r>
      <w:r w:rsidRPr="00E002D6">
        <w:rPr>
          <w:rFonts w:ascii="Times New Roman" w:hAnsi="Times New Roman" w:cs="Times New Roman" w:hint="eastAsia"/>
          <w:sz w:val="22"/>
          <w:szCs w:val="22"/>
          <w:u w:val="single"/>
        </w:rPr>
        <w:t>so</w:t>
      </w:r>
      <w:r w:rsidRPr="00E002D6">
        <w:rPr>
          <w:rFonts w:ascii="Times New Roman" w:hAnsi="Times New Roman" w:cs="Times New Roman" w:hint="eastAsia"/>
          <w:sz w:val="22"/>
          <w:szCs w:val="22"/>
        </w:rPr>
        <w:t xml:space="preserve"> ill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he had to be </w:t>
      </w:r>
      <w:proofErr w:type="gramStart"/>
      <w:r w:rsidRPr="00E002D6">
        <w:rPr>
          <w:rFonts w:ascii="Times New Roman" w:hAnsi="Times New Roman" w:cs="Times New Roman" w:hint="eastAsia"/>
          <w:sz w:val="22"/>
          <w:szCs w:val="22"/>
        </w:rPr>
        <w:t>brought</w:t>
      </w:r>
      <w:proofErr w:type="gramEnd"/>
      <w:r w:rsidRPr="00E002D6">
        <w:rPr>
          <w:rFonts w:ascii="Times New Roman" w:hAnsi="Times New Roman" w:cs="Times New Roman" w:hint="eastAsia"/>
          <w:sz w:val="22"/>
          <w:szCs w:val="22"/>
        </w:rPr>
        <w:t xml:space="preserve"> to </w:t>
      </w:r>
      <w:proofErr w:type="gramStart"/>
      <w:r w:rsidRPr="00E002D6">
        <w:rPr>
          <w:rFonts w:ascii="Times New Roman" w:hAnsi="Times New Roman" w:cs="Times New Roman" w:hint="eastAsia"/>
          <w:sz w:val="22"/>
          <w:szCs w:val="22"/>
        </w:rPr>
        <w:t>the hospital</w:t>
      </w:r>
      <w:proofErr w:type="gramEnd"/>
      <w:r w:rsidRPr="00E002D6">
        <w:rPr>
          <w:rFonts w:ascii="Times New Roman" w:hAnsi="Times New Roman" w:cs="Times New Roman" w:hint="eastAsia"/>
          <w:sz w:val="22"/>
          <w:szCs w:val="22"/>
        </w:rPr>
        <w:t>, he didn't have enough money for the medicine.</w:t>
      </w:r>
    </w:p>
    <w:p w14:paraId="3F9E0D2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最近，当古尔病重到要被送到医院时，</w:t>
      </w:r>
      <w:proofErr w:type="gramStart"/>
      <w:r w:rsidRPr="00E002D6">
        <w:rPr>
          <w:rFonts w:ascii="Times New Roman" w:hAnsi="Times New Roman" w:cs="Times New Roman" w:hint="eastAsia"/>
          <w:sz w:val="22"/>
          <w:szCs w:val="22"/>
        </w:rPr>
        <w:t>他连付药费</w:t>
      </w:r>
      <w:proofErr w:type="gramEnd"/>
      <w:r w:rsidRPr="00E002D6">
        <w:rPr>
          <w:rFonts w:ascii="Times New Roman" w:hAnsi="Times New Roman" w:cs="Times New Roman" w:hint="eastAsia"/>
          <w:sz w:val="22"/>
          <w:szCs w:val="22"/>
        </w:rPr>
        <w:t>的钱都不够。</w:t>
      </w:r>
    </w:p>
    <w:p w14:paraId="2D6B8FF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上</w:t>
      </w:r>
      <w:proofErr w:type="gramStart"/>
      <w:r w:rsidRPr="00E002D6">
        <w:rPr>
          <w:rFonts w:ascii="Times New Roman" w:hAnsi="Times New Roman" w:cs="Times New Roman" w:hint="eastAsia"/>
          <w:sz w:val="22"/>
          <w:szCs w:val="22"/>
        </w:rPr>
        <w:t>列句</w:t>
      </w:r>
      <w:proofErr w:type="gramEnd"/>
      <w:r w:rsidRPr="00E002D6">
        <w:rPr>
          <w:rFonts w:ascii="Times New Roman" w:hAnsi="Times New Roman" w:cs="Times New Roman" w:hint="eastAsia"/>
          <w:sz w:val="22"/>
          <w:szCs w:val="22"/>
        </w:rPr>
        <w:t>中使用了</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so...that...</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如此</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以至于</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的结构，在此结构中，</w:t>
      </w:r>
      <w:r w:rsidRPr="00E002D6">
        <w:rPr>
          <w:rFonts w:ascii="Times New Roman" w:hAnsi="Times New Roman" w:cs="Times New Roman" w:hint="eastAsia"/>
          <w:sz w:val="22"/>
          <w:szCs w:val="22"/>
        </w:rPr>
        <w:t>so</w:t>
      </w:r>
      <w:r w:rsidRPr="00E002D6">
        <w:rPr>
          <w:rFonts w:ascii="Times New Roman" w:hAnsi="Times New Roman" w:cs="Times New Roman" w:hint="eastAsia"/>
          <w:sz w:val="22"/>
          <w:szCs w:val="22"/>
        </w:rPr>
        <w:t>是副词，译成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如此</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，故其后须置形容词或副词以供修饰；而</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则为副词连词，译成</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以至于</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，其所引导的状语从句修饰其前的</w:t>
      </w:r>
      <w:r w:rsidRPr="00E002D6">
        <w:rPr>
          <w:rFonts w:ascii="Times New Roman" w:hAnsi="Times New Roman" w:cs="Times New Roman" w:hint="eastAsia"/>
          <w:sz w:val="22"/>
          <w:szCs w:val="22"/>
        </w:rPr>
        <w:t>so</w:t>
      </w:r>
      <w:r w:rsidRPr="00E002D6">
        <w:rPr>
          <w:rFonts w:ascii="Times New Roman" w:hAnsi="Times New Roman" w:cs="Times New Roman" w:hint="eastAsia"/>
          <w:sz w:val="22"/>
          <w:szCs w:val="22"/>
        </w:rPr>
        <w:t>。相同用法的结构尚有</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such...that...</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，但由于</w:t>
      </w:r>
      <w:r w:rsidRPr="00E002D6">
        <w:rPr>
          <w:rFonts w:ascii="Times New Roman" w:hAnsi="Times New Roman" w:cs="Times New Roman" w:hint="eastAsia"/>
          <w:sz w:val="22"/>
          <w:szCs w:val="22"/>
        </w:rPr>
        <w:t xml:space="preserve"> such</w:t>
      </w:r>
      <w:r w:rsidRPr="00E002D6">
        <w:rPr>
          <w:rFonts w:ascii="Times New Roman" w:hAnsi="Times New Roman" w:cs="Times New Roman" w:hint="eastAsia"/>
          <w:sz w:val="22"/>
          <w:szCs w:val="22"/>
        </w:rPr>
        <w:t>是形容词，故其后只能接名词。</w:t>
      </w:r>
    </w:p>
    <w:p w14:paraId="127E1DA5" w14:textId="77777777" w:rsidR="00792C08" w:rsidRPr="00E002D6" w:rsidRDefault="00000000">
      <w:pPr>
        <w:spacing w:line="400" w:lineRule="exact"/>
        <w:jc w:val="left"/>
        <w:rPr>
          <w:rFonts w:ascii="Times New Roman" w:hAnsi="Times New Roman" w:cs="Times New Roman"/>
          <w:sz w:val="22"/>
          <w:szCs w:val="22"/>
          <w:lang w:eastAsia="zh"/>
        </w:rPr>
      </w:pPr>
      <w:r w:rsidRPr="00E002D6">
        <w:rPr>
          <w:rFonts w:ascii="Times New Roman" w:hAnsi="Times New Roman" w:cs="Times New Roman" w:hint="eastAsia"/>
          <w:sz w:val="22"/>
          <w:szCs w:val="22"/>
        </w:rPr>
        <w:lastRenderedPageBreak/>
        <w:t>so +</w:t>
      </w:r>
      <w:r w:rsidRPr="00E002D6">
        <w:rPr>
          <w:rFonts w:ascii="Times New Roman" w:hAnsi="Times New Roman" w:cs="Times New Roman" w:hint="eastAsia"/>
          <w:sz w:val="22"/>
          <w:szCs w:val="22"/>
        </w:rPr>
        <w:t>形容词</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副词</w:t>
      </w:r>
      <w:r w:rsidRPr="00E002D6">
        <w:rPr>
          <w:rFonts w:ascii="Times New Roman" w:hAnsi="Times New Roman" w:cs="Times New Roman" w:hint="eastAsia"/>
          <w:sz w:val="22"/>
          <w:szCs w:val="22"/>
        </w:rPr>
        <w:t>+ that</w:t>
      </w:r>
      <w:r w:rsidRPr="00E002D6">
        <w:rPr>
          <w:rFonts w:ascii="Times New Roman" w:hAnsi="Times New Roman" w:cs="Times New Roman" w:hint="eastAsia"/>
          <w:sz w:val="22"/>
          <w:szCs w:val="22"/>
        </w:rPr>
        <w:t>从句如此</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以至于</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such +</w:t>
      </w:r>
      <w:r w:rsidRPr="00E002D6">
        <w:rPr>
          <w:rFonts w:ascii="Times New Roman" w:hAnsi="Times New Roman" w:cs="Times New Roman" w:hint="eastAsia"/>
          <w:sz w:val="22"/>
          <w:szCs w:val="22"/>
        </w:rPr>
        <w:t>名词</w:t>
      </w:r>
      <w:r w:rsidRPr="00E002D6">
        <w:rPr>
          <w:rFonts w:ascii="Times New Roman" w:hAnsi="Times New Roman" w:cs="Times New Roman" w:hint="eastAsia"/>
          <w:sz w:val="22"/>
          <w:szCs w:val="22"/>
        </w:rPr>
        <w:t>+ that</w:t>
      </w:r>
      <w:r w:rsidRPr="00E002D6">
        <w:rPr>
          <w:rFonts w:ascii="Times New Roman" w:hAnsi="Times New Roman" w:cs="Times New Roman" w:hint="eastAsia"/>
          <w:sz w:val="22"/>
          <w:szCs w:val="22"/>
        </w:rPr>
        <w:t>从句</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如此</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以至于</w:t>
      </w:r>
      <w:r w:rsidRPr="00E002D6">
        <w:rPr>
          <w:rFonts w:ascii="Times New Roman" w:hAnsi="Times New Roman" w:cs="Times New Roman" w:hint="eastAsia"/>
          <w:sz w:val="22"/>
          <w:szCs w:val="22"/>
          <w:lang w:eastAsia="zh"/>
        </w:rPr>
        <w:t>……</w:t>
      </w:r>
    </w:p>
    <w:p w14:paraId="0B43F78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且</w:t>
      </w:r>
      <w:r w:rsidRPr="00E002D6">
        <w:rPr>
          <w:rFonts w:ascii="Times New Roman" w:hAnsi="Times New Roman" w:cs="Times New Roman" w:hint="eastAsia"/>
          <w:sz w:val="22"/>
          <w:szCs w:val="22"/>
        </w:rPr>
        <w:t>so</w:t>
      </w:r>
      <w:r w:rsidRPr="00E002D6">
        <w:rPr>
          <w:rFonts w:ascii="Times New Roman" w:hAnsi="Times New Roman" w:cs="Times New Roman" w:hint="eastAsia"/>
          <w:sz w:val="22"/>
          <w:szCs w:val="22"/>
        </w:rPr>
        <w:t>或</w:t>
      </w:r>
      <w:r w:rsidRPr="00E002D6">
        <w:rPr>
          <w:rFonts w:ascii="Times New Roman" w:hAnsi="Times New Roman" w:cs="Times New Roman" w:hint="eastAsia"/>
          <w:sz w:val="22"/>
          <w:szCs w:val="22"/>
        </w:rPr>
        <w:t>such</w:t>
      </w:r>
      <w:r w:rsidRPr="00E002D6">
        <w:rPr>
          <w:rFonts w:ascii="Times New Roman" w:hAnsi="Times New Roman" w:cs="Times New Roman" w:hint="eastAsia"/>
          <w:sz w:val="22"/>
          <w:szCs w:val="22"/>
        </w:rPr>
        <w:t>及其所修饰的词类若置于句首时，其后要采用倒装结构。倒装原则如下：</w:t>
      </w:r>
    </w:p>
    <w:p w14:paraId="497C569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(1)</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句中有</w:t>
      </w:r>
      <w:r w:rsidRPr="00E002D6">
        <w:rPr>
          <w:rFonts w:ascii="Times New Roman" w:hAnsi="Times New Roman" w:cs="Times New Roman" w:hint="eastAsia"/>
          <w:sz w:val="22"/>
          <w:szCs w:val="22"/>
        </w:rPr>
        <w:t>be</w:t>
      </w:r>
      <w:r w:rsidRPr="00E002D6">
        <w:rPr>
          <w:rFonts w:ascii="Times New Roman" w:hAnsi="Times New Roman" w:cs="Times New Roman" w:hint="eastAsia"/>
          <w:sz w:val="22"/>
          <w:szCs w:val="22"/>
        </w:rPr>
        <w:t>动词时，主语与</w:t>
      </w:r>
      <w:r w:rsidRPr="00E002D6">
        <w:rPr>
          <w:rFonts w:ascii="Times New Roman" w:hAnsi="Times New Roman" w:cs="Times New Roman" w:hint="eastAsia"/>
          <w:sz w:val="22"/>
          <w:szCs w:val="22"/>
        </w:rPr>
        <w:t>be</w:t>
      </w:r>
      <w:r w:rsidRPr="00E002D6">
        <w:rPr>
          <w:rFonts w:ascii="Times New Roman" w:hAnsi="Times New Roman" w:cs="Times New Roman" w:hint="eastAsia"/>
          <w:sz w:val="22"/>
          <w:szCs w:val="22"/>
        </w:rPr>
        <w:t>动词倒装。</w:t>
      </w:r>
    </w:p>
    <w:p w14:paraId="42133A3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p>
    <w:p w14:paraId="76AE56B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Helen is so kind</w:t>
      </w:r>
      <w:r w:rsidRPr="00E002D6">
        <w:rPr>
          <w:rFonts w:ascii="Times New Roman" w:hAnsi="Times New Roman" w:cs="Times New Roman" w:hint="eastAsia"/>
          <w:sz w:val="22"/>
          <w:szCs w:val="22"/>
        </w:rPr>
        <w:t xml:space="preserve"> that everybody likes her. </w:t>
      </w:r>
    </w:p>
    <w:p w14:paraId="1942279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So kind</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is</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Helen</w:t>
      </w:r>
      <w:r w:rsidRPr="00E002D6">
        <w:rPr>
          <w:rFonts w:ascii="Times New Roman" w:hAnsi="Times New Roman" w:cs="Times New Roman" w:hint="eastAsia"/>
          <w:sz w:val="22"/>
          <w:szCs w:val="22"/>
        </w:rPr>
        <w:t xml:space="preserve"> that everybody likes her.</w:t>
      </w:r>
    </w:p>
    <w:p w14:paraId="19F595D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海伦人那么好，因此大家都喜欢她。</w:t>
      </w:r>
    </w:p>
    <w:p w14:paraId="7D810AC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Tom is such a good student</w:t>
      </w:r>
      <w:r w:rsidRPr="00E002D6">
        <w:rPr>
          <w:rFonts w:ascii="Times New Roman" w:hAnsi="Times New Roman" w:cs="Times New Roman" w:hint="eastAsia"/>
          <w:sz w:val="22"/>
          <w:szCs w:val="22"/>
        </w:rPr>
        <w:t xml:space="preserve"> that all the teachers like him. </w:t>
      </w:r>
    </w:p>
    <w:p w14:paraId="5A865EC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Such a good student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is</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Tom</w:t>
      </w:r>
      <w:r w:rsidRPr="00E002D6">
        <w:rPr>
          <w:rFonts w:ascii="Times New Roman" w:hAnsi="Times New Roman" w:cs="Times New Roman" w:hint="eastAsia"/>
          <w:sz w:val="22"/>
          <w:szCs w:val="22"/>
        </w:rPr>
        <w:t xml:space="preserve"> that all the teachers like him.</w:t>
      </w:r>
    </w:p>
    <w:p w14:paraId="6FF01D2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汤</w:t>
      </w:r>
      <w:proofErr w:type="gramStart"/>
      <w:r w:rsidRPr="00E002D6">
        <w:rPr>
          <w:rFonts w:ascii="Times New Roman" w:hAnsi="Times New Roman" w:cs="Times New Roman" w:hint="eastAsia"/>
          <w:sz w:val="22"/>
          <w:szCs w:val="22"/>
        </w:rPr>
        <w:t>姆</w:t>
      </w:r>
      <w:proofErr w:type="gramEnd"/>
      <w:r w:rsidRPr="00E002D6">
        <w:rPr>
          <w:rFonts w:ascii="Times New Roman" w:hAnsi="Times New Roman" w:cs="Times New Roman" w:hint="eastAsia"/>
          <w:sz w:val="22"/>
          <w:szCs w:val="22"/>
        </w:rPr>
        <w:t>是这么好的学生，因此所有老师都喜欢他。</w:t>
      </w:r>
    </w:p>
    <w:p w14:paraId="699BB8A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(2)</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句中有</w:t>
      </w:r>
      <w:r w:rsidRPr="00E002D6">
        <w:rPr>
          <w:rFonts w:ascii="Times New Roman" w:hAnsi="Times New Roman" w:cs="Times New Roman" w:hint="eastAsia"/>
          <w:sz w:val="22"/>
          <w:szCs w:val="22"/>
        </w:rPr>
        <w:t>will</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 xml:space="preserve"> can</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may</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should</w:t>
      </w:r>
      <w:r w:rsidRPr="00E002D6">
        <w:rPr>
          <w:rFonts w:ascii="Times New Roman" w:hAnsi="Times New Roman" w:cs="Times New Roman" w:hint="eastAsia"/>
          <w:sz w:val="22"/>
          <w:szCs w:val="22"/>
        </w:rPr>
        <w:t>等助动词或完成时助动词</w:t>
      </w:r>
      <w:r w:rsidRPr="00E002D6">
        <w:rPr>
          <w:rFonts w:ascii="Times New Roman" w:hAnsi="Times New Roman" w:cs="Times New Roman" w:hint="eastAsia"/>
          <w:sz w:val="22"/>
          <w:szCs w:val="22"/>
        </w:rPr>
        <w:t>have</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has</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had</w:t>
      </w:r>
      <w:r w:rsidRPr="00E002D6">
        <w:rPr>
          <w:rFonts w:ascii="Times New Roman" w:hAnsi="Times New Roman" w:cs="Times New Roman" w:hint="eastAsia"/>
          <w:sz w:val="22"/>
          <w:szCs w:val="22"/>
        </w:rPr>
        <w:t>时，主语与助动词倒装。</w:t>
      </w:r>
    </w:p>
    <w:p w14:paraId="1608148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p>
    <w:p w14:paraId="4F08061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He has been studying so diligently</w:t>
      </w:r>
      <w:r w:rsidRPr="00E002D6">
        <w:rPr>
          <w:rFonts w:ascii="Times New Roman" w:hAnsi="Times New Roman" w:cs="Times New Roman" w:hint="eastAsia"/>
          <w:sz w:val="22"/>
          <w:szCs w:val="22"/>
        </w:rPr>
        <w:t xml:space="preserve"> that he should have no problem passing the exams.</w:t>
      </w:r>
    </w:p>
    <w:p w14:paraId="01DE56A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So diligently</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hint="eastAsia"/>
          <w:sz w:val="22"/>
          <w:szCs w:val="22"/>
          <w:u w:val="single"/>
        </w:rPr>
        <w:t>has he</w:t>
      </w:r>
      <w:proofErr w:type="gramEnd"/>
      <w:r w:rsidRPr="00E002D6">
        <w:rPr>
          <w:rFonts w:ascii="Times New Roman" w:hAnsi="Times New Roman" w:cs="Times New Roman" w:hint="eastAsia"/>
          <w:sz w:val="22"/>
          <w:szCs w:val="22"/>
          <w:u w:val="single"/>
        </w:rPr>
        <w:t xml:space="preserve"> been studying</w:t>
      </w:r>
      <w:r w:rsidRPr="00E002D6">
        <w:rPr>
          <w:rFonts w:ascii="Times New Roman" w:hAnsi="Times New Roman" w:cs="Times New Roman" w:hint="eastAsia"/>
          <w:sz w:val="22"/>
          <w:szCs w:val="22"/>
        </w:rPr>
        <w:t xml:space="preserve"> that he should have no problem passing the exams.</w:t>
      </w:r>
    </w:p>
    <w:p w14:paraId="49B01F2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他一直那么用功，所以要通过考试应该没有问题。</w:t>
      </w:r>
    </w:p>
    <w:p w14:paraId="04A757F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(3)</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句中为一般动词时，则按主语人称及动词时态之不同，在主语前置</w:t>
      </w:r>
      <w:r w:rsidRPr="00E002D6">
        <w:rPr>
          <w:rFonts w:ascii="Times New Roman" w:hAnsi="Times New Roman" w:cs="Times New Roman" w:hint="eastAsia"/>
          <w:sz w:val="22"/>
          <w:szCs w:val="22"/>
        </w:rPr>
        <w:t>do</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 xml:space="preserve"> does</w:t>
      </w:r>
      <w:r w:rsidRPr="00E002D6">
        <w:rPr>
          <w:rFonts w:ascii="Times New Roman" w:hAnsi="Times New Roman" w:cs="Times New Roman" w:hint="eastAsia"/>
          <w:sz w:val="22"/>
          <w:szCs w:val="22"/>
        </w:rPr>
        <w:t>或</w:t>
      </w:r>
      <w:r w:rsidRPr="00E002D6">
        <w:rPr>
          <w:rFonts w:ascii="Times New Roman" w:hAnsi="Times New Roman" w:cs="Times New Roman" w:hint="eastAsia"/>
          <w:sz w:val="22"/>
          <w:szCs w:val="22"/>
        </w:rPr>
        <w:t xml:space="preserve"> did</w:t>
      </w:r>
      <w:r w:rsidRPr="00E002D6">
        <w:rPr>
          <w:rFonts w:ascii="Times New Roman" w:hAnsi="Times New Roman" w:cs="Times New Roman" w:hint="eastAsia"/>
          <w:sz w:val="22"/>
          <w:szCs w:val="22"/>
        </w:rPr>
        <w:t>，其后动词则一律改为原形。</w:t>
      </w:r>
    </w:p>
    <w:p w14:paraId="22E6457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p>
    <w:p w14:paraId="7703E2E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You dance so well</w:t>
      </w:r>
      <w:r w:rsidRPr="00E002D6">
        <w:rPr>
          <w:rFonts w:ascii="Times New Roman" w:hAnsi="Times New Roman" w:cs="Times New Roman" w:hint="eastAsia"/>
          <w:sz w:val="22"/>
          <w:szCs w:val="22"/>
        </w:rPr>
        <w:t xml:space="preserve"> that you could do it for a living. </w:t>
      </w:r>
    </w:p>
    <w:p w14:paraId="6B24E81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So well</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do you dance</w:t>
      </w:r>
      <w:r w:rsidRPr="00E002D6">
        <w:rPr>
          <w:rFonts w:ascii="Times New Roman" w:hAnsi="Times New Roman" w:cs="Times New Roman" w:hint="eastAsia"/>
          <w:sz w:val="22"/>
          <w:szCs w:val="22"/>
        </w:rPr>
        <w:t xml:space="preserve"> that you could do it for a living.</w:t>
      </w:r>
    </w:p>
    <w:p w14:paraId="01E7FC3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你舞跳得这么好，因此你可以以此为生。</w:t>
      </w:r>
    </w:p>
    <w:p w14:paraId="3BC49A2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Susan has such a beautiful voice</w:t>
      </w:r>
      <w:r w:rsidRPr="00E002D6">
        <w:rPr>
          <w:rFonts w:ascii="Times New Roman" w:hAnsi="Times New Roman" w:cs="Times New Roman" w:hint="eastAsia"/>
          <w:sz w:val="22"/>
          <w:szCs w:val="22"/>
        </w:rPr>
        <w:t xml:space="preserve"> that even the experts say she is a born singer.</w:t>
      </w:r>
    </w:p>
    <w:p w14:paraId="005BD7B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u w:val="single"/>
        </w:rPr>
        <w:t>Such a beautiful voice</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 xml:space="preserve">does Susan </w:t>
      </w:r>
      <w:proofErr w:type="gramStart"/>
      <w:r w:rsidRPr="00E002D6">
        <w:rPr>
          <w:rFonts w:ascii="Times New Roman" w:hAnsi="Times New Roman" w:cs="Times New Roman" w:hint="eastAsia"/>
          <w:sz w:val="22"/>
          <w:szCs w:val="22"/>
          <w:u w:val="single"/>
        </w:rPr>
        <w:t>have</w:t>
      </w:r>
      <w:proofErr w:type="gramEnd"/>
      <w:r w:rsidRPr="00E002D6">
        <w:rPr>
          <w:rFonts w:ascii="Times New Roman" w:hAnsi="Times New Roman" w:cs="Times New Roman" w:hint="eastAsia"/>
          <w:sz w:val="22"/>
          <w:szCs w:val="22"/>
        </w:rPr>
        <w:t xml:space="preserve"> that even the experts say she is a born singer.</w:t>
      </w:r>
    </w:p>
    <w:p w14:paraId="5E70564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苏珊的嗓子是那么的美，连专家都说她是个天生的歌手。</w:t>
      </w:r>
    </w:p>
    <w:p w14:paraId="16AA11B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注意</w:t>
      </w:r>
    </w:p>
    <w:p w14:paraId="1575BB3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在现代美语中，</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so...that...</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及</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such...that...</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结构中的</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常予以省略，而用逗号取代，或甚至连逗号也不用。</w:t>
      </w:r>
    </w:p>
    <w:p w14:paraId="609C403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p>
    <w:p w14:paraId="655854E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Mary is so generous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everyone wants to be her friend.</w:t>
      </w:r>
      <w:r w:rsidRPr="00E002D6">
        <w:rPr>
          <w:rFonts w:ascii="Times New Roman" w:hAnsi="Times New Roman" w:cs="Times New Roman" w:hint="eastAsia"/>
          <w:sz w:val="22"/>
          <w:szCs w:val="22"/>
        </w:rPr>
        <w:tab/>
      </w:r>
    </w:p>
    <w:p w14:paraId="08BDCA0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Mary is so </w:t>
      </w:r>
      <w:proofErr w:type="gramStart"/>
      <w:r w:rsidRPr="00E002D6">
        <w:rPr>
          <w:rFonts w:ascii="Times New Roman" w:hAnsi="Times New Roman" w:cs="Times New Roman" w:hint="eastAsia"/>
          <w:sz w:val="22"/>
          <w:szCs w:val="22"/>
        </w:rPr>
        <w:t>generous</w:t>
      </w:r>
      <w:r w:rsidRPr="00E002D6">
        <w:rPr>
          <w:rFonts w:ascii="Times New Roman" w:hAnsi="Times New Roman" w:cs="Times New Roman" w:hint="eastAsia"/>
          <w:sz w:val="22"/>
          <w:szCs w:val="22"/>
          <w:u w:val="single"/>
        </w:rPr>
        <w:t>(</w:t>
      </w:r>
      <w:proofErr w:type="gramEnd"/>
      <w:r w:rsidRPr="00E002D6">
        <w:rPr>
          <w:rFonts w:ascii="Times New Roman" w:hAnsi="Times New Roman" w:cs="Times New Roman" w:hint="eastAsia"/>
          <w:sz w:val="22"/>
          <w:szCs w:val="22"/>
          <w:u w:val="single"/>
        </w:rPr>
        <w:t>,)</w:t>
      </w:r>
      <w:r w:rsidRPr="00E002D6">
        <w:rPr>
          <w:rFonts w:ascii="Times New Roman" w:hAnsi="Times New Roman" w:cs="Times New Roman" w:hint="eastAsia"/>
          <w:sz w:val="22"/>
          <w:szCs w:val="22"/>
        </w:rPr>
        <w:t xml:space="preserve"> everyone wants to be her friend.</w:t>
      </w:r>
    </w:p>
    <w:p w14:paraId="73FB690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玛丽非常大方，所以每个人都想做她的朋友。</w:t>
      </w:r>
    </w:p>
    <w:p w14:paraId="0EF8CAC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He is such a mean teacher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none of his students like him.</w:t>
      </w:r>
    </w:p>
    <w:p w14:paraId="7988AFD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 xml:space="preserve">= He is such a mean </w:t>
      </w:r>
      <w:proofErr w:type="gramStart"/>
      <w:r w:rsidRPr="00E002D6">
        <w:rPr>
          <w:rFonts w:ascii="Times New Roman" w:hAnsi="Times New Roman" w:cs="Times New Roman" w:hint="eastAsia"/>
          <w:sz w:val="22"/>
          <w:szCs w:val="22"/>
        </w:rPr>
        <w:t>teacher</w:t>
      </w:r>
      <w:r w:rsidRPr="00E002D6">
        <w:rPr>
          <w:rFonts w:ascii="Times New Roman" w:hAnsi="Times New Roman" w:cs="Times New Roman" w:hint="eastAsia"/>
          <w:sz w:val="22"/>
          <w:szCs w:val="22"/>
          <w:u w:val="single"/>
        </w:rPr>
        <w:t>(</w:t>
      </w:r>
      <w:proofErr w:type="gramEnd"/>
      <w:r w:rsidRPr="00E002D6">
        <w:rPr>
          <w:rFonts w:ascii="Times New Roman" w:hAnsi="Times New Roman" w:cs="Times New Roman" w:hint="eastAsia"/>
          <w:sz w:val="22"/>
          <w:szCs w:val="22"/>
          <w:u w:val="single"/>
        </w:rPr>
        <w:t>,)</w:t>
      </w:r>
      <w:r w:rsidRPr="00E002D6">
        <w:rPr>
          <w:rFonts w:ascii="Times New Roman" w:hAnsi="Times New Roman" w:cs="Times New Roman" w:hint="eastAsia"/>
          <w:sz w:val="22"/>
          <w:szCs w:val="22"/>
          <w:u w:val="single"/>
          <w:lang w:eastAsia="zh"/>
        </w:rPr>
        <w:t xml:space="preserve"> </w:t>
      </w:r>
      <w:r w:rsidRPr="00E002D6">
        <w:rPr>
          <w:rFonts w:ascii="Times New Roman" w:hAnsi="Times New Roman" w:cs="Times New Roman" w:hint="eastAsia"/>
          <w:sz w:val="22"/>
          <w:szCs w:val="22"/>
        </w:rPr>
        <w:t>none of his students like him.</w:t>
      </w:r>
    </w:p>
    <w:p w14:paraId="0BCE28F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他是个很凶的老师，所以他的学生中没有一个喜欢他。</w:t>
      </w:r>
    </w:p>
    <w:p w14:paraId="7F055F9E" w14:textId="77777777" w:rsidR="00792C08" w:rsidRPr="00E002D6" w:rsidRDefault="00792C08">
      <w:pPr>
        <w:spacing w:line="400" w:lineRule="exact"/>
        <w:jc w:val="left"/>
        <w:rPr>
          <w:rFonts w:ascii="Times New Roman" w:hAnsi="Times New Roman" w:cs="Times New Roman"/>
          <w:b/>
          <w:bCs/>
          <w:i/>
          <w:iCs/>
          <w:sz w:val="32"/>
          <w:szCs w:val="40"/>
        </w:rPr>
      </w:pPr>
    </w:p>
    <w:p w14:paraId="0C3227D6"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7B2F04E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找出下列句子中含有时间状语从句的句子</w:t>
      </w:r>
    </w:p>
    <w:p w14:paraId="55DBC25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When I was young, I lived in the countryside.</w:t>
      </w:r>
    </w:p>
    <w:p w14:paraId="6ABAAAD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I know that he will come back soon.</w:t>
      </w:r>
    </w:p>
    <w:p w14:paraId="1637E46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While she was reading, her mother came in.</w:t>
      </w:r>
    </w:p>
    <w:p w14:paraId="7941FA0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The man who helped me is my neighbor.</w:t>
      </w:r>
    </w:p>
    <w:p w14:paraId="73223B6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If it is fine tomorrow, we will go camping.</w:t>
      </w:r>
    </w:p>
    <w:p w14:paraId="034ED71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⑥</w:t>
      </w:r>
      <w:r w:rsidRPr="00E002D6">
        <w:rPr>
          <w:rFonts w:ascii="Times New Roman" w:hAnsi="Times New Roman" w:cs="Times New Roman" w:hint="eastAsia"/>
          <w:sz w:val="22"/>
          <w:szCs w:val="22"/>
        </w:rPr>
        <w:t xml:space="preserve"> I </w:t>
      </w:r>
      <w:proofErr w:type="spellStart"/>
      <w:r w:rsidRPr="00E002D6">
        <w:rPr>
          <w:rFonts w:ascii="Times New Roman" w:hAnsi="Times New Roman" w:cs="Times New Roman" w:hint="eastAsia"/>
          <w:sz w:val="22"/>
          <w:szCs w:val="22"/>
        </w:rPr>
        <w:t>didn</w:t>
      </w:r>
      <w:proofErr w:type="spellEnd"/>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t go to bed until my father came home.</w:t>
      </w:r>
    </w:p>
    <w:p w14:paraId="029E1EA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Because he was ill, he </w:t>
      </w:r>
      <w:proofErr w:type="spellStart"/>
      <w:r w:rsidRPr="00E002D6">
        <w:rPr>
          <w:rFonts w:ascii="Times New Roman" w:hAnsi="Times New Roman" w:cs="Times New Roman" w:hint="eastAsia"/>
          <w:sz w:val="22"/>
          <w:szCs w:val="22"/>
        </w:rPr>
        <w:t>didn</w:t>
      </w:r>
      <w:proofErr w:type="spellEnd"/>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t go to school.</w:t>
      </w:r>
    </w:p>
    <w:p w14:paraId="070B380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As soon as the bell rings, students run out of the classroom.</w:t>
      </w:r>
    </w:p>
    <w:p w14:paraId="54712DF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⑨</w:t>
      </w:r>
      <w:r w:rsidRPr="00E002D6">
        <w:rPr>
          <w:rFonts w:ascii="Times New Roman" w:hAnsi="Times New Roman" w:cs="Times New Roman" w:hint="eastAsia"/>
          <w:sz w:val="22"/>
          <w:szCs w:val="22"/>
        </w:rPr>
        <w:t xml:space="preserve"> This is the place where we met last year.</w:t>
      </w:r>
    </w:p>
    <w:p w14:paraId="14FD559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Though he is tired, he keeps on working.</w:t>
      </w:r>
    </w:p>
    <w:p w14:paraId="55CA131E" w14:textId="77777777" w:rsidR="00792C08" w:rsidRPr="00E002D6" w:rsidRDefault="00792C08">
      <w:pPr>
        <w:spacing w:line="400" w:lineRule="exact"/>
        <w:jc w:val="left"/>
        <w:rPr>
          <w:rFonts w:ascii="Times New Roman" w:hAnsi="Times New Roman" w:cs="Times New Roman"/>
          <w:sz w:val="22"/>
          <w:szCs w:val="22"/>
        </w:rPr>
      </w:pPr>
    </w:p>
    <w:p w14:paraId="444C50BF" w14:textId="77777777" w:rsidR="00792C08" w:rsidRPr="00E002D6" w:rsidRDefault="00000000">
      <w:pPr>
        <w:spacing w:line="400" w:lineRule="exact"/>
        <w:jc w:val="left"/>
        <w:rPr>
          <w:rFonts w:ascii="Times New Roman" w:hAnsi="Times New Roman" w:cs="Times New Roman"/>
          <w:sz w:val="22"/>
          <w:szCs w:val="22"/>
          <w:lang w:eastAsia="zh"/>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同义句转换</w:t>
      </w:r>
      <w:r w:rsidRPr="00E002D6">
        <w:rPr>
          <w:rFonts w:ascii="Times New Roman" w:hAnsi="Times New Roman" w:cs="Times New Roman"/>
        </w:rPr>
        <w:t>（</w:t>
      </w:r>
      <w:r w:rsidRPr="00E002D6">
        <w:rPr>
          <w:rFonts w:ascii="Times New Roman" w:hAnsi="Times New Roman" w:cs="Times New Roman"/>
        </w:rPr>
        <w:t>too...to ⇌ so</w:t>
      </w:r>
      <w:r w:rsidRPr="00E002D6">
        <w:rPr>
          <w:rFonts w:ascii="Times New Roman" w:hAnsi="Times New Roman" w:cs="Times New Roman" w:hint="eastAsia"/>
          <w:lang w:eastAsia="zh"/>
        </w:rPr>
        <w:t>/such</w:t>
      </w:r>
      <w:r w:rsidRPr="00E002D6">
        <w:rPr>
          <w:rFonts w:ascii="Times New Roman" w:hAnsi="Times New Roman" w:cs="Times New Roman"/>
        </w:rPr>
        <w:t>...that</w:t>
      </w:r>
      <w:r w:rsidRPr="00E002D6">
        <w:rPr>
          <w:rFonts w:ascii="Times New Roman" w:hAnsi="Times New Roman" w:cs="Times New Roman"/>
        </w:rPr>
        <w:t>）</w:t>
      </w:r>
    </w:p>
    <w:p w14:paraId="3EC289FA"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The box is too heavy for me to carry.</w:t>
      </w:r>
    </w:p>
    <w:p w14:paraId="48340673"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She is too shy to speak in public.</w:t>
      </w:r>
    </w:p>
    <w:p w14:paraId="0EE84053"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He is too careless a boy to finish the task well.</w:t>
      </w:r>
    </w:p>
    <w:p w14:paraId="7EF85BC2"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The river is so deep that no one can swim across it.</w:t>
      </w:r>
    </w:p>
    <w:p w14:paraId="18E516BE"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He ran so fast that no one </w:t>
      </w:r>
      <w:proofErr w:type="gramStart"/>
      <w:r w:rsidRPr="00E002D6">
        <w:rPr>
          <w:rFonts w:ascii="Times New Roman" w:hAnsi="Times New Roman" w:cs="Times New Roman" w:hint="eastAsia"/>
          <w:sz w:val="22"/>
          <w:szCs w:val="22"/>
        </w:rPr>
        <w:t>c</w:t>
      </w:r>
      <w:r w:rsidRPr="00E002D6">
        <w:rPr>
          <w:rFonts w:ascii="Times New Roman" w:hAnsi="Times New Roman" w:cs="Times New Roman" w:hint="eastAsia"/>
          <w:sz w:val="22"/>
          <w:szCs w:val="22"/>
          <w:lang w:eastAsia="zh"/>
        </w:rPr>
        <w:t>an</w:t>
      </w:r>
      <w:proofErr w:type="gramEnd"/>
      <w:r w:rsidRPr="00E002D6">
        <w:rPr>
          <w:rFonts w:ascii="Times New Roman" w:hAnsi="Times New Roman" w:cs="Times New Roman" w:hint="eastAsia"/>
          <w:sz w:val="22"/>
          <w:szCs w:val="22"/>
        </w:rPr>
        <w:t xml:space="preserve"> catch up with him.</w:t>
      </w:r>
    </w:p>
    <w:p w14:paraId="27A634D7"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It is such an interesting story that all kids love it.</w:t>
      </w:r>
    </w:p>
    <w:p w14:paraId="2E45F054"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She was so excited that she </w:t>
      </w:r>
      <w:proofErr w:type="spellStart"/>
      <w:r w:rsidRPr="00E002D6">
        <w:rPr>
          <w:rFonts w:ascii="Times New Roman" w:hAnsi="Times New Roman" w:cs="Times New Roman" w:hint="eastAsia"/>
          <w:sz w:val="22"/>
          <w:szCs w:val="22"/>
        </w:rPr>
        <w:t>couldn</w:t>
      </w:r>
      <w:proofErr w:type="spellEnd"/>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t say a word.</w:t>
      </w:r>
    </w:p>
    <w:p w14:paraId="4C218049" w14:textId="77777777" w:rsidR="00792C08" w:rsidRPr="00E002D6" w:rsidRDefault="00000000">
      <w:pPr>
        <w:numPr>
          <w:ilvl w:val="0"/>
          <w:numId w:val="127"/>
        </w:numPr>
        <w:spacing w:line="400" w:lineRule="exact"/>
        <w:ind w:left="425" w:hanging="425"/>
        <w:jc w:val="left"/>
        <w:rPr>
          <w:rFonts w:ascii="Times New Roman" w:hAnsi="Times New Roman" w:cs="Times New Roman"/>
          <w:sz w:val="22"/>
          <w:szCs w:val="22"/>
        </w:rPr>
      </w:pPr>
      <w:r w:rsidRPr="00E002D6">
        <w:rPr>
          <w:rFonts w:ascii="Times New Roman" w:hAnsi="Times New Roman" w:cs="Times New Roman" w:hint="eastAsia"/>
          <w:sz w:val="22"/>
          <w:szCs w:val="22"/>
        </w:rPr>
        <w:t>This is too difficult a problem for me to work out.</w:t>
      </w:r>
    </w:p>
    <w:p w14:paraId="3C434C15" w14:textId="77777777" w:rsidR="00792C08" w:rsidRPr="00E002D6" w:rsidRDefault="00792C08">
      <w:pPr>
        <w:spacing w:line="400" w:lineRule="exact"/>
        <w:jc w:val="left"/>
        <w:rPr>
          <w:rFonts w:ascii="Times New Roman" w:hAnsi="Times New Roman" w:cs="Times New Roman"/>
          <w:sz w:val="22"/>
          <w:szCs w:val="22"/>
        </w:rPr>
      </w:pPr>
    </w:p>
    <w:p w14:paraId="7CCA9A1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3. </w:t>
      </w:r>
      <w:r w:rsidRPr="00E002D6">
        <w:rPr>
          <w:rFonts w:ascii="Times New Roman" w:hAnsi="Times New Roman" w:cs="Times New Roman"/>
          <w:sz w:val="22"/>
          <w:szCs w:val="22"/>
        </w:rPr>
        <w:t>找出</w:t>
      </w:r>
      <w:r w:rsidRPr="00E002D6">
        <w:rPr>
          <w:rFonts w:ascii="Times New Roman" w:hAnsi="Times New Roman" w:cs="Times New Roman" w:hint="eastAsia"/>
          <w:sz w:val="22"/>
          <w:szCs w:val="22"/>
          <w:lang w:eastAsia="zh"/>
        </w:rPr>
        <w:t>L67-68</w:t>
      </w:r>
      <w:r w:rsidRPr="00E002D6">
        <w:rPr>
          <w:rFonts w:ascii="Times New Roman" w:hAnsi="Times New Roman" w:cs="Times New Roman" w:hint="eastAsia"/>
          <w:sz w:val="22"/>
          <w:szCs w:val="22"/>
          <w:lang w:eastAsia="zh"/>
        </w:rPr>
        <w:t>中</w:t>
      </w:r>
      <w:r w:rsidRPr="00E002D6">
        <w:rPr>
          <w:rFonts w:ascii="Times New Roman" w:hAnsi="Times New Roman" w:cs="Times New Roman"/>
          <w:sz w:val="22"/>
          <w:szCs w:val="22"/>
        </w:rPr>
        <w:t>所有</w:t>
      </w:r>
      <w:r w:rsidRPr="00E002D6">
        <w:rPr>
          <w:rFonts w:ascii="Times New Roman" w:hAnsi="Times New Roman" w:cs="Times New Roman"/>
          <w:sz w:val="22"/>
          <w:szCs w:val="22"/>
        </w:rPr>
        <w:t>as</w:t>
      </w:r>
      <w:r w:rsidRPr="00E002D6">
        <w:rPr>
          <w:rFonts w:ascii="Times New Roman" w:hAnsi="Times New Roman" w:cs="Times New Roman"/>
          <w:sz w:val="22"/>
          <w:szCs w:val="22"/>
        </w:rPr>
        <w:t>引导的从句，并指出是什么从句（</w:t>
      </w:r>
      <w:proofErr w:type="gramStart"/>
      <w:r w:rsidRPr="00E002D6">
        <w:rPr>
          <w:rFonts w:ascii="Times New Roman" w:hAnsi="Times New Roman" w:cs="Times New Roman"/>
          <w:sz w:val="22"/>
          <w:szCs w:val="22"/>
        </w:rPr>
        <w:t>准关系</w:t>
      </w:r>
      <w:proofErr w:type="gramEnd"/>
      <w:r w:rsidRPr="00E002D6">
        <w:rPr>
          <w:rFonts w:ascii="Times New Roman" w:hAnsi="Times New Roman" w:cs="Times New Roman"/>
          <w:sz w:val="22"/>
          <w:szCs w:val="22"/>
        </w:rPr>
        <w:t>代词引导的从句可以认为是定语从句），翻译</w:t>
      </w:r>
      <w:r w:rsidRPr="00E002D6">
        <w:rPr>
          <w:rFonts w:ascii="Times New Roman" w:hAnsi="Times New Roman" w:cs="Times New Roman"/>
          <w:sz w:val="22"/>
          <w:szCs w:val="22"/>
        </w:rPr>
        <w:t>as</w:t>
      </w:r>
      <w:r w:rsidRPr="00E002D6">
        <w:rPr>
          <w:rFonts w:ascii="Times New Roman" w:hAnsi="Times New Roman" w:cs="Times New Roman"/>
          <w:sz w:val="22"/>
          <w:szCs w:val="22"/>
        </w:rPr>
        <w:t>的意思，或者指出代替的哪一部分。</w:t>
      </w:r>
    </w:p>
    <w:p w14:paraId="03875E9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br w:type="page"/>
      </w:r>
    </w:p>
    <w:p w14:paraId="7B44C40F" w14:textId="77777777" w:rsidR="00792C08" w:rsidRPr="00E002D6" w:rsidRDefault="00792C08">
      <w:pPr>
        <w:spacing w:line="400" w:lineRule="exact"/>
        <w:jc w:val="left"/>
        <w:rPr>
          <w:rFonts w:ascii="Times New Roman" w:hAnsi="Times New Roman" w:cs="Times New Roman"/>
          <w:b/>
          <w:bCs/>
          <w:sz w:val="44"/>
          <w:szCs w:val="52"/>
        </w:rPr>
      </w:pPr>
    </w:p>
    <w:p w14:paraId="1822614C"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69-70</w:t>
      </w:r>
    </w:p>
    <w:p w14:paraId="79FB5F2C" w14:textId="77777777" w:rsidR="00792C08" w:rsidRPr="00E002D6" w:rsidRDefault="00000000">
      <w:pPr>
        <w:spacing w:line="400" w:lineRule="exact"/>
        <w:ind w:firstLineChars="1200" w:firstLine="2640"/>
        <w:rPr>
          <w:rFonts w:ascii="Cambria" w:hAnsi="Cambria" w:cs="Cambria"/>
          <w:sz w:val="22"/>
          <w:szCs w:val="22"/>
        </w:rPr>
      </w:pPr>
      <w:r w:rsidRPr="00E002D6">
        <w:rPr>
          <w:rFonts w:ascii="Cambria" w:hAnsi="Cambria" w:cs="Cambria"/>
          <w:sz w:val="22"/>
          <w:szCs w:val="22"/>
        </w:rPr>
        <w:t>/</w:t>
      </w:r>
      <w:r w:rsidRPr="00E002D6">
        <w:rPr>
          <w:rFonts w:ascii="Cambria" w:hAnsi="Cambria" w:cs="Cambria"/>
          <w:i/>
          <w:iCs/>
          <w:sz w:val="22"/>
          <w:szCs w:val="22"/>
        </w:rPr>
        <w:t>min</w:t>
      </w:r>
      <w:r w:rsidRPr="00E002D6">
        <w:rPr>
          <w:rFonts w:ascii="Cambria" w:hAnsi="Cambria" w:cs="Cambria"/>
          <w:sz w:val="22"/>
          <w:szCs w:val="22"/>
        </w:rPr>
        <w:t>/</w:t>
      </w:r>
    </w:p>
    <w:p w14:paraId="3B7F0E86"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Mean What You Say</w:t>
      </w:r>
    </w:p>
    <w:p w14:paraId="145D081E" w14:textId="77777777" w:rsidR="00792C08" w:rsidRPr="00E002D6" w:rsidRDefault="00792C08">
      <w:pPr>
        <w:spacing w:line="400" w:lineRule="exact"/>
        <w:jc w:val="center"/>
        <w:rPr>
          <w:rFonts w:ascii="Times New Roman" w:hAnsi="Times New Roman" w:cs="Times New Roman"/>
          <w:b/>
          <w:bCs/>
          <w:sz w:val="36"/>
          <w:szCs w:val="44"/>
        </w:rPr>
      </w:pPr>
    </w:p>
    <w:p w14:paraId="500D2DC8"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24A2250E" w14:textId="77777777" w:rsidR="00792C08" w:rsidRPr="00E002D6" w:rsidRDefault="00000000">
      <w:pPr>
        <w:spacing w:line="400" w:lineRule="exact"/>
        <w:rPr>
          <w:rFonts w:ascii="Cambria" w:hAnsi="Cambria" w:cs="Cambria"/>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b/>
          <w:bCs/>
          <w:i/>
          <w:iCs/>
          <w:sz w:val="22"/>
          <w:szCs w:val="22"/>
        </w:rPr>
        <w:t xml:space="preserve"> </w:t>
      </w:r>
      <w:r w:rsidRPr="00E002D6">
        <w:rPr>
          <w:rFonts w:ascii="Cambria" w:hAnsi="Cambria" w:cs="Cambria"/>
          <w:sz w:val="22"/>
          <w:szCs w:val="22"/>
        </w:rPr>
        <w:t>/</w:t>
      </w:r>
      <w:r w:rsidRPr="00E002D6">
        <w:rPr>
          <w:rFonts w:ascii="Cambria" w:hAnsi="Cambria" w:cs="Cambria"/>
          <w:i/>
          <w:iCs/>
          <w:sz w:val="22"/>
          <w:szCs w:val="22"/>
        </w:rPr>
        <w:t>ˈ</w:t>
      </w:r>
      <w:proofErr w:type="spellStart"/>
      <w:r w:rsidRPr="00E002D6">
        <w:rPr>
          <w:rFonts w:ascii="Cambria" w:hAnsi="Cambria" w:cs="Cambria"/>
          <w:i/>
          <w:iCs/>
          <w:sz w:val="22"/>
          <w:szCs w:val="22"/>
        </w:rPr>
        <w:t>prɑmɪsɪz</w:t>
      </w:r>
      <w:proofErr w:type="spellEnd"/>
      <w:r w:rsidRPr="00E002D6">
        <w:rPr>
          <w:rFonts w:ascii="Cambria" w:hAnsi="Cambria" w:cs="Cambria"/>
          <w:sz w:val="22"/>
          <w:szCs w:val="22"/>
        </w:rPr>
        <w:t>/</w:t>
      </w:r>
    </w:p>
    <w:p w14:paraId="7B7443ED"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Some people say that promises are made to be broken.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That certainly</w:t>
      </w:r>
    </w:p>
    <w:p w14:paraId="365EE3FE" w14:textId="77777777" w:rsidR="00792C08" w:rsidRPr="00E002D6" w:rsidRDefault="00000000">
      <w:pPr>
        <w:spacing w:line="400" w:lineRule="exact"/>
        <w:ind w:firstLineChars="200" w:firstLine="436"/>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kʌtˌθrot</w:t>
      </w:r>
      <w:proofErr w:type="spellEnd"/>
      <w:r w:rsidRPr="00E002D6">
        <w:rPr>
          <w:rFonts w:ascii="Cambria" w:eastAsia="宋体" w:hAnsi="Cambria" w:cs="Cambria"/>
          <w:spacing w:val="-1"/>
          <w:sz w:val="22"/>
          <w:szCs w:val="22"/>
        </w:rPr>
        <w:t>/</w:t>
      </w:r>
    </w:p>
    <w:p w14:paraId="715D5BB7"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seems to be true in this cutthroat society that we live in.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But if you break</w:t>
      </w:r>
    </w:p>
    <w:p w14:paraId="25947085"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ruɪn</w:t>
      </w:r>
      <w:proofErr w:type="spellEnd"/>
      <w:r w:rsidRPr="00E002D6">
        <w:rPr>
          <w:rFonts w:ascii="Cambria" w:eastAsia="宋体" w:hAnsi="Cambria" w:cs="Cambria"/>
          <w:spacing w:val="-1"/>
          <w:sz w:val="22"/>
          <w:szCs w:val="22"/>
        </w:rPr>
        <w:t>/    /</w:t>
      </w:r>
      <w:r w:rsidRPr="00E002D6">
        <w:rPr>
          <w:rFonts w:ascii="Cambria" w:eastAsia="宋体" w:hAnsi="Cambria" w:cs="Cambria"/>
          <w:i/>
          <w:iCs/>
          <w:spacing w:val="-1"/>
          <w:sz w:val="22"/>
          <w:szCs w:val="22"/>
        </w:rPr>
        <w:t>ˌ</w:t>
      </w:r>
      <w:proofErr w:type="spellStart"/>
      <w:r w:rsidRPr="00E002D6">
        <w:rPr>
          <w:rFonts w:ascii="Cambria" w:eastAsia="宋体" w:hAnsi="Cambria" w:cs="Cambria"/>
          <w:i/>
          <w:iCs/>
          <w:spacing w:val="-1"/>
          <w:sz w:val="22"/>
          <w:szCs w:val="22"/>
        </w:rPr>
        <w:t>rɛpjəˈteʃən</w:t>
      </w:r>
      <w:proofErr w:type="spellEnd"/>
      <w:r w:rsidRPr="00E002D6">
        <w:rPr>
          <w:rFonts w:ascii="Cambria" w:eastAsia="宋体" w:hAnsi="Cambria" w:cs="Cambria"/>
          <w:spacing w:val="-1"/>
          <w:sz w:val="22"/>
          <w:szCs w:val="22"/>
        </w:rPr>
        <w:t>/</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trʌst</w:t>
      </w:r>
      <w:proofErr w:type="spellEnd"/>
      <w:r w:rsidRPr="00E002D6">
        <w:rPr>
          <w:rFonts w:ascii="Cambria" w:eastAsia="宋体" w:hAnsi="Cambria" w:cs="Cambria"/>
          <w:spacing w:val="-1"/>
          <w:sz w:val="22"/>
          <w:szCs w:val="22"/>
        </w:rPr>
        <w:t>/</w:t>
      </w:r>
    </w:p>
    <w:p w14:paraId="4AAD6DAA"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your promise,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 xml:space="preserve">you will ruin your </w:t>
      </w:r>
      <w:proofErr w:type="gramStart"/>
      <w:r w:rsidRPr="00E002D6">
        <w:rPr>
          <w:rFonts w:ascii="Times New Roman" w:eastAsia="宋体" w:hAnsi="Times New Roman" w:cs="Times New Roman"/>
          <w:spacing w:val="-1"/>
          <w:sz w:val="28"/>
          <w:szCs w:val="28"/>
        </w:rPr>
        <w:t>reputation</w:t>
      </w:r>
      <w:proofErr w:type="gramEnd"/>
      <w:r w:rsidRPr="00E002D6">
        <w:rPr>
          <w:rFonts w:ascii="Times New Roman" w:eastAsia="宋体" w:hAnsi="Times New Roman" w:cs="Times New Roman"/>
          <w:spacing w:val="-1"/>
          <w:sz w:val="28"/>
          <w:szCs w:val="28"/>
        </w:rPr>
        <w:t xml:space="preserve"> and no one will trust you</w:t>
      </w:r>
      <w:r w:rsidRPr="00E002D6">
        <w:rPr>
          <w:rFonts w:ascii="Times New Roman" w:eastAsia="宋体" w:hAnsi="Times New Roman" w:cs="Times New Roman" w:hint="eastAsia"/>
          <w:spacing w:val="-1"/>
          <w:sz w:val="28"/>
          <w:szCs w:val="28"/>
        </w:rPr>
        <w:t xml:space="preserve"> </w:t>
      </w:r>
    </w:p>
    <w:p w14:paraId="7A54FA4E" w14:textId="77777777" w:rsidR="00792C08" w:rsidRPr="00E002D6" w:rsidRDefault="00000000">
      <w:pPr>
        <w:spacing w:line="400" w:lineRule="exact"/>
        <w:rPr>
          <w:rFonts w:ascii="Cambria" w:eastAsia="宋体" w:hAnsi="Cambria" w:cs="Cambria"/>
          <w:spacing w:val="-1"/>
          <w:sz w:val="22"/>
          <w:szCs w:val="22"/>
        </w:rPr>
      </w:pPr>
      <w:r w:rsidRPr="00E002D6">
        <w:rPr>
          <w:rFonts w:ascii="Cambria" w:eastAsia="宋体" w:hAnsi="Cambria" w:cs="Cambria"/>
          <w:spacing w:val="-1"/>
          <w:sz w:val="22"/>
          <w:szCs w:val="22"/>
        </w:rPr>
        <w:t xml:space="preserve">                                     </w:t>
      </w:r>
      <w:r w:rsidRPr="00E002D6">
        <w:rPr>
          <w:rFonts w:ascii="Cambria" w:eastAsia="宋体" w:hAnsi="Cambria" w:cs="Cambria" w:hint="eastAsia"/>
          <w:spacing w:val="-1"/>
          <w:sz w:val="22"/>
          <w:szCs w:val="22"/>
        </w:rPr>
        <w:t xml:space="preserve">           </w:t>
      </w:r>
      <w:r w:rsidRPr="00E002D6">
        <w:rPr>
          <w:rFonts w:ascii="Cambria" w:eastAsia="宋体" w:hAnsi="Cambria" w:cs="Cambria"/>
          <w:spacing w:val="-1"/>
          <w:sz w:val="22"/>
          <w:szCs w:val="22"/>
        </w:rPr>
        <w:t xml:space="preserve"> /</w:t>
      </w:r>
      <w:proofErr w:type="spellStart"/>
      <w:r w:rsidRPr="00E002D6">
        <w:rPr>
          <w:rFonts w:ascii="Cambria" w:eastAsia="宋体" w:hAnsi="Cambria" w:cs="Cambria"/>
          <w:i/>
          <w:iCs/>
          <w:spacing w:val="-1"/>
          <w:sz w:val="22"/>
          <w:szCs w:val="22"/>
        </w:rPr>
        <w:t>wɝd</w:t>
      </w:r>
      <w:proofErr w:type="spellEnd"/>
      <w:r w:rsidRPr="00E002D6">
        <w:rPr>
          <w:rFonts w:ascii="Cambria" w:eastAsia="宋体" w:hAnsi="Cambria" w:cs="Cambria"/>
          <w:spacing w:val="-1"/>
          <w:sz w:val="22"/>
          <w:szCs w:val="22"/>
        </w:rPr>
        <w:t>/</w:t>
      </w:r>
    </w:p>
    <w:p w14:paraId="29138397"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anymore.</w:t>
      </w:r>
      <w:r w:rsidRPr="00E002D6">
        <w:rPr>
          <w:rFonts w:ascii="Times New Roman" w:eastAsia="宋体" w:hAnsi="Times New Roman" w:cs="Times New Roman" w:hint="eastAsia"/>
          <w:spacing w:val="-1"/>
          <w:sz w:val="28"/>
          <w:szCs w:val="28"/>
        </w:rPr>
        <w:t xml:space="preserve"> </w:t>
      </w:r>
      <w:proofErr w:type="gramStart"/>
      <w:r w:rsidRPr="00E002D6">
        <w:rPr>
          <w:rFonts w:ascii="Times New Roman" w:eastAsia="宋体" w:hAnsi="Times New Roman" w:cs="Times New Roman"/>
          <w:spacing w:val="-1"/>
          <w:sz w:val="28"/>
          <w:szCs w:val="28"/>
        </w:rPr>
        <w:t>So</w:t>
      </w:r>
      <w:proofErr w:type="gramEnd"/>
      <w:r w:rsidRPr="00E002D6">
        <w:rPr>
          <w:rFonts w:ascii="Times New Roman" w:eastAsia="宋体" w:hAnsi="Times New Roman" w:cs="Times New Roman"/>
          <w:spacing w:val="-1"/>
          <w:sz w:val="28"/>
          <w:szCs w:val="28"/>
        </w:rPr>
        <w:t xml:space="preserve"> whenever we say,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 give you my word,”</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we should mean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There is nothing worse than to be let down by others because they have not kept their promises.</w:t>
      </w:r>
    </w:p>
    <w:p w14:paraId="6CABF811" w14:textId="77777777" w:rsidR="00792C08" w:rsidRPr="00E002D6" w:rsidRDefault="00000000">
      <w:pPr>
        <w:spacing w:line="400" w:lineRule="exact"/>
        <w:ind w:firstLineChars="200" w:firstLine="556"/>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In fact,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it isn’t so difficult to keep promises.</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Just remember never to</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promise anything we are not sure we can</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live up to.</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In short,</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therefore,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to</w:t>
      </w:r>
    </w:p>
    <w:p w14:paraId="1C589791" w14:textId="77777777" w:rsidR="00792C08" w:rsidRPr="00E002D6" w:rsidRDefault="00000000">
      <w:pPr>
        <w:spacing w:line="400" w:lineRule="exact"/>
        <w:ind w:firstLineChars="200" w:firstLine="436"/>
        <w:rPr>
          <w:rFonts w:ascii="Cambria" w:eastAsia="宋体" w:hAnsi="Cambria" w:cs="Cambria"/>
          <w:spacing w:val="-1"/>
          <w:sz w:val="22"/>
          <w:szCs w:val="22"/>
        </w:rPr>
      </w:pPr>
      <w:r w:rsidRPr="00E002D6">
        <w:rPr>
          <w:rFonts w:ascii="Cambria" w:eastAsia="宋体" w:hAnsi="Cambria" w:cs="Cambria"/>
          <w:spacing w:val="-1"/>
          <w:sz w:val="22"/>
          <w:szCs w:val="22"/>
        </w:rPr>
        <w:t>/</w:t>
      </w:r>
      <w:r w:rsidRPr="00E002D6">
        <w:rPr>
          <w:rFonts w:ascii="Cambria" w:eastAsia="宋体" w:hAnsi="Cambria" w:cs="Cambria"/>
          <w:i/>
          <w:iCs/>
          <w:spacing w:val="-1"/>
          <w:sz w:val="22"/>
          <w:szCs w:val="22"/>
        </w:rPr>
        <w:t>ˈ</w:t>
      </w:r>
      <w:proofErr w:type="spellStart"/>
      <w:r w:rsidRPr="00E002D6">
        <w:rPr>
          <w:rFonts w:ascii="Cambria" w:eastAsia="宋体" w:hAnsi="Cambria" w:cs="Cambria"/>
          <w:i/>
          <w:iCs/>
          <w:spacing w:val="-1"/>
          <w:sz w:val="22"/>
          <w:szCs w:val="22"/>
        </w:rPr>
        <w:t>trʌstˌwɝðɪ</w:t>
      </w:r>
      <w:proofErr w:type="spellEnd"/>
      <w:r w:rsidRPr="00E002D6">
        <w:rPr>
          <w:rFonts w:ascii="Cambria" w:eastAsia="宋体" w:hAnsi="Cambria" w:cs="Cambria"/>
          <w:spacing w:val="-1"/>
          <w:sz w:val="22"/>
          <w:szCs w:val="22"/>
        </w:rPr>
        <w:t>/</w:t>
      </w:r>
    </w:p>
    <w:p w14:paraId="0DBB6507" w14:textId="77777777" w:rsidR="00792C08" w:rsidRPr="00E002D6" w:rsidRDefault="00000000">
      <w:pPr>
        <w:spacing w:line="400" w:lineRule="exact"/>
        <w:rPr>
          <w:rFonts w:ascii="Times New Roman" w:eastAsia="宋体" w:hAnsi="Times New Roman" w:cs="Times New Roman"/>
          <w:spacing w:val="-1"/>
          <w:sz w:val="28"/>
          <w:szCs w:val="28"/>
        </w:rPr>
      </w:pPr>
      <w:r w:rsidRPr="00E002D6">
        <w:rPr>
          <w:rFonts w:ascii="Times New Roman" w:eastAsia="宋体" w:hAnsi="Times New Roman" w:cs="Times New Roman"/>
          <w:spacing w:val="-1"/>
          <w:sz w:val="28"/>
          <w:szCs w:val="28"/>
        </w:rPr>
        <w:t>be trustworthy,</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we should always say what we mean and mean what we</w:t>
      </w:r>
      <w:r w:rsidRPr="00E002D6">
        <w:rPr>
          <w:rFonts w:ascii="Times New Roman" w:eastAsia="宋体" w:hAnsi="Times New Roman" w:cs="Times New Roman" w:hint="eastAsia"/>
          <w:spacing w:val="-1"/>
          <w:sz w:val="28"/>
          <w:szCs w:val="28"/>
        </w:rPr>
        <w:t xml:space="preserve"> </w:t>
      </w:r>
      <w:r w:rsidRPr="00E002D6">
        <w:rPr>
          <w:rFonts w:ascii="Times New Roman" w:eastAsia="宋体" w:hAnsi="Times New Roman" w:cs="Times New Roman"/>
          <w:spacing w:val="-1"/>
          <w:sz w:val="28"/>
          <w:szCs w:val="28"/>
        </w:rPr>
        <w:t>say.</w:t>
      </w:r>
    </w:p>
    <w:p w14:paraId="691F7EBA" w14:textId="77777777" w:rsidR="00792C08" w:rsidRPr="00E002D6" w:rsidRDefault="00792C08">
      <w:pPr>
        <w:spacing w:line="400" w:lineRule="exact"/>
        <w:rPr>
          <w:rFonts w:ascii="Times New Roman" w:eastAsia="宋体" w:hAnsi="Times New Roman" w:cs="Times New Roman"/>
          <w:spacing w:val="-1"/>
          <w:sz w:val="28"/>
          <w:szCs w:val="28"/>
        </w:rPr>
      </w:pPr>
    </w:p>
    <w:p w14:paraId="784DA6D2" w14:textId="77777777" w:rsidR="00792C08" w:rsidRPr="00E002D6" w:rsidRDefault="00792C08">
      <w:pPr>
        <w:spacing w:line="400" w:lineRule="exact"/>
        <w:rPr>
          <w:rFonts w:ascii="Times New Roman" w:eastAsia="宋体" w:hAnsi="Times New Roman" w:cs="Times New Roman"/>
          <w:spacing w:val="-1"/>
          <w:sz w:val="28"/>
          <w:szCs w:val="28"/>
        </w:rPr>
      </w:pPr>
    </w:p>
    <w:p w14:paraId="5605ACC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Larry is talking to his classmate,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Hedy.</w:t>
      </w:r>
    </w:p>
    <w:p w14:paraId="32C2ADC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Larry;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Hedy)</w:t>
      </w:r>
    </w:p>
    <w:p w14:paraId="71928B4E"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bɑðɚɪŋ</w:t>
      </w:r>
      <w:proofErr w:type="spellEnd"/>
      <w:r w:rsidRPr="00E002D6">
        <w:rPr>
          <w:rFonts w:ascii="Cambria" w:hAnsi="Cambria" w:cs="Cambria"/>
          <w:sz w:val="22"/>
          <w:szCs w:val="22"/>
          <w:lang w:eastAsia="zh-CN"/>
        </w:rPr>
        <w:t>/</w:t>
      </w:r>
    </w:p>
    <w:p w14:paraId="1DF7168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Hi,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Hedy!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seems to be bothering you?</w:t>
      </w:r>
    </w:p>
    <w:p w14:paraId="2B277E13" w14:textId="77777777" w:rsidR="00792C08" w:rsidRPr="00E002D6" w:rsidRDefault="00000000">
      <w:pPr>
        <w:pStyle w:val="a3"/>
        <w:spacing w:before="78"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 I don’t understand why my boyfriend finds it so hard to keep his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word.</w:t>
      </w:r>
    </w:p>
    <w:p w14:paraId="251C7A9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What has he done this time?</w:t>
      </w:r>
    </w:p>
    <w:p w14:paraId="5098BF76"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det</w:t>
      </w:r>
      <w:r w:rsidRPr="00E002D6">
        <w:rPr>
          <w:rFonts w:ascii="Cambria" w:hAnsi="Cambria" w:cs="Cambria"/>
          <w:sz w:val="22"/>
          <w:szCs w:val="22"/>
          <w:lang w:eastAsia="zh-CN"/>
        </w:rPr>
        <w:t>/</w:t>
      </w:r>
    </w:p>
    <w:p w14:paraId="0EF5F75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 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he made a date with me to see a movie last night, but he stood me up.</w:t>
      </w:r>
    </w:p>
    <w:p w14:paraId="0D1DDC62"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laᴜzɪ</w:t>
      </w:r>
      <w:proofErr w:type="spellEnd"/>
      <w:r w:rsidRPr="00E002D6">
        <w:rPr>
          <w:rFonts w:ascii="Cambria" w:hAnsi="Cambria" w:cs="Cambria"/>
          <w:sz w:val="22"/>
          <w:szCs w:val="22"/>
          <w:lang w:eastAsia="zh-CN"/>
        </w:rPr>
        <w:t>/</w:t>
      </w:r>
    </w:p>
    <w:p w14:paraId="4D9C5C0A"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L: What a lousy guy!</w:t>
      </w:r>
    </w:p>
    <w:p w14:paraId="0283CD9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 I know.</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there’s nothing worse than to be in love with such a guy.</w:t>
      </w:r>
    </w:p>
    <w:p w14:paraId="1571F6A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dʌmp</w:t>
      </w:r>
      <w:proofErr w:type="spellEnd"/>
      <w:r w:rsidRPr="00E002D6">
        <w:rPr>
          <w:rFonts w:ascii="Cambria" w:hAnsi="Cambria" w:cs="Cambria"/>
          <w:sz w:val="22"/>
          <w:szCs w:val="22"/>
          <w:lang w:eastAsia="zh-CN"/>
        </w:rPr>
        <w:t>/</w:t>
      </w:r>
    </w:p>
    <w:p w14:paraId="50109A1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Why don’t you just dump him?</w:t>
      </w:r>
    </w:p>
    <w:p w14:paraId="27F38BD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 I can’t.</w:t>
      </w:r>
    </w:p>
    <w:p w14:paraId="454989A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Why not?</w:t>
      </w:r>
    </w:p>
    <w:p w14:paraId="3131D85B"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H: I promised I’d never leave him.</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a promise is a promise.</w:t>
      </w:r>
    </w:p>
    <w:p w14:paraId="6045DFF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L: 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boy.</w:t>
      </w:r>
    </w:p>
    <w:p w14:paraId="73AEF14E" w14:textId="77777777" w:rsidR="00792C08" w:rsidRPr="00E002D6" w:rsidRDefault="00792C08">
      <w:pPr>
        <w:spacing w:line="400" w:lineRule="exact"/>
        <w:rPr>
          <w:rFonts w:ascii="Times New Roman" w:eastAsia="宋体" w:hAnsi="Times New Roman" w:cs="Times New Roman"/>
          <w:spacing w:val="-1"/>
          <w:sz w:val="28"/>
          <w:szCs w:val="28"/>
        </w:rPr>
      </w:pPr>
    </w:p>
    <w:p w14:paraId="196C3BF8"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68454BAB" w14:textId="77777777" w:rsidR="00792C08" w:rsidRPr="00E002D6" w:rsidRDefault="00000000">
      <w:pPr>
        <w:numPr>
          <w:ilvl w:val="0"/>
          <w:numId w:val="128"/>
        </w:numPr>
        <w:spacing w:line="400" w:lineRule="exact"/>
        <w:jc w:val="left"/>
        <w:rPr>
          <w:rFonts w:ascii="Times New Roman" w:hAnsi="Times New Roman" w:cs="Times New Roman"/>
          <w:sz w:val="22"/>
          <w:szCs w:val="22"/>
          <w:u w:val="single"/>
        </w:rPr>
      </w:pPr>
      <w:proofErr w:type="gramStart"/>
      <w:r w:rsidRPr="00E002D6">
        <w:rPr>
          <w:rFonts w:ascii="Times New Roman" w:hAnsi="Times New Roman" w:cs="Times New Roman"/>
          <w:b/>
          <w:bCs/>
          <w:sz w:val="22"/>
          <w:szCs w:val="22"/>
        </w:rPr>
        <w:t>mean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min</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miːn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意味</w:t>
      </w:r>
    </w:p>
    <w:p w14:paraId="4574D043"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promise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prɑːmɪs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承诺</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诺言</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 xml:space="preserve">&amp;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承诺</w:t>
      </w:r>
      <w:r w:rsidRPr="00E002D6">
        <w:rPr>
          <w:rFonts w:ascii="Times New Roman" w:hAnsi="Times New Roman" w:cs="Times New Roman"/>
          <w:sz w:val="22"/>
          <w:szCs w:val="22"/>
        </w:rPr>
        <w:t xml:space="preserve"> </w:t>
      </w:r>
    </w:p>
    <w:p w14:paraId="2D667ED2"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cutthroat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kʌtˌθ</w:t>
      </w:r>
      <w:proofErr w:type="gramStart"/>
      <w:r w:rsidRPr="00E002D6">
        <w:rPr>
          <w:rFonts w:ascii="Cambria" w:eastAsia="宋体" w:hAnsi="Cambria" w:cs="Cambria"/>
          <w:spacing w:val="-1"/>
          <w:sz w:val="22"/>
          <w:szCs w:val="22"/>
        </w:rPr>
        <w:t>rot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kʌtθ</w:t>
      </w:r>
      <w:proofErr w:type="gramStart"/>
      <w:r w:rsidRPr="00E002D6">
        <w:rPr>
          <w:rFonts w:ascii="Cambria" w:eastAsia="宋体" w:hAnsi="Cambria" w:cs="Cambria"/>
          <w:spacing w:val="-1"/>
          <w:sz w:val="22"/>
          <w:szCs w:val="22"/>
        </w:rPr>
        <w:t>rəʊt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竞争激烈的</w:t>
      </w:r>
      <w:r w:rsidRPr="00E002D6">
        <w:rPr>
          <w:rFonts w:ascii="Times New Roman" w:hAnsi="Times New Roman" w:cs="Times New Roman"/>
          <w:sz w:val="22"/>
          <w:szCs w:val="22"/>
        </w:rPr>
        <w:t xml:space="preserve"> </w:t>
      </w:r>
    </w:p>
    <w:p w14:paraId="501C0805" w14:textId="77777777" w:rsidR="00792C08" w:rsidRPr="00E002D6" w:rsidRDefault="00000000">
      <w:pPr>
        <w:numPr>
          <w:ilvl w:val="0"/>
          <w:numId w:val="12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ruin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ruɪn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ruːɪn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毁灭；破坏</w:t>
      </w:r>
    </w:p>
    <w:p w14:paraId="5E6C7777" w14:textId="77777777" w:rsidR="00792C08" w:rsidRPr="00E002D6" w:rsidRDefault="00000000">
      <w:pPr>
        <w:numPr>
          <w:ilvl w:val="0"/>
          <w:numId w:val="12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reputation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rɛpjəˈteʃən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repjuˈteɪʃən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名誉</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名声</w:t>
      </w:r>
    </w:p>
    <w:p w14:paraId="022FED4C" w14:textId="77777777" w:rsidR="00792C08" w:rsidRPr="00E002D6" w:rsidRDefault="00000000">
      <w:pPr>
        <w:numPr>
          <w:ilvl w:val="0"/>
          <w:numId w:val="128"/>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trust</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trʌst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trʌst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信赖</w:t>
      </w:r>
    </w:p>
    <w:p w14:paraId="03AF20A7"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word</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wɝd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eastAsia="宋体" w:hAnsi="Cambria" w:cs="Cambria"/>
          <w:spacing w:val="-1"/>
          <w:sz w:val="22"/>
          <w:szCs w:val="22"/>
        </w:rPr>
        <w:t>wɜːrd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诺言；字眼</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话语；争论</w:t>
      </w:r>
    </w:p>
    <w:p w14:paraId="7084684E"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trustworthy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trʌstˌwɝðɪ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trʌstwɜːrði</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proofErr w:type="gramEnd"/>
      <w:r w:rsidRPr="00E002D6">
        <w:rPr>
          <w:rFonts w:ascii="Times New Roman" w:hAnsi="Times New Roman" w:cs="Times New Roman" w:hint="eastAsia"/>
          <w:b/>
          <w:bCs/>
          <w:i/>
          <w:sz w:val="22"/>
          <w:szCs w:val="22"/>
        </w:rPr>
        <w:t xml:space="preserve"> </w:t>
      </w:r>
      <w:r w:rsidRPr="00E002D6">
        <w:rPr>
          <w:rFonts w:ascii="Times New Roman" w:hAnsi="Times New Roman" w:cs="Times New Roman"/>
          <w:sz w:val="22"/>
          <w:szCs w:val="22"/>
        </w:rPr>
        <w:t>值得信赖的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可靠的</w:t>
      </w:r>
    </w:p>
    <w:p w14:paraId="22A26DAB"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bother</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bɑðɚ</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bɑːðər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困扰</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烦扰</w:t>
      </w:r>
    </w:p>
    <w:p w14:paraId="4C55EEB2"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date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det</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deɪt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约会</w:t>
      </w:r>
    </w:p>
    <w:p w14:paraId="17B2F7A3"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lousy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la</w:t>
      </w:r>
      <w:r w:rsidRPr="00E002D6">
        <w:rPr>
          <w:rFonts w:ascii="Cambria" w:eastAsia="宋体" w:hAnsi="Cambria" w:cs="Cambria"/>
          <w:spacing w:val="-1"/>
          <w:sz w:val="22"/>
          <w:szCs w:val="22"/>
        </w:rPr>
        <w:t>ᴜ</w:t>
      </w:r>
      <w:r w:rsidRPr="00E002D6">
        <w:rPr>
          <w:rFonts w:ascii="Cambria" w:hAnsi="Cambria" w:cs="Cambria"/>
          <w:sz w:val="22"/>
          <w:szCs w:val="22"/>
        </w:rPr>
        <w:t>zɪ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laʊzi</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差劲的</w:t>
      </w:r>
    </w:p>
    <w:p w14:paraId="47D2DAF1" w14:textId="77777777" w:rsidR="00792C08" w:rsidRPr="00E002D6" w:rsidRDefault="00000000">
      <w:pPr>
        <w:numPr>
          <w:ilvl w:val="0"/>
          <w:numId w:val="128"/>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dump</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hAnsi="Cambria" w:cs="Cambria"/>
          <w:sz w:val="22"/>
          <w:szCs w:val="22"/>
        </w:rPr>
        <w:t>dʌmp</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dʌmp</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俚）甩掉</w:t>
      </w:r>
      <w:r w:rsidRPr="00E002D6">
        <w:rPr>
          <w:rFonts w:ascii="Times New Roman" w:hAnsi="Times New Roman" w:cs="Times New Roman" w:hint="eastAsia"/>
          <w:sz w:val="22"/>
          <w:szCs w:val="22"/>
          <w:lang w:eastAsia="zh"/>
        </w:rPr>
        <w:t>（</w:t>
      </w:r>
      <w:proofErr w:type="gramStart"/>
      <w:r w:rsidRPr="00E002D6">
        <w:rPr>
          <w:rFonts w:ascii="Times New Roman" w:hAnsi="Times New Roman" w:cs="Times New Roman"/>
          <w:sz w:val="22"/>
          <w:szCs w:val="22"/>
        </w:rPr>
        <w:t>本意</w:t>
      </w:r>
      <w:r w:rsidRPr="00E002D6">
        <w:rPr>
          <w:rFonts w:ascii="宋体" w:eastAsia="宋体" w:hAnsi="宋体" w:cs="宋体" w:hint="eastAsia"/>
          <w:sz w:val="22"/>
          <w:szCs w:val="22"/>
        </w:rPr>
        <w:t>为“倾倒”</w:t>
      </w:r>
      <w:r w:rsidRPr="00E002D6">
        <w:rPr>
          <w:rFonts w:ascii="Times New Roman" w:hAnsi="Times New Roman" w:cs="Times New Roman"/>
          <w:sz w:val="22"/>
          <w:szCs w:val="22"/>
        </w:rPr>
        <w:t>）</w:t>
      </w:r>
      <w:proofErr w:type="gramEnd"/>
    </w:p>
    <w:p w14:paraId="7F262843" w14:textId="77777777" w:rsidR="00792C08" w:rsidRPr="00E002D6" w:rsidRDefault="00792C08">
      <w:pPr>
        <w:spacing w:line="400" w:lineRule="exact"/>
        <w:jc w:val="left"/>
        <w:rPr>
          <w:rFonts w:ascii="Times New Roman" w:hAnsi="Times New Roman" w:cs="Times New Roman"/>
          <w:sz w:val="22"/>
          <w:szCs w:val="22"/>
        </w:rPr>
      </w:pPr>
    </w:p>
    <w:p w14:paraId="75E394F0" w14:textId="77777777" w:rsidR="00792C08" w:rsidRPr="00E002D6" w:rsidRDefault="00000000">
      <w:pPr>
        <w:pStyle w:val="a3"/>
        <w:spacing w:line="400" w:lineRule="exact"/>
        <w:ind w:right="181"/>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36D5AC1B" w14:textId="77777777" w:rsidR="00792C08" w:rsidRPr="00E002D6" w:rsidRDefault="00000000">
      <w:pPr>
        <w:spacing w:line="400" w:lineRule="exact"/>
        <w:ind w:firstLineChars="200" w:firstLine="440"/>
        <w:jc w:val="left"/>
        <w:rPr>
          <w:rFonts w:ascii="Times New Roman" w:hAnsi="Times New Roman" w:cs="Times New Roman"/>
          <w:color w:val="FDD860" w:themeColor="accent3" w:themeTint="99"/>
          <w:sz w:val="22"/>
          <w:szCs w:val="22"/>
        </w:rPr>
      </w:pPr>
      <w:r w:rsidRPr="00E002D6">
        <w:rPr>
          <w:rFonts w:ascii="Times New Roman" w:hAnsi="Times New Roman" w:cs="Times New Roman" w:hint="eastAsia"/>
          <w:color w:val="FDD860" w:themeColor="accent3" w:themeTint="99"/>
          <w:sz w:val="22"/>
          <w:szCs w:val="22"/>
        </w:rPr>
        <w:t>本节课学习“</w:t>
      </w:r>
      <w:r w:rsidRPr="00E002D6">
        <w:rPr>
          <w:rFonts w:ascii="Times New Roman" w:hAnsi="Times New Roman" w:cs="Times New Roman" w:hint="eastAsia"/>
          <w:color w:val="FDD860" w:themeColor="accent3" w:themeTint="99"/>
          <w:sz w:val="22"/>
          <w:szCs w:val="22"/>
        </w:rPr>
        <w:t>It seems + that</w:t>
      </w:r>
      <w:r w:rsidRPr="00E002D6">
        <w:rPr>
          <w:rFonts w:ascii="Times New Roman" w:hAnsi="Times New Roman" w:cs="Times New Roman" w:hint="eastAsia"/>
          <w:color w:val="FDD860" w:themeColor="accent3" w:themeTint="99"/>
          <w:sz w:val="22"/>
          <w:szCs w:val="22"/>
        </w:rPr>
        <w:t>从句”结构变化以及</w:t>
      </w:r>
      <w:r w:rsidRPr="00E002D6">
        <w:rPr>
          <w:rFonts w:ascii="Times New Roman" w:hAnsi="Times New Roman" w:cs="Times New Roman" w:hint="eastAsia"/>
          <w:color w:val="FDD860" w:themeColor="accent3" w:themeTint="99"/>
          <w:sz w:val="22"/>
          <w:szCs w:val="22"/>
        </w:rPr>
        <w:t>never/not + to do</w:t>
      </w:r>
      <w:r w:rsidRPr="00E002D6">
        <w:rPr>
          <w:rFonts w:ascii="Times New Roman" w:hAnsi="Times New Roman" w:cs="Times New Roman" w:hint="eastAsia"/>
          <w:color w:val="FDD860" w:themeColor="accent3" w:themeTint="99"/>
          <w:sz w:val="22"/>
          <w:szCs w:val="22"/>
        </w:rPr>
        <w:t>的用法，复习条件状语从句和宾语从句。</w:t>
      </w:r>
    </w:p>
    <w:p w14:paraId="3E38577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certainly </w:t>
      </w:r>
      <w:r w:rsidRPr="00E002D6">
        <w:rPr>
          <w:rFonts w:ascii="Times New Roman" w:hAnsi="Times New Roman" w:cs="Times New Roman" w:hint="eastAsia"/>
          <w:sz w:val="22"/>
          <w:szCs w:val="22"/>
          <w:u w:val="single"/>
        </w:rPr>
        <w:t>seems to be</w:t>
      </w:r>
      <w:r w:rsidRPr="00E002D6">
        <w:rPr>
          <w:rFonts w:ascii="Times New Roman" w:hAnsi="Times New Roman" w:cs="Times New Roman" w:hint="eastAsia"/>
          <w:sz w:val="22"/>
          <w:szCs w:val="22"/>
        </w:rPr>
        <w:t xml:space="preserve"> true in this cutthroat society that we live in.</w:t>
      </w:r>
    </w:p>
    <w:p w14:paraId="1280009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It</w:t>
      </w:r>
      <w:r w:rsidRPr="00E002D6">
        <w:rPr>
          <w:rFonts w:ascii="Times New Roman" w:hAnsi="Times New Roman" w:cs="Times New Roman" w:hint="eastAsia"/>
          <w:sz w:val="22"/>
          <w:szCs w:val="22"/>
        </w:rPr>
        <w:t xml:space="preserve"> certainly </w:t>
      </w:r>
      <w:r w:rsidRPr="00E002D6">
        <w:rPr>
          <w:rFonts w:ascii="Times New Roman" w:hAnsi="Times New Roman" w:cs="Times New Roman" w:hint="eastAsia"/>
          <w:sz w:val="22"/>
          <w:szCs w:val="22"/>
          <w:u w:val="single"/>
        </w:rPr>
        <w:t>seems that</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that is</w:t>
      </w:r>
      <w:r w:rsidRPr="00E002D6">
        <w:rPr>
          <w:rFonts w:ascii="Times New Roman" w:hAnsi="Times New Roman" w:cs="Times New Roman" w:hint="eastAsia"/>
          <w:sz w:val="22"/>
          <w:szCs w:val="22"/>
        </w:rPr>
        <w:t xml:space="preserve"> true in this cutthroat society that we live in.</w:t>
      </w:r>
    </w:p>
    <w:p w14:paraId="53A2851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这种情形在我们所处这个竞争激烈的社会里似乎是真话。</w:t>
      </w:r>
    </w:p>
    <w:p w14:paraId="1CD8384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上列第一句中的主语</w:t>
      </w:r>
      <w:r w:rsidRPr="00E002D6">
        <w:rPr>
          <w:rFonts w:ascii="Times New Roman" w:hAnsi="Times New Roman" w:cs="Times New Roman" w:hint="eastAsia"/>
          <w:sz w:val="22"/>
          <w:szCs w:val="22"/>
        </w:rPr>
        <w:t xml:space="preserve"> That </w:t>
      </w:r>
      <w:r w:rsidRPr="00E002D6">
        <w:rPr>
          <w:rFonts w:ascii="Times New Roman" w:hAnsi="Times New Roman" w:cs="Times New Roman" w:hint="eastAsia"/>
          <w:sz w:val="22"/>
          <w:szCs w:val="22"/>
        </w:rPr>
        <w:t>乃指文章中前面一句</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Some people say that promises are made to be broken.</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所指的概念。本句使用了</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主语</w:t>
      </w:r>
      <w:r w:rsidRPr="00E002D6">
        <w:rPr>
          <w:rFonts w:ascii="Times New Roman" w:hAnsi="Times New Roman" w:cs="Times New Roman" w:hint="eastAsia"/>
          <w:sz w:val="22"/>
          <w:szCs w:val="22"/>
        </w:rPr>
        <w:t>+seem(s)</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动词原形</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的结构，此结构乃由</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It </w:t>
      </w:r>
      <w:proofErr w:type="spellStart"/>
      <w:r w:rsidRPr="00E002D6">
        <w:rPr>
          <w:rFonts w:ascii="Times New Roman" w:hAnsi="Times New Roman" w:cs="Times New Roman" w:hint="eastAsia"/>
          <w:sz w:val="22"/>
          <w:szCs w:val="22"/>
        </w:rPr>
        <w:t>seems+that</w:t>
      </w:r>
      <w:proofErr w:type="spellEnd"/>
      <w:r w:rsidRPr="00E002D6">
        <w:rPr>
          <w:rFonts w:ascii="Times New Roman" w:hAnsi="Times New Roman" w:cs="Times New Roman" w:hint="eastAsia"/>
          <w:sz w:val="22"/>
          <w:szCs w:val="22"/>
        </w:rPr>
        <w:t>从句</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变化而来。兹说明如下：</w:t>
      </w:r>
      <w:r w:rsidRPr="00E002D6">
        <w:rPr>
          <w:rFonts w:ascii="Times New Roman" w:hAnsi="Times New Roman" w:cs="Times New Roman" w:hint="eastAsia"/>
          <w:sz w:val="22"/>
          <w:szCs w:val="22"/>
        </w:rPr>
        <w:t xml:space="preserve"> </w:t>
      </w:r>
    </w:p>
    <w:p w14:paraId="2DF3670A" w14:textId="77777777" w:rsidR="00792C08" w:rsidRPr="00E002D6" w:rsidRDefault="00000000">
      <w:pPr>
        <w:spacing w:line="400" w:lineRule="exact"/>
        <w:jc w:val="left"/>
        <w:rPr>
          <w:rFonts w:ascii="Times New Roman" w:hAnsi="Times New Roman" w:cs="Times New Roman"/>
          <w:sz w:val="22"/>
          <w:szCs w:val="22"/>
          <w:lang w:eastAsia="zh"/>
        </w:rPr>
      </w:pPr>
      <w:r w:rsidRPr="00E002D6">
        <w:rPr>
          <w:rFonts w:ascii="Times New Roman" w:hAnsi="Times New Roman" w:cs="Times New Roman" w:hint="eastAsia"/>
          <w:sz w:val="22"/>
          <w:szCs w:val="22"/>
        </w:rPr>
        <w:t xml:space="preserve">It </w:t>
      </w:r>
      <w:proofErr w:type="spellStart"/>
      <w:r w:rsidRPr="00E002D6">
        <w:rPr>
          <w:rFonts w:ascii="Times New Roman" w:hAnsi="Times New Roman" w:cs="Times New Roman" w:hint="eastAsia"/>
          <w:sz w:val="22"/>
          <w:szCs w:val="22"/>
        </w:rPr>
        <w:t>seems+that</w:t>
      </w:r>
      <w:proofErr w:type="spellEnd"/>
      <w:r w:rsidRPr="00E002D6">
        <w:rPr>
          <w:rFonts w:ascii="Times New Roman" w:hAnsi="Times New Roman" w:cs="Times New Roman" w:hint="eastAsia"/>
          <w:sz w:val="22"/>
          <w:szCs w:val="22"/>
        </w:rPr>
        <w:t>从句似乎</w:t>
      </w:r>
      <w:r w:rsidRPr="00E002D6">
        <w:rPr>
          <w:rFonts w:ascii="Times New Roman" w:hAnsi="Times New Roman" w:cs="Times New Roman" w:hint="eastAsia"/>
          <w:sz w:val="22"/>
          <w:szCs w:val="22"/>
          <w:lang w:eastAsia="zh"/>
        </w:rPr>
        <w:t>……</w:t>
      </w:r>
    </w:p>
    <w:p w14:paraId="6DC4B86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在此结构中，</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从句中的主语可往前移位置于句首，而因时态不同，有下列变化：</w:t>
      </w:r>
    </w:p>
    <w:p w14:paraId="2EE35C7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主语</w:t>
      </w:r>
      <w:r w:rsidRPr="00E002D6">
        <w:rPr>
          <w:rFonts w:ascii="Times New Roman" w:hAnsi="Times New Roman" w:cs="Times New Roman" w:hint="eastAsia"/>
          <w:sz w:val="22"/>
          <w:szCs w:val="22"/>
        </w:rPr>
        <w:t>+ seem(s)</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to +</w:t>
      </w:r>
      <w:r w:rsidRPr="00E002D6">
        <w:rPr>
          <w:rFonts w:ascii="Times New Roman" w:hAnsi="Times New Roman" w:cs="Times New Roman" w:hint="eastAsia"/>
          <w:sz w:val="22"/>
          <w:szCs w:val="22"/>
        </w:rPr>
        <w:t>动词原形</w:t>
      </w:r>
    </w:p>
    <w:p w14:paraId="635E8C8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主语</w:t>
      </w:r>
      <w:r w:rsidRPr="00E002D6">
        <w:rPr>
          <w:rFonts w:ascii="Times New Roman" w:hAnsi="Times New Roman" w:cs="Times New Roman" w:hint="eastAsia"/>
          <w:sz w:val="22"/>
          <w:szCs w:val="22"/>
        </w:rPr>
        <w:t>+ seem(s)</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to + have+</w:t>
      </w:r>
      <w:r w:rsidRPr="00E002D6">
        <w:rPr>
          <w:rFonts w:ascii="Times New Roman" w:hAnsi="Times New Roman" w:cs="Times New Roman" w:hint="eastAsia"/>
          <w:sz w:val="22"/>
          <w:szCs w:val="22"/>
        </w:rPr>
        <w:t>过去分词</w:t>
      </w:r>
    </w:p>
    <w:p w14:paraId="3D430930" w14:textId="77777777" w:rsidR="00792C08" w:rsidRPr="00E002D6" w:rsidRDefault="00000000">
      <w:pPr>
        <w:numPr>
          <w:ilvl w:val="0"/>
          <w:numId w:val="12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that</w:t>
      </w:r>
      <w:r w:rsidRPr="00E002D6">
        <w:rPr>
          <w:rFonts w:ascii="Times New Roman" w:hAnsi="Times New Roman" w:cs="Times New Roman" w:hint="eastAsia"/>
          <w:sz w:val="22"/>
          <w:szCs w:val="22"/>
        </w:rPr>
        <w:t>从句的动词时态与</w:t>
      </w:r>
      <w:r w:rsidRPr="00E002D6">
        <w:rPr>
          <w:rFonts w:ascii="Times New Roman" w:hAnsi="Times New Roman" w:cs="Times New Roman" w:hint="eastAsia"/>
          <w:sz w:val="22"/>
          <w:szCs w:val="22"/>
        </w:rPr>
        <w:t>seems</w:t>
      </w:r>
      <w:r w:rsidRPr="00E002D6">
        <w:rPr>
          <w:rFonts w:ascii="Times New Roman" w:hAnsi="Times New Roman" w:cs="Times New Roman" w:hint="eastAsia"/>
          <w:sz w:val="22"/>
          <w:szCs w:val="22"/>
        </w:rPr>
        <w:t>相同时，</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之后接动词原形。</w:t>
      </w:r>
    </w:p>
    <w:p w14:paraId="4FC45BF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p>
    <w:p w14:paraId="3B08F14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It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that </w:t>
      </w:r>
      <w:r w:rsidRPr="00E002D6">
        <w:rPr>
          <w:rFonts w:ascii="Times New Roman" w:hAnsi="Times New Roman" w:cs="Times New Roman" w:hint="eastAsia"/>
          <w:sz w:val="22"/>
          <w:szCs w:val="22"/>
          <w:u w:val="single"/>
        </w:rPr>
        <w:t>no one</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shows</w:t>
      </w:r>
      <w:r w:rsidRPr="00E002D6">
        <w:rPr>
          <w:rFonts w:ascii="Times New Roman" w:hAnsi="Times New Roman" w:cs="Times New Roman" w:hint="eastAsia"/>
          <w:sz w:val="22"/>
          <w:szCs w:val="22"/>
        </w:rPr>
        <w:t xml:space="preserve"> any interest in the new project.</w:t>
      </w:r>
    </w:p>
    <w:p w14:paraId="611D869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=No one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to show</w:t>
      </w:r>
      <w:r w:rsidRPr="00E002D6">
        <w:rPr>
          <w:rFonts w:ascii="Times New Roman" w:hAnsi="Times New Roman" w:cs="Times New Roman" w:hint="eastAsia"/>
          <w:sz w:val="22"/>
          <w:szCs w:val="22"/>
        </w:rPr>
        <w:t xml:space="preserve"> any interest in the new project.</w:t>
      </w:r>
    </w:p>
    <w:p w14:paraId="44C0249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似乎没有人对那项新方案感兴趣。</w:t>
      </w:r>
    </w:p>
    <w:p w14:paraId="1A49A73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注意</w:t>
      </w:r>
    </w:p>
    <w:p w14:paraId="16A1302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seem</w:t>
      </w:r>
      <w:r w:rsidRPr="00E002D6">
        <w:rPr>
          <w:rFonts w:ascii="Times New Roman" w:hAnsi="Times New Roman" w:cs="Times New Roman" w:hint="eastAsia"/>
          <w:sz w:val="22"/>
          <w:szCs w:val="22"/>
        </w:rPr>
        <w:t>之后若为</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to be +</w:t>
      </w:r>
      <w:r w:rsidRPr="00E002D6">
        <w:rPr>
          <w:rFonts w:ascii="Times New Roman" w:hAnsi="Times New Roman" w:cs="Times New Roman" w:hint="eastAsia"/>
          <w:sz w:val="22"/>
          <w:szCs w:val="22"/>
        </w:rPr>
        <w:t>名词</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形容词</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时，</w:t>
      </w:r>
      <w:r w:rsidRPr="00E002D6">
        <w:rPr>
          <w:rFonts w:ascii="Times New Roman" w:hAnsi="Times New Roman" w:cs="Times New Roman" w:hint="eastAsia"/>
          <w:sz w:val="22"/>
          <w:szCs w:val="22"/>
        </w:rPr>
        <w:t>to be</w:t>
      </w:r>
      <w:r w:rsidRPr="00E002D6">
        <w:rPr>
          <w:rFonts w:ascii="Times New Roman" w:hAnsi="Times New Roman" w:cs="Times New Roman" w:hint="eastAsia"/>
          <w:sz w:val="22"/>
          <w:szCs w:val="22"/>
        </w:rPr>
        <w:t>可予以省略。</w:t>
      </w:r>
    </w:p>
    <w:p w14:paraId="40C0A74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It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that </w:t>
      </w:r>
      <w:r w:rsidRPr="00E002D6">
        <w:rPr>
          <w:rFonts w:ascii="Times New Roman" w:hAnsi="Times New Roman" w:cs="Times New Roman" w:hint="eastAsia"/>
          <w:sz w:val="22"/>
          <w:szCs w:val="22"/>
          <w:u w:val="single"/>
        </w:rPr>
        <w:t>Mr. Brown</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is</w:t>
      </w:r>
      <w:r w:rsidRPr="00E002D6">
        <w:rPr>
          <w:rFonts w:ascii="Times New Roman" w:hAnsi="Times New Roman" w:cs="Times New Roman" w:hint="eastAsia"/>
          <w:sz w:val="22"/>
          <w:szCs w:val="22"/>
        </w:rPr>
        <w:t xml:space="preserve"> a good husband.</w:t>
      </w:r>
    </w:p>
    <w:p w14:paraId="39DE0C3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Mr. Brown</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to be</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a good husband</w:t>
      </w:r>
      <w:r w:rsidRPr="00E002D6">
        <w:rPr>
          <w:rFonts w:ascii="Times New Roman" w:hAnsi="Times New Roman" w:cs="Times New Roman" w:hint="eastAsia"/>
          <w:sz w:val="22"/>
          <w:szCs w:val="22"/>
        </w:rPr>
        <w:t>.</w:t>
      </w:r>
    </w:p>
    <w:p w14:paraId="1688318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spellStart"/>
      <w:proofErr w:type="gramStart"/>
      <w:r w:rsidRPr="00E002D6">
        <w:rPr>
          <w:rFonts w:ascii="Times New Roman" w:hAnsi="Times New Roman" w:cs="Times New Roman" w:hint="eastAsia"/>
          <w:sz w:val="22"/>
          <w:szCs w:val="22"/>
        </w:rPr>
        <w:t>Mr.Brown</w:t>
      </w:r>
      <w:proofErr w:type="spellEnd"/>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seems a good husband</w:t>
      </w:r>
      <w:r w:rsidRPr="00E002D6">
        <w:rPr>
          <w:rFonts w:ascii="Times New Roman" w:hAnsi="Times New Roman" w:cs="Times New Roman" w:hint="eastAsia"/>
          <w:sz w:val="22"/>
          <w:szCs w:val="22"/>
        </w:rPr>
        <w:t>.</w:t>
      </w:r>
    </w:p>
    <w:p w14:paraId="01E1498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布朗先生似乎是个好丈夫。</w:t>
      </w:r>
    </w:p>
    <w:p w14:paraId="3ACDD9E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It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that </w:t>
      </w:r>
      <w:r w:rsidRPr="00E002D6">
        <w:rPr>
          <w:rFonts w:ascii="Times New Roman" w:hAnsi="Times New Roman" w:cs="Times New Roman" w:hint="eastAsia"/>
          <w:sz w:val="22"/>
          <w:szCs w:val="22"/>
          <w:u w:val="single"/>
        </w:rPr>
        <w:t>Carl</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is</w:t>
      </w:r>
      <w:r w:rsidRPr="00E002D6">
        <w:rPr>
          <w:rFonts w:ascii="Times New Roman" w:hAnsi="Times New Roman" w:cs="Times New Roman" w:hint="eastAsia"/>
          <w:sz w:val="22"/>
          <w:szCs w:val="22"/>
        </w:rPr>
        <w:t xml:space="preserve"> easy to get along with.</w:t>
      </w:r>
    </w:p>
    <w:p w14:paraId="062DD01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Carl</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seems</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to be</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easy</w:t>
      </w:r>
      <w:r w:rsidRPr="00E002D6">
        <w:rPr>
          <w:rFonts w:ascii="Times New Roman" w:hAnsi="Times New Roman" w:cs="Times New Roman" w:hint="eastAsia"/>
          <w:sz w:val="22"/>
          <w:szCs w:val="22"/>
        </w:rPr>
        <w:t xml:space="preserve"> to get along with.</w:t>
      </w:r>
    </w:p>
    <w:p w14:paraId="2695947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Carl </w:t>
      </w:r>
      <w:r w:rsidRPr="00E002D6">
        <w:rPr>
          <w:rFonts w:ascii="Times New Roman" w:hAnsi="Times New Roman" w:cs="Times New Roman" w:hint="eastAsia"/>
          <w:sz w:val="22"/>
          <w:szCs w:val="22"/>
          <w:u w:val="single"/>
        </w:rPr>
        <w:t>seems easy</w:t>
      </w:r>
      <w:r w:rsidRPr="00E002D6">
        <w:rPr>
          <w:rFonts w:ascii="Times New Roman" w:hAnsi="Times New Roman" w:cs="Times New Roman" w:hint="eastAsia"/>
          <w:sz w:val="22"/>
          <w:szCs w:val="22"/>
        </w:rPr>
        <w:t xml:space="preserve"> to get along with.</w:t>
      </w:r>
    </w:p>
    <w:p w14:paraId="536C9DD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卡尔似乎很好相处。</w:t>
      </w:r>
    </w:p>
    <w:p w14:paraId="08EF7B4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故本文亦可写为：</w:t>
      </w:r>
    </w:p>
    <w:p w14:paraId="6658FB2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That certainly </w:t>
      </w:r>
      <w:r w:rsidRPr="00E002D6">
        <w:rPr>
          <w:rFonts w:ascii="Times New Roman" w:hAnsi="Times New Roman" w:cs="Times New Roman" w:hint="eastAsia"/>
          <w:sz w:val="22"/>
          <w:szCs w:val="22"/>
          <w:u w:val="single"/>
        </w:rPr>
        <w:t>seems true</w:t>
      </w:r>
      <w:r w:rsidRPr="00E002D6">
        <w:rPr>
          <w:rFonts w:ascii="Times New Roman" w:hAnsi="Times New Roman" w:cs="Times New Roman" w:hint="eastAsia"/>
          <w:sz w:val="22"/>
          <w:szCs w:val="22"/>
        </w:rPr>
        <w:t xml:space="preserve"> in this cutthroat society that we live in. </w:t>
      </w:r>
    </w:p>
    <w:p w14:paraId="7EA8E9E0" w14:textId="77777777" w:rsidR="00792C08" w:rsidRPr="00E002D6" w:rsidRDefault="00000000">
      <w:pPr>
        <w:numPr>
          <w:ilvl w:val="0"/>
          <w:numId w:val="129"/>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that </w:t>
      </w:r>
      <w:r w:rsidRPr="00E002D6">
        <w:rPr>
          <w:rFonts w:ascii="Times New Roman" w:hAnsi="Times New Roman" w:cs="Times New Roman" w:hint="eastAsia"/>
          <w:sz w:val="22"/>
          <w:szCs w:val="22"/>
        </w:rPr>
        <w:t>从句的动词时态为过去时或现在完成时时，则</w:t>
      </w:r>
      <w:r w:rsidRPr="00E002D6">
        <w:rPr>
          <w:rFonts w:ascii="Times New Roman" w:hAnsi="Times New Roman" w:cs="Times New Roman" w:hint="eastAsia"/>
          <w:sz w:val="22"/>
          <w:szCs w:val="22"/>
        </w:rPr>
        <w:t>to</w:t>
      </w:r>
      <w:r w:rsidRPr="00E002D6">
        <w:rPr>
          <w:rFonts w:ascii="Times New Roman" w:hAnsi="Times New Roman" w:cs="Times New Roman" w:hint="eastAsia"/>
          <w:sz w:val="22"/>
          <w:szCs w:val="22"/>
        </w:rPr>
        <w:t>之后接</w:t>
      </w:r>
      <w:r w:rsidRPr="00E002D6">
        <w:rPr>
          <w:rFonts w:ascii="Times New Roman" w:hAnsi="Times New Roman" w:cs="Times New Roman" w:hint="eastAsia"/>
          <w:sz w:val="22"/>
          <w:szCs w:val="22"/>
        </w:rPr>
        <w:t>"have+</w:t>
      </w:r>
      <w:r w:rsidRPr="00E002D6">
        <w:rPr>
          <w:rFonts w:ascii="Times New Roman" w:hAnsi="Times New Roman" w:cs="Times New Roman" w:hint="eastAsia"/>
          <w:sz w:val="22"/>
          <w:szCs w:val="22"/>
        </w:rPr>
        <w:t>过去分词</w:t>
      </w:r>
      <w:r w:rsidRPr="00E002D6">
        <w:rPr>
          <w:rFonts w:ascii="Times New Roman" w:hAnsi="Times New Roman" w:cs="Times New Roman" w:hint="eastAsia"/>
          <w:sz w:val="22"/>
          <w:szCs w:val="22"/>
        </w:rPr>
        <w:t>".</w:t>
      </w:r>
    </w:p>
    <w:p w14:paraId="3121323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It </w:t>
      </w:r>
      <w:r w:rsidRPr="00E002D6">
        <w:rPr>
          <w:rFonts w:ascii="Times New Roman" w:hAnsi="Times New Roman" w:cs="Times New Roman"/>
          <w:sz w:val="22"/>
          <w:szCs w:val="22"/>
          <w:u w:val="single"/>
        </w:rPr>
        <w:t xml:space="preserve">seems </w:t>
      </w:r>
      <w:r w:rsidRPr="00E002D6">
        <w:rPr>
          <w:rFonts w:ascii="Times New Roman" w:hAnsi="Times New Roman" w:cs="Times New Roman"/>
          <w:sz w:val="22"/>
          <w:szCs w:val="22"/>
        </w:rPr>
        <w:t xml:space="preserve">that </w:t>
      </w:r>
      <w:r w:rsidRPr="00E002D6">
        <w:rPr>
          <w:rFonts w:ascii="Times New Roman" w:hAnsi="Times New Roman" w:cs="Times New Roman"/>
          <w:sz w:val="22"/>
          <w:szCs w:val="22"/>
          <w:u w:val="single"/>
        </w:rPr>
        <w:t>the plane crash was</w:t>
      </w:r>
      <w:r w:rsidRPr="00E002D6">
        <w:rPr>
          <w:rFonts w:ascii="Times New Roman" w:hAnsi="Times New Roman" w:cs="Times New Roman"/>
          <w:sz w:val="22"/>
          <w:szCs w:val="22"/>
        </w:rPr>
        <w:t xml:space="preserve"> caused by the pilot's</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sz w:val="22"/>
          <w:szCs w:val="22"/>
        </w:rPr>
        <w:t>misjudgement</w:t>
      </w:r>
      <w:proofErr w:type="spellEnd"/>
      <w:r w:rsidRPr="00E002D6">
        <w:rPr>
          <w:rFonts w:ascii="Times New Roman" w:hAnsi="Times New Roman" w:cs="Times New Roman"/>
          <w:sz w:val="22"/>
          <w:szCs w:val="22"/>
        </w:rPr>
        <w:t>.</w:t>
      </w:r>
    </w:p>
    <w:p w14:paraId="6190E50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The plane crash</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seems</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to have been</w:t>
      </w:r>
      <w:r w:rsidRPr="00E002D6">
        <w:rPr>
          <w:rFonts w:ascii="Times New Roman" w:hAnsi="Times New Roman" w:cs="Times New Roman"/>
          <w:sz w:val="22"/>
          <w:szCs w:val="22"/>
        </w:rPr>
        <w:t xml:space="preserve"> caused by the pilot's </w:t>
      </w:r>
      <w:proofErr w:type="spellStart"/>
      <w:r w:rsidRPr="00E002D6">
        <w:rPr>
          <w:rFonts w:ascii="Times New Roman" w:hAnsi="Times New Roman" w:cs="Times New Roman"/>
          <w:sz w:val="22"/>
          <w:szCs w:val="22"/>
        </w:rPr>
        <w:t>misjudgement</w:t>
      </w:r>
      <w:proofErr w:type="spellEnd"/>
      <w:r w:rsidRPr="00E002D6">
        <w:rPr>
          <w:rFonts w:ascii="Times New Roman" w:hAnsi="Times New Roman" w:cs="Times New Roman"/>
          <w:sz w:val="22"/>
          <w:szCs w:val="22"/>
        </w:rPr>
        <w:t>.</w:t>
      </w:r>
    </w:p>
    <w:p w14:paraId="0EAE8D4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那场空难似乎是由于飞行员的判断错误而引起的。</w:t>
      </w:r>
      <w:r w:rsidRPr="00E002D6">
        <w:rPr>
          <w:rFonts w:ascii="Times New Roman" w:hAnsi="Times New Roman" w:cs="Times New Roman"/>
          <w:sz w:val="22"/>
          <w:szCs w:val="22"/>
        </w:rPr>
        <w:t xml:space="preserve"> </w:t>
      </w:r>
    </w:p>
    <w:p w14:paraId="596F2A9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It </w:t>
      </w:r>
      <w:r w:rsidRPr="00E002D6">
        <w:rPr>
          <w:rFonts w:ascii="Times New Roman" w:hAnsi="Times New Roman" w:cs="Times New Roman"/>
          <w:sz w:val="22"/>
          <w:szCs w:val="22"/>
          <w:u w:val="single"/>
        </w:rPr>
        <w:t>seems</w:t>
      </w:r>
      <w:r w:rsidRPr="00E002D6">
        <w:rPr>
          <w:rFonts w:ascii="Times New Roman" w:hAnsi="Times New Roman" w:cs="Times New Roman"/>
          <w:sz w:val="22"/>
          <w:szCs w:val="22"/>
        </w:rPr>
        <w:t xml:space="preserve"> that </w:t>
      </w:r>
      <w:r w:rsidRPr="00E002D6">
        <w:rPr>
          <w:rFonts w:ascii="Times New Roman" w:hAnsi="Times New Roman" w:cs="Times New Roman"/>
          <w:sz w:val="22"/>
          <w:szCs w:val="22"/>
          <w:u w:val="single"/>
        </w:rPr>
        <w:t>all the rats have been</w:t>
      </w:r>
      <w:r w:rsidRPr="00E002D6">
        <w:rPr>
          <w:rFonts w:ascii="Times New Roman" w:hAnsi="Times New Roman" w:cs="Times New Roman"/>
          <w:sz w:val="22"/>
          <w:szCs w:val="22"/>
        </w:rPr>
        <w:t xml:space="preserve"> chased away by the cat.</w:t>
      </w:r>
    </w:p>
    <w:p w14:paraId="18C2EE5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All the rats seem</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to have been</w:t>
      </w:r>
      <w:r w:rsidRPr="00E002D6">
        <w:rPr>
          <w:rFonts w:ascii="Times New Roman" w:hAnsi="Times New Roman" w:cs="Times New Roman"/>
          <w:sz w:val="22"/>
          <w:szCs w:val="22"/>
        </w:rPr>
        <w:t xml:space="preserve"> chased away by the cat.</w:t>
      </w:r>
    </w:p>
    <w:p w14:paraId="093DDAD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似乎所有的老鼠都被猫给赶走了。</w:t>
      </w:r>
    </w:p>
    <w:p w14:paraId="250056A6" w14:textId="77777777" w:rsidR="00792C08" w:rsidRPr="00E002D6" w:rsidRDefault="00792C08">
      <w:pPr>
        <w:spacing w:line="400" w:lineRule="exact"/>
        <w:jc w:val="left"/>
        <w:rPr>
          <w:rFonts w:ascii="Times New Roman" w:hAnsi="Times New Roman" w:cs="Times New Roman"/>
          <w:sz w:val="22"/>
          <w:szCs w:val="22"/>
        </w:rPr>
      </w:pPr>
    </w:p>
    <w:p w14:paraId="1908E62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sz w:val="22"/>
          <w:szCs w:val="22"/>
        </w:rPr>
        <w:t xml:space="preserve">Just remember </w:t>
      </w:r>
      <w:r w:rsidRPr="00E002D6">
        <w:rPr>
          <w:rFonts w:ascii="Times New Roman" w:hAnsi="Times New Roman" w:cs="Times New Roman"/>
          <w:sz w:val="22"/>
          <w:szCs w:val="22"/>
          <w:u w:val="single"/>
        </w:rPr>
        <w:t>never to</w:t>
      </w:r>
      <w:r w:rsidRPr="00E002D6">
        <w:rPr>
          <w:rFonts w:ascii="Times New Roman" w:hAnsi="Times New Roman" w:cs="Times New Roman"/>
          <w:sz w:val="22"/>
          <w:szCs w:val="22"/>
        </w:rPr>
        <w:t xml:space="preserve"> promise anything we are not sure we can live up to.</w:t>
      </w:r>
    </w:p>
    <w:p w14:paraId="0572942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只要记住绝对不要许下任何你没把握遵守的诺言。</w:t>
      </w:r>
    </w:p>
    <w:p w14:paraId="17AA6D2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注意</w:t>
      </w:r>
    </w:p>
    <w:p w14:paraId="002ACBA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不定式短语</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to</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w:t>
      </w:r>
      <w:r w:rsidRPr="00E002D6">
        <w:rPr>
          <w:rFonts w:ascii="Times New Roman" w:hAnsi="Times New Roman" w:cs="Times New Roman"/>
          <w:sz w:val="22"/>
          <w:szCs w:val="22"/>
        </w:rPr>
        <w:t>动词原形</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与否定副词</w:t>
      </w:r>
      <w:r w:rsidRPr="00E002D6">
        <w:rPr>
          <w:rFonts w:ascii="Times New Roman" w:hAnsi="Times New Roman" w:cs="Times New Roman"/>
          <w:sz w:val="22"/>
          <w:szCs w:val="22"/>
        </w:rPr>
        <w:t>never</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not</w:t>
      </w:r>
      <w:r w:rsidRPr="00E002D6">
        <w:rPr>
          <w:rFonts w:ascii="Times New Roman" w:hAnsi="Times New Roman" w:cs="Times New Roman"/>
          <w:sz w:val="22"/>
          <w:szCs w:val="22"/>
        </w:rPr>
        <w:t>并用形成否定结构时，要将</w:t>
      </w:r>
      <w:r w:rsidRPr="00E002D6">
        <w:rPr>
          <w:rFonts w:ascii="Times New Roman" w:hAnsi="Times New Roman" w:cs="Times New Roman"/>
          <w:sz w:val="22"/>
          <w:szCs w:val="22"/>
        </w:rPr>
        <w:t xml:space="preserve">never </w:t>
      </w:r>
      <w:r w:rsidRPr="00E002D6">
        <w:rPr>
          <w:rFonts w:ascii="Times New Roman" w:hAnsi="Times New Roman" w:cs="Times New Roman"/>
          <w:sz w:val="22"/>
          <w:szCs w:val="22"/>
        </w:rPr>
        <w:t>或</w:t>
      </w:r>
      <w:r w:rsidRPr="00E002D6">
        <w:rPr>
          <w:rFonts w:ascii="Times New Roman" w:hAnsi="Times New Roman" w:cs="Times New Roman"/>
          <w:sz w:val="22"/>
          <w:szCs w:val="22"/>
        </w:rPr>
        <w:t>not</w:t>
      </w:r>
      <w:r w:rsidRPr="00E002D6">
        <w:rPr>
          <w:rFonts w:ascii="Times New Roman" w:hAnsi="Times New Roman" w:cs="Times New Roman"/>
          <w:sz w:val="22"/>
          <w:szCs w:val="22"/>
        </w:rPr>
        <w:t>置于</w:t>
      </w:r>
      <w:r w:rsidRPr="00E002D6">
        <w:rPr>
          <w:rFonts w:ascii="Times New Roman" w:hAnsi="Times New Roman" w:cs="Times New Roman"/>
          <w:sz w:val="22"/>
          <w:szCs w:val="22"/>
        </w:rPr>
        <w:t>to</w:t>
      </w:r>
      <w:r w:rsidRPr="00E002D6">
        <w:rPr>
          <w:rFonts w:ascii="Times New Roman" w:hAnsi="Times New Roman" w:cs="Times New Roman"/>
          <w:sz w:val="22"/>
          <w:szCs w:val="22"/>
        </w:rPr>
        <w:t>之前，而不可置于其后。</w:t>
      </w:r>
    </w:p>
    <w:p w14:paraId="04D3DF5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sz w:val="22"/>
          <w:szCs w:val="22"/>
        </w:rPr>
        <w:tab/>
        <w:t xml:space="preserve">Mother told me </w:t>
      </w:r>
      <w:r w:rsidRPr="00E002D6">
        <w:rPr>
          <w:rFonts w:ascii="Times New Roman" w:hAnsi="Times New Roman" w:cs="Times New Roman"/>
          <w:sz w:val="22"/>
          <w:szCs w:val="22"/>
          <w:u w:val="single"/>
        </w:rPr>
        <w:t>to never speak</w:t>
      </w:r>
      <w:r w:rsidRPr="00E002D6">
        <w:rPr>
          <w:rFonts w:ascii="Times New Roman" w:hAnsi="Times New Roman" w:cs="Times New Roman"/>
          <w:sz w:val="22"/>
          <w:szCs w:val="22"/>
        </w:rPr>
        <w:t xml:space="preserve"> to strangers.</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ab/>
      </w:r>
    </w:p>
    <w:p w14:paraId="4F2C21B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Mother told me </w:t>
      </w:r>
      <w:r w:rsidRPr="00E002D6">
        <w:rPr>
          <w:rFonts w:ascii="Times New Roman" w:hAnsi="Times New Roman" w:cs="Times New Roman"/>
          <w:sz w:val="22"/>
          <w:szCs w:val="22"/>
          <w:u w:val="single"/>
        </w:rPr>
        <w:t>never to speak</w:t>
      </w:r>
      <w:r w:rsidRPr="00E002D6">
        <w:rPr>
          <w:rFonts w:ascii="Times New Roman" w:hAnsi="Times New Roman" w:cs="Times New Roman"/>
          <w:sz w:val="22"/>
          <w:szCs w:val="22"/>
        </w:rPr>
        <w:t xml:space="preserve"> to </w:t>
      </w:r>
      <w:proofErr w:type="gramStart"/>
      <w:r w:rsidRPr="00E002D6">
        <w:rPr>
          <w:rFonts w:ascii="Times New Roman" w:hAnsi="Times New Roman" w:cs="Times New Roman"/>
          <w:sz w:val="22"/>
          <w:szCs w:val="22"/>
        </w:rPr>
        <w:t>strangers.(</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6B163D2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lastRenderedPageBreak/>
        <w:t>妈妈告诉我绝不可和陌生人说话。</w:t>
      </w:r>
    </w:p>
    <w:p w14:paraId="4F35331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The doctor advised me </w:t>
      </w:r>
      <w:proofErr w:type="gramStart"/>
      <w:r w:rsidRPr="00E002D6">
        <w:rPr>
          <w:rFonts w:ascii="Times New Roman" w:hAnsi="Times New Roman" w:cs="Times New Roman"/>
          <w:sz w:val="22"/>
          <w:szCs w:val="22"/>
          <w:u w:val="single"/>
        </w:rPr>
        <w:t>to not</w:t>
      </w:r>
      <w:proofErr w:type="gramEnd"/>
      <w:r w:rsidRPr="00E002D6">
        <w:rPr>
          <w:rFonts w:ascii="Times New Roman" w:hAnsi="Times New Roman" w:cs="Times New Roman"/>
          <w:sz w:val="22"/>
          <w:szCs w:val="22"/>
          <w:u w:val="single"/>
        </w:rPr>
        <w:t xml:space="preserve"> eat</w:t>
      </w:r>
      <w:r w:rsidRPr="00E002D6">
        <w:rPr>
          <w:rFonts w:ascii="Times New Roman" w:hAnsi="Times New Roman" w:cs="Times New Roman"/>
          <w:sz w:val="22"/>
          <w:szCs w:val="22"/>
        </w:rPr>
        <w:t xml:space="preserve"> fatty </w:t>
      </w:r>
      <w:proofErr w:type="gramStart"/>
      <w:r w:rsidRPr="00E002D6">
        <w:rPr>
          <w:rFonts w:ascii="Times New Roman" w:hAnsi="Times New Roman" w:cs="Times New Roman"/>
          <w:sz w:val="22"/>
          <w:szCs w:val="22"/>
        </w:rPr>
        <w:t>foods.</w:t>
      </w:r>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 </w:t>
      </w:r>
    </w:p>
    <w:p w14:paraId="46F7156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The doctor advised me </w:t>
      </w:r>
      <w:r w:rsidRPr="00E002D6">
        <w:rPr>
          <w:rFonts w:ascii="Times New Roman" w:hAnsi="Times New Roman" w:cs="Times New Roman"/>
          <w:sz w:val="22"/>
          <w:szCs w:val="22"/>
          <w:u w:val="single"/>
        </w:rPr>
        <w:t>not to eat</w:t>
      </w:r>
      <w:r w:rsidRPr="00E002D6">
        <w:rPr>
          <w:rFonts w:ascii="Times New Roman" w:hAnsi="Times New Roman" w:cs="Times New Roman"/>
          <w:sz w:val="22"/>
          <w:szCs w:val="22"/>
        </w:rPr>
        <w:t xml:space="preserve"> fatty </w:t>
      </w:r>
      <w:proofErr w:type="gramStart"/>
      <w:r w:rsidRPr="00E002D6">
        <w:rPr>
          <w:rFonts w:ascii="Times New Roman" w:hAnsi="Times New Roman" w:cs="Times New Roman"/>
          <w:sz w:val="22"/>
          <w:szCs w:val="22"/>
        </w:rPr>
        <w:t>foods.(</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0FFC4AB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医生建议我不要吃油腻的食物。</w:t>
      </w:r>
    </w:p>
    <w:p w14:paraId="5CCBEAFB"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1602937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找出下列句子中分别含有条件状语从句与宾语从句的句子</w:t>
      </w:r>
    </w:p>
    <w:p w14:paraId="7BE05F3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I hope that you can get good grades in the exam.</w:t>
      </w:r>
    </w:p>
    <w:p w14:paraId="69B103F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If you keep practicing, you will make great progress.</w:t>
      </w:r>
    </w:p>
    <w:p w14:paraId="46F2E07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The girl who wears a red dress is my </w:t>
      </w:r>
      <w:proofErr w:type="spellStart"/>
      <w:r w:rsidRPr="00E002D6">
        <w:rPr>
          <w:rFonts w:ascii="Times New Roman" w:hAnsi="Times New Roman" w:cs="Times New Roman" w:hint="eastAsia"/>
          <w:sz w:val="22"/>
          <w:szCs w:val="22"/>
        </w:rPr>
        <w:t>deskmate</w:t>
      </w:r>
      <w:proofErr w:type="spellEnd"/>
      <w:r w:rsidRPr="00E002D6">
        <w:rPr>
          <w:rFonts w:ascii="Times New Roman" w:hAnsi="Times New Roman" w:cs="Times New Roman" w:hint="eastAsia"/>
          <w:sz w:val="22"/>
          <w:szCs w:val="22"/>
        </w:rPr>
        <w:t>.</w:t>
      </w:r>
    </w:p>
    <w:p w14:paraId="6E993F9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Could you tell me where the nearest bookstore is?</w:t>
      </w:r>
    </w:p>
    <w:p w14:paraId="08297D5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When the rain stops, we will go out for a walk.</w:t>
      </w:r>
    </w:p>
    <w:p w14:paraId="3AB950D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⑥</w:t>
      </w:r>
      <w:r w:rsidRPr="00E002D6">
        <w:rPr>
          <w:rFonts w:ascii="Times New Roman" w:hAnsi="Times New Roman" w:cs="Times New Roman" w:hint="eastAsia"/>
          <w:sz w:val="22"/>
          <w:szCs w:val="22"/>
        </w:rPr>
        <w:t xml:space="preserve"> We all know that hard work leads to success.</w:t>
      </w:r>
    </w:p>
    <w:p w14:paraId="725EF55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Unless you hurry up, you will miss the early bus.</w:t>
      </w:r>
    </w:p>
    <w:p w14:paraId="3FF7BF8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He said he would join us in the sports meeting.</w:t>
      </w:r>
    </w:p>
    <w:p w14:paraId="1E7BC10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⑨</w:t>
      </w:r>
      <w:r w:rsidRPr="00E002D6">
        <w:rPr>
          <w:rFonts w:ascii="Times New Roman" w:hAnsi="Times New Roman" w:cs="Times New Roman" w:hint="eastAsia"/>
          <w:sz w:val="22"/>
          <w:szCs w:val="22"/>
        </w:rPr>
        <w:t xml:space="preserve"> Because he was ill, he </w:t>
      </w:r>
      <w:proofErr w:type="spellStart"/>
      <w:r w:rsidRPr="00E002D6">
        <w:rPr>
          <w:rFonts w:ascii="Times New Roman" w:hAnsi="Times New Roman" w:cs="Times New Roman" w:hint="eastAsia"/>
          <w:sz w:val="22"/>
          <w:szCs w:val="22"/>
        </w:rPr>
        <w:t>didn</w:t>
      </w:r>
      <w:proofErr w:type="spellEnd"/>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t come to school yesterday.</w:t>
      </w:r>
    </w:p>
    <w:p w14:paraId="0CA86C8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As long as you believe in yourself, you can succeed.</w:t>
      </w:r>
    </w:p>
    <w:p w14:paraId="34593C9B" w14:textId="77777777" w:rsidR="00792C08" w:rsidRPr="00E002D6" w:rsidRDefault="00792C08">
      <w:pPr>
        <w:spacing w:line="400" w:lineRule="exact"/>
        <w:jc w:val="left"/>
        <w:rPr>
          <w:rFonts w:ascii="Times New Roman" w:hAnsi="Times New Roman" w:cs="Times New Roman"/>
          <w:sz w:val="22"/>
          <w:szCs w:val="22"/>
        </w:rPr>
      </w:pPr>
    </w:p>
    <w:p w14:paraId="5E76E8E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翻译</w:t>
      </w:r>
    </w:p>
    <w:p w14:paraId="12D23459"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这似乎意味着真诚十分珍贵。（</w:t>
      </w:r>
      <w:r w:rsidRPr="00E002D6">
        <w:rPr>
          <w:rFonts w:ascii="Times New Roman" w:hAnsi="Times New Roman" w:cs="Times New Roman" w:hint="eastAsia"/>
          <w:sz w:val="22"/>
          <w:szCs w:val="22"/>
        </w:rPr>
        <w:t>mean</w:t>
      </w:r>
      <w:r w:rsidRPr="00E002D6">
        <w:rPr>
          <w:rFonts w:ascii="Times New Roman" w:hAnsi="Times New Roman" w:cs="Times New Roman" w:hint="eastAsia"/>
          <w:sz w:val="22"/>
          <w:szCs w:val="22"/>
        </w:rPr>
        <w:t>）</w:t>
      </w:r>
    </w:p>
    <w:p w14:paraId="252EFDEB"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我们应当记住永远不要轻易违背诺言。（</w:t>
      </w:r>
      <w:r w:rsidRPr="00E002D6">
        <w:rPr>
          <w:rFonts w:ascii="Times New Roman" w:hAnsi="Times New Roman" w:cs="Times New Roman" w:hint="eastAsia"/>
          <w:sz w:val="22"/>
          <w:szCs w:val="22"/>
        </w:rPr>
        <w:t>promise</w:t>
      </w:r>
      <w:r w:rsidRPr="00E002D6">
        <w:rPr>
          <w:rFonts w:ascii="Times New Roman" w:hAnsi="Times New Roman" w:cs="Times New Roman" w:hint="eastAsia"/>
          <w:sz w:val="22"/>
          <w:szCs w:val="22"/>
        </w:rPr>
        <w:t>）</w:t>
      </w:r>
    </w:p>
    <w:p w14:paraId="16CFF412"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如今这个行业似乎竞争格外激烈。（</w:t>
      </w:r>
      <w:r w:rsidRPr="00E002D6">
        <w:rPr>
          <w:rFonts w:ascii="Times New Roman" w:hAnsi="Times New Roman" w:cs="Times New Roman" w:hint="eastAsia"/>
          <w:sz w:val="22"/>
          <w:szCs w:val="22"/>
        </w:rPr>
        <w:t>cutthroat</w:t>
      </w:r>
      <w:r w:rsidRPr="00E002D6">
        <w:rPr>
          <w:rFonts w:ascii="Times New Roman" w:hAnsi="Times New Roman" w:cs="Times New Roman" w:hint="eastAsia"/>
          <w:sz w:val="22"/>
          <w:szCs w:val="22"/>
        </w:rPr>
        <w:t>）</w:t>
      </w:r>
    </w:p>
    <w:p w14:paraId="42D305E5"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不要一时冲动毁掉自己的好名声。（</w:t>
      </w:r>
      <w:r w:rsidRPr="00E002D6">
        <w:rPr>
          <w:rFonts w:ascii="Times New Roman" w:hAnsi="Times New Roman" w:cs="Times New Roman" w:hint="eastAsia"/>
          <w:sz w:val="22"/>
          <w:szCs w:val="22"/>
        </w:rPr>
        <w:t>reputation</w:t>
      </w:r>
      <w:r w:rsidRPr="00E002D6">
        <w:rPr>
          <w:rFonts w:ascii="Times New Roman" w:hAnsi="Times New Roman" w:cs="Times New Roman" w:hint="eastAsia"/>
          <w:sz w:val="22"/>
          <w:szCs w:val="22"/>
        </w:rPr>
        <w:t>）</w:t>
      </w:r>
    </w:p>
    <w:p w14:paraId="3495F43D"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他似乎是一个值得大家信赖的人。（</w:t>
      </w:r>
      <w:r w:rsidRPr="00E002D6">
        <w:rPr>
          <w:rFonts w:ascii="Times New Roman" w:hAnsi="Times New Roman" w:cs="Times New Roman" w:hint="eastAsia"/>
          <w:sz w:val="22"/>
          <w:szCs w:val="22"/>
        </w:rPr>
        <w:t>trustworthy</w:t>
      </w:r>
      <w:r w:rsidRPr="00E002D6">
        <w:rPr>
          <w:rFonts w:ascii="Times New Roman" w:hAnsi="Times New Roman" w:cs="Times New Roman" w:hint="eastAsia"/>
          <w:sz w:val="22"/>
          <w:szCs w:val="22"/>
        </w:rPr>
        <w:t>）</w:t>
      </w:r>
    </w:p>
    <w:p w14:paraId="77C79E06"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别让琐碎小事一直困扰着你自己。（</w:t>
      </w:r>
      <w:r w:rsidRPr="00E002D6">
        <w:rPr>
          <w:rFonts w:ascii="Times New Roman" w:hAnsi="Times New Roman" w:cs="Times New Roman" w:hint="eastAsia"/>
          <w:sz w:val="22"/>
          <w:szCs w:val="22"/>
        </w:rPr>
        <w:t>bother</w:t>
      </w:r>
      <w:r w:rsidRPr="00E002D6">
        <w:rPr>
          <w:rFonts w:ascii="Times New Roman" w:hAnsi="Times New Roman" w:cs="Times New Roman" w:hint="eastAsia"/>
          <w:sz w:val="22"/>
          <w:szCs w:val="22"/>
        </w:rPr>
        <w:t>）</w:t>
      </w:r>
    </w:p>
    <w:p w14:paraId="40065287"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她决定绝不赴这场糟糕的约会。（</w:t>
      </w:r>
      <w:r w:rsidRPr="00E002D6">
        <w:rPr>
          <w:rFonts w:ascii="Times New Roman" w:hAnsi="Times New Roman" w:cs="Times New Roman" w:hint="eastAsia"/>
          <w:sz w:val="22"/>
          <w:szCs w:val="22"/>
        </w:rPr>
        <w:t>lousy</w:t>
      </w:r>
      <w:r w:rsidRPr="00E002D6">
        <w:rPr>
          <w:rFonts w:ascii="Times New Roman" w:hAnsi="Times New Roman" w:cs="Times New Roman" w:hint="eastAsia"/>
          <w:sz w:val="22"/>
          <w:szCs w:val="22"/>
        </w:rPr>
        <w:t>）</w:t>
      </w:r>
    </w:p>
    <w:p w14:paraId="4D98D2BE" w14:textId="77777777" w:rsidR="00792C08" w:rsidRPr="00E002D6" w:rsidRDefault="00000000">
      <w:pPr>
        <w:numPr>
          <w:ilvl w:val="0"/>
          <w:numId w:val="130"/>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你永远不要随意甩掉真心待你的朋友。（</w:t>
      </w:r>
      <w:r w:rsidRPr="00E002D6">
        <w:rPr>
          <w:rFonts w:ascii="Times New Roman" w:hAnsi="Times New Roman" w:cs="Times New Roman" w:hint="eastAsia"/>
          <w:sz w:val="22"/>
          <w:szCs w:val="22"/>
        </w:rPr>
        <w:t>dump</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br w:type="page"/>
      </w:r>
    </w:p>
    <w:p w14:paraId="7AD9AAB9"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lastRenderedPageBreak/>
        <w:t xml:space="preserve">Lesson </w:t>
      </w:r>
      <w:r w:rsidRPr="00E002D6">
        <w:rPr>
          <w:rFonts w:ascii="Times New Roman" w:hAnsi="Times New Roman" w:cs="Times New Roman" w:hint="eastAsia"/>
          <w:b/>
          <w:bCs/>
          <w:sz w:val="44"/>
          <w:szCs w:val="52"/>
        </w:rPr>
        <w:t>71-72</w:t>
      </w:r>
    </w:p>
    <w:p w14:paraId="0B776409"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t>Earth in Danger</w:t>
      </w:r>
    </w:p>
    <w:p w14:paraId="7E45653D" w14:textId="77777777" w:rsidR="00792C08" w:rsidRPr="00E002D6" w:rsidRDefault="00792C08">
      <w:pPr>
        <w:spacing w:line="400" w:lineRule="exact"/>
        <w:jc w:val="center"/>
        <w:rPr>
          <w:rFonts w:ascii="Times New Roman" w:hAnsi="Times New Roman" w:cs="Times New Roman"/>
          <w:b/>
          <w:bCs/>
          <w:sz w:val="36"/>
          <w:szCs w:val="44"/>
        </w:rPr>
      </w:pPr>
    </w:p>
    <w:p w14:paraId="4749C94D"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74BC576D" w14:textId="77777777" w:rsidR="00792C08" w:rsidRPr="00E002D6" w:rsidRDefault="00000000">
      <w:pPr>
        <w:spacing w:line="400" w:lineRule="exact"/>
        <w:rPr>
          <w:rFonts w:ascii="Cambria" w:hAnsi="Cambria" w:cs="Cambria"/>
          <w:b/>
          <w:bCs/>
          <w:i/>
          <w:iCs/>
          <w:sz w:val="22"/>
          <w:szCs w:val="22"/>
        </w:rPr>
      </w:pPr>
      <w:r w:rsidRPr="00E002D6">
        <w:rPr>
          <w:rFonts w:ascii="Cambria" w:hAnsi="Cambria" w:cs="Cambria"/>
          <w:b/>
          <w:bCs/>
          <w:i/>
          <w:iCs/>
          <w:sz w:val="22"/>
          <w:szCs w:val="22"/>
        </w:rPr>
        <w:t xml:space="preserve">                            </w:t>
      </w:r>
      <w:r w:rsidRPr="00E002D6">
        <w:rPr>
          <w:rFonts w:ascii="Cambria" w:hAnsi="Cambria" w:cs="Cambria" w:hint="eastAsia"/>
          <w:b/>
          <w:bCs/>
          <w:i/>
          <w:iCs/>
          <w:sz w:val="22"/>
          <w:szCs w:val="22"/>
        </w:rPr>
        <w:t xml:space="preserve">          </w:t>
      </w:r>
      <w:r w:rsidRPr="00E002D6">
        <w:rPr>
          <w:rFonts w:ascii="Cambria" w:hAnsi="Cambria" w:cs="Cambria"/>
          <w:sz w:val="22"/>
          <w:szCs w:val="22"/>
        </w:rPr>
        <w:t>/</w:t>
      </w:r>
      <w:proofErr w:type="spellStart"/>
      <w:r w:rsidRPr="00E002D6">
        <w:rPr>
          <w:rFonts w:ascii="Cambria" w:hAnsi="Cambria" w:cs="Cambria"/>
          <w:i/>
          <w:iCs/>
          <w:sz w:val="22"/>
          <w:szCs w:val="22"/>
        </w:rPr>
        <w:t>hjudʒ</w:t>
      </w:r>
      <w:proofErr w:type="spellEnd"/>
      <w:r w:rsidRPr="00E002D6">
        <w:rPr>
          <w:rFonts w:ascii="Cambria" w:hAnsi="Cambria" w:cs="Cambria"/>
          <w:sz w:val="22"/>
          <w:szCs w:val="22"/>
        </w:rPr>
        <w:t>/ /</w:t>
      </w:r>
      <w:proofErr w:type="spellStart"/>
      <w:r w:rsidRPr="00E002D6">
        <w:rPr>
          <w:rFonts w:ascii="Cambria" w:hAnsi="Cambria" w:cs="Cambria"/>
          <w:i/>
          <w:iCs/>
          <w:sz w:val="22"/>
          <w:szCs w:val="22"/>
        </w:rPr>
        <w:t>rɑk</w:t>
      </w:r>
      <w:proofErr w:type="spellEnd"/>
      <w:r w:rsidRPr="00E002D6">
        <w:rPr>
          <w:rFonts w:ascii="Cambria" w:hAnsi="Cambria" w:cs="Cambria"/>
          <w:sz w:val="22"/>
          <w:szCs w:val="22"/>
        </w:rPr>
        <w:t>/</w:t>
      </w:r>
    </w:p>
    <w:p w14:paraId="7872E33C"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Seeing is believing.</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But seeing a huge rock half the size of Earth</w:t>
      </w:r>
    </w:p>
    <w:p w14:paraId="6A8471B3"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smæʃ</w:t>
      </w:r>
      <w:proofErr w:type="spellEnd"/>
      <w:r w:rsidRPr="00E002D6">
        <w:rPr>
          <w:rFonts w:ascii="Cambria" w:eastAsia="微软雅黑" w:hAnsi="Cambria" w:cs="Cambria"/>
          <w:spacing w:val="-1"/>
          <w:sz w:val="22"/>
          <w:szCs w:val="22"/>
        </w:rPr>
        <w:t>/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dʒupətɚ</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ɪnˈkrɛdəb</w:t>
      </w:r>
      <w:proofErr w:type="spellEnd"/>
      <w:r w:rsidRPr="00E002D6">
        <w:rPr>
          <w:rFonts w:ascii="Cambria" w:eastAsia="微软雅黑" w:hAnsi="Cambria" w:cs="Cambria" w:hint="eastAsia"/>
          <w:i/>
          <w:iCs/>
          <w:spacing w:val="-1"/>
          <w:sz w:val="22"/>
          <w:szCs w:val="22"/>
          <w:lang w:eastAsia="zh"/>
        </w:rPr>
        <w:t>ə</w:t>
      </w:r>
      <w:r w:rsidRPr="00E002D6">
        <w:rPr>
          <w:rFonts w:ascii="Cambria" w:eastAsia="微软雅黑" w:hAnsi="Cambria" w:cs="Cambria" w:hint="eastAsia"/>
          <w:i/>
          <w:iCs/>
          <w:spacing w:val="-1"/>
          <w:sz w:val="22"/>
          <w:szCs w:val="22"/>
          <w:lang w:eastAsia="zh"/>
        </w:rPr>
        <w:t>l</w:t>
      </w: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ɪˈmædʒɪn</w:t>
      </w:r>
      <w:proofErr w:type="spellEnd"/>
      <w:r w:rsidRPr="00E002D6">
        <w:rPr>
          <w:rFonts w:ascii="Cambria" w:eastAsia="微软雅黑" w:hAnsi="Cambria" w:cs="Cambria"/>
          <w:spacing w:val="-1"/>
          <w:sz w:val="22"/>
          <w:szCs w:val="22"/>
        </w:rPr>
        <w:t>/</w:t>
      </w:r>
    </w:p>
    <w:p w14:paraId="760AD86F"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smash into Jupiter in July 1996 was incredible.</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Can you imagine what</w:t>
      </w:r>
    </w:p>
    <w:p w14:paraId="191E168F"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kəˈlaɪdɪd</w:t>
      </w:r>
      <w:proofErr w:type="spellEnd"/>
      <w:r w:rsidRPr="00E002D6">
        <w:rPr>
          <w:rFonts w:ascii="Cambria" w:eastAsia="微软雅黑" w:hAnsi="Cambria" w:cs="Cambria"/>
          <w:spacing w:val="-1"/>
          <w:sz w:val="22"/>
          <w:szCs w:val="22"/>
        </w:rPr>
        <w:t>/</w:t>
      </w:r>
    </w:p>
    <w:p w14:paraId="325425B8" w14:textId="77777777" w:rsidR="00792C08" w:rsidRPr="00E002D6" w:rsidRDefault="00000000">
      <w:pPr>
        <w:spacing w:line="400" w:lineRule="exact"/>
        <w:rPr>
          <w:rFonts w:ascii="Times New Roman" w:eastAsia="微软雅黑" w:hAnsi="Times New Roman" w:cs="Times New Roman"/>
          <w:spacing w:val="-1"/>
          <w:sz w:val="28"/>
          <w:szCs w:val="28"/>
        </w:rPr>
      </w:pPr>
      <w:proofErr w:type="gramStart"/>
      <w:r w:rsidRPr="00E002D6">
        <w:rPr>
          <w:rFonts w:ascii="Times New Roman" w:eastAsia="微软雅黑" w:hAnsi="Times New Roman" w:cs="Times New Roman"/>
          <w:spacing w:val="-1"/>
          <w:sz w:val="28"/>
          <w:szCs w:val="28"/>
        </w:rPr>
        <w:t>would</w:t>
      </w:r>
      <w:proofErr w:type="gramEnd"/>
      <w:r w:rsidRPr="00E002D6">
        <w:rPr>
          <w:rFonts w:ascii="Times New Roman" w:eastAsia="微软雅黑" w:hAnsi="Times New Roman" w:cs="Times New Roman"/>
          <w:spacing w:val="-1"/>
          <w:sz w:val="28"/>
          <w:szCs w:val="28"/>
        </w:rPr>
        <w:t xml:space="preserve"> happen if Earth collided with a huge space rock?</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It would be</w:t>
      </w:r>
    </w:p>
    <w:p w14:paraId="6137DF68"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w:t>
      </w:r>
      <w:proofErr w:type="spellStart"/>
      <w:r w:rsidRPr="00E002D6">
        <w:rPr>
          <w:rFonts w:ascii="Cambria" w:eastAsia="微软雅黑" w:hAnsi="Cambria" w:cs="Cambria"/>
          <w:i/>
          <w:iCs/>
          <w:spacing w:val="-1"/>
          <w:sz w:val="22"/>
          <w:szCs w:val="22"/>
        </w:rPr>
        <w:t>dɪˈzæstrəs</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mitɪɚ</w:t>
      </w:r>
      <w:proofErr w:type="spellEnd"/>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daɪnəˌsɔrz</w:t>
      </w:r>
      <w:proofErr w:type="spellEnd"/>
      <w:r w:rsidRPr="00E002D6">
        <w:rPr>
          <w:rFonts w:ascii="Cambria" w:eastAsia="微软雅黑" w:hAnsi="Cambria" w:cs="Cambria"/>
          <w:spacing w:val="-1"/>
          <w:sz w:val="22"/>
          <w:szCs w:val="22"/>
        </w:rPr>
        <w:t xml:space="preserve">/  </w:t>
      </w:r>
    </w:p>
    <w:p w14:paraId="37827146"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disastrous.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In fact,</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it is thought that a meteor killed the dinosaurs millions</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of years ago.</w:t>
      </w:r>
    </w:p>
    <w:p w14:paraId="224051C3"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 xml:space="preserve"> /</w:t>
      </w:r>
      <w:proofErr w:type="spellStart"/>
      <w:r w:rsidRPr="00E002D6">
        <w:rPr>
          <w:rFonts w:ascii="Cambria" w:eastAsia="微软雅黑" w:hAnsi="Cambria" w:cs="Cambria"/>
          <w:i/>
          <w:iCs/>
          <w:spacing w:val="-1"/>
          <w:sz w:val="22"/>
          <w:szCs w:val="22"/>
        </w:rPr>
        <w:t>splɪt</w:t>
      </w:r>
      <w:proofErr w:type="spellEnd"/>
      <w:r w:rsidRPr="00E002D6">
        <w:rPr>
          <w:rFonts w:ascii="Cambria" w:eastAsia="微软雅黑" w:hAnsi="Cambria" w:cs="Cambria"/>
          <w:spacing w:val="-1"/>
          <w:sz w:val="22"/>
          <w:szCs w:val="22"/>
        </w:rPr>
        <w:t xml:space="preserve">/ </w:t>
      </w:r>
    </w:p>
    <w:p w14:paraId="188D7CAF" w14:textId="77777777" w:rsidR="00792C08" w:rsidRPr="00E002D6" w:rsidRDefault="00000000">
      <w:pPr>
        <w:spacing w:line="400" w:lineRule="exact"/>
        <w:ind w:firstLineChars="200" w:firstLine="556"/>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A rock like the one that hit Jupiter could split Earth in two.</w:t>
      </w:r>
      <w:r w:rsidRPr="00E002D6">
        <w:rPr>
          <w:rFonts w:ascii="Times New Roman" w:eastAsia="微软雅黑" w:hAnsi="Times New Roman" w:cs="Times New Roman" w:hint="eastAsia"/>
          <w:spacing w:val="-1"/>
          <w:sz w:val="28"/>
          <w:szCs w:val="28"/>
        </w:rPr>
        <w:t xml:space="preserve"> </w:t>
      </w:r>
      <w:r w:rsidRPr="00E002D6">
        <w:rPr>
          <w:rFonts w:ascii="Times New Roman" w:eastAsia="微软雅黑" w:hAnsi="Times New Roman" w:cs="Times New Roman"/>
          <w:spacing w:val="-1"/>
          <w:sz w:val="28"/>
          <w:szCs w:val="28"/>
        </w:rPr>
        <w:t>Doing</w:t>
      </w:r>
    </w:p>
    <w:p w14:paraId="06F50D0F"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hint="eastAsia"/>
          <w:spacing w:val="-1"/>
          <w:sz w:val="22"/>
          <w:szCs w:val="22"/>
        </w:rPr>
        <w:t xml:space="preserve">          </w:t>
      </w:r>
      <w:r w:rsidRPr="00E002D6">
        <w:rPr>
          <w:rFonts w:ascii="Cambria" w:eastAsia="微软雅黑" w:hAnsi="Cambria" w:cs="Cambria"/>
          <w:spacing w:val="-1"/>
          <w:sz w:val="22"/>
          <w:szCs w:val="22"/>
        </w:rPr>
        <w:t>/</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saɪəntɪsts</w:t>
      </w:r>
      <w:proofErr w:type="spellEnd"/>
      <w:r w:rsidRPr="00E002D6">
        <w:rPr>
          <w:rFonts w:ascii="Cambria" w:eastAsia="微软雅黑" w:hAnsi="Cambria" w:cs="Cambria"/>
          <w:spacing w:val="-1"/>
          <w:sz w:val="22"/>
          <w:szCs w:val="22"/>
        </w:rPr>
        <w:t>/</w:t>
      </w:r>
    </w:p>
    <w:p w14:paraId="0202B6DE"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 xml:space="preserve">nothing about it is </w:t>
      </w:r>
      <w:r w:rsidRPr="00E002D6">
        <w:rPr>
          <w:rFonts w:ascii="Times New Roman" w:eastAsia="微软雅黑" w:hAnsi="Times New Roman" w:cs="Times New Roman" w:hint="eastAsia"/>
          <w:spacing w:val="-1"/>
          <w:sz w:val="28"/>
          <w:szCs w:val="28"/>
        </w:rPr>
        <w:t>l</w:t>
      </w:r>
      <w:r w:rsidRPr="00E002D6">
        <w:rPr>
          <w:rFonts w:ascii="Times New Roman" w:eastAsia="微软雅黑" w:hAnsi="Times New Roman" w:cs="Times New Roman"/>
          <w:spacing w:val="-1"/>
          <w:sz w:val="28"/>
          <w:szCs w:val="28"/>
        </w:rPr>
        <w:t>ike waiting for the end of the world.</w:t>
      </w:r>
      <w:r w:rsidRPr="00E002D6">
        <w:rPr>
          <w:rFonts w:ascii="Times New Roman" w:eastAsia="微软雅黑" w:hAnsi="Times New Roman" w:cs="Times New Roman" w:hint="eastAsia"/>
          <w:spacing w:val="-1"/>
          <w:sz w:val="28"/>
          <w:szCs w:val="28"/>
        </w:rPr>
        <w:t xml:space="preserve"> </w:t>
      </w:r>
      <w:proofErr w:type="gramStart"/>
      <w:r w:rsidRPr="00E002D6">
        <w:rPr>
          <w:rFonts w:ascii="Times New Roman" w:eastAsia="微软雅黑" w:hAnsi="Times New Roman" w:cs="Times New Roman"/>
          <w:spacing w:val="-1"/>
          <w:sz w:val="28"/>
          <w:szCs w:val="28"/>
        </w:rPr>
        <w:t>So</w:t>
      </w:r>
      <w:proofErr w:type="gramEnd"/>
      <w:r w:rsidRPr="00E002D6">
        <w:rPr>
          <w:rFonts w:ascii="Times New Roman" w:eastAsia="微软雅黑" w:hAnsi="Times New Roman" w:cs="Times New Roman"/>
          <w:spacing w:val="-1"/>
          <w:sz w:val="28"/>
          <w:szCs w:val="28"/>
        </w:rPr>
        <w:t xml:space="preserve"> scientists plan</w:t>
      </w:r>
    </w:p>
    <w:p w14:paraId="3D2E21E3" w14:textId="77777777" w:rsidR="00792C08" w:rsidRPr="00E002D6" w:rsidRDefault="00000000">
      <w:pPr>
        <w:spacing w:line="400" w:lineRule="exact"/>
        <w:rPr>
          <w:rFonts w:ascii="Cambria" w:eastAsia="微软雅黑" w:hAnsi="Cambria" w:cs="Cambria"/>
          <w:spacing w:val="-1"/>
          <w:sz w:val="22"/>
          <w:szCs w:val="22"/>
        </w:rPr>
      </w:pPr>
      <w:r w:rsidRPr="00E002D6">
        <w:rPr>
          <w:rFonts w:ascii="Cambria" w:eastAsia="微软雅黑" w:hAnsi="Cambria" w:cs="Cambria"/>
          <w:spacing w:val="-1"/>
          <w:sz w:val="22"/>
          <w:szCs w:val="22"/>
        </w:rPr>
        <w:t xml:space="preserve">         /</w:t>
      </w:r>
      <w:r w:rsidRPr="00E002D6">
        <w:rPr>
          <w:rFonts w:ascii="Cambria" w:eastAsia="微软雅黑" w:hAnsi="Cambria" w:cs="Cambria"/>
          <w:i/>
          <w:iCs/>
          <w:spacing w:val="-1"/>
          <w:sz w:val="22"/>
          <w:szCs w:val="22"/>
        </w:rPr>
        <w:t>ˈ</w:t>
      </w:r>
      <w:proofErr w:type="spellStart"/>
      <w:r w:rsidRPr="00E002D6">
        <w:rPr>
          <w:rFonts w:ascii="Cambria" w:eastAsia="微软雅黑" w:hAnsi="Cambria" w:cs="Cambria"/>
          <w:i/>
          <w:iCs/>
          <w:spacing w:val="-1"/>
          <w:sz w:val="22"/>
          <w:szCs w:val="22"/>
        </w:rPr>
        <w:t>prɑdʒɛkt</w:t>
      </w:r>
      <w:proofErr w:type="spellEnd"/>
      <w:r w:rsidRPr="00E002D6">
        <w:rPr>
          <w:rFonts w:ascii="Cambria" w:eastAsia="微软雅黑" w:hAnsi="Cambria" w:cs="Cambria"/>
          <w:spacing w:val="-1"/>
          <w:sz w:val="22"/>
          <w:szCs w:val="22"/>
        </w:rPr>
        <w:t>/ /</w:t>
      </w:r>
      <w:proofErr w:type="spellStart"/>
      <w:r w:rsidRPr="00E002D6">
        <w:rPr>
          <w:rFonts w:ascii="Cambria" w:eastAsia="微软雅黑" w:hAnsi="Cambria" w:cs="Cambria"/>
          <w:i/>
          <w:iCs/>
          <w:spacing w:val="-1"/>
          <w:sz w:val="22"/>
          <w:szCs w:val="22"/>
        </w:rPr>
        <w:t>aɪˈdɛntəˌfaɪ</w:t>
      </w:r>
      <w:proofErr w:type="spellEnd"/>
      <w:r w:rsidRPr="00E002D6">
        <w:rPr>
          <w:rFonts w:ascii="Cambria" w:eastAsia="微软雅黑" w:hAnsi="Cambria" w:cs="Cambria"/>
          <w:spacing w:val="-1"/>
          <w:sz w:val="22"/>
          <w:szCs w:val="22"/>
        </w:rPr>
        <w:t>/</w:t>
      </w:r>
    </w:p>
    <w:p w14:paraId="2DD6E6FF" w14:textId="77777777" w:rsidR="00792C08" w:rsidRPr="00E002D6" w:rsidRDefault="00000000">
      <w:pPr>
        <w:spacing w:line="400" w:lineRule="exact"/>
        <w:rPr>
          <w:rFonts w:ascii="Times New Roman" w:eastAsia="微软雅黑" w:hAnsi="Times New Roman" w:cs="Times New Roman"/>
          <w:spacing w:val="-1"/>
          <w:sz w:val="28"/>
          <w:szCs w:val="28"/>
        </w:rPr>
      </w:pPr>
      <w:r w:rsidRPr="00E002D6">
        <w:rPr>
          <w:rFonts w:ascii="Times New Roman" w:eastAsia="微软雅黑" w:hAnsi="Times New Roman" w:cs="Times New Roman"/>
          <w:spacing w:val="-1"/>
          <w:sz w:val="28"/>
          <w:szCs w:val="28"/>
        </w:rPr>
        <w:t>to start a project to identify all space rocks that could hit Earth.</w:t>
      </w:r>
    </w:p>
    <w:p w14:paraId="286893D6" w14:textId="77777777" w:rsidR="00792C08" w:rsidRPr="00E002D6" w:rsidRDefault="00792C08">
      <w:pPr>
        <w:spacing w:line="400" w:lineRule="exact"/>
        <w:rPr>
          <w:rFonts w:ascii="Times New Roman" w:eastAsia="微软雅黑" w:hAnsi="Times New Roman" w:cs="Times New Roman"/>
          <w:spacing w:val="-1"/>
          <w:sz w:val="28"/>
          <w:szCs w:val="28"/>
        </w:rPr>
      </w:pPr>
    </w:p>
    <w:p w14:paraId="4EFC525B" w14:textId="77777777" w:rsidR="00792C08" w:rsidRPr="00E002D6" w:rsidRDefault="00792C08">
      <w:pPr>
        <w:spacing w:line="400" w:lineRule="exact"/>
        <w:rPr>
          <w:rFonts w:ascii="Times New Roman" w:eastAsia="微软雅黑" w:hAnsi="Times New Roman" w:cs="Times New Roman"/>
          <w:spacing w:val="-1"/>
          <w:sz w:val="28"/>
          <w:szCs w:val="28"/>
        </w:rPr>
      </w:pPr>
    </w:p>
    <w:p w14:paraId="40F0503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A student is talking to her teacher.</w:t>
      </w:r>
    </w:p>
    <w:p w14:paraId="5E41273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student;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teacher)</w:t>
      </w:r>
    </w:p>
    <w:p w14:paraId="04894FE8"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æstəˌrɔɪd</w:t>
      </w:r>
      <w:r w:rsidRPr="00E002D6">
        <w:rPr>
          <w:rFonts w:ascii="Cambria" w:hAnsi="Cambria" w:cs="Cambria" w:hint="eastAsia"/>
          <w:i/>
          <w:iCs/>
          <w:sz w:val="22"/>
          <w:szCs w:val="22"/>
          <w:lang w:eastAsia="zh-CN"/>
        </w:rPr>
        <w:t>z</w:t>
      </w:r>
      <w:proofErr w:type="spellEnd"/>
      <w:r w:rsidRPr="00E002D6">
        <w:rPr>
          <w:rFonts w:ascii="Cambria" w:hAnsi="Cambria" w:cs="Cambria"/>
          <w:sz w:val="22"/>
          <w:szCs w:val="22"/>
          <w:lang w:eastAsia="zh-CN"/>
        </w:rPr>
        <w:t>/</w:t>
      </w:r>
    </w:p>
    <w:p w14:paraId="22CB273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hear that scientists are planning to study asteroids and meteors,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right?</w:t>
      </w:r>
    </w:p>
    <w:p w14:paraId="66AD0C3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dɪˈtɝmɪn</w:t>
      </w:r>
      <w:proofErr w:type="spellEnd"/>
      <w:r w:rsidRPr="00E002D6">
        <w:rPr>
          <w:rFonts w:ascii="Cambria" w:hAnsi="Cambria" w:cs="Cambria"/>
          <w:sz w:val="22"/>
          <w:szCs w:val="22"/>
          <w:lang w:eastAsia="zh-CN"/>
        </w:rPr>
        <w:t xml:space="preserve">/   </w:t>
      </w:r>
    </w:p>
    <w:p w14:paraId="17BAE85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Yes.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They want to determine whether Earth is in danger of being</w:t>
      </w:r>
    </w:p>
    <w:p w14:paraId="786FE7DB"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w:t>
      </w:r>
      <w:proofErr w:type="spellStart"/>
      <w:r w:rsidRPr="00E002D6">
        <w:rPr>
          <w:rFonts w:ascii="Cambria" w:hAnsi="Cambria" w:cs="Cambria"/>
          <w:i/>
          <w:iCs/>
          <w:sz w:val="22"/>
          <w:szCs w:val="22"/>
          <w:lang w:eastAsia="zh-CN"/>
        </w:rPr>
        <w:t>strʌk</w:t>
      </w:r>
      <w:proofErr w:type="spellEnd"/>
      <w:r w:rsidRPr="00E002D6">
        <w:rPr>
          <w:rFonts w:ascii="Cambria" w:hAnsi="Cambria" w:cs="Cambria"/>
          <w:sz w:val="22"/>
          <w:szCs w:val="22"/>
          <w:lang w:eastAsia="zh-CN"/>
        </w:rPr>
        <w:t>/</w:t>
      </w:r>
    </w:p>
    <w:p w14:paraId="781EBAB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struck by such a rock.</w:t>
      </w:r>
    </w:p>
    <w:p w14:paraId="4DEEBA0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dɪˈskʌvɚ</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stret</w:t>
      </w:r>
      <w:proofErr w:type="spellEnd"/>
      <w:r w:rsidRPr="00E002D6">
        <w:rPr>
          <w:rFonts w:ascii="Cambria" w:hAnsi="Cambria" w:cs="Cambria"/>
          <w:sz w:val="22"/>
          <w:szCs w:val="22"/>
          <w:lang w:eastAsia="zh-CN"/>
        </w:rPr>
        <w:t>/</w:t>
      </w:r>
    </w:p>
    <w:p w14:paraId="5A628E0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What if they discover that a big one is coming straight for us?</w:t>
      </w:r>
    </w:p>
    <w:p w14:paraId="11EEADCF"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kes</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lɔntʃ</w:t>
      </w:r>
      <w:proofErr w:type="spellEnd"/>
      <w:r w:rsidRPr="00E002D6">
        <w:rPr>
          <w:rFonts w:ascii="Cambria" w:hAnsi="Cambria" w:cs="Cambria"/>
          <w:sz w:val="22"/>
          <w:szCs w:val="22"/>
          <w:lang w:eastAsia="zh-CN"/>
        </w:rPr>
        <w:t>/</w:t>
      </w:r>
    </w:p>
    <w:p w14:paraId="0C8E91D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In that case,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there are two things they can do.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They can launch</w:t>
      </w:r>
    </w:p>
    <w:p w14:paraId="547D2B4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lastRenderedPageBreak/>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rɑkɪts</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kɔrs</w:t>
      </w:r>
      <w:proofErr w:type="spellEnd"/>
      <w:r w:rsidRPr="00E002D6">
        <w:rPr>
          <w:rFonts w:ascii="Cambria" w:hAnsi="Cambria" w:cs="Cambria"/>
          <w:sz w:val="22"/>
          <w:szCs w:val="22"/>
          <w:lang w:eastAsia="zh-CN"/>
        </w:rPr>
        <w:t>/</w:t>
      </w:r>
    </w:p>
    <w:p w14:paraId="60F17A7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rockets to push the rock off its course.</w:t>
      </w:r>
    </w:p>
    <w:p w14:paraId="2AF4DC63"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mɪs</w:t>
      </w:r>
      <w:proofErr w:type="spellEnd"/>
      <w:r w:rsidRPr="00E002D6">
        <w:rPr>
          <w:rFonts w:ascii="Cambria" w:hAnsi="Cambria" w:cs="Cambria"/>
          <w:sz w:val="22"/>
          <w:szCs w:val="22"/>
          <w:lang w:eastAsia="zh-CN"/>
        </w:rPr>
        <w:t>/</w:t>
      </w:r>
    </w:p>
    <w:p w14:paraId="0EB786AD"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S: So that it will miss Earth,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right?</w:t>
      </w:r>
    </w:p>
    <w:p w14:paraId="31B663FB"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traɪ</w:t>
      </w:r>
      <w:proofErr w:type="spellEnd"/>
      <w:r w:rsidRPr="00E002D6">
        <w:rPr>
          <w:rFonts w:ascii="Cambria" w:hAnsi="Cambria" w:cs="Cambria"/>
          <w:sz w:val="22"/>
          <w:szCs w:val="22"/>
          <w:lang w:eastAsia="zh-CN"/>
        </w:rPr>
        <w:t>/ /</w:t>
      </w:r>
      <w:proofErr w:type="spellStart"/>
      <w:r w:rsidRPr="00E002D6">
        <w:rPr>
          <w:rFonts w:ascii="Cambria" w:hAnsi="Cambria" w:cs="Cambria"/>
          <w:i/>
          <w:iCs/>
          <w:sz w:val="22"/>
          <w:szCs w:val="22"/>
          <w:lang w:eastAsia="zh-CN"/>
        </w:rPr>
        <w:t>dɪˈstrɔɪŋ</w:t>
      </w:r>
      <w:proofErr w:type="spellEnd"/>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njuklɪɚ</w:t>
      </w:r>
      <w:proofErr w:type="spellEnd"/>
      <w:r w:rsidRPr="00E002D6">
        <w:rPr>
          <w:rFonts w:ascii="Cambria" w:hAnsi="Cambria" w:cs="Cambria"/>
          <w:sz w:val="22"/>
          <w:szCs w:val="22"/>
          <w:lang w:eastAsia="zh-CN"/>
        </w:rPr>
        <w:t>/</w:t>
      </w:r>
    </w:p>
    <w:p w14:paraId="3D26527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T: Right.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And if that fails,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 can try destroying the rock with nuclear</w:t>
      </w:r>
    </w:p>
    <w:p w14:paraId="0235DD73"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mɪs</w:t>
      </w:r>
      <w:proofErr w:type="spellEnd"/>
      <w:r w:rsidRPr="00E002D6">
        <w:rPr>
          <w:rFonts w:ascii="Cambria" w:hAnsi="Cambria" w:cs="Cambria" w:hint="eastAsia"/>
          <w:i/>
          <w:iCs/>
          <w:sz w:val="22"/>
          <w:szCs w:val="22"/>
          <w:lang w:eastAsia="zh"/>
        </w:rPr>
        <w:t>ə</w:t>
      </w:r>
      <w:proofErr w:type="spellStart"/>
      <w:r w:rsidRPr="00E002D6">
        <w:rPr>
          <w:rFonts w:ascii="Cambria" w:hAnsi="Cambria" w:cs="Cambria" w:hint="eastAsia"/>
          <w:i/>
          <w:iCs/>
          <w:sz w:val="22"/>
          <w:szCs w:val="22"/>
          <w:lang w:eastAsia="zh"/>
        </w:rPr>
        <w:t>l</w:t>
      </w:r>
      <w:r w:rsidRPr="00E002D6">
        <w:rPr>
          <w:rFonts w:ascii="Cambria" w:hAnsi="Cambria" w:cs="Cambria" w:hint="eastAsia"/>
          <w:i/>
          <w:iCs/>
          <w:sz w:val="22"/>
          <w:szCs w:val="22"/>
          <w:lang w:eastAsia="zh-CN"/>
        </w:rPr>
        <w:t>z</w:t>
      </w:r>
      <w:proofErr w:type="spellEnd"/>
      <w:r w:rsidRPr="00E002D6">
        <w:rPr>
          <w:rFonts w:ascii="Cambria" w:hAnsi="Cambria" w:cs="Cambria"/>
          <w:sz w:val="22"/>
          <w:szCs w:val="22"/>
          <w:lang w:eastAsia="zh-CN"/>
        </w:rPr>
        <w:t>/</w:t>
      </w:r>
    </w:p>
    <w:p w14:paraId="677D25D2"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missiles.</w:t>
      </w:r>
      <w:r w:rsidRPr="00E002D6">
        <w:rPr>
          <w:rFonts w:ascii="Times New Roman" w:hAnsi="Times New Roman" w:cs="Times New Roman" w:hint="eastAsia"/>
          <w:sz w:val="28"/>
          <w:szCs w:val="28"/>
          <w:lang w:eastAsia="zh-CN"/>
        </w:rPr>
        <w:t xml:space="preserve">     </w:t>
      </w:r>
    </w:p>
    <w:p w14:paraId="4720C71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Cambria" w:hAnsi="Cambria" w:cs="Cambria"/>
          <w:sz w:val="22"/>
          <w:szCs w:val="22"/>
          <w:lang w:eastAsia="zh-CN"/>
        </w:rPr>
        <w:t xml:space="preserve">                                 </w:t>
      </w:r>
      <w:r w:rsidRPr="00E002D6">
        <w:rPr>
          <w:rFonts w:ascii="Cambria" w:hAnsi="Cambria" w:cs="Cambria" w:hint="eastAsia"/>
          <w:sz w:val="22"/>
          <w:szCs w:val="22"/>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wɛpənz</w:t>
      </w:r>
      <w:proofErr w:type="spellEnd"/>
      <w:r w:rsidRPr="00E002D6">
        <w:rPr>
          <w:rFonts w:ascii="Cambria" w:hAnsi="Cambria" w:cs="Cambria"/>
          <w:sz w:val="22"/>
          <w:szCs w:val="22"/>
          <w:lang w:eastAsia="zh-CN"/>
        </w:rPr>
        <w:t>/</w:t>
      </w:r>
    </w:p>
    <w:p w14:paraId="4F830ACF" w14:textId="77777777" w:rsidR="00792C08" w:rsidRPr="00E002D6" w:rsidRDefault="00000000">
      <w:pPr>
        <w:spacing w:line="400" w:lineRule="exact"/>
        <w:jc w:val="left"/>
        <w:rPr>
          <w:rFonts w:ascii="Times New Roman" w:hAnsi="Times New Roman" w:cs="Times New Roman"/>
          <w:sz w:val="28"/>
          <w:szCs w:val="28"/>
        </w:rPr>
      </w:pPr>
      <w:r w:rsidRPr="00E002D6">
        <w:rPr>
          <w:rFonts w:ascii="Times New Roman" w:hAnsi="Times New Roman" w:cs="Times New Roman"/>
          <w:sz w:val="28"/>
          <w:szCs w:val="28"/>
        </w:rPr>
        <w:t>S:</w:t>
      </w:r>
      <w:r w:rsidRPr="00E002D6">
        <w:rPr>
          <w:rFonts w:ascii="Times New Roman" w:hAnsi="Times New Roman" w:cs="Times New Roman" w:hint="eastAsia"/>
          <w:sz w:val="28"/>
          <w:szCs w:val="28"/>
        </w:rPr>
        <w:t xml:space="preserve"> </w:t>
      </w:r>
      <w:r w:rsidRPr="00E002D6">
        <w:rPr>
          <w:rFonts w:ascii="Times New Roman" w:hAnsi="Times New Roman" w:cs="Times New Roman"/>
          <w:sz w:val="28"/>
          <w:szCs w:val="28"/>
        </w:rPr>
        <w:t>Wow! I never thought that nuclear weapons could save the world instead of ending it!</w:t>
      </w:r>
    </w:p>
    <w:p w14:paraId="71428349" w14:textId="77777777" w:rsidR="00792C08" w:rsidRPr="00E002D6" w:rsidRDefault="00792C08">
      <w:pPr>
        <w:spacing w:line="400" w:lineRule="exact"/>
        <w:rPr>
          <w:rFonts w:ascii="Times New Roman" w:eastAsia="微软雅黑" w:hAnsi="Times New Roman" w:cs="Times New Roman"/>
          <w:spacing w:val="-1"/>
          <w:sz w:val="28"/>
          <w:szCs w:val="28"/>
        </w:rPr>
      </w:pPr>
    </w:p>
    <w:p w14:paraId="1FB36A6D" w14:textId="77777777" w:rsidR="00792C08" w:rsidRPr="00E002D6" w:rsidRDefault="00000000">
      <w:pPr>
        <w:spacing w:line="400" w:lineRule="exact"/>
        <w:jc w:val="left"/>
        <w:rPr>
          <w:rFonts w:ascii="Times New Roman" w:hAnsi="Times New Roman" w:cs="Times New Roman"/>
          <w:sz w:val="22"/>
          <w:szCs w:val="22"/>
          <w:u w:val="single"/>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4106A872"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huge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hjudʒ</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hjuːdʒ</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巨大的</w:t>
      </w:r>
    </w:p>
    <w:p w14:paraId="3778F6E1"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rock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rɑk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rɑːk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石块</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岩石</w:t>
      </w:r>
    </w:p>
    <w:p w14:paraId="36A3EAEF"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smash</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smæʃ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smæʃ</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猛冲；碰撞</w:t>
      </w:r>
    </w:p>
    <w:p w14:paraId="49789A75"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Jupiter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dʒupətɚ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dʒuːpətər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木星</w:t>
      </w:r>
    </w:p>
    <w:p w14:paraId="32CA46DB"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incredible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r w:rsidRPr="00E002D6">
        <w:rPr>
          <w:rFonts w:ascii="Cambria" w:eastAsia="宋体" w:hAnsi="Cambria" w:cs="Cambria"/>
          <w:spacing w:val="-1"/>
          <w:sz w:val="22"/>
          <w:szCs w:val="22"/>
        </w:rPr>
        <w:t>ɪnˈkrɛdəb</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hAnsi="Times New Roman" w:cs="Times New Roman" w:hint="eastAsia"/>
          <w:sz w:val="22"/>
          <w:szCs w:val="22"/>
          <w:lang w:eastAsia="zh"/>
        </w:rPr>
        <w:t>[</w:t>
      </w:r>
      <w:proofErr w:type="spellStart"/>
      <w:r w:rsidRPr="00E002D6">
        <w:rPr>
          <w:rFonts w:ascii="Cambria" w:hAnsi="Cambria" w:cs="Cambria"/>
          <w:sz w:val="22"/>
          <w:szCs w:val="22"/>
        </w:rPr>
        <w:t>ɪnˈkredəbəl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 </w:t>
      </w:r>
      <w:r w:rsidRPr="00E002D6">
        <w:rPr>
          <w:rFonts w:ascii="Times New Roman" w:hAnsi="Times New Roman" w:cs="Times New Roman"/>
          <w:sz w:val="22"/>
          <w:szCs w:val="22"/>
        </w:rPr>
        <w:t>令人难相信的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难以置信的</w:t>
      </w:r>
    </w:p>
    <w:p w14:paraId="150D1CEC"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imagine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ɪˈmædʒɪn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ɪˈmædʒɪn</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想象</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推测</w:t>
      </w:r>
    </w:p>
    <w:p w14:paraId="331B49A6"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collide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kəˈlaɪd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kəˈlaɪd</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proofErr w:type="gramEnd"/>
      <w:r w:rsidRPr="00E002D6">
        <w:rPr>
          <w:rFonts w:ascii="Times New Roman" w:hAnsi="Times New Roman" w:cs="Times New Roman"/>
          <w:i/>
          <w:iCs/>
          <w:sz w:val="22"/>
          <w:szCs w:val="22"/>
        </w:rPr>
        <w:t>.</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互撞</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碰撞</w:t>
      </w:r>
      <w:r w:rsidRPr="00E002D6">
        <w:rPr>
          <w:rFonts w:ascii="Times New Roman" w:hAnsi="Times New Roman" w:cs="Times New Roman"/>
          <w:sz w:val="22"/>
          <w:szCs w:val="22"/>
        </w:rPr>
        <w:t xml:space="preserve">  </w:t>
      </w:r>
    </w:p>
    <w:p w14:paraId="38E53CD2"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disastrous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dɪˈzæstrəs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dɪˈzæstrəs</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r w:rsidRPr="00E002D6">
        <w:rPr>
          <w:rFonts w:ascii="Times New Roman" w:hAnsi="Times New Roman" w:cs="Times New Roman" w:hint="eastAsia"/>
          <w:b/>
          <w:bCs/>
          <w:i/>
          <w:sz w:val="22"/>
          <w:szCs w:val="22"/>
        </w:rPr>
        <w:t xml:space="preserve"> </w:t>
      </w:r>
      <w:r w:rsidRPr="00E002D6">
        <w:rPr>
          <w:rFonts w:ascii="Times New Roman" w:hAnsi="Times New Roman" w:cs="Times New Roman" w:hint="eastAsia"/>
          <w:i/>
          <w:sz w:val="22"/>
          <w:szCs w:val="22"/>
        </w:rPr>
        <w:t>adj.</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悲惨的</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不幸的；灾害的</w:t>
      </w:r>
      <w:r w:rsidRPr="00E002D6">
        <w:rPr>
          <w:rFonts w:ascii="Times New Roman" w:hAnsi="Times New Roman" w:cs="Times New Roman"/>
          <w:sz w:val="22"/>
          <w:szCs w:val="22"/>
        </w:rPr>
        <w:t xml:space="preserve"> </w:t>
      </w:r>
    </w:p>
    <w:p w14:paraId="4D5B241F"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meteor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mitɪɚ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miːt</w:t>
      </w:r>
      <w:r w:rsidRPr="00E002D6">
        <w:rPr>
          <w:rFonts w:ascii="Cambria" w:hAnsi="Cambria" w:cs="Cambria" w:hint="eastAsia"/>
          <w:sz w:val="22"/>
          <w:szCs w:val="22"/>
        </w:rPr>
        <w:t>i</w:t>
      </w:r>
      <w:r w:rsidRPr="00E002D6">
        <w:rPr>
          <w:rFonts w:ascii="Cambria" w:hAnsi="Cambria" w:cs="Cambria"/>
          <w:sz w:val="22"/>
          <w:szCs w:val="22"/>
        </w:rPr>
        <w:t>ər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流星</w:t>
      </w:r>
    </w:p>
    <w:p w14:paraId="3C859F51"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dinosaur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daɪnəˌsɔr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daɪnəsɔːr</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恐龙</w:t>
      </w:r>
    </w:p>
    <w:p w14:paraId="6D3DA909"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split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splɪt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splɪt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b/>
          <w:bCs/>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i/>
          <w:iCs/>
          <w:sz w:val="22"/>
          <w:szCs w:val="22"/>
        </w:rPr>
        <w:t>vi.</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使）分裂</w:t>
      </w:r>
      <w:r w:rsidRPr="00E002D6">
        <w:rPr>
          <w:rFonts w:ascii="Times New Roman" w:hAnsi="Times New Roman" w:cs="Times New Roman"/>
          <w:sz w:val="22"/>
          <w:szCs w:val="22"/>
        </w:rPr>
        <w:t xml:space="preserve"> </w:t>
      </w:r>
    </w:p>
    <w:p w14:paraId="718AAA77"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scientist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saɪəntɪst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saɪəntɪst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科学家</w:t>
      </w:r>
    </w:p>
    <w:p w14:paraId="6FBA7C28"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project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prɑdʒɛkt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prɑːdʒekt</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计划</w:t>
      </w:r>
    </w:p>
    <w:p w14:paraId="6039FE25"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identify</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aɪˈdɛntəˌfaɪ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aɪˈdent</w:t>
      </w:r>
      <w:r w:rsidRPr="00E002D6">
        <w:rPr>
          <w:rFonts w:ascii="Cambria" w:eastAsia="Lucida Grande" w:hAnsi="Cambria" w:cs="Cambria"/>
          <w:color w:val="333333"/>
          <w:sz w:val="24"/>
          <w:shd w:val="clear" w:color="auto" w:fill="FFFFFF"/>
        </w:rPr>
        <w:t>ɪ</w:t>
      </w:r>
      <w:r w:rsidRPr="00E002D6">
        <w:rPr>
          <w:rFonts w:ascii="Cambria" w:hAnsi="Cambria" w:cs="Cambria"/>
          <w:sz w:val="22"/>
          <w:szCs w:val="22"/>
        </w:rPr>
        <w:t>faɪ</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辨识</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确认</w:t>
      </w:r>
    </w:p>
    <w:p w14:paraId="2BD7B5C6"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asteroid</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æstəˌrɔɪd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æstərɔɪd</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小行星</w:t>
      </w:r>
    </w:p>
    <w:p w14:paraId="0D6528BA"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determine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dɪˈtɝmɪn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dɪˈtɜːrmɪn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判定；决定</w:t>
      </w:r>
      <w:r w:rsidRPr="00E002D6">
        <w:rPr>
          <w:rFonts w:ascii="Times New Roman" w:hAnsi="Times New Roman" w:cs="Times New Roman"/>
          <w:sz w:val="22"/>
          <w:szCs w:val="22"/>
        </w:rPr>
        <w:t xml:space="preserve">  </w:t>
      </w:r>
    </w:p>
    <w:p w14:paraId="7CD81918"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strike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straɪk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straɪk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敲</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击；击中</w:t>
      </w:r>
      <w:r w:rsidRPr="00E002D6">
        <w:rPr>
          <w:rFonts w:ascii="Times New Roman" w:hAnsi="Times New Roman" w:cs="Times New Roman" w:hint="eastAsia"/>
          <w:sz w:val="22"/>
          <w:szCs w:val="22"/>
        </w:rPr>
        <w:t>；</w:t>
      </w:r>
      <w:proofErr w:type="gramStart"/>
      <w:r w:rsidRPr="00E002D6">
        <w:rPr>
          <w:rFonts w:ascii="Times New Roman" w:hAnsi="Times New Roman" w:cs="Times New Roman"/>
          <w:sz w:val="22"/>
          <w:szCs w:val="22"/>
        </w:rPr>
        <w:t>撞</w:t>
      </w:r>
      <w:proofErr w:type="gramEnd"/>
    </w:p>
    <w:p w14:paraId="0947B066"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discover</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dɪˈskʌvɚ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dɪˈskʌvər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发现</w:t>
      </w:r>
    </w:p>
    <w:p w14:paraId="1E46E424"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straight</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streɪt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笔直地</w:t>
      </w:r>
    </w:p>
    <w:p w14:paraId="20AAFD91"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case</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kes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keɪs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情形</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状况</w:t>
      </w:r>
    </w:p>
    <w:p w14:paraId="5ACE57E6"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lastRenderedPageBreak/>
        <w:t>launch</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lɔntʃ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lɔːntʃ</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发射升空</w:t>
      </w:r>
    </w:p>
    <w:p w14:paraId="390F038C"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rocket</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rɑkɪt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rɑːkɪt</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火箭</w:t>
      </w:r>
    </w:p>
    <w:p w14:paraId="1007E868"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course</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kɔrs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kɔːrs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所经之路</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轨道；方向</w:t>
      </w:r>
      <w:r w:rsidRPr="00E002D6">
        <w:rPr>
          <w:rFonts w:ascii="Times New Roman" w:hAnsi="Times New Roman" w:cs="Times New Roman" w:hint="eastAsia"/>
          <w:sz w:val="22"/>
          <w:szCs w:val="22"/>
        </w:rPr>
        <w:t xml:space="preserve"> </w:t>
      </w:r>
    </w:p>
    <w:p w14:paraId="1A6B8964"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miss</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mɪs</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错过；想念</w:t>
      </w:r>
    </w:p>
    <w:p w14:paraId="2A82903B"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try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traɪ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vi.</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尝试；设法</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p>
    <w:p w14:paraId="6DE3E52C"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destroy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dɪˈstrɔɪ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dɪˈstrɔɪ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sz w:val="22"/>
          <w:szCs w:val="22"/>
        </w:rPr>
        <w:t xml:space="preserve">  </w:t>
      </w:r>
      <w:proofErr w:type="spellStart"/>
      <w:r w:rsidRPr="00E002D6">
        <w:rPr>
          <w:rFonts w:ascii="Times New Roman" w:hAnsi="Times New Roman" w:cs="Times New Roman"/>
          <w:i/>
          <w:iCs/>
          <w:sz w:val="22"/>
          <w:szCs w:val="22"/>
        </w:rPr>
        <w:t>vt</w:t>
      </w:r>
      <w:proofErr w:type="gramEnd"/>
      <w:r w:rsidRPr="00E002D6">
        <w:rPr>
          <w:rFonts w:ascii="Times New Roman" w:hAnsi="Times New Roman" w:cs="Times New Roman"/>
          <w:i/>
          <w:iCs/>
          <w:sz w:val="22"/>
          <w:szCs w:val="22"/>
        </w:rPr>
        <w:t>.</w:t>
      </w:r>
      <w:proofErr w:type="spell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摧毁</w:t>
      </w:r>
    </w:p>
    <w:p w14:paraId="5ADBBC99" w14:textId="77777777" w:rsidR="00792C08" w:rsidRPr="00E002D6" w:rsidRDefault="00000000">
      <w:pPr>
        <w:numPr>
          <w:ilvl w:val="0"/>
          <w:numId w:val="131"/>
        </w:numPr>
        <w:spacing w:line="400" w:lineRule="exact"/>
        <w:jc w:val="left"/>
        <w:rPr>
          <w:rFonts w:ascii="Times New Roman" w:hAnsi="Times New Roman" w:cs="Times New Roman"/>
          <w:sz w:val="22"/>
          <w:szCs w:val="22"/>
        </w:rPr>
      </w:pPr>
      <w:proofErr w:type="gramStart"/>
      <w:r w:rsidRPr="00E002D6">
        <w:rPr>
          <w:rFonts w:ascii="Times New Roman" w:hAnsi="Times New Roman" w:cs="Times New Roman"/>
          <w:b/>
          <w:bCs/>
          <w:sz w:val="22"/>
          <w:szCs w:val="22"/>
        </w:rPr>
        <w:t>nuclear</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w:t>
      </w:r>
      <w:r w:rsidRPr="00E002D6">
        <w:rPr>
          <w:rFonts w:ascii="Cambria" w:hAnsi="Cambria" w:cs="Cambria"/>
          <w:sz w:val="22"/>
          <w:szCs w:val="22"/>
        </w:rPr>
        <w:t>j</w:t>
      </w:r>
      <w:r w:rsidRPr="00E002D6">
        <w:rPr>
          <w:rFonts w:ascii="Cambria" w:eastAsia="宋体" w:hAnsi="Cambria" w:cs="Cambria"/>
          <w:spacing w:val="-1"/>
          <w:sz w:val="22"/>
          <w:szCs w:val="22"/>
        </w:rPr>
        <w:t>uklɪɚ</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njuːkliər</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i/>
          <w:spacing w:val="-1"/>
          <w:sz w:val="22"/>
          <w:szCs w:val="22"/>
        </w:rPr>
        <w:t xml:space="preserve"> adj.</w:t>
      </w:r>
      <w:proofErr w:type="gramEnd"/>
      <w:r w:rsidRPr="00E002D6">
        <w:rPr>
          <w:rFonts w:ascii="Times New Roman" w:eastAsia="宋体" w:hAnsi="Times New Roman" w:cs="Times New Roman" w:hint="eastAsia"/>
          <w:i/>
          <w:spacing w:val="-1"/>
          <w:sz w:val="22"/>
          <w:szCs w:val="22"/>
        </w:rPr>
        <w:t xml:space="preserve"> </w:t>
      </w:r>
      <w:r w:rsidRPr="00E002D6">
        <w:rPr>
          <w:rFonts w:ascii="Times New Roman" w:hAnsi="Times New Roman" w:cs="Times New Roman"/>
          <w:sz w:val="22"/>
          <w:szCs w:val="22"/>
        </w:rPr>
        <w:t>核子的</w:t>
      </w:r>
    </w:p>
    <w:p w14:paraId="3ADF1DE9"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missile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mɪs</w:t>
      </w:r>
      <w:proofErr w:type="spellEnd"/>
      <w:r w:rsidRPr="00E002D6">
        <w:rPr>
          <w:rFonts w:ascii="Cambria" w:eastAsia="宋体" w:hAnsi="Cambria" w:cs="Cambria" w:hint="eastAsia"/>
          <w:spacing w:val="-1"/>
          <w:sz w:val="22"/>
          <w:szCs w:val="22"/>
          <w:lang w:eastAsia="zh"/>
        </w:rPr>
        <w:t>ə</w:t>
      </w:r>
      <w:r w:rsidRPr="00E002D6">
        <w:rPr>
          <w:rFonts w:ascii="Cambria" w:eastAsia="宋体" w:hAnsi="Cambria" w:cs="Cambria" w:hint="eastAsia"/>
          <w:spacing w:val="-1"/>
          <w:sz w:val="22"/>
          <w:szCs w:val="22"/>
          <w:lang w:eastAsia="zh"/>
        </w:rPr>
        <w:t>l</w:t>
      </w:r>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mɪsəl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导弹</w:t>
      </w:r>
    </w:p>
    <w:p w14:paraId="1C8B55CE" w14:textId="77777777" w:rsidR="00792C08" w:rsidRPr="00E002D6" w:rsidRDefault="00000000">
      <w:pPr>
        <w:numPr>
          <w:ilvl w:val="0"/>
          <w:numId w:val="131"/>
        </w:numPr>
        <w:spacing w:line="400" w:lineRule="exact"/>
        <w:jc w:val="left"/>
        <w:rPr>
          <w:rFonts w:ascii="Times New Roman" w:hAnsi="Times New Roman" w:cs="Times New Roman"/>
          <w:sz w:val="22"/>
          <w:szCs w:val="22"/>
        </w:rPr>
      </w:pPr>
      <w:r w:rsidRPr="00E002D6">
        <w:rPr>
          <w:rFonts w:ascii="Times New Roman" w:hAnsi="Times New Roman" w:cs="Times New Roman"/>
          <w:b/>
          <w:bCs/>
          <w:sz w:val="22"/>
          <w:szCs w:val="22"/>
        </w:rPr>
        <w:t>weapon</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wɛpən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wepən</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武器</w:t>
      </w:r>
    </w:p>
    <w:p w14:paraId="2867715E" w14:textId="77777777" w:rsidR="00792C08" w:rsidRPr="00E002D6" w:rsidRDefault="00792C08">
      <w:pPr>
        <w:spacing w:line="400" w:lineRule="exact"/>
        <w:jc w:val="left"/>
        <w:rPr>
          <w:rFonts w:ascii="Times New Roman" w:hAnsi="Times New Roman" w:cs="Times New Roman"/>
          <w:sz w:val="22"/>
          <w:szCs w:val="22"/>
        </w:rPr>
      </w:pPr>
    </w:p>
    <w:p w14:paraId="2374D919" w14:textId="77777777" w:rsidR="00792C08" w:rsidRPr="00E002D6" w:rsidRDefault="00000000">
      <w:pPr>
        <w:pStyle w:val="a3"/>
        <w:spacing w:line="400" w:lineRule="exact"/>
        <w:ind w:right="181"/>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54B96587" w14:textId="77777777" w:rsidR="00792C08" w:rsidRPr="00E002D6" w:rsidRDefault="00000000">
      <w:pPr>
        <w:spacing w:line="400" w:lineRule="exact"/>
        <w:jc w:val="left"/>
        <w:rPr>
          <w:rFonts w:ascii="Times New Roman" w:hAnsi="Times New Roman" w:cs="Times New Roman"/>
          <w:color w:val="FDD860" w:themeColor="accent3" w:themeTint="99"/>
          <w:sz w:val="22"/>
          <w:szCs w:val="22"/>
        </w:rPr>
      </w:pPr>
      <w:r w:rsidRPr="00E002D6">
        <w:rPr>
          <w:rFonts w:ascii="Times New Roman" w:hAnsi="Times New Roman" w:cs="Times New Roman" w:hint="eastAsia"/>
          <w:color w:val="FDD860" w:themeColor="accent3" w:themeTint="99"/>
          <w:sz w:val="22"/>
          <w:szCs w:val="22"/>
        </w:rPr>
        <w:t>本节课学习“</w:t>
      </w:r>
      <w:proofErr w:type="gramStart"/>
      <w:r w:rsidRPr="00E002D6">
        <w:rPr>
          <w:rFonts w:ascii="Times New Roman" w:hAnsi="Times New Roman" w:cs="Times New Roman" w:hint="eastAsia"/>
          <w:color w:val="FDD860" w:themeColor="accent3" w:themeTint="99"/>
          <w:sz w:val="22"/>
          <w:szCs w:val="22"/>
        </w:rPr>
        <w:t>倍</w:t>
      </w:r>
      <w:proofErr w:type="gramEnd"/>
      <w:r w:rsidRPr="00E002D6">
        <w:rPr>
          <w:rFonts w:ascii="Times New Roman" w:hAnsi="Times New Roman" w:cs="Times New Roman" w:hint="eastAsia"/>
          <w:color w:val="FDD860" w:themeColor="accent3" w:themeTint="99"/>
          <w:sz w:val="22"/>
          <w:szCs w:val="22"/>
        </w:rPr>
        <w:t>数词</w:t>
      </w:r>
      <w:r w:rsidRPr="00E002D6">
        <w:rPr>
          <w:rFonts w:ascii="Times New Roman" w:hAnsi="Times New Roman" w:cs="Times New Roman" w:hint="eastAsia"/>
          <w:color w:val="FDD860" w:themeColor="accent3" w:themeTint="99"/>
          <w:sz w:val="22"/>
          <w:szCs w:val="22"/>
        </w:rPr>
        <w:t>+the size of</w:t>
      </w:r>
      <w:r w:rsidRPr="00E002D6">
        <w:rPr>
          <w:rFonts w:ascii="Times New Roman" w:hAnsi="Times New Roman" w:cs="Times New Roman" w:hint="eastAsia"/>
          <w:color w:val="FDD860" w:themeColor="accent3" w:themeTint="99"/>
          <w:sz w:val="22"/>
          <w:szCs w:val="22"/>
        </w:rPr>
        <w:t>”的用法，学习关系代词</w:t>
      </w:r>
      <w:r w:rsidRPr="00E002D6">
        <w:rPr>
          <w:rFonts w:ascii="Times New Roman" w:hAnsi="Times New Roman" w:cs="Times New Roman" w:hint="eastAsia"/>
          <w:color w:val="FDD860" w:themeColor="accent3" w:themeTint="99"/>
          <w:sz w:val="22"/>
          <w:szCs w:val="22"/>
        </w:rPr>
        <w:t>that</w:t>
      </w:r>
      <w:r w:rsidRPr="00E002D6">
        <w:rPr>
          <w:rFonts w:ascii="Times New Roman" w:hAnsi="Times New Roman" w:cs="Times New Roman" w:hint="eastAsia"/>
          <w:color w:val="FDD860" w:themeColor="accent3" w:themeTint="99"/>
          <w:sz w:val="22"/>
          <w:szCs w:val="22"/>
        </w:rPr>
        <w:t>的使用情况，复习宾语从句、主语从句。</w:t>
      </w:r>
    </w:p>
    <w:p w14:paraId="6778D6E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But seeing a huge rock </w:t>
      </w:r>
      <w:r w:rsidRPr="00E002D6">
        <w:rPr>
          <w:rFonts w:ascii="Times New Roman" w:hAnsi="Times New Roman" w:cs="Times New Roman" w:hint="eastAsia"/>
          <w:sz w:val="22"/>
          <w:szCs w:val="22"/>
          <w:u w:val="single"/>
        </w:rPr>
        <w:t>half the size of</w:t>
      </w:r>
      <w:r w:rsidRPr="00E002D6">
        <w:rPr>
          <w:rFonts w:ascii="Times New Roman" w:hAnsi="Times New Roman" w:cs="Times New Roman" w:hint="eastAsia"/>
          <w:sz w:val="22"/>
          <w:szCs w:val="22"/>
        </w:rPr>
        <w:t xml:space="preserve"> Earth smash into Jupiter in July 1996 was incredible.</w:t>
      </w:r>
    </w:p>
    <w:p w14:paraId="21D8C36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But seeing a huge rock (which was) </w:t>
      </w:r>
      <w:r w:rsidRPr="00E002D6">
        <w:rPr>
          <w:rFonts w:ascii="Times New Roman" w:hAnsi="Times New Roman" w:cs="Times New Roman" w:hint="eastAsia"/>
          <w:sz w:val="22"/>
          <w:szCs w:val="22"/>
          <w:u w:val="single"/>
        </w:rPr>
        <w:t>half as large as</w:t>
      </w:r>
      <w:r w:rsidRPr="00E002D6">
        <w:rPr>
          <w:rFonts w:ascii="Times New Roman" w:hAnsi="Times New Roman" w:cs="Times New Roman" w:hint="eastAsia"/>
          <w:sz w:val="22"/>
          <w:szCs w:val="22"/>
        </w:rPr>
        <w:t xml:space="preserve"> Earth smash into Jupiter in July 1996 was incredible.</w:t>
      </w:r>
    </w:p>
    <w:p w14:paraId="13CDAA8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但目睹一颗有地球一半大的巨大石块在公元</w:t>
      </w:r>
      <w:r w:rsidRPr="00E002D6">
        <w:rPr>
          <w:rFonts w:ascii="Times New Roman" w:hAnsi="Times New Roman" w:cs="Times New Roman" w:hint="eastAsia"/>
          <w:sz w:val="22"/>
          <w:szCs w:val="22"/>
        </w:rPr>
        <w:t>1996</w:t>
      </w:r>
      <w:r w:rsidRPr="00E002D6">
        <w:rPr>
          <w:rFonts w:ascii="Times New Roman" w:hAnsi="Times New Roman" w:cs="Times New Roman" w:hint="eastAsia"/>
          <w:sz w:val="22"/>
          <w:szCs w:val="22"/>
        </w:rPr>
        <w:t>年</w:t>
      </w:r>
      <w:r w:rsidRPr="00E002D6">
        <w:rPr>
          <w:rFonts w:ascii="Times New Roman" w:hAnsi="Times New Roman" w:cs="Times New Roman" w:hint="eastAsia"/>
          <w:sz w:val="22"/>
          <w:szCs w:val="22"/>
        </w:rPr>
        <w:t>7</w:t>
      </w:r>
      <w:r w:rsidRPr="00E002D6">
        <w:rPr>
          <w:rFonts w:ascii="Times New Roman" w:hAnsi="Times New Roman" w:cs="Times New Roman" w:hint="eastAsia"/>
          <w:sz w:val="22"/>
          <w:szCs w:val="22"/>
        </w:rPr>
        <w:t>月撞向木星却令人无法置信。</w:t>
      </w:r>
    </w:p>
    <w:p w14:paraId="5412C70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a. </w:t>
      </w:r>
      <w:r w:rsidRPr="00E002D6">
        <w:rPr>
          <w:rFonts w:ascii="Times New Roman" w:hAnsi="Times New Roman" w:cs="Times New Roman" w:hint="eastAsia"/>
          <w:sz w:val="22"/>
          <w:szCs w:val="22"/>
        </w:rPr>
        <w:t>本句中的</w:t>
      </w:r>
      <w:r w:rsidRPr="00E002D6">
        <w:rPr>
          <w:rFonts w:ascii="Times New Roman" w:hAnsi="Times New Roman" w:cs="Times New Roman" w:hint="eastAsia"/>
          <w:sz w:val="22"/>
          <w:szCs w:val="22"/>
        </w:rPr>
        <w:t>seeing</w:t>
      </w:r>
      <w:r w:rsidRPr="00E002D6">
        <w:rPr>
          <w:rFonts w:ascii="Times New Roman" w:hAnsi="Times New Roman" w:cs="Times New Roman" w:hint="eastAsia"/>
          <w:sz w:val="22"/>
          <w:szCs w:val="22"/>
        </w:rPr>
        <w:t>是感官动词</w:t>
      </w:r>
      <w:r w:rsidRPr="00E002D6">
        <w:rPr>
          <w:rFonts w:ascii="Times New Roman" w:hAnsi="Times New Roman" w:cs="Times New Roman" w:hint="eastAsia"/>
          <w:sz w:val="22"/>
          <w:szCs w:val="22"/>
        </w:rPr>
        <w:t>see</w:t>
      </w:r>
      <w:r w:rsidRPr="00E002D6">
        <w:rPr>
          <w:rFonts w:ascii="Times New Roman" w:hAnsi="Times New Roman" w:cs="Times New Roman" w:hint="eastAsia"/>
          <w:sz w:val="22"/>
          <w:szCs w:val="22"/>
        </w:rPr>
        <w:t>变成的动名词，接宾语</w:t>
      </w:r>
      <w:r w:rsidRPr="00E002D6">
        <w:rPr>
          <w:rFonts w:ascii="Times New Roman" w:hAnsi="Times New Roman" w:cs="Times New Roman" w:hint="eastAsia"/>
          <w:sz w:val="22"/>
          <w:szCs w:val="22"/>
        </w:rPr>
        <w:t>a huge rock</w:t>
      </w:r>
      <w:r w:rsidRPr="00E002D6">
        <w:rPr>
          <w:rFonts w:ascii="Times New Roman" w:hAnsi="Times New Roman" w:cs="Times New Roman" w:hint="eastAsia"/>
          <w:sz w:val="22"/>
          <w:szCs w:val="22"/>
        </w:rPr>
        <w:t>后，另接动词原形</w:t>
      </w:r>
      <w:r w:rsidRPr="00E002D6">
        <w:rPr>
          <w:rFonts w:ascii="Times New Roman" w:hAnsi="Times New Roman" w:cs="Times New Roman" w:hint="eastAsia"/>
          <w:sz w:val="22"/>
          <w:szCs w:val="22"/>
        </w:rPr>
        <w:t>smash</w:t>
      </w:r>
      <w:r w:rsidRPr="00E002D6">
        <w:rPr>
          <w:rFonts w:ascii="Times New Roman" w:hAnsi="Times New Roman" w:cs="Times New Roman" w:hint="eastAsia"/>
          <w:sz w:val="22"/>
          <w:szCs w:val="22"/>
        </w:rPr>
        <w:t>作宾语补足语。</w:t>
      </w:r>
    </w:p>
    <w:p w14:paraId="6F6AC2F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b. be +</w:t>
      </w:r>
      <w:r w:rsidRPr="00E002D6">
        <w:rPr>
          <w:rFonts w:ascii="Times New Roman" w:hAnsi="Times New Roman" w:cs="Times New Roman" w:hint="eastAsia"/>
          <w:sz w:val="22"/>
          <w:szCs w:val="22"/>
        </w:rPr>
        <w:t>倍数词</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(one-third</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half</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twice</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three times...) + the size of...</w:t>
      </w:r>
    </w:p>
    <w:p w14:paraId="6DC672F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be +</w:t>
      </w:r>
      <w:proofErr w:type="gramStart"/>
      <w:r w:rsidRPr="00E002D6">
        <w:rPr>
          <w:rFonts w:ascii="Times New Roman" w:hAnsi="Times New Roman" w:cs="Times New Roman" w:hint="eastAsia"/>
          <w:sz w:val="22"/>
          <w:szCs w:val="22"/>
        </w:rPr>
        <w:t>倍</w:t>
      </w:r>
      <w:proofErr w:type="gramEnd"/>
      <w:r w:rsidRPr="00E002D6">
        <w:rPr>
          <w:rFonts w:ascii="Times New Roman" w:hAnsi="Times New Roman" w:cs="Times New Roman" w:hint="eastAsia"/>
          <w:sz w:val="22"/>
          <w:szCs w:val="22"/>
        </w:rPr>
        <w:t>数词</w:t>
      </w:r>
      <w:r w:rsidRPr="00E002D6">
        <w:rPr>
          <w:rFonts w:ascii="Times New Roman" w:hAnsi="Times New Roman" w:cs="Times New Roman" w:hint="eastAsia"/>
          <w:sz w:val="22"/>
          <w:szCs w:val="22"/>
          <w:lang w:eastAsia="zh"/>
        </w:rPr>
        <w:t xml:space="preserve"> </w:t>
      </w:r>
      <w:r w:rsidRPr="00E002D6">
        <w:rPr>
          <w:rFonts w:ascii="Times New Roman" w:hAnsi="Times New Roman" w:cs="Times New Roman" w:hint="eastAsia"/>
          <w:sz w:val="22"/>
          <w:szCs w:val="22"/>
        </w:rPr>
        <w:t>(one-third</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half</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twice</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three times...) + as large as...</w:t>
      </w:r>
    </w:p>
    <w:p w14:paraId="71365E7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是</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的几倍大小</w:t>
      </w:r>
    </w:p>
    <w:p w14:paraId="4DD25C6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rPr>
        <w:t xml:space="preserve">My bedroom is half </w:t>
      </w:r>
      <w:r w:rsidRPr="00E002D6">
        <w:rPr>
          <w:rFonts w:ascii="Times New Roman" w:hAnsi="Times New Roman" w:cs="Times New Roman" w:hint="eastAsia"/>
          <w:sz w:val="22"/>
          <w:szCs w:val="22"/>
          <w:u w:val="single"/>
        </w:rPr>
        <w:t>the size of</w:t>
      </w:r>
      <w:r w:rsidRPr="00E002D6">
        <w:rPr>
          <w:rFonts w:ascii="Times New Roman" w:hAnsi="Times New Roman" w:cs="Times New Roman" w:hint="eastAsia"/>
          <w:sz w:val="22"/>
          <w:szCs w:val="22"/>
        </w:rPr>
        <w:t xml:space="preserve"> my living room.</w:t>
      </w:r>
    </w:p>
    <w:p w14:paraId="1A30F58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=My bedroom is half </w:t>
      </w:r>
      <w:r w:rsidRPr="00E002D6">
        <w:rPr>
          <w:rFonts w:ascii="Times New Roman" w:hAnsi="Times New Roman" w:cs="Times New Roman" w:hint="eastAsia"/>
          <w:sz w:val="22"/>
          <w:szCs w:val="22"/>
          <w:u w:val="single"/>
        </w:rPr>
        <w:t>as large as</w:t>
      </w:r>
      <w:r w:rsidRPr="00E002D6">
        <w:rPr>
          <w:rFonts w:ascii="Times New Roman" w:hAnsi="Times New Roman" w:cs="Times New Roman" w:hint="eastAsia"/>
          <w:sz w:val="22"/>
          <w:szCs w:val="22"/>
        </w:rPr>
        <w:t xml:space="preserve"> my living room. </w:t>
      </w:r>
    </w:p>
    <w:p w14:paraId="63470DE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我的卧室是我家客厅的一半大。</w:t>
      </w:r>
    </w:p>
    <w:p w14:paraId="37ED786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The boss's desk is three times </w:t>
      </w:r>
      <w:r w:rsidRPr="00E002D6">
        <w:rPr>
          <w:rFonts w:ascii="Times New Roman" w:hAnsi="Times New Roman" w:cs="Times New Roman" w:hint="eastAsia"/>
          <w:sz w:val="22"/>
          <w:szCs w:val="22"/>
          <w:u w:val="single"/>
        </w:rPr>
        <w:t>the size of</w:t>
      </w:r>
      <w:r w:rsidRPr="00E002D6">
        <w:rPr>
          <w:rFonts w:ascii="Times New Roman" w:hAnsi="Times New Roman" w:cs="Times New Roman" w:hint="eastAsia"/>
          <w:sz w:val="22"/>
          <w:szCs w:val="22"/>
        </w:rPr>
        <w:t xml:space="preserve"> his employees' desks.</w:t>
      </w:r>
    </w:p>
    <w:p w14:paraId="2C30588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=The boss's desk is three times </w:t>
      </w:r>
      <w:r w:rsidRPr="00E002D6">
        <w:rPr>
          <w:rFonts w:ascii="Times New Roman" w:hAnsi="Times New Roman" w:cs="Times New Roman" w:hint="eastAsia"/>
          <w:sz w:val="22"/>
          <w:szCs w:val="22"/>
          <w:u w:val="single"/>
        </w:rPr>
        <w:t>as large as</w:t>
      </w:r>
      <w:r w:rsidRPr="00E002D6">
        <w:rPr>
          <w:rFonts w:ascii="Times New Roman" w:hAnsi="Times New Roman" w:cs="Times New Roman" w:hint="eastAsia"/>
          <w:sz w:val="22"/>
          <w:szCs w:val="22"/>
        </w:rPr>
        <w:t xml:space="preserve"> his employees' desks.</w:t>
      </w:r>
    </w:p>
    <w:p w14:paraId="55C07EA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老板的办公桌是他员工的</w:t>
      </w:r>
      <w:r w:rsidRPr="00E002D6">
        <w:rPr>
          <w:rFonts w:ascii="Times New Roman" w:hAnsi="Times New Roman" w:cs="Times New Roman" w:hint="eastAsia"/>
          <w:sz w:val="22"/>
          <w:szCs w:val="22"/>
        </w:rPr>
        <w:t>3</w:t>
      </w:r>
      <w:r w:rsidRPr="00E002D6">
        <w:rPr>
          <w:rFonts w:ascii="Times New Roman" w:hAnsi="Times New Roman" w:cs="Times New Roman" w:hint="eastAsia"/>
          <w:sz w:val="22"/>
          <w:szCs w:val="22"/>
        </w:rPr>
        <w:t>倍大。</w:t>
      </w:r>
    </w:p>
    <w:p w14:paraId="54C8413C" w14:textId="77777777" w:rsidR="00792C08" w:rsidRPr="00E002D6" w:rsidRDefault="00792C08">
      <w:pPr>
        <w:spacing w:line="400" w:lineRule="exact"/>
        <w:jc w:val="left"/>
        <w:rPr>
          <w:rFonts w:ascii="Times New Roman" w:hAnsi="Times New Roman" w:cs="Times New Roman"/>
          <w:sz w:val="22"/>
          <w:szCs w:val="22"/>
        </w:rPr>
      </w:pPr>
    </w:p>
    <w:p w14:paraId="217B6FD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 </w:t>
      </w:r>
      <w:proofErr w:type="gramStart"/>
      <w:r w:rsidRPr="00E002D6">
        <w:rPr>
          <w:rFonts w:ascii="Times New Roman" w:hAnsi="Times New Roman" w:cs="Times New Roman" w:hint="eastAsia"/>
          <w:sz w:val="22"/>
          <w:szCs w:val="22"/>
        </w:rPr>
        <w:t>So</w:t>
      </w:r>
      <w:proofErr w:type="gramEnd"/>
      <w:r w:rsidRPr="00E002D6">
        <w:rPr>
          <w:rFonts w:ascii="Times New Roman" w:hAnsi="Times New Roman" w:cs="Times New Roman" w:hint="eastAsia"/>
          <w:sz w:val="22"/>
          <w:szCs w:val="22"/>
        </w:rPr>
        <w:t xml:space="preserve"> scientists plan to start a project to identify </w:t>
      </w:r>
      <w:r w:rsidRPr="00E002D6">
        <w:rPr>
          <w:rFonts w:ascii="Times New Roman" w:hAnsi="Times New Roman" w:cs="Times New Roman" w:hint="eastAsia"/>
          <w:sz w:val="22"/>
          <w:szCs w:val="22"/>
          <w:u w:val="single"/>
        </w:rPr>
        <w:t>all space rocks that</w:t>
      </w:r>
      <w:r w:rsidRPr="00E002D6">
        <w:rPr>
          <w:rFonts w:ascii="Times New Roman" w:hAnsi="Times New Roman" w:cs="Times New Roman" w:hint="eastAsia"/>
          <w:sz w:val="22"/>
          <w:szCs w:val="22"/>
        </w:rPr>
        <w:t xml:space="preserve"> could hit Earth.</w:t>
      </w:r>
    </w:p>
    <w:p w14:paraId="177E6B2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因此科学家打算展开一项计划来辨识所有可能击中地球的陨石。</w:t>
      </w:r>
    </w:p>
    <w:p w14:paraId="67E1FED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上</w:t>
      </w:r>
      <w:proofErr w:type="gramStart"/>
      <w:r w:rsidRPr="00E002D6">
        <w:rPr>
          <w:rFonts w:ascii="Times New Roman" w:hAnsi="Times New Roman" w:cs="Times New Roman" w:hint="eastAsia"/>
          <w:sz w:val="22"/>
          <w:szCs w:val="22"/>
        </w:rPr>
        <w:t>列句</w:t>
      </w:r>
      <w:proofErr w:type="gramEnd"/>
      <w:r w:rsidRPr="00E002D6">
        <w:rPr>
          <w:rFonts w:ascii="Times New Roman" w:hAnsi="Times New Roman" w:cs="Times New Roman" w:hint="eastAsia"/>
          <w:sz w:val="22"/>
          <w:szCs w:val="22"/>
        </w:rPr>
        <w:t>中的</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是关系代词，理论上等于</w:t>
      </w:r>
      <w:r w:rsidRPr="00E002D6">
        <w:rPr>
          <w:rFonts w:ascii="Times New Roman" w:hAnsi="Times New Roman" w:cs="Times New Roman" w:hint="eastAsia"/>
          <w:sz w:val="22"/>
          <w:szCs w:val="22"/>
        </w:rPr>
        <w:t>which</w:t>
      </w:r>
      <w:r w:rsidRPr="00E002D6">
        <w:rPr>
          <w:rFonts w:ascii="Times New Roman" w:hAnsi="Times New Roman" w:cs="Times New Roman" w:hint="eastAsia"/>
          <w:sz w:val="22"/>
          <w:szCs w:val="22"/>
        </w:rPr>
        <w:t>，但由于其前的名词</w:t>
      </w:r>
      <w:r w:rsidRPr="00E002D6">
        <w:rPr>
          <w:rFonts w:ascii="Times New Roman" w:hAnsi="Times New Roman" w:cs="Times New Roman" w:hint="eastAsia"/>
          <w:sz w:val="22"/>
          <w:szCs w:val="22"/>
        </w:rPr>
        <w:t xml:space="preserve">space rocks </w:t>
      </w:r>
      <w:r w:rsidRPr="00E002D6">
        <w:rPr>
          <w:rFonts w:ascii="Times New Roman" w:hAnsi="Times New Roman" w:cs="Times New Roman" w:hint="eastAsia"/>
          <w:sz w:val="22"/>
          <w:szCs w:val="22"/>
        </w:rPr>
        <w:t>用</w:t>
      </w:r>
      <w:r w:rsidRPr="00E002D6">
        <w:rPr>
          <w:rFonts w:ascii="Times New Roman" w:hAnsi="Times New Roman" w:cs="Times New Roman" w:hint="eastAsia"/>
          <w:sz w:val="22"/>
          <w:szCs w:val="22"/>
        </w:rPr>
        <w:t>all</w:t>
      </w:r>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所有的</w:t>
      </w:r>
      <w:r w:rsidRPr="00E002D6">
        <w:rPr>
          <w:rFonts w:ascii="Times New Roman" w:hAnsi="Times New Roman" w:cs="Times New Roman"/>
          <w:sz w:val="22"/>
          <w:szCs w:val="22"/>
        </w:rPr>
        <w:t>）</w:t>
      </w:r>
      <w:r w:rsidRPr="00E002D6">
        <w:rPr>
          <w:rFonts w:ascii="Times New Roman" w:hAnsi="Times New Roman" w:cs="Times New Roman" w:hint="eastAsia"/>
          <w:sz w:val="22"/>
          <w:szCs w:val="22"/>
        </w:rPr>
        <w:t>来修饰，故此处按严谨的语法宜使用</w:t>
      </w:r>
      <w:r w:rsidRPr="00E002D6">
        <w:rPr>
          <w:rFonts w:ascii="Times New Roman" w:hAnsi="Times New Roman" w:cs="Times New Roman" w:hint="eastAsia"/>
          <w:sz w:val="22"/>
          <w:szCs w:val="22"/>
        </w:rPr>
        <w:t>that.</w:t>
      </w:r>
    </w:p>
    <w:p w14:paraId="63FACDC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在下列情况中，我们通常多用</w:t>
      </w:r>
      <w:r w:rsidRPr="00E002D6">
        <w:rPr>
          <w:rFonts w:ascii="Times New Roman" w:hAnsi="Times New Roman" w:cs="Times New Roman" w:hint="eastAsia"/>
          <w:sz w:val="22"/>
          <w:szCs w:val="22"/>
        </w:rPr>
        <w:t>that</w:t>
      </w:r>
      <w:r w:rsidRPr="00E002D6">
        <w:rPr>
          <w:rFonts w:ascii="Times New Roman" w:hAnsi="Times New Roman" w:cs="Times New Roman" w:hint="eastAsia"/>
          <w:sz w:val="22"/>
          <w:szCs w:val="22"/>
        </w:rPr>
        <w:t>取代关系代词</w:t>
      </w:r>
      <w:r w:rsidRPr="00E002D6">
        <w:rPr>
          <w:rFonts w:ascii="Times New Roman" w:hAnsi="Times New Roman" w:cs="Times New Roman" w:hint="eastAsia"/>
          <w:sz w:val="22"/>
          <w:szCs w:val="22"/>
        </w:rPr>
        <w:t>who</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whom</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which:</w:t>
      </w:r>
    </w:p>
    <w:p w14:paraId="27B6452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(1)</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rPr>
        <w:t>在</w:t>
      </w:r>
      <w:r w:rsidRPr="00E002D6">
        <w:rPr>
          <w:rFonts w:ascii="Times New Roman" w:hAnsi="Times New Roman" w:cs="Times New Roman" w:hint="eastAsia"/>
          <w:sz w:val="22"/>
          <w:szCs w:val="22"/>
        </w:rPr>
        <w:t>all</w:t>
      </w:r>
      <w:r w:rsidRPr="00E002D6">
        <w:rPr>
          <w:rFonts w:ascii="Times New Roman" w:hAnsi="Times New Roman" w:cs="Times New Roman" w:hint="eastAsia"/>
          <w:sz w:val="22"/>
          <w:szCs w:val="22"/>
        </w:rPr>
        <w:t>或有</w:t>
      </w:r>
      <w:r w:rsidRPr="00E002D6">
        <w:rPr>
          <w:rFonts w:ascii="Times New Roman" w:hAnsi="Times New Roman" w:cs="Times New Roman" w:hint="eastAsia"/>
          <w:sz w:val="22"/>
          <w:szCs w:val="22"/>
        </w:rPr>
        <w:t>all</w:t>
      </w:r>
      <w:r w:rsidRPr="00E002D6">
        <w:rPr>
          <w:rFonts w:ascii="Times New Roman" w:hAnsi="Times New Roman" w:cs="Times New Roman" w:hint="eastAsia"/>
          <w:sz w:val="22"/>
          <w:szCs w:val="22"/>
        </w:rPr>
        <w:t>修饰的名词之后</w:t>
      </w:r>
    </w:p>
    <w:p w14:paraId="1687E9E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例：</w:t>
      </w:r>
      <w:r w:rsidRPr="00E002D6">
        <w:rPr>
          <w:rFonts w:ascii="Times New Roman" w:hAnsi="Times New Roman" w:cs="Times New Roman" w:hint="eastAsia"/>
          <w:sz w:val="22"/>
          <w:szCs w:val="22"/>
          <w:u w:val="single"/>
        </w:rPr>
        <w:t>All</w:t>
      </w:r>
      <w:r w:rsidRPr="00E002D6">
        <w:rPr>
          <w:rFonts w:ascii="Times New Roman" w:hAnsi="Times New Roman" w:cs="Times New Roman" w:hint="eastAsia"/>
          <w:sz w:val="22"/>
          <w:szCs w:val="22"/>
        </w:rPr>
        <w:t xml:space="preserve"> </w:t>
      </w:r>
      <w:r w:rsidRPr="00E002D6">
        <w:rPr>
          <w:rFonts w:ascii="Times New Roman" w:hAnsi="Times New Roman" w:cs="Times New Roman" w:hint="eastAsia"/>
          <w:sz w:val="22"/>
          <w:szCs w:val="22"/>
          <w:u w:val="single"/>
        </w:rPr>
        <w:t>that</w:t>
      </w:r>
      <w:r w:rsidRPr="00E002D6">
        <w:rPr>
          <w:rFonts w:ascii="Times New Roman" w:hAnsi="Times New Roman" w:cs="Times New Roman" w:hint="eastAsia"/>
          <w:sz w:val="22"/>
          <w:szCs w:val="22"/>
        </w:rPr>
        <w:t xml:space="preserve"> glitters is not gold.</w:t>
      </w:r>
    </w:p>
    <w:p w14:paraId="7724D24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Not all that glitters is gold.</w:t>
      </w:r>
    </w:p>
    <w:p w14:paraId="5AA3D0B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闪光的东西未必都是黄金</w:t>
      </w:r>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中看未必中用。——谚语</w:t>
      </w:r>
    </w:p>
    <w:p w14:paraId="598A33E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All</w:t>
      </w:r>
      <w:r w:rsidRPr="00E002D6">
        <w:rPr>
          <w:rFonts w:ascii="Times New Roman" w:hAnsi="Times New Roman" w:cs="Times New Roman"/>
          <w:sz w:val="22"/>
          <w:szCs w:val="22"/>
        </w:rPr>
        <w:t xml:space="preserve"> the students </w:t>
      </w:r>
      <w:r w:rsidRPr="00E002D6">
        <w:rPr>
          <w:rFonts w:ascii="Times New Roman" w:hAnsi="Times New Roman" w:cs="Times New Roman"/>
          <w:sz w:val="22"/>
          <w:szCs w:val="22"/>
          <w:u w:val="single"/>
        </w:rPr>
        <w:t>who</w:t>
      </w:r>
      <w:r w:rsidRPr="00E002D6">
        <w:rPr>
          <w:rFonts w:ascii="Times New Roman" w:hAnsi="Times New Roman" w:cs="Times New Roman"/>
          <w:sz w:val="22"/>
          <w:szCs w:val="22"/>
        </w:rPr>
        <w:t xml:space="preserve"> are studying here are </w:t>
      </w:r>
      <w:proofErr w:type="gramStart"/>
      <w:r w:rsidRPr="00E002D6">
        <w:rPr>
          <w:rFonts w:ascii="Times New Roman" w:hAnsi="Times New Roman" w:cs="Times New Roman"/>
          <w:sz w:val="22"/>
          <w:szCs w:val="22"/>
        </w:rPr>
        <w:t>hardworking.</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可）</w:t>
      </w:r>
      <w:r w:rsidRPr="00E002D6">
        <w:rPr>
          <w:rFonts w:ascii="Times New Roman" w:hAnsi="Times New Roman" w:cs="Times New Roman"/>
          <w:sz w:val="22"/>
          <w:szCs w:val="22"/>
        </w:rPr>
        <w:t xml:space="preserve"> </w:t>
      </w:r>
    </w:p>
    <w:p w14:paraId="25F4F1D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All</w:t>
      </w:r>
      <w:r w:rsidRPr="00E002D6">
        <w:rPr>
          <w:rFonts w:ascii="Times New Roman" w:hAnsi="Times New Roman" w:cs="Times New Roman"/>
          <w:sz w:val="22"/>
          <w:szCs w:val="22"/>
        </w:rPr>
        <w:t xml:space="preserve"> the students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are studying here are </w:t>
      </w:r>
      <w:proofErr w:type="gramStart"/>
      <w:r w:rsidRPr="00E002D6">
        <w:rPr>
          <w:rFonts w:ascii="Times New Roman" w:hAnsi="Times New Roman" w:cs="Times New Roman"/>
          <w:sz w:val="22"/>
          <w:szCs w:val="22"/>
        </w:rPr>
        <w:t>hardworking.</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佳）</w:t>
      </w:r>
    </w:p>
    <w:p w14:paraId="40EE9A4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所有在此念书的学生都很用功。</w:t>
      </w:r>
    </w:p>
    <w:p w14:paraId="1CA2439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注意</w:t>
      </w:r>
    </w:p>
    <w:p w14:paraId="18085DA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在现代美语中，</w:t>
      </w:r>
      <w:r w:rsidRPr="00E002D6">
        <w:rPr>
          <w:rFonts w:ascii="Times New Roman" w:hAnsi="Times New Roman" w:cs="Times New Roman"/>
          <w:sz w:val="22"/>
          <w:szCs w:val="22"/>
        </w:rPr>
        <w:t>all</w:t>
      </w:r>
      <w:r w:rsidRPr="00E002D6">
        <w:rPr>
          <w:rFonts w:ascii="Times New Roman" w:hAnsi="Times New Roman" w:cs="Times New Roman"/>
          <w:sz w:val="22"/>
          <w:szCs w:val="22"/>
        </w:rPr>
        <w:t>之后的关系代词亦可用</w:t>
      </w:r>
      <w:r w:rsidRPr="00E002D6">
        <w:rPr>
          <w:rFonts w:ascii="Times New Roman" w:hAnsi="Times New Roman" w:cs="Times New Roman"/>
          <w:sz w:val="22"/>
          <w:szCs w:val="22"/>
        </w:rPr>
        <w:t>who</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whom</w:t>
      </w:r>
      <w:r w:rsidRPr="00E002D6">
        <w:rPr>
          <w:rFonts w:ascii="Times New Roman" w:hAnsi="Times New Roman" w:cs="Times New Roman"/>
          <w:sz w:val="22"/>
          <w:szCs w:val="22"/>
        </w:rPr>
        <w:t>或</w:t>
      </w:r>
      <w:r w:rsidRPr="00E002D6">
        <w:rPr>
          <w:rFonts w:ascii="Times New Roman" w:hAnsi="Times New Roman" w:cs="Times New Roman"/>
          <w:sz w:val="22"/>
          <w:szCs w:val="22"/>
        </w:rPr>
        <w:t xml:space="preserve"> which</w:t>
      </w:r>
      <w:r w:rsidRPr="00E002D6">
        <w:rPr>
          <w:rFonts w:ascii="Times New Roman" w:hAnsi="Times New Roman" w:cs="Times New Roman"/>
          <w:sz w:val="22"/>
          <w:szCs w:val="22"/>
        </w:rPr>
        <w:t>，但严谨的语法还是用</w:t>
      </w:r>
      <w:r w:rsidRPr="00E002D6">
        <w:rPr>
          <w:rFonts w:ascii="Times New Roman" w:hAnsi="Times New Roman" w:cs="Times New Roman"/>
          <w:sz w:val="22"/>
          <w:szCs w:val="22"/>
        </w:rPr>
        <w:t>that</w:t>
      </w:r>
      <w:r w:rsidRPr="00E002D6">
        <w:rPr>
          <w:rFonts w:ascii="Times New Roman" w:hAnsi="Times New Roman" w:cs="Times New Roman"/>
          <w:sz w:val="22"/>
          <w:szCs w:val="22"/>
        </w:rPr>
        <w:t>为佳。</w:t>
      </w:r>
    </w:p>
    <w:p w14:paraId="13FDF9C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(2)</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在有序数词</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the first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the second...the last</w:t>
      </w:r>
      <w:r w:rsidRPr="00E002D6">
        <w:rPr>
          <w:rFonts w:ascii="Times New Roman" w:hAnsi="Times New Roman" w:cs="Times New Roman"/>
          <w:sz w:val="22"/>
          <w:szCs w:val="22"/>
        </w:rPr>
        <w:t>）修饰的名词之后</w:t>
      </w:r>
    </w:p>
    <w:p w14:paraId="1163476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Gambling is </w:t>
      </w:r>
      <w:r w:rsidRPr="00E002D6">
        <w:rPr>
          <w:rFonts w:ascii="Times New Roman" w:hAnsi="Times New Roman" w:cs="Times New Roman"/>
          <w:sz w:val="22"/>
          <w:szCs w:val="22"/>
          <w:u w:val="single"/>
        </w:rPr>
        <w:t>the last</w:t>
      </w:r>
      <w:r w:rsidRPr="00E002D6">
        <w:rPr>
          <w:rFonts w:ascii="Times New Roman" w:hAnsi="Times New Roman" w:cs="Times New Roman"/>
          <w:sz w:val="22"/>
          <w:szCs w:val="22"/>
        </w:rPr>
        <w:t xml:space="preserve"> thing </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I would </w:t>
      </w:r>
      <w:proofErr w:type="gramStart"/>
      <w:r w:rsidRPr="00E002D6">
        <w:rPr>
          <w:rFonts w:ascii="Times New Roman" w:hAnsi="Times New Roman" w:cs="Times New Roman"/>
          <w:sz w:val="22"/>
          <w:szCs w:val="22"/>
        </w:rPr>
        <w:t>do.</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可）</w:t>
      </w:r>
      <w:r w:rsidRPr="00E002D6">
        <w:rPr>
          <w:rFonts w:ascii="Times New Roman" w:hAnsi="Times New Roman" w:cs="Times New Roman"/>
          <w:sz w:val="22"/>
          <w:szCs w:val="22"/>
        </w:rPr>
        <w:t xml:space="preserve"> </w:t>
      </w:r>
    </w:p>
    <w:p w14:paraId="28B69ED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Gambling is </w:t>
      </w:r>
      <w:r w:rsidRPr="00E002D6">
        <w:rPr>
          <w:rFonts w:ascii="Times New Roman" w:hAnsi="Times New Roman" w:cs="Times New Roman"/>
          <w:sz w:val="22"/>
          <w:szCs w:val="22"/>
          <w:u w:val="single"/>
        </w:rPr>
        <w:t>the last</w:t>
      </w:r>
      <w:r w:rsidRPr="00E002D6">
        <w:rPr>
          <w:rFonts w:ascii="Times New Roman" w:hAnsi="Times New Roman" w:cs="Times New Roman"/>
          <w:sz w:val="22"/>
          <w:szCs w:val="22"/>
        </w:rPr>
        <w:t xml:space="preserve"> thing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 would </w:t>
      </w:r>
      <w:proofErr w:type="gramStart"/>
      <w:r w:rsidRPr="00E002D6">
        <w:rPr>
          <w:rFonts w:ascii="Times New Roman" w:hAnsi="Times New Roman" w:cs="Times New Roman"/>
          <w:sz w:val="22"/>
          <w:szCs w:val="22"/>
        </w:rPr>
        <w:t>do.</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佳）</w:t>
      </w:r>
    </w:p>
    <w:p w14:paraId="00F8A44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赌博是我最不愿做的一件事。</w:t>
      </w:r>
    </w:p>
    <w:p w14:paraId="5DC4040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Peter was </w:t>
      </w:r>
      <w:r w:rsidRPr="00E002D6">
        <w:rPr>
          <w:rFonts w:ascii="Times New Roman" w:hAnsi="Times New Roman" w:cs="Times New Roman"/>
          <w:sz w:val="22"/>
          <w:szCs w:val="22"/>
          <w:u w:val="single"/>
        </w:rPr>
        <w:t>the first</w:t>
      </w:r>
      <w:r w:rsidRPr="00E002D6">
        <w:rPr>
          <w:rFonts w:ascii="Times New Roman" w:hAnsi="Times New Roman" w:cs="Times New Roman"/>
          <w:sz w:val="22"/>
          <w:szCs w:val="22"/>
        </w:rPr>
        <w:t xml:space="preserve"> person </w:t>
      </w:r>
      <w:r w:rsidRPr="00E002D6">
        <w:rPr>
          <w:rFonts w:ascii="Times New Roman" w:hAnsi="Times New Roman" w:cs="Times New Roman"/>
          <w:sz w:val="22"/>
          <w:szCs w:val="22"/>
          <w:u w:val="single"/>
        </w:rPr>
        <w:t>who</w:t>
      </w:r>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arrived.</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可）</w:t>
      </w:r>
      <w:r w:rsidRPr="00E002D6">
        <w:rPr>
          <w:rFonts w:ascii="Times New Roman" w:hAnsi="Times New Roman" w:cs="Times New Roman"/>
          <w:sz w:val="22"/>
          <w:szCs w:val="22"/>
        </w:rPr>
        <w:t xml:space="preserve"> </w:t>
      </w:r>
    </w:p>
    <w:p w14:paraId="43DB432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Peter was </w:t>
      </w:r>
      <w:r w:rsidRPr="00E002D6">
        <w:rPr>
          <w:rFonts w:ascii="Times New Roman" w:hAnsi="Times New Roman" w:cs="Times New Roman"/>
          <w:sz w:val="22"/>
          <w:szCs w:val="22"/>
          <w:u w:val="single"/>
        </w:rPr>
        <w:t>the first</w:t>
      </w:r>
      <w:r w:rsidRPr="00E002D6">
        <w:rPr>
          <w:rFonts w:ascii="Times New Roman" w:hAnsi="Times New Roman" w:cs="Times New Roman"/>
          <w:sz w:val="22"/>
          <w:szCs w:val="22"/>
        </w:rPr>
        <w:t xml:space="preserve"> person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arrived.</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佳）</w:t>
      </w:r>
    </w:p>
    <w:p w14:paraId="4DAC26D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彼得是第一个抵达的人。</w:t>
      </w:r>
    </w:p>
    <w:p w14:paraId="605A6FE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(3)</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在有最高级形容词修饰的名词之后</w:t>
      </w:r>
    </w:p>
    <w:p w14:paraId="0884B9E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He is </w:t>
      </w:r>
      <w:r w:rsidRPr="00E002D6">
        <w:rPr>
          <w:rFonts w:ascii="Times New Roman" w:hAnsi="Times New Roman" w:cs="Times New Roman"/>
          <w:sz w:val="22"/>
          <w:szCs w:val="22"/>
          <w:u w:val="single"/>
        </w:rPr>
        <w:t>the most intelligent</w:t>
      </w:r>
      <w:r w:rsidRPr="00E002D6">
        <w:rPr>
          <w:rFonts w:ascii="Times New Roman" w:hAnsi="Times New Roman" w:cs="Times New Roman"/>
          <w:sz w:val="22"/>
          <w:szCs w:val="22"/>
        </w:rPr>
        <w:t xml:space="preserve"> person </w:t>
      </w:r>
      <w:r w:rsidRPr="00E002D6">
        <w:rPr>
          <w:rFonts w:ascii="Times New Roman" w:hAnsi="Times New Roman" w:cs="Times New Roman"/>
          <w:sz w:val="22"/>
          <w:szCs w:val="22"/>
          <w:u w:val="single"/>
        </w:rPr>
        <w:t>whom</w:t>
      </w:r>
      <w:r w:rsidRPr="00E002D6">
        <w:rPr>
          <w:rFonts w:ascii="Times New Roman" w:hAnsi="Times New Roman" w:cs="Times New Roman"/>
          <w:sz w:val="22"/>
          <w:szCs w:val="22"/>
        </w:rPr>
        <w:t xml:space="preserve"> I've ever </w:t>
      </w:r>
      <w:proofErr w:type="gramStart"/>
      <w:r w:rsidRPr="00E002D6">
        <w:rPr>
          <w:rFonts w:ascii="Times New Roman" w:hAnsi="Times New Roman" w:cs="Times New Roman"/>
          <w:sz w:val="22"/>
          <w:szCs w:val="22"/>
        </w:rPr>
        <w:t>known.</w:t>
      </w:r>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 </w:t>
      </w:r>
    </w:p>
    <w:p w14:paraId="66DDA95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He is the </w:t>
      </w:r>
      <w:r w:rsidRPr="00E002D6">
        <w:rPr>
          <w:rFonts w:ascii="Times New Roman" w:hAnsi="Times New Roman" w:cs="Times New Roman"/>
          <w:sz w:val="22"/>
          <w:szCs w:val="22"/>
          <w:u w:val="single"/>
        </w:rPr>
        <w:t>most intelligent</w:t>
      </w:r>
      <w:r w:rsidRPr="00E002D6">
        <w:rPr>
          <w:rFonts w:ascii="Times New Roman" w:hAnsi="Times New Roman" w:cs="Times New Roman"/>
          <w:sz w:val="22"/>
          <w:szCs w:val="22"/>
        </w:rPr>
        <w:t xml:space="preserve"> person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I've ever </w:t>
      </w:r>
      <w:proofErr w:type="gramStart"/>
      <w:r w:rsidRPr="00E002D6">
        <w:rPr>
          <w:rFonts w:ascii="Times New Roman" w:hAnsi="Times New Roman" w:cs="Times New Roman"/>
          <w:sz w:val="22"/>
          <w:szCs w:val="22"/>
        </w:rPr>
        <w:t>known.(</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60B64C3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他是我所认识的人中最聪明的一个。</w:t>
      </w:r>
    </w:p>
    <w:p w14:paraId="4C95C89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*that</w:t>
      </w:r>
      <w:r w:rsidRPr="00E002D6">
        <w:rPr>
          <w:rFonts w:ascii="Times New Roman" w:hAnsi="Times New Roman" w:cs="Times New Roman"/>
          <w:sz w:val="22"/>
          <w:szCs w:val="22"/>
        </w:rPr>
        <w:t>因作</w:t>
      </w:r>
      <w:r w:rsidRPr="00E002D6">
        <w:rPr>
          <w:rFonts w:ascii="Times New Roman" w:hAnsi="Times New Roman" w:cs="Times New Roman"/>
          <w:sz w:val="22"/>
          <w:szCs w:val="22"/>
        </w:rPr>
        <w:t>known</w:t>
      </w:r>
      <w:r w:rsidRPr="00E002D6">
        <w:rPr>
          <w:rFonts w:ascii="Times New Roman" w:hAnsi="Times New Roman" w:cs="Times New Roman"/>
          <w:sz w:val="22"/>
          <w:szCs w:val="22"/>
        </w:rPr>
        <w:t>的宾语，故可省略。</w:t>
      </w:r>
      <w:r w:rsidRPr="00E002D6">
        <w:rPr>
          <w:rFonts w:ascii="Times New Roman" w:hAnsi="Times New Roman" w:cs="Times New Roman"/>
          <w:sz w:val="22"/>
          <w:szCs w:val="22"/>
        </w:rPr>
        <w:t xml:space="preserve"> </w:t>
      </w:r>
    </w:p>
    <w:p w14:paraId="293E46E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(4)</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在有</w:t>
      </w:r>
      <w:r w:rsidRPr="00E002D6">
        <w:rPr>
          <w:rFonts w:ascii="Times New Roman" w:hAnsi="Times New Roman" w:cs="Times New Roman"/>
          <w:sz w:val="22"/>
          <w:szCs w:val="22"/>
        </w:rPr>
        <w:t>the only</w:t>
      </w:r>
      <w:r w:rsidRPr="00E002D6">
        <w:rPr>
          <w:rFonts w:ascii="Times New Roman" w:hAnsi="Times New Roman" w:cs="Times New Roman"/>
          <w:sz w:val="22"/>
          <w:szCs w:val="22"/>
        </w:rPr>
        <w:t>修饰的名词之后</w:t>
      </w:r>
    </w:p>
    <w:p w14:paraId="55335FF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He is </w:t>
      </w:r>
      <w:r w:rsidRPr="00E002D6">
        <w:rPr>
          <w:rFonts w:ascii="Times New Roman" w:hAnsi="Times New Roman" w:cs="Times New Roman"/>
          <w:sz w:val="22"/>
          <w:szCs w:val="22"/>
          <w:u w:val="single"/>
        </w:rPr>
        <w:t>the only</w:t>
      </w:r>
      <w:r w:rsidRPr="00E002D6">
        <w:rPr>
          <w:rFonts w:ascii="Times New Roman" w:hAnsi="Times New Roman" w:cs="Times New Roman"/>
          <w:sz w:val="22"/>
          <w:szCs w:val="22"/>
        </w:rPr>
        <w:t xml:space="preserve"> student </w:t>
      </w:r>
      <w:r w:rsidRPr="00E002D6">
        <w:rPr>
          <w:rFonts w:ascii="Times New Roman" w:hAnsi="Times New Roman" w:cs="Times New Roman"/>
          <w:sz w:val="22"/>
          <w:szCs w:val="22"/>
          <w:u w:val="single"/>
        </w:rPr>
        <w:t>who</w:t>
      </w:r>
      <w:r w:rsidRPr="00E002D6">
        <w:rPr>
          <w:rFonts w:ascii="Times New Roman" w:hAnsi="Times New Roman" w:cs="Times New Roman"/>
          <w:sz w:val="22"/>
          <w:szCs w:val="22"/>
        </w:rPr>
        <w:t xml:space="preserve"> passed the </w:t>
      </w:r>
      <w:proofErr w:type="gramStart"/>
      <w:r w:rsidRPr="00E002D6">
        <w:rPr>
          <w:rFonts w:ascii="Times New Roman" w:hAnsi="Times New Roman" w:cs="Times New Roman"/>
          <w:sz w:val="22"/>
          <w:szCs w:val="22"/>
        </w:rPr>
        <w:t>exam.</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可）</w:t>
      </w:r>
      <w:r w:rsidRPr="00E002D6">
        <w:rPr>
          <w:rFonts w:ascii="Times New Roman" w:hAnsi="Times New Roman" w:cs="Times New Roman"/>
          <w:sz w:val="22"/>
          <w:szCs w:val="22"/>
        </w:rPr>
        <w:t xml:space="preserve"> </w:t>
      </w:r>
    </w:p>
    <w:p w14:paraId="2EF5623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He is </w:t>
      </w:r>
      <w:r w:rsidRPr="00E002D6">
        <w:rPr>
          <w:rFonts w:ascii="Times New Roman" w:hAnsi="Times New Roman" w:cs="Times New Roman"/>
          <w:sz w:val="22"/>
          <w:szCs w:val="22"/>
          <w:u w:val="single"/>
        </w:rPr>
        <w:t>the only</w:t>
      </w:r>
      <w:r w:rsidRPr="00E002D6">
        <w:rPr>
          <w:rFonts w:ascii="Times New Roman" w:hAnsi="Times New Roman" w:cs="Times New Roman"/>
          <w:sz w:val="22"/>
          <w:szCs w:val="22"/>
        </w:rPr>
        <w:t xml:space="preserve"> student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passed the </w:t>
      </w:r>
      <w:proofErr w:type="gramStart"/>
      <w:r w:rsidRPr="00E002D6">
        <w:rPr>
          <w:rFonts w:ascii="Times New Roman" w:hAnsi="Times New Roman" w:cs="Times New Roman"/>
          <w:sz w:val="22"/>
          <w:szCs w:val="22"/>
        </w:rPr>
        <w:t>exam.</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佳）</w:t>
      </w:r>
    </w:p>
    <w:p w14:paraId="16C5CFD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他是唯一通过考试的学生。</w:t>
      </w:r>
      <w:r w:rsidRPr="00E002D6">
        <w:rPr>
          <w:rFonts w:ascii="Times New Roman" w:hAnsi="Times New Roman" w:cs="Times New Roman"/>
          <w:sz w:val="22"/>
          <w:szCs w:val="22"/>
        </w:rPr>
        <w:t xml:space="preserve"> </w:t>
      </w:r>
    </w:p>
    <w:p w14:paraId="3DC4431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(5)</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在有</w:t>
      </w:r>
      <w:r w:rsidRPr="00E002D6">
        <w:rPr>
          <w:rFonts w:ascii="Times New Roman" w:hAnsi="Times New Roman" w:cs="Times New Roman"/>
          <w:sz w:val="22"/>
          <w:szCs w:val="22"/>
        </w:rPr>
        <w:t>the very</w:t>
      </w:r>
      <w:r w:rsidRPr="00E002D6">
        <w:rPr>
          <w:rFonts w:ascii="Times New Roman" w:hAnsi="Times New Roman" w:cs="Times New Roman"/>
          <w:sz w:val="22"/>
          <w:szCs w:val="22"/>
        </w:rPr>
        <w:t>修饰的名词之后</w:t>
      </w:r>
    </w:p>
    <w:p w14:paraId="2D4F12E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very</w:t>
      </w:r>
      <w:r w:rsidRPr="00E002D6">
        <w:rPr>
          <w:rFonts w:ascii="Times New Roman" w:hAnsi="Times New Roman" w:cs="Times New Roman"/>
          <w:sz w:val="22"/>
          <w:szCs w:val="22"/>
        </w:rPr>
        <w:t>作形容词时，是一种强调用法，之前一定要置定冠词</w:t>
      </w:r>
      <w:r w:rsidRPr="00E002D6">
        <w:rPr>
          <w:rFonts w:ascii="Times New Roman" w:hAnsi="Times New Roman" w:cs="Times New Roman"/>
          <w:sz w:val="22"/>
          <w:szCs w:val="22"/>
        </w:rPr>
        <w:t>the</w:t>
      </w:r>
      <w:r w:rsidRPr="00E002D6">
        <w:rPr>
          <w:rFonts w:ascii="Times New Roman" w:hAnsi="Times New Roman" w:cs="Times New Roman" w:hint="eastAsia"/>
          <w:sz w:val="22"/>
          <w:szCs w:val="22"/>
        </w:rPr>
        <w:t>。</w:t>
      </w:r>
    </w:p>
    <w:p w14:paraId="4D95660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He is </w:t>
      </w:r>
      <w:r w:rsidRPr="00E002D6">
        <w:rPr>
          <w:rFonts w:ascii="Times New Roman" w:hAnsi="Times New Roman" w:cs="Times New Roman"/>
          <w:sz w:val="22"/>
          <w:szCs w:val="22"/>
          <w:u w:val="single"/>
        </w:rPr>
        <w:t>the very</w:t>
      </w:r>
      <w:r w:rsidRPr="00E002D6">
        <w:rPr>
          <w:rFonts w:ascii="Times New Roman" w:hAnsi="Times New Roman" w:cs="Times New Roman"/>
          <w:sz w:val="22"/>
          <w:szCs w:val="22"/>
        </w:rPr>
        <w:t xml:space="preserve"> man </w:t>
      </w:r>
      <w:r w:rsidRPr="00E002D6">
        <w:rPr>
          <w:rFonts w:ascii="Times New Roman" w:hAnsi="Times New Roman" w:cs="Times New Roman"/>
          <w:sz w:val="22"/>
          <w:szCs w:val="22"/>
          <w:u w:val="single"/>
        </w:rPr>
        <w:t>whom</w:t>
      </w:r>
      <w:r w:rsidRPr="00E002D6">
        <w:rPr>
          <w:rFonts w:ascii="Times New Roman" w:hAnsi="Times New Roman" w:cs="Times New Roman"/>
          <w:sz w:val="22"/>
          <w:szCs w:val="22"/>
        </w:rPr>
        <w:t xml:space="preserve"> I met </w:t>
      </w:r>
      <w:proofErr w:type="gramStart"/>
      <w:r w:rsidRPr="00E002D6">
        <w:rPr>
          <w:rFonts w:ascii="Times New Roman" w:hAnsi="Times New Roman" w:cs="Times New Roman"/>
          <w:sz w:val="22"/>
          <w:szCs w:val="22"/>
        </w:rPr>
        <w:t>yesterday.</w:t>
      </w:r>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 </w:t>
      </w:r>
    </w:p>
    <w:p w14:paraId="7777541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He is </w:t>
      </w:r>
      <w:r w:rsidRPr="00E002D6">
        <w:rPr>
          <w:rFonts w:ascii="Times New Roman" w:hAnsi="Times New Roman" w:cs="Times New Roman"/>
          <w:sz w:val="22"/>
          <w:szCs w:val="22"/>
          <w:u w:val="single"/>
        </w:rPr>
        <w:t>the very</w:t>
      </w:r>
      <w:r w:rsidRPr="00E002D6">
        <w:rPr>
          <w:rFonts w:ascii="Times New Roman" w:hAnsi="Times New Roman" w:cs="Times New Roman"/>
          <w:sz w:val="22"/>
          <w:szCs w:val="22"/>
        </w:rPr>
        <w:t xml:space="preserve"> man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 met </w:t>
      </w:r>
      <w:proofErr w:type="gramStart"/>
      <w:r w:rsidRPr="00E002D6">
        <w:rPr>
          <w:rFonts w:ascii="Times New Roman" w:hAnsi="Times New Roman" w:cs="Times New Roman"/>
          <w:sz w:val="22"/>
          <w:szCs w:val="22"/>
        </w:rPr>
        <w:t>yesterday.(</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37E299E7"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 He is </w:t>
      </w:r>
      <w:r w:rsidRPr="00E002D6">
        <w:rPr>
          <w:rFonts w:ascii="Times New Roman" w:hAnsi="Times New Roman" w:cs="Times New Roman"/>
          <w:sz w:val="22"/>
          <w:szCs w:val="22"/>
          <w:u w:val="single"/>
        </w:rPr>
        <w:t>just the</w:t>
      </w:r>
      <w:r w:rsidRPr="00E002D6">
        <w:rPr>
          <w:rFonts w:ascii="Times New Roman" w:hAnsi="Times New Roman" w:cs="Times New Roman"/>
          <w:sz w:val="22"/>
          <w:szCs w:val="22"/>
        </w:rPr>
        <w:t xml:space="preserve"> man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 met yesterday.</w:t>
      </w:r>
    </w:p>
    <w:p w14:paraId="0B3703C5"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他正是我昨天遇见的那个人。</w:t>
      </w:r>
      <w:r w:rsidRPr="00E002D6">
        <w:rPr>
          <w:rFonts w:ascii="Times New Roman" w:hAnsi="Times New Roman" w:cs="Times New Roman"/>
          <w:sz w:val="22"/>
          <w:szCs w:val="22"/>
        </w:rPr>
        <w:t xml:space="preserve"> </w:t>
      </w:r>
    </w:p>
    <w:p w14:paraId="58984FA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(6)</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避免与疑问词重复</w:t>
      </w:r>
    </w:p>
    <w:p w14:paraId="6635285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lastRenderedPageBreak/>
        <w:t>疑问词：</w:t>
      </w:r>
      <w:r w:rsidRPr="00E002D6">
        <w:rPr>
          <w:rFonts w:ascii="Times New Roman" w:hAnsi="Times New Roman" w:cs="Times New Roman"/>
          <w:sz w:val="22"/>
          <w:szCs w:val="22"/>
        </w:rPr>
        <w:t>what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where</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when</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how</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which</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who</w:t>
      </w:r>
      <w:r w:rsidRPr="00E002D6">
        <w:rPr>
          <w:rFonts w:ascii="Times New Roman" w:hAnsi="Times New Roman" w:cs="Times New Roman" w:hint="eastAsia"/>
          <w:sz w:val="22"/>
          <w:szCs w:val="22"/>
        </w:rPr>
        <w:t>。</w:t>
      </w:r>
    </w:p>
    <w:p w14:paraId="2058730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u w:val="single"/>
        </w:rPr>
        <w:t>Who</w:t>
      </w:r>
      <w:r w:rsidRPr="00E002D6">
        <w:rPr>
          <w:rFonts w:ascii="Times New Roman" w:hAnsi="Times New Roman" w:cs="Times New Roman"/>
          <w:sz w:val="22"/>
          <w:szCs w:val="22"/>
        </w:rPr>
        <w:t xml:space="preserve"> is the man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is standing there?</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站在那里的人是谁</w:t>
      </w:r>
      <w:r w:rsidRPr="00E002D6">
        <w:rPr>
          <w:rFonts w:ascii="Times New Roman" w:hAnsi="Times New Roman" w:cs="Times New Roman"/>
          <w:sz w:val="22"/>
          <w:szCs w:val="22"/>
        </w:rPr>
        <w:t>?</w:t>
      </w:r>
    </w:p>
    <w:p w14:paraId="7C42D2CC" w14:textId="77777777" w:rsidR="00792C08" w:rsidRPr="00E002D6" w:rsidRDefault="00000000">
      <w:pPr>
        <w:spacing w:line="400" w:lineRule="exact"/>
        <w:ind w:firstLineChars="200" w:firstLine="440"/>
        <w:jc w:val="left"/>
        <w:rPr>
          <w:rFonts w:ascii="Times New Roman" w:hAnsi="Times New Roman" w:cs="Times New Roman"/>
          <w:sz w:val="22"/>
          <w:szCs w:val="22"/>
        </w:rPr>
      </w:pPr>
      <w:r w:rsidRPr="00E002D6">
        <w:rPr>
          <w:rFonts w:ascii="Times New Roman" w:hAnsi="Times New Roman" w:cs="Times New Roman"/>
          <w:sz w:val="22"/>
          <w:szCs w:val="22"/>
        </w:rPr>
        <w:t>疑问词</w:t>
      </w:r>
    </w:p>
    <w:p w14:paraId="2A9DDFD6"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What</w:t>
      </w:r>
      <w:r w:rsidRPr="00E002D6">
        <w:rPr>
          <w:rFonts w:ascii="Times New Roman" w:hAnsi="Times New Roman" w:cs="Times New Roman"/>
          <w:sz w:val="22"/>
          <w:szCs w:val="22"/>
        </w:rPr>
        <w:t xml:space="preserve"> is it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he is reading?</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他正在读的是什么</w:t>
      </w:r>
      <w:r w:rsidRPr="00E002D6">
        <w:rPr>
          <w:rFonts w:ascii="Times New Roman" w:hAnsi="Times New Roman" w:cs="Times New Roman"/>
          <w:sz w:val="22"/>
          <w:szCs w:val="22"/>
        </w:rPr>
        <w:t>?</w:t>
      </w:r>
    </w:p>
    <w:p w14:paraId="05A0D4C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疑问词</w:t>
      </w:r>
    </w:p>
    <w:p w14:paraId="0610C84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Where</w:t>
      </w:r>
      <w:r w:rsidRPr="00E002D6">
        <w:rPr>
          <w:rFonts w:ascii="Times New Roman" w:hAnsi="Times New Roman" w:cs="Times New Roman"/>
          <w:sz w:val="22"/>
          <w:szCs w:val="22"/>
        </w:rPr>
        <w:t xml:space="preserve"> is the book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you bought yesterday?</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你昨天买的书在哪里</w:t>
      </w:r>
      <w:r w:rsidRPr="00E002D6">
        <w:rPr>
          <w:rFonts w:ascii="Times New Roman" w:hAnsi="Times New Roman" w:cs="Times New Roman"/>
          <w:sz w:val="22"/>
          <w:szCs w:val="22"/>
        </w:rPr>
        <w:t>?</w:t>
      </w:r>
    </w:p>
    <w:p w14:paraId="4CE0967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疑问词</w:t>
      </w:r>
    </w:p>
    <w:p w14:paraId="5EF986C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How</w:t>
      </w:r>
      <w:r w:rsidRPr="00E002D6">
        <w:rPr>
          <w:rFonts w:ascii="Times New Roman" w:hAnsi="Times New Roman" w:cs="Times New Roman"/>
          <w:sz w:val="22"/>
          <w:szCs w:val="22"/>
        </w:rPr>
        <w:t xml:space="preserve"> is the man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called on you a month ago?</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一个月前来看你的那个人好吗</w:t>
      </w:r>
      <w:r w:rsidRPr="00E002D6">
        <w:rPr>
          <w:rFonts w:ascii="Times New Roman" w:hAnsi="Times New Roman" w:cs="Times New Roman"/>
          <w:sz w:val="22"/>
          <w:szCs w:val="22"/>
        </w:rPr>
        <w:t>?</w:t>
      </w:r>
    </w:p>
    <w:p w14:paraId="25B3A269"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疑问词</w:t>
      </w:r>
    </w:p>
    <w:p w14:paraId="776A592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u w:val="single"/>
        </w:rPr>
        <w:t>Who</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is honest will tell a lie?</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诚实的人谁会说谎呢</w:t>
      </w:r>
      <w:r w:rsidRPr="00E002D6">
        <w:rPr>
          <w:rFonts w:ascii="Times New Roman" w:hAnsi="Times New Roman" w:cs="Times New Roman"/>
          <w:sz w:val="22"/>
          <w:szCs w:val="22"/>
        </w:rPr>
        <w:t>?</w:t>
      </w:r>
    </w:p>
    <w:p w14:paraId="45EA2FA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疑问词</w:t>
      </w:r>
    </w:p>
    <w:p w14:paraId="44335D2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(7)</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句中若有两个相同关系代词引导的定语从句出现时，为避免重复，第二个关系代词通常改用</w:t>
      </w:r>
      <w:r w:rsidRPr="00E002D6">
        <w:rPr>
          <w:rFonts w:ascii="Times New Roman" w:hAnsi="Times New Roman" w:cs="Times New Roman"/>
          <w:sz w:val="22"/>
          <w:szCs w:val="22"/>
        </w:rPr>
        <w:t>that</w:t>
      </w:r>
      <w:r w:rsidRPr="00E002D6">
        <w:rPr>
          <w:rFonts w:ascii="Times New Roman" w:hAnsi="Times New Roman" w:cs="Times New Roman"/>
          <w:sz w:val="22"/>
          <w:szCs w:val="22"/>
        </w:rPr>
        <w:t>取代。</w:t>
      </w:r>
    </w:p>
    <w:p w14:paraId="01899D8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u w:val="single"/>
        </w:rPr>
        <w:t>He works hard</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is a </w:t>
      </w:r>
      <w:r w:rsidRPr="00E002D6">
        <w:rPr>
          <w:rFonts w:ascii="Times New Roman" w:hAnsi="Times New Roman" w:cs="Times New Roman"/>
          <w:sz w:val="22"/>
          <w:szCs w:val="22"/>
          <w:u w:val="single"/>
        </w:rPr>
        <w:t>fact</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is known to </w:t>
      </w:r>
      <w:proofErr w:type="gramStart"/>
      <w:r w:rsidRPr="00E002D6">
        <w:rPr>
          <w:rFonts w:ascii="Times New Roman" w:hAnsi="Times New Roman" w:cs="Times New Roman"/>
          <w:sz w:val="22"/>
          <w:szCs w:val="22"/>
        </w:rPr>
        <w:t>us.</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劣）</w:t>
      </w:r>
      <w:r w:rsidRPr="00E002D6">
        <w:rPr>
          <w:rFonts w:ascii="Times New Roman" w:hAnsi="Times New Roman" w:cs="Times New Roman"/>
          <w:sz w:val="22"/>
          <w:szCs w:val="22"/>
        </w:rPr>
        <w:t xml:space="preserve"> </w:t>
      </w:r>
    </w:p>
    <w:p w14:paraId="176DF1C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He works hard,</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u w:val="single"/>
        </w:rPr>
        <w:t>which</w:t>
      </w:r>
      <w:r w:rsidRPr="00E002D6">
        <w:rPr>
          <w:rFonts w:ascii="Times New Roman" w:hAnsi="Times New Roman" w:cs="Times New Roman"/>
          <w:sz w:val="22"/>
          <w:szCs w:val="22"/>
        </w:rPr>
        <w:t xml:space="preserve"> is a fact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is known to </w:t>
      </w:r>
      <w:proofErr w:type="gramStart"/>
      <w:r w:rsidRPr="00E002D6">
        <w:rPr>
          <w:rFonts w:ascii="Times New Roman" w:hAnsi="Times New Roman" w:cs="Times New Roman"/>
          <w:sz w:val="22"/>
          <w:szCs w:val="22"/>
        </w:rPr>
        <w:t>us.</w:t>
      </w:r>
      <w:r w:rsidRPr="00E002D6">
        <w:rPr>
          <w:rFonts w:ascii="Times New Roman" w:hAnsi="Times New Roman" w:cs="Times New Roman" w:hint="eastAsia"/>
          <w:sz w:val="22"/>
          <w:szCs w:val="22"/>
          <w:lang w:eastAsia="zh"/>
        </w:rPr>
        <w:t>（</w:t>
      </w:r>
      <w:proofErr w:type="gramEnd"/>
      <w:r w:rsidRPr="00E002D6">
        <w:rPr>
          <w:rFonts w:ascii="Times New Roman" w:hAnsi="Times New Roman" w:cs="Times New Roman"/>
          <w:sz w:val="22"/>
          <w:szCs w:val="22"/>
        </w:rPr>
        <w:t>佳）</w:t>
      </w:r>
    </w:p>
    <w:p w14:paraId="6FE14B0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他很用功，这是我们皆知的事实。</w:t>
      </w:r>
    </w:p>
    <w:p w14:paraId="3108AB9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(8)</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关系代词若在</w:t>
      </w:r>
      <w:r w:rsidRPr="00E002D6">
        <w:rPr>
          <w:rFonts w:ascii="Times New Roman" w:hAnsi="Times New Roman" w:cs="Times New Roman"/>
          <w:sz w:val="22"/>
          <w:szCs w:val="22"/>
        </w:rPr>
        <w:t>be</w:t>
      </w:r>
      <w:r w:rsidRPr="00E002D6">
        <w:rPr>
          <w:rFonts w:ascii="Times New Roman" w:hAnsi="Times New Roman" w:cs="Times New Roman"/>
          <w:sz w:val="22"/>
          <w:szCs w:val="22"/>
        </w:rPr>
        <w:t>动词后作表语，表示某人的身份时，要用</w:t>
      </w:r>
      <w:r w:rsidRPr="00E002D6">
        <w:rPr>
          <w:rFonts w:ascii="Times New Roman" w:hAnsi="Times New Roman" w:cs="Times New Roman"/>
          <w:sz w:val="22"/>
          <w:szCs w:val="22"/>
        </w:rPr>
        <w:t>that,</w:t>
      </w:r>
      <w:r w:rsidRPr="00E002D6">
        <w:rPr>
          <w:rFonts w:ascii="Times New Roman" w:hAnsi="Times New Roman" w:cs="Times New Roman"/>
          <w:sz w:val="22"/>
          <w:szCs w:val="22"/>
        </w:rPr>
        <w:t>而不可使用</w:t>
      </w:r>
      <w:r w:rsidRPr="00E002D6">
        <w:rPr>
          <w:rFonts w:ascii="Times New Roman" w:hAnsi="Times New Roman" w:cs="Times New Roman"/>
          <w:sz w:val="22"/>
          <w:szCs w:val="22"/>
        </w:rPr>
        <w:t xml:space="preserve"> who </w:t>
      </w:r>
      <w:r w:rsidRPr="00E002D6">
        <w:rPr>
          <w:rFonts w:ascii="Times New Roman" w:hAnsi="Times New Roman" w:cs="Times New Roman"/>
          <w:sz w:val="22"/>
          <w:szCs w:val="22"/>
        </w:rPr>
        <w:t>或</w:t>
      </w:r>
      <w:r w:rsidRPr="00E002D6">
        <w:rPr>
          <w:rFonts w:ascii="Times New Roman" w:hAnsi="Times New Roman" w:cs="Times New Roman"/>
          <w:sz w:val="22"/>
          <w:szCs w:val="22"/>
        </w:rPr>
        <w:t xml:space="preserve"> which</w:t>
      </w:r>
      <w:r w:rsidRPr="00E002D6">
        <w:rPr>
          <w:rFonts w:ascii="Times New Roman" w:hAnsi="Times New Roman" w:cs="Times New Roman" w:hint="eastAsia"/>
          <w:sz w:val="22"/>
          <w:szCs w:val="22"/>
        </w:rPr>
        <w:t>。</w:t>
      </w:r>
    </w:p>
    <w:p w14:paraId="34AC9AB3"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He is not the man who he </w:t>
      </w:r>
      <w:proofErr w:type="gramStart"/>
      <w:r w:rsidRPr="00E002D6">
        <w:rPr>
          <w:rFonts w:ascii="Times New Roman" w:hAnsi="Times New Roman" w:cs="Times New Roman"/>
          <w:sz w:val="22"/>
          <w:szCs w:val="22"/>
        </w:rPr>
        <w:t>was.</w:t>
      </w:r>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 </w:t>
      </w:r>
    </w:p>
    <w:p w14:paraId="5CB797B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 xml:space="preserve">He is not the man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he </w:t>
      </w:r>
      <w:proofErr w:type="gramStart"/>
      <w:r w:rsidRPr="00E002D6">
        <w:rPr>
          <w:rFonts w:ascii="Times New Roman" w:hAnsi="Times New Roman" w:cs="Times New Roman"/>
          <w:sz w:val="22"/>
          <w:szCs w:val="22"/>
          <w:u w:val="single"/>
        </w:rPr>
        <w:t>was</w:t>
      </w:r>
      <w:r w:rsidRPr="00E002D6">
        <w:rPr>
          <w:rFonts w:ascii="Times New Roman" w:hAnsi="Times New Roman" w:cs="Times New Roman"/>
          <w:sz w:val="22"/>
          <w:szCs w:val="22"/>
        </w:rPr>
        <w:t>.(</w:t>
      </w:r>
      <w:proofErr w:type="gramEnd"/>
      <w:r w:rsidRPr="00E002D6">
        <w:rPr>
          <w:rFonts w:ascii="Times New Roman" w:hAnsi="Times New Roman" w:cs="Times New Roman" w:hint="eastAsia"/>
          <w:sz w:val="22"/>
          <w:szCs w:val="22"/>
        </w:rPr>
        <w:t>√</w:t>
      </w:r>
      <w:r w:rsidRPr="00E002D6">
        <w:rPr>
          <w:rFonts w:ascii="Times New Roman" w:hAnsi="Times New Roman" w:cs="Times New Roman"/>
          <w:sz w:val="22"/>
          <w:szCs w:val="22"/>
        </w:rPr>
        <w:t>)</w:t>
      </w:r>
    </w:p>
    <w:p w14:paraId="0A45689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他已不是当年的他了。</w:t>
      </w:r>
    </w:p>
    <w:p w14:paraId="23CAE39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lang w:eastAsia="zh"/>
        </w:rPr>
        <w:t>(9)</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两个名词性质不一，但共享一个关系代词时，</w:t>
      </w:r>
      <w:proofErr w:type="gramStart"/>
      <w:r w:rsidRPr="00E002D6">
        <w:rPr>
          <w:rFonts w:ascii="Times New Roman" w:hAnsi="Times New Roman" w:cs="Times New Roman"/>
          <w:sz w:val="22"/>
          <w:szCs w:val="22"/>
        </w:rPr>
        <w:t>该关系</w:t>
      </w:r>
      <w:proofErr w:type="gramEnd"/>
      <w:r w:rsidRPr="00E002D6">
        <w:rPr>
          <w:rFonts w:ascii="Times New Roman" w:hAnsi="Times New Roman" w:cs="Times New Roman"/>
          <w:sz w:val="22"/>
          <w:szCs w:val="22"/>
        </w:rPr>
        <w:t>代词要用</w:t>
      </w:r>
      <w:r w:rsidRPr="00E002D6">
        <w:rPr>
          <w:rFonts w:ascii="Times New Roman" w:hAnsi="Times New Roman" w:cs="Times New Roman"/>
          <w:sz w:val="22"/>
          <w:szCs w:val="22"/>
        </w:rPr>
        <w:t>that</w:t>
      </w:r>
      <w:r w:rsidRPr="00E002D6">
        <w:rPr>
          <w:rFonts w:ascii="Times New Roman" w:hAnsi="Times New Roman" w:cs="Times New Roman" w:hint="eastAsia"/>
          <w:sz w:val="22"/>
          <w:szCs w:val="22"/>
        </w:rPr>
        <w:t>。</w:t>
      </w:r>
    </w:p>
    <w:p w14:paraId="398902A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例</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 xml:space="preserve">Look at </w:t>
      </w:r>
      <w:r w:rsidRPr="00E002D6">
        <w:rPr>
          <w:rFonts w:ascii="Times New Roman" w:hAnsi="Times New Roman" w:cs="Times New Roman"/>
          <w:sz w:val="22"/>
          <w:szCs w:val="22"/>
          <w:u w:val="single"/>
        </w:rPr>
        <w:t>the boy</w:t>
      </w:r>
      <w:r w:rsidRPr="00E002D6">
        <w:rPr>
          <w:rFonts w:ascii="Times New Roman" w:hAnsi="Times New Roman" w:cs="Times New Roman"/>
          <w:sz w:val="22"/>
          <w:szCs w:val="22"/>
        </w:rPr>
        <w:t xml:space="preserve"> and </w:t>
      </w:r>
      <w:r w:rsidRPr="00E002D6">
        <w:rPr>
          <w:rFonts w:ascii="Times New Roman" w:hAnsi="Times New Roman" w:cs="Times New Roman"/>
          <w:sz w:val="22"/>
          <w:szCs w:val="22"/>
          <w:u w:val="single"/>
        </w:rPr>
        <w:t>the dog</w:t>
      </w:r>
      <w:r w:rsidRPr="00E002D6">
        <w:rPr>
          <w:rFonts w:ascii="Times New Roman" w:hAnsi="Times New Roman" w:cs="Times New Roman"/>
          <w:sz w:val="22"/>
          <w:szCs w:val="22"/>
        </w:rPr>
        <w:t xml:space="preserve"> </w:t>
      </w:r>
      <w:r w:rsidRPr="00E002D6">
        <w:rPr>
          <w:rFonts w:ascii="Times New Roman" w:hAnsi="Times New Roman" w:cs="Times New Roman"/>
          <w:sz w:val="22"/>
          <w:szCs w:val="22"/>
          <w:u w:val="single"/>
        </w:rPr>
        <w:t>that</w:t>
      </w:r>
      <w:r w:rsidRPr="00E002D6">
        <w:rPr>
          <w:rFonts w:ascii="Times New Roman" w:hAnsi="Times New Roman" w:cs="Times New Roman"/>
          <w:sz w:val="22"/>
          <w:szCs w:val="22"/>
        </w:rPr>
        <w:t xml:space="preserve"> are coming this way.</w:t>
      </w:r>
    </w:p>
    <w:p w14:paraId="583867E2"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sz w:val="22"/>
          <w:szCs w:val="22"/>
        </w:rPr>
        <w:t>注意看正朝这边走来的男孩和狗。</w:t>
      </w:r>
    </w:p>
    <w:p w14:paraId="06F63C6C" w14:textId="77777777" w:rsidR="00792C08" w:rsidRPr="00E002D6" w:rsidRDefault="00000000">
      <w:pPr>
        <w:spacing w:line="400" w:lineRule="exact"/>
        <w:jc w:val="left"/>
        <w:rPr>
          <w:rFonts w:ascii="Times New Roman" w:hAnsi="Times New Roman" w:cs="Times New Roman"/>
          <w:i/>
          <w:sz w:val="22"/>
          <w:szCs w:val="22"/>
        </w:rPr>
      </w:pPr>
      <w:r w:rsidRPr="00E002D6">
        <w:rPr>
          <w:rFonts w:ascii="Times New Roman" w:hAnsi="Times New Roman" w:cs="Times New Roman" w:hint="eastAsia"/>
          <w:b/>
          <w:bCs/>
          <w:i/>
          <w:iCs/>
          <w:sz w:val="32"/>
          <w:szCs w:val="40"/>
        </w:rPr>
        <w:t>Part 4: Exercise</w:t>
      </w:r>
    </w:p>
    <w:p w14:paraId="2F789D4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1. </w:t>
      </w:r>
      <w:r w:rsidRPr="00E002D6">
        <w:rPr>
          <w:rFonts w:ascii="Times New Roman" w:hAnsi="Times New Roman" w:cs="Times New Roman" w:hint="eastAsia"/>
          <w:sz w:val="22"/>
          <w:szCs w:val="22"/>
        </w:rPr>
        <w:t>找出下列句子中含有主语从句与宾语从句的句子</w:t>
      </w:r>
    </w:p>
    <w:p w14:paraId="41358BEC"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①</w:t>
      </w:r>
      <w:r w:rsidRPr="00E002D6">
        <w:rPr>
          <w:rFonts w:ascii="Times New Roman" w:hAnsi="Times New Roman" w:cs="Times New Roman" w:hint="eastAsia"/>
          <w:sz w:val="22"/>
          <w:szCs w:val="22"/>
        </w:rPr>
        <w:t xml:space="preserve"> We doubt whether he can stick to his original goal.</w:t>
      </w:r>
    </w:p>
    <w:p w14:paraId="3E45B740"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②</w:t>
      </w:r>
      <w:r w:rsidRPr="00E002D6">
        <w:rPr>
          <w:rFonts w:ascii="Times New Roman" w:hAnsi="Times New Roman" w:cs="Times New Roman" w:hint="eastAsia"/>
          <w:sz w:val="22"/>
          <w:szCs w:val="22"/>
        </w:rPr>
        <w:t xml:space="preserve"> Whoever takes full responsibility will win public respect.</w:t>
      </w:r>
    </w:p>
    <w:p w14:paraId="1393D5EA"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③</w:t>
      </w:r>
      <w:r w:rsidRPr="00E002D6">
        <w:rPr>
          <w:rFonts w:ascii="Times New Roman" w:hAnsi="Times New Roman" w:cs="Times New Roman" w:hint="eastAsia"/>
          <w:sz w:val="22"/>
          <w:szCs w:val="22"/>
        </w:rPr>
        <w:t xml:space="preserve"> The suggestion that you put forward is quite practical.</w:t>
      </w:r>
    </w:p>
    <w:p w14:paraId="2982264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④</w:t>
      </w:r>
      <w:r w:rsidRPr="00E002D6">
        <w:rPr>
          <w:rFonts w:ascii="Times New Roman" w:hAnsi="Times New Roman" w:cs="Times New Roman" w:hint="eastAsia"/>
          <w:sz w:val="22"/>
          <w:szCs w:val="22"/>
        </w:rPr>
        <w:t xml:space="preserve"> It is obvious that honesty is the best policy.</w:t>
      </w:r>
    </w:p>
    <w:p w14:paraId="0104764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⑤</w:t>
      </w:r>
      <w:r w:rsidRPr="00E002D6">
        <w:rPr>
          <w:rFonts w:ascii="Times New Roman" w:hAnsi="Times New Roman" w:cs="Times New Roman" w:hint="eastAsia"/>
          <w:sz w:val="22"/>
          <w:szCs w:val="22"/>
        </w:rPr>
        <w:t xml:space="preserve"> He refused to admit his own mistakes in public.</w:t>
      </w:r>
    </w:p>
    <w:p w14:paraId="233B1408"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⑥</w:t>
      </w:r>
      <w:r w:rsidRPr="00E002D6">
        <w:rPr>
          <w:rFonts w:ascii="Times New Roman" w:hAnsi="Times New Roman" w:cs="Times New Roman" w:hint="eastAsia"/>
          <w:sz w:val="22"/>
          <w:szCs w:val="22"/>
        </w:rPr>
        <w:t xml:space="preserve"> I can</w:t>
      </w:r>
      <w:proofErr w:type="gramStart"/>
      <w:r w:rsidRPr="00E002D6">
        <w:rPr>
          <w:rFonts w:ascii="Times New Roman" w:hAnsi="Times New Roman" w:cs="Times New Roman" w:hint="eastAsia"/>
          <w:sz w:val="22"/>
          <w:szCs w:val="22"/>
        </w:rPr>
        <w:t>’</w:t>
      </w:r>
      <w:proofErr w:type="gramEnd"/>
      <w:r w:rsidRPr="00E002D6">
        <w:rPr>
          <w:rFonts w:ascii="Times New Roman" w:hAnsi="Times New Roman" w:cs="Times New Roman" w:hint="eastAsia"/>
          <w:sz w:val="22"/>
          <w:szCs w:val="22"/>
        </w:rPr>
        <w:t>t figure out why they gave up such a great chance.</w:t>
      </w:r>
    </w:p>
    <w:p w14:paraId="2C7C4941"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⑦</w:t>
      </w:r>
      <w:r w:rsidRPr="00E002D6">
        <w:rPr>
          <w:rFonts w:ascii="Times New Roman" w:hAnsi="Times New Roman" w:cs="Times New Roman" w:hint="eastAsia"/>
          <w:sz w:val="22"/>
          <w:szCs w:val="22"/>
        </w:rPr>
        <w:t xml:space="preserve"> As long as you hold on, you will finally realize your dream.</w:t>
      </w:r>
    </w:p>
    <w:p w14:paraId="3713197E"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⑧</w:t>
      </w:r>
      <w:r w:rsidRPr="00E002D6">
        <w:rPr>
          <w:rFonts w:ascii="Times New Roman" w:hAnsi="Times New Roman" w:cs="Times New Roman" w:hint="eastAsia"/>
          <w:sz w:val="22"/>
          <w:szCs w:val="22"/>
        </w:rPr>
        <w:t xml:space="preserve"> That he failed the exam made all his parents upset.</w:t>
      </w:r>
    </w:p>
    <w:p w14:paraId="72C5D4EB"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lastRenderedPageBreak/>
        <w:t>⑨</w:t>
      </w:r>
      <w:r w:rsidRPr="00E002D6">
        <w:rPr>
          <w:rFonts w:ascii="Times New Roman" w:hAnsi="Times New Roman" w:cs="Times New Roman" w:hint="eastAsia"/>
          <w:sz w:val="22"/>
          <w:szCs w:val="22"/>
        </w:rPr>
        <w:t xml:space="preserve"> The fact that he once lied cannot be covered up forever.</w:t>
      </w:r>
    </w:p>
    <w:p w14:paraId="2A86314F"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⑩</w:t>
      </w:r>
      <w:r w:rsidRPr="00E002D6">
        <w:rPr>
          <w:rFonts w:ascii="Times New Roman" w:hAnsi="Times New Roman" w:cs="Times New Roman" w:hint="eastAsia"/>
          <w:sz w:val="22"/>
          <w:szCs w:val="22"/>
        </w:rPr>
        <w:t xml:space="preserve"> Could you explain how this ancient tool works?</w:t>
      </w:r>
    </w:p>
    <w:p w14:paraId="791E79F0" w14:textId="77777777" w:rsidR="00792C08" w:rsidRPr="00E002D6" w:rsidRDefault="00792C08">
      <w:pPr>
        <w:spacing w:line="400" w:lineRule="exact"/>
        <w:jc w:val="left"/>
        <w:rPr>
          <w:rFonts w:ascii="Times New Roman" w:hAnsi="Times New Roman" w:cs="Times New Roman"/>
          <w:sz w:val="22"/>
          <w:szCs w:val="22"/>
        </w:rPr>
      </w:pPr>
    </w:p>
    <w:p w14:paraId="2138EF04"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2. </w:t>
      </w:r>
      <w:r w:rsidRPr="00E002D6">
        <w:rPr>
          <w:rFonts w:ascii="Times New Roman" w:hAnsi="Times New Roman" w:cs="Times New Roman" w:hint="eastAsia"/>
          <w:sz w:val="22"/>
          <w:szCs w:val="22"/>
        </w:rPr>
        <w:t>改写句子（</w:t>
      </w:r>
      <w:r w:rsidRPr="00E002D6">
        <w:rPr>
          <w:rFonts w:ascii="Times New Roman" w:hAnsi="Times New Roman" w:cs="Times New Roman" w:hint="eastAsia"/>
          <w:sz w:val="22"/>
          <w:szCs w:val="22"/>
        </w:rPr>
        <w:t>the size of</w:t>
      </w:r>
      <w:r w:rsidRPr="00E002D6">
        <w:rPr>
          <w:rFonts w:ascii="Times New Roman" w:hAnsi="Times New Roman" w:cs="Times New Roman" w:hint="eastAsia"/>
          <w:sz w:val="22"/>
          <w:szCs w:val="22"/>
        </w:rPr>
        <w:t>与</w:t>
      </w:r>
      <w:r w:rsidRPr="00E002D6">
        <w:rPr>
          <w:rFonts w:ascii="Times New Roman" w:hAnsi="Times New Roman" w:cs="Times New Roman" w:hint="eastAsia"/>
          <w:sz w:val="22"/>
          <w:szCs w:val="22"/>
        </w:rPr>
        <w:t xml:space="preserve"> as large as </w:t>
      </w:r>
      <w:r w:rsidRPr="00E002D6">
        <w:rPr>
          <w:rFonts w:ascii="Times New Roman" w:hAnsi="Times New Roman" w:cs="Times New Roman" w:hint="eastAsia"/>
          <w:sz w:val="22"/>
          <w:szCs w:val="22"/>
        </w:rPr>
        <w:t>互换）</w:t>
      </w:r>
    </w:p>
    <w:p w14:paraId="203625A0"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This playground is twice the size of our school library.</w:t>
      </w:r>
    </w:p>
    <w:p w14:paraId="584E354E"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Your bedroom is half the size of mine.</w:t>
      </w:r>
    </w:p>
    <w:p w14:paraId="4B5FC46E"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This new museum is three times as large as the old one.</w:t>
      </w:r>
    </w:p>
    <w:p w14:paraId="33FF9AA9"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The swimming pool is one-fourth the size of the stadium.</w:t>
      </w:r>
    </w:p>
    <w:p w14:paraId="6FDD120B"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This office is five times as large as that small room.</w:t>
      </w:r>
    </w:p>
    <w:p w14:paraId="0F0A293C"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The garden is one third the size of the square.</w:t>
      </w:r>
    </w:p>
    <w:p w14:paraId="13DC9261"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This warehouse is four times as large as the classroom building.</w:t>
      </w:r>
    </w:p>
    <w:p w14:paraId="0FE853D4" w14:textId="77777777" w:rsidR="00792C08" w:rsidRPr="00E002D6" w:rsidRDefault="00000000">
      <w:pPr>
        <w:numPr>
          <w:ilvl w:val="0"/>
          <w:numId w:val="132"/>
        </w:numPr>
        <w:spacing w:line="400" w:lineRule="exact"/>
        <w:ind w:firstLine="440"/>
        <w:jc w:val="left"/>
        <w:rPr>
          <w:rFonts w:ascii="Times New Roman" w:hAnsi="Times New Roman" w:cs="Times New Roman"/>
          <w:sz w:val="22"/>
          <w:szCs w:val="22"/>
        </w:rPr>
      </w:pPr>
      <w:r w:rsidRPr="00E002D6">
        <w:rPr>
          <w:rFonts w:ascii="Times New Roman" w:hAnsi="Times New Roman" w:cs="Times New Roman" w:hint="eastAsia"/>
          <w:sz w:val="22"/>
          <w:szCs w:val="22"/>
        </w:rPr>
        <w:t>The lake is twice the size of this village.</w:t>
      </w:r>
    </w:p>
    <w:p w14:paraId="5EE4B585" w14:textId="77777777" w:rsidR="00792C08" w:rsidRPr="00E002D6" w:rsidRDefault="00792C08">
      <w:pPr>
        <w:spacing w:line="400" w:lineRule="exact"/>
        <w:jc w:val="left"/>
        <w:rPr>
          <w:rFonts w:ascii="Times New Roman" w:hAnsi="Times New Roman" w:cs="Times New Roman"/>
          <w:sz w:val="22"/>
          <w:szCs w:val="22"/>
        </w:rPr>
      </w:pPr>
    </w:p>
    <w:p w14:paraId="0714906D" w14:textId="77777777" w:rsidR="00792C08" w:rsidRPr="00E002D6" w:rsidRDefault="00000000">
      <w:p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3. </w:t>
      </w:r>
      <w:r w:rsidRPr="00E002D6">
        <w:rPr>
          <w:rFonts w:ascii="Times New Roman" w:hAnsi="Times New Roman" w:cs="Times New Roman"/>
          <w:sz w:val="22"/>
          <w:szCs w:val="22"/>
        </w:rPr>
        <w:t>找出</w:t>
      </w:r>
      <w:r w:rsidRPr="00E002D6">
        <w:rPr>
          <w:rFonts w:ascii="Times New Roman" w:hAnsi="Times New Roman" w:cs="Times New Roman" w:hint="eastAsia"/>
          <w:sz w:val="22"/>
          <w:szCs w:val="22"/>
          <w:lang w:eastAsia="zh"/>
        </w:rPr>
        <w:t>L71-72</w:t>
      </w:r>
      <w:r w:rsidRPr="00E002D6">
        <w:rPr>
          <w:rFonts w:ascii="Times New Roman" w:hAnsi="Times New Roman" w:cs="Times New Roman" w:hint="eastAsia"/>
          <w:sz w:val="22"/>
          <w:szCs w:val="22"/>
          <w:lang w:eastAsia="zh"/>
        </w:rPr>
        <w:t>中的</w:t>
      </w:r>
      <w:r w:rsidRPr="00E002D6">
        <w:rPr>
          <w:rFonts w:ascii="Times New Roman" w:hAnsi="Times New Roman" w:cs="Times New Roman"/>
          <w:sz w:val="22"/>
          <w:szCs w:val="22"/>
        </w:rPr>
        <w:t>名词性从句，指出该从句在句中作什么成分。</w:t>
      </w:r>
    </w:p>
    <w:p w14:paraId="3AF568A9" w14:textId="77777777" w:rsidR="00792C08" w:rsidRPr="00E002D6" w:rsidRDefault="00792C08">
      <w:pPr>
        <w:spacing w:line="400" w:lineRule="exact"/>
        <w:jc w:val="left"/>
        <w:rPr>
          <w:rFonts w:ascii="Times New Roman" w:hAnsi="Times New Roman" w:cs="Times New Roman"/>
          <w:sz w:val="22"/>
          <w:szCs w:val="22"/>
        </w:rPr>
      </w:pPr>
    </w:p>
    <w:p w14:paraId="73BCE4AC" w14:textId="77777777" w:rsidR="00792C08" w:rsidRPr="00E002D6" w:rsidRDefault="00792C08">
      <w:pPr>
        <w:spacing w:line="400" w:lineRule="exact"/>
        <w:jc w:val="center"/>
        <w:rPr>
          <w:rFonts w:ascii="Times New Roman" w:hAnsi="Times New Roman" w:cs="Times New Roman"/>
          <w:b/>
          <w:bCs/>
          <w:sz w:val="44"/>
          <w:szCs w:val="52"/>
        </w:rPr>
      </w:pPr>
    </w:p>
    <w:p w14:paraId="309D8D0D" w14:textId="77777777" w:rsidR="00792C08" w:rsidRPr="00E002D6" w:rsidRDefault="00792C08">
      <w:pPr>
        <w:spacing w:line="400" w:lineRule="exact"/>
        <w:jc w:val="center"/>
        <w:rPr>
          <w:rFonts w:ascii="Times New Roman" w:hAnsi="Times New Roman" w:cs="Times New Roman"/>
          <w:b/>
          <w:bCs/>
          <w:sz w:val="44"/>
          <w:szCs w:val="52"/>
        </w:rPr>
      </w:pPr>
    </w:p>
    <w:p w14:paraId="2738FB39" w14:textId="77777777" w:rsidR="00792C08" w:rsidRPr="00E002D6" w:rsidRDefault="00792C08">
      <w:pPr>
        <w:spacing w:line="400" w:lineRule="exact"/>
        <w:jc w:val="center"/>
        <w:rPr>
          <w:rFonts w:ascii="Times New Roman" w:hAnsi="Times New Roman" w:cs="Times New Roman"/>
          <w:b/>
          <w:bCs/>
          <w:sz w:val="44"/>
          <w:szCs w:val="52"/>
        </w:rPr>
      </w:pPr>
    </w:p>
    <w:p w14:paraId="500A88D5" w14:textId="77777777" w:rsidR="00792C08" w:rsidRPr="00E002D6" w:rsidRDefault="00792C08">
      <w:pPr>
        <w:spacing w:line="400" w:lineRule="exact"/>
        <w:jc w:val="center"/>
        <w:rPr>
          <w:rFonts w:ascii="Times New Roman" w:hAnsi="Times New Roman" w:cs="Times New Roman"/>
          <w:b/>
          <w:bCs/>
          <w:sz w:val="44"/>
          <w:szCs w:val="52"/>
        </w:rPr>
      </w:pPr>
    </w:p>
    <w:p w14:paraId="3F302606" w14:textId="77777777" w:rsidR="00792C08" w:rsidRPr="00E002D6" w:rsidRDefault="00792C08">
      <w:pPr>
        <w:spacing w:line="400" w:lineRule="exact"/>
        <w:jc w:val="center"/>
        <w:rPr>
          <w:rFonts w:ascii="Times New Roman" w:hAnsi="Times New Roman" w:cs="Times New Roman"/>
          <w:b/>
          <w:bCs/>
          <w:sz w:val="44"/>
          <w:szCs w:val="52"/>
        </w:rPr>
      </w:pPr>
    </w:p>
    <w:p w14:paraId="352F9B6F" w14:textId="77777777" w:rsidR="00792C08" w:rsidRPr="00E002D6" w:rsidRDefault="00792C08">
      <w:pPr>
        <w:spacing w:line="400" w:lineRule="exact"/>
        <w:jc w:val="center"/>
        <w:rPr>
          <w:rFonts w:ascii="Times New Roman" w:hAnsi="Times New Roman" w:cs="Times New Roman"/>
          <w:b/>
          <w:bCs/>
          <w:sz w:val="44"/>
          <w:szCs w:val="52"/>
        </w:rPr>
      </w:pPr>
    </w:p>
    <w:p w14:paraId="7E6AB056" w14:textId="77777777" w:rsidR="00792C08" w:rsidRPr="00E002D6" w:rsidRDefault="00792C08">
      <w:pPr>
        <w:spacing w:line="400" w:lineRule="exact"/>
        <w:jc w:val="center"/>
        <w:rPr>
          <w:rFonts w:ascii="Times New Roman" w:hAnsi="Times New Roman" w:cs="Times New Roman"/>
          <w:b/>
          <w:bCs/>
          <w:sz w:val="44"/>
          <w:szCs w:val="52"/>
        </w:rPr>
      </w:pPr>
    </w:p>
    <w:p w14:paraId="5DFBCA3A" w14:textId="77777777" w:rsidR="00792C08" w:rsidRPr="00E002D6" w:rsidRDefault="00792C08">
      <w:pPr>
        <w:spacing w:line="400" w:lineRule="exact"/>
        <w:jc w:val="center"/>
        <w:rPr>
          <w:rFonts w:ascii="Times New Roman" w:hAnsi="Times New Roman" w:cs="Times New Roman"/>
          <w:b/>
          <w:bCs/>
          <w:sz w:val="44"/>
          <w:szCs w:val="52"/>
        </w:rPr>
      </w:pPr>
    </w:p>
    <w:p w14:paraId="1F89FDFF" w14:textId="77777777" w:rsidR="00792C08" w:rsidRPr="00E002D6" w:rsidRDefault="00792C08">
      <w:pPr>
        <w:spacing w:line="400" w:lineRule="exact"/>
        <w:jc w:val="center"/>
        <w:rPr>
          <w:rFonts w:ascii="Times New Roman" w:hAnsi="Times New Roman" w:cs="Times New Roman"/>
          <w:b/>
          <w:bCs/>
          <w:sz w:val="44"/>
          <w:szCs w:val="52"/>
        </w:rPr>
      </w:pPr>
    </w:p>
    <w:p w14:paraId="0BE1DAD5" w14:textId="77777777" w:rsidR="00792C08" w:rsidRPr="00E002D6" w:rsidRDefault="00792C08">
      <w:pPr>
        <w:spacing w:line="400" w:lineRule="exact"/>
        <w:jc w:val="center"/>
        <w:rPr>
          <w:rFonts w:ascii="Times New Roman" w:hAnsi="Times New Roman" w:cs="Times New Roman"/>
          <w:b/>
          <w:bCs/>
          <w:sz w:val="44"/>
          <w:szCs w:val="52"/>
        </w:rPr>
      </w:pPr>
    </w:p>
    <w:p w14:paraId="7294E3E2" w14:textId="77777777" w:rsidR="00792C08" w:rsidRPr="00E002D6" w:rsidRDefault="00792C08">
      <w:pPr>
        <w:spacing w:line="400" w:lineRule="exact"/>
        <w:jc w:val="center"/>
        <w:rPr>
          <w:rFonts w:ascii="Times New Roman" w:hAnsi="Times New Roman" w:cs="Times New Roman"/>
          <w:b/>
          <w:bCs/>
          <w:sz w:val="44"/>
          <w:szCs w:val="52"/>
        </w:rPr>
      </w:pPr>
    </w:p>
    <w:p w14:paraId="54F75261" w14:textId="77777777" w:rsidR="00792C08" w:rsidRPr="00E002D6" w:rsidRDefault="00792C08">
      <w:pPr>
        <w:spacing w:line="400" w:lineRule="exact"/>
        <w:jc w:val="center"/>
        <w:rPr>
          <w:rFonts w:ascii="Times New Roman" w:hAnsi="Times New Roman" w:cs="Times New Roman"/>
          <w:b/>
          <w:bCs/>
          <w:sz w:val="44"/>
          <w:szCs w:val="52"/>
        </w:rPr>
      </w:pPr>
    </w:p>
    <w:p w14:paraId="2F20480E" w14:textId="77777777" w:rsidR="00792C08" w:rsidRPr="00E002D6" w:rsidRDefault="00792C08">
      <w:pPr>
        <w:spacing w:line="400" w:lineRule="exact"/>
        <w:jc w:val="center"/>
        <w:rPr>
          <w:rFonts w:ascii="Times New Roman" w:hAnsi="Times New Roman" w:cs="Times New Roman"/>
          <w:b/>
          <w:bCs/>
          <w:sz w:val="44"/>
          <w:szCs w:val="52"/>
        </w:rPr>
      </w:pPr>
    </w:p>
    <w:p w14:paraId="0478FB62" w14:textId="77777777" w:rsidR="00792C08" w:rsidRPr="00E002D6" w:rsidRDefault="00792C08">
      <w:pPr>
        <w:spacing w:line="400" w:lineRule="exact"/>
        <w:jc w:val="center"/>
        <w:rPr>
          <w:rFonts w:ascii="Times New Roman" w:hAnsi="Times New Roman" w:cs="Times New Roman"/>
          <w:b/>
          <w:bCs/>
          <w:sz w:val="44"/>
          <w:szCs w:val="52"/>
        </w:rPr>
      </w:pPr>
    </w:p>
    <w:p w14:paraId="30509E38" w14:textId="77777777" w:rsidR="00792C08" w:rsidRPr="00E002D6" w:rsidRDefault="00792C08">
      <w:pPr>
        <w:spacing w:line="400" w:lineRule="exact"/>
        <w:jc w:val="center"/>
        <w:rPr>
          <w:rFonts w:ascii="Times New Roman" w:hAnsi="Times New Roman" w:cs="Times New Roman"/>
          <w:b/>
          <w:bCs/>
          <w:sz w:val="44"/>
          <w:szCs w:val="52"/>
        </w:rPr>
      </w:pPr>
    </w:p>
    <w:p w14:paraId="1FD285FD" w14:textId="77777777" w:rsidR="00792C08" w:rsidRPr="00E002D6" w:rsidRDefault="00792C08">
      <w:pPr>
        <w:spacing w:line="400" w:lineRule="exact"/>
        <w:jc w:val="center"/>
        <w:rPr>
          <w:rFonts w:ascii="Times New Roman" w:hAnsi="Times New Roman" w:cs="Times New Roman"/>
          <w:b/>
          <w:bCs/>
          <w:sz w:val="44"/>
          <w:szCs w:val="52"/>
        </w:rPr>
      </w:pPr>
    </w:p>
    <w:p w14:paraId="6A6B04DD" w14:textId="77777777" w:rsidR="00792C08" w:rsidRPr="00E002D6" w:rsidRDefault="00792C08">
      <w:pPr>
        <w:spacing w:line="400" w:lineRule="exact"/>
        <w:jc w:val="center"/>
        <w:rPr>
          <w:rFonts w:ascii="Times New Roman" w:hAnsi="Times New Roman" w:cs="Times New Roman"/>
          <w:b/>
          <w:bCs/>
          <w:sz w:val="44"/>
          <w:szCs w:val="52"/>
        </w:rPr>
      </w:pPr>
    </w:p>
    <w:p w14:paraId="26A676D7" w14:textId="77777777" w:rsidR="00792C08" w:rsidRPr="00E002D6" w:rsidRDefault="00792C08">
      <w:pPr>
        <w:spacing w:line="400" w:lineRule="exact"/>
        <w:jc w:val="center"/>
        <w:rPr>
          <w:rFonts w:ascii="Times New Roman" w:hAnsi="Times New Roman" w:cs="Times New Roman"/>
          <w:b/>
          <w:bCs/>
          <w:sz w:val="44"/>
          <w:szCs w:val="52"/>
        </w:rPr>
      </w:pPr>
    </w:p>
    <w:p w14:paraId="5B29E6CD" w14:textId="77777777" w:rsidR="00792C08" w:rsidRPr="00E002D6" w:rsidRDefault="00000000">
      <w:pPr>
        <w:spacing w:line="400" w:lineRule="exact"/>
        <w:jc w:val="center"/>
        <w:rPr>
          <w:rFonts w:ascii="Times New Roman" w:hAnsi="Times New Roman" w:cs="Times New Roman"/>
          <w:b/>
          <w:bCs/>
          <w:sz w:val="44"/>
          <w:szCs w:val="52"/>
        </w:rPr>
      </w:pPr>
      <w:r w:rsidRPr="00E002D6">
        <w:rPr>
          <w:rFonts w:ascii="Times New Roman" w:hAnsi="Times New Roman" w:cs="Times New Roman"/>
          <w:b/>
          <w:bCs/>
          <w:sz w:val="44"/>
          <w:szCs w:val="52"/>
        </w:rPr>
        <w:t xml:space="preserve">Lesson </w:t>
      </w:r>
      <w:r w:rsidRPr="00E002D6">
        <w:rPr>
          <w:rFonts w:ascii="Times New Roman" w:hAnsi="Times New Roman" w:cs="Times New Roman" w:hint="eastAsia"/>
          <w:b/>
          <w:bCs/>
          <w:sz w:val="44"/>
          <w:szCs w:val="52"/>
        </w:rPr>
        <w:t>73-74</w:t>
      </w:r>
    </w:p>
    <w:p w14:paraId="7188385C" w14:textId="77777777" w:rsidR="00792C08" w:rsidRPr="00E002D6" w:rsidRDefault="00000000">
      <w:pPr>
        <w:spacing w:line="400" w:lineRule="exact"/>
        <w:jc w:val="center"/>
        <w:rPr>
          <w:rFonts w:ascii="Times New Roman" w:hAnsi="Times New Roman" w:cs="Times New Roman"/>
          <w:b/>
          <w:bCs/>
          <w:sz w:val="36"/>
          <w:szCs w:val="44"/>
        </w:rPr>
      </w:pPr>
      <w:r w:rsidRPr="00E002D6">
        <w:rPr>
          <w:rFonts w:ascii="Times New Roman" w:hAnsi="Times New Roman" w:cs="Times New Roman" w:hint="eastAsia"/>
          <w:b/>
          <w:bCs/>
          <w:sz w:val="36"/>
          <w:szCs w:val="44"/>
        </w:rPr>
        <w:lastRenderedPageBreak/>
        <w:t>Don</w:t>
      </w:r>
      <w:r w:rsidRPr="00E002D6">
        <w:rPr>
          <w:rFonts w:ascii="Times New Roman" w:hAnsi="Times New Roman" w:cs="Times New Roman"/>
          <w:b/>
          <w:bCs/>
          <w:sz w:val="36"/>
          <w:szCs w:val="44"/>
        </w:rPr>
        <w:t>’</w:t>
      </w:r>
      <w:r w:rsidRPr="00E002D6">
        <w:rPr>
          <w:rFonts w:ascii="Times New Roman" w:hAnsi="Times New Roman" w:cs="Times New Roman" w:hint="eastAsia"/>
          <w:b/>
          <w:bCs/>
          <w:sz w:val="36"/>
          <w:szCs w:val="44"/>
        </w:rPr>
        <w:t>t Be a Fish out of Water</w:t>
      </w:r>
    </w:p>
    <w:p w14:paraId="11E72539" w14:textId="77777777" w:rsidR="00792C08" w:rsidRPr="00E002D6" w:rsidRDefault="00792C08">
      <w:pPr>
        <w:spacing w:line="400" w:lineRule="exact"/>
        <w:jc w:val="center"/>
        <w:rPr>
          <w:rFonts w:ascii="Times New Roman" w:hAnsi="Times New Roman" w:cs="Times New Roman"/>
          <w:b/>
          <w:bCs/>
          <w:sz w:val="36"/>
          <w:szCs w:val="44"/>
        </w:rPr>
      </w:pPr>
    </w:p>
    <w:p w14:paraId="6B8BC2A9" w14:textId="77777777" w:rsidR="00792C08" w:rsidRPr="00E002D6" w:rsidRDefault="00000000">
      <w:pPr>
        <w:spacing w:line="400" w:lineRule="exac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1: </w:t>
      </w:r>
      <w:proofErr w:type="spellStart"/>
      <w:proofErr w:type="gramStart"/>
      <w:r w:rsidRPr="00E002D6">
        <w:rPr>
          <w:rFonts w:ascii="Times New Roman" w:hAnsi="Times New Roman" w:cs="Times New Roman" w:hint="eastAsia"/>
          <w:b/>
          <w:bCs/>
          <w:i/>
          <w:iCs/>
          <w:sz w:val="32"/>
          <w:szCs w:val="40"/>
        </w:rPr>
        <w:t>Reading&amp;</w:t>
      </w:r>
      <w:proofErr w:type="gramEnd"/>
      <w:r w:rsidRPr="00E002D6">
        <w:rPr>
          <w:rFonts w:ascii="Times New Roman" w:hAnsi="Times New Roman" w:cs="Times New Roman" w:hint="eastAsia"/>
          <w:b/>
          <w:bCs/>
          <w:i/>
          <w:iCs/>
          <w:sz w:val="32"/>
          <w:szCs w:val="40"/>
        </w:rPr>
        <w:t>Dialogue</w:t>
      </w:r>
      <w:proofErr w:type="spellEnd"/>
    </w:p>
    <w:p w14:paraId="6BB7CE1E" w14:textId="77777777" w:rsidR="00792C08" w:rsidRPr="00E002D6" w:rsidRDefault="00000000">
      <w:pPr>
        <w:pStyle w:val="a3"/>
        <w:spacing w:line="400" w:lineRule="exact"/>
        <w:ind w:right="183"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Do you sometimes have a hard time understanding what Americans are talking about among themselves? Do you want to know why?</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w:t>
      </w:r>
    </w:p>
    <w:p w14:paraId="056B5781" w14:textId="77777777" w:rsidR="00792C08" w:rsidRPr="00E002D6" w:rsidRDefault="00000000">
      <w:pPr>
        <w:pStyle w:val="a3"/>
        <w:spacing w:line="400" w:lineRule="exact"/>
        <w:ind w:right="183"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krezɪ</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slæŋ</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ˌ</w:t>
      </w:r>
      <w:proofErr w:type="spellStart"/>
      <w:r w:rsidRPr="00E002D6">
        <w:rPr>
          <w:rFonts w:ascii="Cambria" w:eastAsia="宋体" w:hAnsi="Cambria" w:cs="Cambria"/>
          <w:i/>
          <w:iCs/>
          <w:spacing w:val="-1"/>
          <w:sz w:val="22"/>
          <w:szCs w:val="22"/>
          <w:lang w:eastAsia="zh-CN"/>
        </w:rPr>
        <w:t>ovɚˈdu</w:t>
      </w:r>
      <w:proofErr w:type="spellEnd"/>
      <w:r w:rsidRPr="00E002D6">
        <w:rPr>
          <w:rFonts w:ascii="Cambria" w:eastAsia="宋体" w:hAnsi="Cambria" w:cs="Cambria"/>
          <w:spacing w:val="-1"/>
          <w:sz w:val="22"/>
          <w:szCs w:val="22"/>
          <w:lang w:eastAsia="zh-CN"/>
        </w:rPr>
        <w:t>/</w:t>
      </w:r>
    </w:p>
    <w:p w14:paraId="0208940F"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answer 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Americans are crazy about using slang.</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They tend to overdo it, though.</w:t>
      </w:r>
    </w:p>
    <w:p w14:paraId="1E24ACAA" w14:textId="77777777" w:rsidR="00792C08" w:rsidRPr="00E002D6" w:rsidRDefault="00000000">
      <w:pPr>
        <w:pStyle w:val="a3"/>
        <w:spacing w:line="400" w:lineRule="exact"/>
        <w:ind w:right="183"/>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i/>
          <w:iCs/>
          <w:spacing w:val="-1"/>
          <w:sz w:val="22"/>
          <w:szCs w:val="22"/>
          <w:lang w:eastAsia="zh-CN"/>
        </w:rPr>
        <w:t>ˈ</w:t>
      </w:r>
      <w:proofErr w:type="spellStart"/>
      <w:r w:rsidRPr="00E002D6">
        <w:rPr>
          <w:rFonts w:ascii="Cambria" w:eastAsia="宋体" w:hAnsi="Cambria" w:cs="Cambria"/>
          <w:i/>
          <w:iCs/>
          <w:spacing w:val="-1"/>
          <w:sz w:val="22"/>
          <w:szCs w:val="22"/>
          <w:lang w:eastAsia="zh-CN"/>
        </w:rPr>
        <w:t>ʌðɚˌwaɪz</w:t>
      </w:r>
      <w:proofErr w:type="spellEnd"/>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fʌn</w:t>
      </w:r>
      <w:proofErr w:type="spellEnd"/>
      <w:r w:rsidRPr="00E002D6">
        <w:rPr>
          <w:rFonts w:ascii="Cambria" w:eastAsia="宋体" w:hAnsi="Cambria" w:cs="Cambria"/>
          <w:spacing w:val="-1"/>
          <w:sz w:val="22"/>
          <w:szCs w:val="22"/>
          <w:lang w:eastAsia="zh-CN"/>
        </w:rPr>
        <w:t xml:space="preserve">/  </w:t>
      </w:r>
    </w:p>
    <w:p w14:paraId="0000A57E" w14:textId="77777777" w:rsidR="00792C08" w:rsidRPr="00E002D6" w:rsidRDefault="00000000">
      <w:pPr>
        <w:pStyle w:val="a3"/>
        <w:spacing w:line="400" w:lineRule="exact"/>
        <w:ind w:right="183" w:firstLineChars="200" w:firstLine="556"/>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Otherwise,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slang is fun to use.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 should try it.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And some slang is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easy to understand.</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For example, if someone is “off the hook,”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 means</w:t>
      </w:r>
    </w:p>
    <w:p w14:paraId="33D991F0" w14:textId="77777777" w:rsidR="00792C08" w:rsidRPr="00E002D6" w:rsidRDefault="00000000">
      <w:pPr>
        <w:pStyle w:val="a3"/>
        <w:spacing w:line="400" w:lineRule="exact"/>
        <w:ind w:right="183" w:firstLineChars="200" w:firstLine="436"/>
        <w:rPr>
          <w:rFonts w:ascii="Cambria" w:eastAsia="宋体" w:hAnsi="Cambria" w:cs="Cambria"/>
          <w:spacing w:val="-1"/>
          <w:sz w:val="22"/>
          <w:szCs w:val="22"/>
          <w:lang w:eastAsia="zh-CN"/>
        </w:rPr>
      </w:pPr>
      <w:r w:rsidRPr="00E002D6">
        <w:rPr>
          <w:rFonts w:ascii="Cambria" w:eastAsia="宋体" w:hAnsi="Cambria" w:cs="Cambria"/>
          <w:spacing w:val="-1"/>
          <w:sz w:val="22"/>
          <w:szCs w:val="22"/>
          <w:lang w:eastAsia="zh-CN"/>
        </w:rPr>
        <w:t xml:space="preserve">                           </w:t>
      </w:r>
      <w:r w:rsidRPr="00E002D6">
        <w:rPr>
          <w:rFonts w:ascii="Cambria" w:eastAsia="宋体" w:hAnsi="Cambria" w:cs="Cambria" w:hint="eastAsia"/>
          <w:spacing w:val="-1"/>
          <w:sz w:val="22"/>
          <w:szCs w:val="22"/>
          <w:lang w:eastAsia="zh-CN"/>
        </w:rPr>
        <w:t xml:space="preserve">      </w:t>
      </w:r>
      <w:r w:rsidRPr="00E002D6">
        <w:rPr>
          <w:rFonts w:ascii="Cambria" w:eastAsia="宋体" w:hAnsi="Cambria" w:cs="Cambria"/>
          <w:spacing w:val="-1"/>
          <w:sz w:val="22"/>
          <w:szCs w:val="22"/>
          <w:lang w:eastAsia="zh-CN"/>
        </w:rPr>
        <w:t xml:space="preserve">  /</w:t>
      </w:r>
      <w:proofErr w:type="spellStart"/>
      <w:r w:rsidRPr="00E002D6">
        <w:rPr>
          <w:rFonts w:ascii="Cambria" w:eastAsia="宋体" w:hAnsi="Cambria" w:cs="Cambria"/>
          <w:i/>
          <w:iCs/>
          <w:spacing w:val="-1"/>
          <w:sz w:val="22"/>
          <w:szCs w:val="22"/>
          <w:lang w:eastAsia="zh-CN"/>
        </w:rPr>
        <w:t>hᴜk</w:t>
      </w:r>
      <w:proofErr w:type="spellEnd"/>
      <w:r w:rsidRPr="00E002D6">
        <w:rPr>
          <w:rFonts w:ascii="Cambria" w:eastAsia="宋体" w:hAnsi="Cambria" w:cs="Cambria"/>
          <w:spacing w:val="-1"/>
          <w:sz w:val="22"/>
          <w:szCs w:val="22"/>
          <w:lang w:eastAsia="zh-CN"/>
        </w:rPr>
        <w:t>/</w:t>
      </w:r>
    </w:p>
    <w:p w14:paraId="3CC082C0" w14:textId="77777777" w:rsidR="00792C08" w:rsidRPr="00E002D6" w:rsidRDefault="00000000">
      <w:pPr>
        <w:pStyle w:val="a3"/>
        <w:spacing w:line="400" w:lineRule="exact"/>
        <w:ind w:right="183"/>
        <w:rPr>
          <w:rFonts w:ascii="Times New Roman" w:eastAsia="宋体" w:hAnsi="Times New Roman" w:cs="Times New Roman"/>
          <w:spacing w:val="-1"/>
          <w:sz w:val="28"/>
          <w:szCs w:val="28"/>
          <w:lang w:eastAsia="zh-CN"/>
        </w:rPr>
      </w:pPr>
      <w:r w:rsidRPr="00E002D6">
        <w:rPr>
          <w:rFonts w:ascii="Times New Roman" w:eastAsia="宋体" w:hAnsi="Times New Roman" w:cs="Times New Roman"/>
          <w:spacing w:val="-1"/>
          <w:sz w:val="28"/>
          <w:szCs w:val="28"/>
          <w:lang w:eastAsia="zh-CN"/>
        </w:rPr>
        <w:t>that he is no longer in trouble.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 “hook”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 xml:space="preserve">is a </w:t>
      </w:r>
      <w:proofErr w:type="gramStart"/>
      <w:r w:rsidRPr="00E002D6">
        <w:rPr>
          <w:rFonts w:ascii="Times New Roman" w:eastAsia="宋体" w:hAnsi="Times New Roman" w:cs="Times New Roman"/>
          <w:spacing w:val="-1"/>
          <w:sz w:val="28"/>
          <w:szCs w:val="28"/>
          <w:lang w:eastAsia="zh-CN"/>
        </w:rPr>
        <w:t>fish hook</w:t>
      </w:r>
      <w:proofErr w:type="gramEnd"/>
      <w:r w:rsidRPr="00E002D6">
        <w:rPr>
          <w:rFonts w:ascii="Times New Roman" w:eastAsia="宋体" w:hAnsi="Times New Roman" w:cs="Times New Roman"/>
          <w:spacing w:val="-1"/>
          <w:sz w:val="28"/>
          <w:szCs w:val="28"/>
          <w:lang w:eastAsia="zh-CN"/>
        </w:rPr>
        <w:t>.</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If a fish is on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 hook,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of course,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 is in trouble.</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If it is “off the hook,”</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then it is out of</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danger.</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Didn’t we tell</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you slang is fun?</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Besides,</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it should at least help you feel more at home and not like a fish out of water when you speak to</w:t>
      </w:r>
      <w:r w:rsidRPr="00E002D6">
        <w:rPr>
          <w:rFonts w:ascii="Times New Roman" w:eastAsia="宋体" w:hAnsi="Times New Roman" w:cs="Times New Roman" w:hint="eastAsia"/>
          <w:spacing w:val="-1"/>
          <w:sz w:val="28"/>
          <w:szCs w:val="28"/>
          <w:lang w:eastAsia="zh-CN"/>
        </w:rPr>
        <w:t xml:space="preserve"> </w:t>
      </w:r>
      <w:r w:rsidRPr="00E002D6">
        <w:rPr>
          <w:rFonts w:ascii="Times New Roman" w:eastAsia="宋体" w:hAnsi="Times New Roman" w:cs="Times New Roman"/>
          <w:spacing w:val="-1"/>
          <w:sz w:val="28"/>
          <w:szCs w:val="28"/>
          <w:lang w:eastAsia="zh-CN"/>
        </w:rPr>
        <w:t>Americans.</w:t>
      </w:r>
    </w:p>
    <w:p w14:paraId="4064C9DB" w14:textId="77777777" w:rsidR="00792C08" w:rsidRPr="00E002D6" w:rsidRDefault="00792C08">
      <w:pPr>
        <w:pStyle w:val="a3"/>
        <w:spacing w:line="400" w:lineRule="exact"/>
        <w:ind w:right="181"/>
        <w:rPr>
          <w:rFonts w:ascii="Times New Roman" w:hAnsi="Times New Roman" w:cs="Times New Roman"/>
          <w:sz w:val="28"/>
          <w:szCs w:val="28"/>
          <w:lang w:eastAsia="zh-CN"/>
        </w:rPr>
      </w:pPr>
    </w:p>
    <w:p w14:paraId="75A0A2AF" w14:textId="77777777" w:rsidR="00792C08" w:rsidRPr="00E002D6" w:rsidRDefault="00792C08">
      <w:pPr>
        <w:pStyle w:val="a3"/>
        <w:spacing w:line="400" w:lineRule="exact"/>
        <w:ind w:right="181"/>
        <w:rPr>
          <w:rFonts w:ascii="Times New Roman" w:hAnsi="Times New Roman" w:cs="Times New Roman"/>
          <w:sz w:val="28"/>
          <w:szCs w:val="28"/>
          <w:lang w:eastAsia="zh-CN"/>
        </w:rPr>
      </w:pPr>
    </w:p>
    <w:p w14:paraId="2E8E026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Bob,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who is Chinese,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is speaking to his American classmate,</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Jill.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Jill;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Bob)</w:t>
      </w:r>
    </w:p>
    <w:p w14:paraId="18FEA90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Hi,</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Bob.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up?</w:t>
      </w:r>
    </w:p>
    <w:p w14:paraId="7CA7E85A"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skaɪ</w:t>
      </w:r>
      <w:proofErr w:type="spellEnd"/>
      <w:r w:rsidRPr="00E002D6">
        <w:rPr>
          <w:rFonts w:ascii="Cambria" w:hAnsi="Cambria" w:cs="Cambria"/>
          <w:sz w:val="22"/>
          <w:szCs w:val="22"/>
          <w:lang w:eastAsia="zh-CN"/>
        </w:rPr>
        <w:t>/</w:t>
      </w:r>
    </w:p>
    <w:p w14:paraId="5089D15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don’t see anything up in the sky.</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Do you?</w:t>
      </w:r>
    </w:p>
    <w:p w14:paraId="5230A7D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No,</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Bob.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“What’s up?”</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is slang for “What’s happening?” </w:t>
      </w:r>
    </w:p>
    <w:p w14:paraId="2FA37D2F"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Well,</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 didn’t you just ask me that in the first place?</w:t>
      </w:r>
    </w:p>
    <w:p w14:paraId="2E062FA5"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Get with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Bob.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Everyone uses slang in America.</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It makes speech </w:t>
      </w:r>
    </w:p>
    <w:p w14:paraId="3E5E8FED"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w:t>
      </w:r>
      <w:r w:rsidRPr="00E002D6">
        <w:rPr>
          <w:rFonts w:ascii="Cambria" w:hAnsi="Cambria" w:cs="Cambria"/>
          <w:i/>
          <w:iCs/>
          <w:sz w:val="22"/>
          <w:szCs w:val="22"/>
          <w:lang w:eastAsia="zh-CN"/>
        </w:rPr>
        <w:t>ˈ</w:t>
      </w:r>
      <w:proofErr w:type="spellStart"/>
      <w:r w:rsidRPr="00E002D6">
        <w:rPr>
          <w:rFonts w:ascii="Cambria" w:hAnsi="Cambria" w:cs="Cambria"/>
          <w:i/>
          <w:iCs/>
          <w:sz w:val="22"/>
          <w:szCs w:val="22"/>
          <w:lang w:eastAsia="zh-CN"/>
        </w:rPr>
        <w:t>kʌlɚfəl</w:t>
      </w:r>
      <w:proofErr w:type="spellEnd"/>
      <w:r w:rsidRPr="00E002D6">
        <w:rPr>
          <w:rFonts w:ascii="Cambria" w:hAnsi="Cambria" w:cs="Cambria"/>
          <w:sz w:val="22"/>
          <w:szCs w:val="22"/>
          <w:lang w:eastAsia="zh-CN"/>
        </w:rPr>
        <w:t>/</w:t>
      </w:r>
    </w:p>
    <w:p w14:paraId="4CC45FC6"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more colorful.</w:t>
      </w:r>
    </w:p>
    <w:p w14:paraId="249AFF41"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 I’m having enough trouble learning English.</w:t>
      </w:r>
    </w:p>
    <w:p w14:paraId="693F2FA9"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But you should give it your best shot,</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Bob. </w:t>
      </w:r>
    </w:p>
    <w:p w14:paraId="38145870"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Why?</w:t>
      </w:r>
    </w:p>
    <w:p w14:paraId="7F9185B1" w14:textId="77777777" w:rsidR="00792C08" w:rsidRPr="00E002D6" w:rsidRDefault="00000000">
      <w:pPr>
        <w:pStyle w:val="a3"/>
        <w:spacing w:line="400" w:lineRule="exact"/>
        <w:ind w:right="181"/>
        <w:rPr>
          <w:rFonts w:ascii="Cambria" w:hAnsi="Cambria" w:cs="Cambria"/>
          <w:sz w:val="22"/>
          <w:szCs w:val="22"/>
          <w:lang w:eastAsia="zh-CN"/>
        </w:rPr>
      </w:pPr>
      <w:r w:rsidRPr="00E002D6">
        <w:rPr>
          <w:rFonts w:ascii="Times New Roman" w:hAnsi="Times New Roman" w:cs="Times New Roman" w:hint="eastAsia"/>
          <w:sz w:val="28"/>
          <w:szCs w:val="28"/>
          <w:lang w:eastAsia="zh-CN"/>
        </w:rPr>
        <w:t xml:space="preserve">                                  </w:t>
      </w:r>
      <w:r w:rsidRPr="00E002D6">
        <w:rPr>
          <w:rFonts w:ascii="Cambria" w:hAnsi="Cambria" w:cs="Cambria"/>
          <w:sz w:val="22"/>
          <w:szCs w:val="22"/>
          <w:lang w:eastAsia="zh-CN"/>
        </w:rPr>
        <w:t xml:space="preserve"> /</w:t>
      </w:r>
      <w:proofErr w:type="spellStart"/>
      <w:r w:rsidRPr="00E002D6">
        <w:rPr>
          <w:rFonts w:ascii="Cambria" w:hAnsi="Cambria" w:cs="Cambria"/>
          <w:i/>
          <w:iCs/>
          <w:sz w:val="22"/>
          <w:szCs w:val="22"/>
          <w:lang w:eastAsia="zh-CN"/>
        </w:rPr>
        <w:t>tʃɪks</w:t>
      </w:r>
      <w:proofErr w:type="spellEnd"/>
      <w:r w:rsidRPr="00E002D6">
        <w:rPr>
          <w:rFonts w:ascii="Cambria" w:hAnsi="Cambria" w:cs="Cambria"/>
          <w:sz w:val="22"/>
          <w:szCs w:val="22"/>
          <w:lang w:eastAsia="zh-CN"/>
        </w:rPr>
        <w:t>/</w:t>
      </w:r>
    </w:p>
    <w:p w14:paraId="0CC2E2AC"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 xml:space="preserve">J: How else can you get to meet American chicks? </w:t>
      </w:r>
    </w:p>
    <w:p w14:paraId="2B7E8E4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lastRenderedPageBreak/>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What chicks?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don’t like eggs.</w:t>
      </w:r>
    </w:p>
    <w:p w14:paraId="31249FDE"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J: “Chicks”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mean “girls”</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 xml:space="preserve">you fool. </w:t>
      </w:r>
    </w:p>
    <w:p w14:paraId="6515E754" w14:textId="77777777" w:rsidR="00792C08" w:rsidRPr="00E002D6" w:rsidRDefault="00000000">
      <w:pPr>
        <w:pStyle w:val="a3"/>
        <w:spacing w:line="400" w:lineRule="exact"/>
        <w:ind w:right="181"/>
        <w:rPr>
          <w:rFonts w:ascii="Times New Roman" w:hAnsi="Times New Roman" w:cs="Times New Roman"/>
          <w:sz w:val="28"/>
          <w:szCs w:val="28"/>
          <w:lang w:eastAsia="zh-CN"/>
        </w:rPr>
      </w:pPr>
      <w:r w:rsidRPr="00E002D6">
        <w:rPr>
          <w:rFonts w:ascii="Times New Roman" w:hAnsi="Times New Roman" w:cs="Times New Roman"/>
          <w:sz w:val="28"/>
          <w:szCs w:val="28"/>
          <w:lang w:eastAsia="zh-CN"/>
        </w:rPr>
        <w:t>B:</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Oh,</w:t>
      </w:r>
      <w:r w:rsidRPr="00E002D6">
        <w:rPr>
          <w:rFonts w:ascii="Times New Roman" w:hAnsi="Times New Roman" w:cs="Times New Roman" w:hint="eastAsia"/>
          <w:sz w:val="28"/>
          <w:szCs w:val="28"/>
          <w:lang w:eastAsia="zh-CN"/>
        </w:rPr>
        <w:t xml:space="preserve"> </w:t>
      </w:r>
      <w:r w:rsidRPr="00E002D6">
        <w:rPr>
          <w:rFonts w:ascii="Times New Roman" w:hAnsi="Times New Roman" w:cs="Times New Roman"/>
          <w:sz w:val="28"/>
          <w:szCs w:val="28"/>
          <w:lang w:eastAsia="zh-CN"/>
        </w:rPr>
        <w:t>I give up!</w:t>
      </w:r>
    </w:p>
    <w:p w14:paraId="14587FFF" w14:textId="77777777" w:rsidR="00792C08" w:rsidRPr="00E002D6" w:rsidRDefault="00792C08">
      <w:pPr>
        <w:pStyle w:val="a3"/>
        <w:spacing w:line="400" w:lineRule="exact"/>
        <w:ind w:right="181"/>
        <w:rPr>
          <w:rFonts w:ascii="Times New Roman" w:hAnsi="Times New Roman" w:cs="Times New Roman"/>
          <w:sz w:val="28"/>
          <w:szCs w:val="28"/>
          <w:lang w:eastAsia="zh-CN"/>
        </w:rPr>
      </w:pPr>
    </w:p>
    <w:p w14:paraId="2233247E"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 xml:space="preserve">Part 2: </w:t>
      </w:r>
      <w:proofErr w:type="spellStart"/>
      <w:proofErr w:type="gramStart"/>
      <w:r w:rsidRPr="00E002D6">
        <w:rPr>
          <w:rFonts w:ascii="Times New Roman" w:hAnsi="Times New Roman" w:cs="Times New Roman" w:hint="eastAsia"/>
          <w:b/>
          <w:bCs/>
          <w:i/>
          <w:iCs/>
          <w:sz w:val="32"/>
          <w:szCs w:val="40"/>
        </w:rPr>
        <w:t>Vocabulary&amp;</w:t>
      </w:r>
      <w:proofErr w:type="gramEnd"/>
      <w:r w:rsidRPr="00E002D6">
        <w:rPr>
          <w:rFonts w:ascii="Times New Roman" w:hAnsi="Times New Roman" w:cs="Times New Roman" w:hint="eastAsia"/>
          <w:b/>
          <w:bCs/>
          <w:i/>
          <w:iCs/>
          <w:sz w:val="32"/>
          <w:szCs w:val="40"/>
        </w:rPr>
        <w:t>Idioms</w:t>
      </w:r>
      <w:proofErr w:type="spellEnd"/>
    </w:p>
    <w:p w14:paraId="1F0BBADC" w14:textId="77777777" w:rsidR="00792C08" w:rsidRPr="00E002D6" w:rsidRDefault="00000000">
      <w:pPr>
        <w:numPr>
          <w:ilvl w:val="0"/>
          <w:numId w:val="133"/>
        </w:numPr>
        <w:spacing w:line="400" w:lineRule="exact"/>
        <w:jc w:val="left"/>
        <w:rPr>
          <w:rFonts w:ascii="Times New Roman" w:hAnsi="Times New Roman" w:cs="Times New Roman"/>
          <w:sz w:val="22"/>
          <w:szCs w:val="22"/>
          <w:u w:val="single"/>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crazy</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krezɪ</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kreɪzi</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狂热的；疯狂的</w:t>
      </w:r>
      <w:r w:rsidRPr="00E002D6">
        <w:rPr>
          <w:rFonts w:ascii="Times New Roman" w:hAnsi="Times New Roman" w:cs="Times New Roman" w:hint="eastAsia"/>
          <w:sz w:val="22"/>
          <w:szCs w:val="22"/>
        </w:rPr>
        <w:t xml:space="preserve"> </w:t>
      </w:r>
    </w:p>
    <w:p w14:paraId="200C4F88"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slang</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slæŋ</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slæŋ</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俚语</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p>
    <w:p w14:paraId="1353E46F"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overdo</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proofErr w:type="spellStart"/>
      <w:r w:rsidRPr="00E002D6">
        <w:rPr>
          <w:rFonts w:ascii="Cambria" w:eastAsia="宋体" w:hAnsi="Cambria" w:cs="Cambria"/>
          <w:spacing w:val="-1"/>
          <w:sz w:val="22"/>
          <w:szCs w:val="22"/>
        </w:rPr>
        <w:t>ovɚˈdu</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 xml:space="preserve">IPA: </w:t>
      </w:r>
      <w:r w:rsidRPr="00E002D6">
        <w:rPr>
          <w:rFonts w:ascii="Times New Roman" w:eastAsia="宋体" w:hAnsi="Times New Roman" w:cs="Times New Roman" w:hint="eastAsia"/>
          <w:spacing w:val="-1"/>
          <w:sz w:val="22"/>
          <w:szCs w:val="22"/>
          <w:lang w:eastAsia="zh"/>
        </w:rPr>
        <w:t>[</w:t>
      </w:r>
      <w:r w:rsidRPr="00E002D6">
        <w:rPr>
          <w:rFonts w:ascii="Cambria" w:eastAsia="宋体" w:hAnsi="Cambria" w:cs="Cambria"/>
          <w:spacing w:val="-1"/>
          <w:sz w:val="22"/>
          <w:szCs w:val="22"/>
        </w:rPr>
        <w:t>ˌ</w:t>
      </w:r>
      <w:r w:rsidRPr="00E002D6">
        <w:rPr>
          <w:rFonts w:ascii="Cambria" w:eastAsia="宋体" w:hAnsi="Cambria" w:cs="Cambria" w:hint="eastAsia"/>
          <w:spacing w:val="-1"/>
          <w:sz w:val="22"/>
          <w:szCs w:val="22"/>
        </w:rPr>
        <w:t>ə</w:t>
      </w:r>
      <w:proofErr w:type="spellStart"/>
      <w:r w:rsidRPr="00E002D6">
        <w:rPr>
          <w:rFonts w:ascii="Cambria" w:eastAsia="宋体" w:hAnsi="Cambria" w:cs="Cambria"/>
          <w:spacing w:val="-1"/>
          <w:sz w:val="22"/>
          <w:szCs w:val="22"/>
        </w:rPr>
        <w:t>ʊvərˈdu</w:t>
      </w:r>
      <w:proofErr w:type="spellEnd"/>
      <w:r w:rsidRPr="00E002D6">
        <w:rPr>
          <w:rFonts w:ascii="Cambria" w:eastAsia="宋体" w:hAnsi="Cambria" w:cs="Cambria"/>
          <w:spacing w:val="-1"/>
          <w:sz w:val="22"/>
          <w:szCs w:val="22"/>
        </w:rPr>
        <w:t>ː</w:t>
      </w:r>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proofErr w:type="spellStart"/>
      <w:r w:rsidRPr="00E002D6">
        <w:rPr>
          <w:rFonts w:ascii="Times New Roman" w:hAnsi="Times New Roman" w:cs="Times New Roman"/>
          <w:i/>
          <w:iCs/>
          <w:sz w:val="22"/>
          <w:szCs w:val="22"/>
        </w:rPr>
        <w:t>vt.</w:t>
      </w:r>
      <w:proofErr w:type="spell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过度使用</w:t>
      </w:r>
    </w:p>
    <w:p w14:paraId="146F2981"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otherwise</w:t>
      </w:r>
      <w:r w:rsidRPr="00E002D6">
        <w:rPr>
          <w:rFonts w:ascii="Times New Roman" w:hAnsi="Times New Roman" w:cs="Times New Roman"/>
          <w:sz w:val="22"/>
          <w:szCs w:val="22"/>
        </w:rPr>
        <w:t xml:space="preserve"> </w:t>
      </w:r>
      <w:r w:rsidRPr="00E002D6">
        <w:rPr>
          <w:rFonts w:ascii="Times New Roman" w:hAnsi="Times New Roman" w:cs="Times New Roman" w:hint="eastAsia"/>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ʌðɚˌwaɪz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ʌðərwaɪz</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adv.</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否则</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的话）</w:t>
      </w:r>
    </w:p>
    <w:p w14:paraId="0797EFAA"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fun</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fʌn</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fʌn</w:t>
      </w:r>
      <w:proofErr w:type="spellEnd"/>
      <w:r w:rsidRPr="00E002D6">
        <w:rPr>
          <w:rFonts w:ascii="Times New Roman" w:eastAsia="宋体"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有趣的</w:t>
      </w:r>
      <w:r w:rsidRPr="00E002D6">
        <w:rPr>
          <w:rFonts w:ascii="Times New Roman" w:hAnsi="Times New Roman" w:cs="Times New Roman"/>
          <w:sz w:val="22"/>
          <w:szCs w:val="22"/>
        </w:rPr>
        <w:t xml:space="preserve"> &amp;</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乐趣</w:t>
      </w:r>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不可数）</w:t>
      </w:r>
      <w:r w:rsidRPr="00E002D6">
        <w:rPr>
          <w:rFonts w:ascii="Times New Roman" w:hAnsi="Times New Roman" w:cs="Times New Roman"/>
          <w:sz w:val="22"/>
          <w:szCs w:val="22"/>
        </w:rPr>
        <w:t xml:space="preserve"> </w:t>
      </w:r>
    </w:p>
    <w:p w14:paraId="6AD21044"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sz w:val="22"/>
          <w:szCs w:val="22"/>
        </w:rPr>
        <w:t xml:space="preserve"> </w:t>
      </w:r>
      <w:proofErr w:type="gramStart"/>
      <w:r w:rsidRPr="00E002D6">
        <w:rPr>
          <w:rFonts w:ascii="Times New Roman" w:hAnsi="Times New Roman" w:cs="Times New Roman"/>
          <w:b/>
          <w:bCs/>
          <w:sz w:val="22"/>
          <w:szCs w:val="22"/>
        </w:rPr>
        <w:t>hook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hᴜk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hʊk</w:t>
      </w:r>
      <w:proofErr w:type="spellEnd"/>
      <w:r w:rsidRPr="00E002D6">
        <w:rPr>
          <w:rFonts w:ascii="Times New Roman" w:eastAsia="宋体" w:hAnsi="Times New Roman" w:cs="Times New Roman" w:hint="eastAsia"/>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hint="eastAsia"/>
          <w:sz w:val="22"/>
          <w:szCs w:val="22"/>
        </w:rPr>
        <w:t xml:space="preserve"> </w:t>
      </w:r>
      <w:r w:rsidRPr="00E002D6">
        <w:rPr>
          <w:rFonts w:ascii="Times New Roman" w:hAnsi="Times New Roman" w:cs="Times New Roman"/>
          <w:sz w:val="22"/>
          <w:szCs w:val="22"/>
        </w:rPr>
        <w:t>鱼钩；钩</w:t>
      </w:r>
      <w:r w:rsidRPr="00E002D6">
        <w:rPr>
          <w:rFonts w:ascii="Times New Roman" w:hAnsi="Times New Roman" w:cs="Times New Roman" w:hint="eastAsia"/>
          <w:sz w:val="22"/>
          <w:szCs w:val="22"/>
        </w:rPr>
        <w:t>；</w:t>
      </w:r>
      <w:r w:rsidRPr="00E002D6">
        <w:rPr>
          <w:rFonts w:ascii="Times New Roman" w:hAnsi="Times New Roman" w:cs="Times New Roman"/>
          <w:sz w:val="22"/>
          <w:szCs w:val="22"/>
        </w:rPr>
        <w:t>陷阱</w:t>
      </w:r>
    </w:p>
    <w:p w14:paraId="17C6F3CC"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 xml:space="preserve"> </w:t>
      </w:r>
      <w:proofErr w:type="gramStart"/>
      <w:r w:rsidRPr="00E002D6">
        <w:rPr>
          <w:rFonts w:ascii="Times New Roman" w:hAnsi="Times New Roman" w:cs="Times New Roman"/>
          <w:b/>
          <w:bCs/>
          <w:sz w:val="22"/>
          <w:szCs w:val="22"/>
        </w:rPr>
        <w:t>sky</w:t>
      </w:r>
      <w:r w:rsidRPr="00E002D6">
        <w:rPr>
          <w:rFonts w:ascii="Times New Roman" w:hAnsi="Times New Roman" w:cs="Times New Roman" w:hint="eastAsia"/>
          <w:b/>
          <w:bCs/>
          <w:sz w:val="22"/>
          <w:szCs w:val="22"/>
        </w:rPr>
        <w:t xml:space="preserve">  </w:t>
      </w:r>
      <w:r w:rsidRPr="00E002D6">
        <w:rPr>
          <w:rFonts w:ascii="Times New Roman" w:eastAsia="宋体" w:hAnsi="Times New Roman" w:cs="Times New Roman" w:hint="eastAsia"/>
          <w:b/>
          <w:bCs/>
          <w:spacing w:val="-1"/>
          <w:sz w:val="22"/>
          <w:szCs w:val="22"/>
        </w:rPr>
        <w:t>KK</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skaɪ</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skaɪ</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hint="eastAsia"/>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r w:rsidRPr="00E002D6">
        <w:rPr>
          <w:rFonts w:ascii="Times New Roman" w:hAnsi="Times New Roman" w:cs="Times New Roman"/>
          <w:sz w:val="22"/>
          <w:szCs w:val="22"/>
        </w:rPr>
        <w:t>天空</w:t>
      </w:r>
    </w:p>
    <w:p w14:paraId="46838C96" w14:textId="77777777" w:rsidR="00792C08" w:rsidRPr="00E002D6" w:rsidRDefault="00000000">
      <w:pPr>
        <w:numPr>
          <w:ilvl w:val="0"/>
          <w:numId w:val="133"/>
        </w:numPr>
        <w:spacing w:line="400" w:lineRule="exact"/>
        <w:jc w:val="left"/>
        <w:rPr>
          <w:rFonts w:ascii="Times New Roman" w:hAnsi="Times New Roman" w:cs="Times New Roman"/>
          <w:sz w:val="22"/>
          <w:szCs w:val="22"/>
        </w:rPr>
      </w:pPr>
      <w:r w:rsidRPr="00E002D6">
        <w:rPr>
          <w:rFonts w:ascii="Times New Roman" w:hAnsi="Times New Roman" w:cs="Times New Roman" w:hint="eastAsia"/>
          <w:b/>
          <w:bCs/>
          <w:sz w:val="22"/>
          <w:szCs w:val="22"/>
        </w:rPr>
        <w:t xml:space="preserve"> </w:t>
      </w:r>
      <w:r w:rsidRPr="00E002D6">
        <w:rPr>
          <w:rFonts w:ascii="Times New Roman" w:hAnsi="Times New Roman" w:cs="Times New Roman"/>
          <w:b/>
          <w:bCs/>
          <w:sz w:val="22"/>
          <w:szCs w:val="22"/>
        </w:rPr>
        <w:t>colorful</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gramStart"/>
      <w:r w:rsidRPr="00E002D6">
        <w:rPr>
          <w:rFonts w:ascii="Cambria" w:eastAsia="宋体" w:hAnsi="Cambria" w:cs="Cambria"/>
          <w:spacing w:val="-1"/>
          <w:sz w:val="22"/>
          <w:szCs w:val="22"/>
        </w:rPr>
        <w:t>ˈ</w:t>
      </w:r>
      <w:proofErr w:type="spellStart"/>
      <w:r w:rsidRPr="00E002D6">
        <w:rPr>
          <w:rFonts w:ascii="Cambria" w:eastAsia="宋体" w:hAnsi="Cambria" w:cs="Cambria"/>
          <w:spacing w:val="-1"/>
          <w:sz w:val="22"/>
          <w:szCs w:val="22"/>
        </w:rPr>
        <w:t>kʌlɚfəl</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gramStart"/>
      <w:r w:rsidRPr="00E002D6">
        <w:rPr>
          <w:rFonts w:ascii="Cambria" w:hAnsi="Cambria" w:cs="Cambria"/>
          <w:sz w:val="22"/>
          <w:szCs w:val="22"/>
        </w:rPr>
        <w:t>ˈ</w:t>
      </w:r>
      <w:proofErr w:type="spellStart"/>
      <w:r w:rsidRPr="00E002D6">
        <w:rPr>
          <w:rFonts w:ascii="Cambria" w:hAnsi="Cambria" w:cs="Cambria"/>
          <w:sz w:val="22"/>
          <w:szCs w:val="22"/>
        </w:rPr>
        <w:t>kʌlərfəl</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hint="eastAsia"/>
          <w:i/>
          <w:sz w:val="22"/>
          <w:szCs w:val="22"/>
        </w:rPr>
        <w:t xml:space="preserve"> adj.</w:t>
      </w:r>
      <w:proofErr w:type="gramEnd"/>
      <w:r w:rsidRPr="00E002D6">
        <w:rPr>
          <w:rFonts w:ascii="Times New Roman" w:hAnsi="Times New Roman" w:cs="Times New Roman" w:hint="eastAsia"/>
          <w:i/>
          <w:sz w:val="22"/>
          <w:szCs w:val="22"/>
        </w:rPr>
        <w:t xml:space="preserve"> </w:t>
      </w:r>
      <w:r w:rsidRPr="00E002D6">
        <w:rPr>
          <w:rFonts w:ascii="Times New Roman" w:hAnsi="Times New Roman" w:cs="Times New Roman"/>
          <w:sz w:val="22"/>
          <w:szCs w:val="22"/>
        </w:rPr>
        <w:t>多彩多姿的；鲜艳的</w:t>
      </w:r>
    </w:p>
    <w:p w14:paraId="3FB5282A" w14:textId="77777777" w:rsidR="00792C08" w:rsidRPr="00E002D6" w:rsidRDefault="00000000">
      <w:pPr>
        <w:numPr>
          <w:ilvl w:val="0"/>
          <w:numId w:val="133"/>
        </w:numPr>
        <w:spacing w:line="400" w:lineRule="exact"/>
        <w:jc w:val="left"/>
        <w:rPr>
          <w:rFonts w:ascii="宋体" w:eastAsia="宋体" w:hAnsi="宋体" w:cs="宋体" w:hint="eastAsia"/>
          <w:sz w:val="22"/>
          <w:szCs w:val="22"/>
        </w:rPr>
      </w:pPr>
      <w:r w:rsidRPr="00E002D6">
        <w:rPr>
          <w:rFonts w:ascii="Times New Roman" w:hAnsi="Times New Roman" w:cs="Times New Roman" w:hint="eastAsia"/>
          <w:sz w:val="22"/>
          <w:szCs w:val="22"/>
        </w:rPr>
        <w:t xml:space="preserve"> </w:t>
      </w:r>
      <w:r w:rsidRPr="00E002D6">
        <w:rPr>
          <w:rFonts w:ascii="Times New Roman" w:hAnsi="Times New Roman" w:cs="Times New Roman"/>
          <w:b/>
          <w:bCs/>
          <w:sz w:val="22"/>
          <w:szCs w:val="22"/>
        </w:rPr>
        <w:t>chick</w:t>
      </w:r>
      <w:r w:rsidRPr="00E002D6">
        <w:rPr>
          <w:rFonts w:ascii="Times New Roman" w:hAnsi="Times New Roman" w:cs="Times New Roman"/>
          <w:sz w:val="22"/>
          <w:szCs w:val="22"/>
        </w:rPr>
        <w:t xml:space="preserve">   </w:t>
      </w:r>
      <w:r w:rsidRPr="00E002D6">
        <w:rPr>
          <w:rFonts w:ascii="Times New Roman" w:eastAsia="宋体" w:hAnsi="Times New Roman" w:cs="Times New Roman" w:hint="eastAsia"/>
          <w:b/>
          <w:bCs/>
          <w:spacing w:val="-1"/>
          <w:sz w:val="22"/>
          <w:szCs w:val="22"/>
        </w:rPr>
        <w:t xml:space="preserve">KK: </w:t>
      </w:r>
      <w:r w:rsidRPr="00E002D6">
        <w:rPr>
          <w:rFonts w:ascii="Times New Roman" w:eastAsia="宋体" w:hAnsi="Times New Roman" w:cs="Times New Roman" w:hint="eastAsia"/>
          <w:spacing w:val="-1"/>
          <w:sz w:val="22"/>
          <w:szCs w:val="22"/>
          <w:lang w:eastAsia="zh"/>
        </w:rPr>
        <w:t>[</w:t>
      </w:r>
      <w:proofErr w:type="spellStart"/>
      <w:proofErr w:type="gramStart"/>
      <w:r w:rsidRPr="00E002D6">
        <w:rPr>
          <w:rFonts w:ascii="Cambria" w:eastAsia="宋体" w:hAnsi="Cambria" w:cs="Cambria"/>
          <w:spacing w:val="-1"/>
          <w:sz w:val="22"/>
          <w:szCs w:val="22"/>
        </w:rPr>
        <w:t>tʃɪk</w:t>
      </w:r>
      <w:proofErr w:type="spellEnd"/>
      <w:r w:rsidRPr="00E002D6">
        <w:rPr>
          <w:rFonts w:ascii="Times New Roman" w:eastAsia="宋体" w:hAnsi="Times New Roman" w:cs="Times New Roman" w:hint="eastAsia"/>
          <w:spacing w:val="-1"/>
          <w:sz w:val="22"/>
          <w:szCs w:val="22"/>
          <w:lang w:eastAsia="zh"/>
        </w:rPr>
        <w:t>]</w:t>
      </w:r>
      <w:r w:rsidRPr="00E002D6">
        <w:rPr>
          <w:rFonts w:ascii="Times New Roman" w:eastAsia="宋体" w:hAnsi="Times New Roman" w:cs="Times New Roman" w:hint="eastAsia"/>
          <w:spacing w:val="-1"/>
          <w:sz w:val="22"/>
          <w:szCs w:val="22"/>
        </w:rPr>
        <w:t xml:space="preserve">  </w:t>
      </w:r>
      <w:r w:rsidRPr="00E002D6">
        <w:rPr>
          <w:rFonts w:ascii="Times New Roman" w:eastAsia="宋体" w:hAnsi="Times New Roman" w:cs="Times New Roman" w:hint="eastAsia"/>
          <w:b/>
          <w:bCs/>
          <w:spacing w:val="-1"/>
          <w:sz w:val="22"/>
          <w:szCs w:val="22"/>
        </w:rPr>
        <w:t>IPA</w:t>
      </w:r>
      <w:proofErr w:type="gramEnd"/>
      <w:r w:rsidRPr="00E002D6">
        <w:rPr>
          <w:rFonts w:ascii="Times New Roman" w:eastAsia="宋体" w:hAnsi="Times New Roman" w:cs="Times New Roman" w:hint="eastAsia"/>
          <w:b/>
          <w:bCs/>
          <w:spacing w:val="-1"/>
          <w:sz w:val="22"/>
          <w:szCs w:val="22"/>
        </w:rPr>
        <w:t xml:space="preserve">: </w:t>
      </w:r>
      <w:r w:rsidRPr="00E002D6">
        <w:rPr>
          <w:rFonts w:ascii="Times New Roman" w:hAnsi="Times New Roman" w:cs="Times New Roman" w:hint="eastAsia"/>
          <w:sz w:val="22"/>
          <w:szCs w:val="22"/>
          <w:lang w:eastAsia="zh"/>
        </w:rPr>
        <w:t>[</w:t>
      </w:r>
      <w:proofErr w:type="spellStart"/>
      <w:proofErr w:type="gramStart"/>
      <w:r w:rsidRPr="00E002D6">
        <w:rPr>
          <w:rFonts w:ascii="Cambria" w:hAnsi="Cambria" w:cs="Cambria"/>
          <w:sz w:val="22"/>
          <w:szCs w:val="22"/>
        </w:rPr>
        <w:t>tʃɪk</w:t>
      </w:r>
      <w:proofErr w:type="spellEnd"/>
      <w:r w:rsidRPr="00E002D6">
        <w:rPr>
          <w:rFonts w:ascii="Times New Roman" w:hAnsi="Times New Roman" w:cs="Times New Roman" w:hint="eastAsia"/>
          <w:sz w:val="22"/>
          <w:szCs w:val="22"/>
          <w:lang w:eastAsia="zh"/>
        </w:rPr>
        <w:t>]</w:t>
      </w:r>
      <w:r w:rsidRPr="00E002D6">
        <w:rPr>
          <w:rFonts w:ascii="Times New Roman" w:hAnsi="Times New Roman" w:cs="Times New Roman"/>
          <w:sz w:val="22"/>
          <w:szCs w:val="22"/>
        </w:rPr>
        <w:t xml:space="preserve">  </w:t>
      </w:r>
      <w:r w:rsidRPr="00E002D6">
        <w:rPr>
          <w:rFonts w:ascii="Times New Roman" w:hAnsi="Times New Roman" w:cs="Times New Roman"/>
          <w:i/>
          <w:iCs/>
          <w:sz w:val="22"/>
          <w:szCs w:val="22"/>
        </w:rPr>
        <w:t>n.</w:t>
      </w:r>
      <w:proofErr w:type="gramEnd"/>
      <w:r w:rsidRPr="00E002D6">
        <w:rPr>
          <w:rFonts w:ascii="Times New Roman" w:hAnsi="Times New Roman" w:cs="Times New Roman"/>
          <w:sz w:val="22"/>
          <w:szCs w:val="22"/>
        </w:rPr>
        <w:t xml:space="preserve"> </w:t>
      </w:r>
      <w:proofErr w:type="gramStart"/>
      <w:r w:rsidRPr="00E002D6">
        <w:rPr>
          <w:rFonts w:ascii="Times New Roman" w:hAnsi="Times New Roman" w:cs="Times New Roman"/>
          <w:sz w:val="22"/>
          <w:szCs w:val="22"/>
        </w:rPr>
        <w:t>本意</w:t>
      </w:r>
      <w:r w:rsidRPr="00E002D6">
        <w:rPr>
          <w:rFonts w:ascii="宋体" w:eastAsia="宋体" w:hAnsi="宋体" w:cs="宋体" w:hint="eastAsia"/>
          <w:sz w:val="22"/>
          <w:szCs w:val="22"/>
        </w:rPr>
        <w:t>为“小鸡”，本文意指“</w:t>
      </w:r>
      <w:proofErr w:type="gramEnd"/>
      <w:r w:rsidRPr="00E002D6">
        <w:rPr>
          <w:rFonts w:ascii="宋体" w:eastAsia="宋体" w:hAnsi="宋体" w:cs="宋体" w:hint="eastAsia"/>
          <w:sz w:val="22"/>
          <w:szCs w:val="22"/>
        </w:rPr>
        <w:t>女孩子”</w:t>
      </w:r>
    </w:p>
    <w:p w14:paraId="23D2ACA6" w14:textId="77777777" w:rsidR="00792C08" w:rsidRPr="00E002D6" w:rsidRDefault="00792C08">
      <w:pPr>
        <w:pStyle w:val="a3"/>
        <w:spacing w:line="400" w:lineRule="exact"/>
        <w:ind w:right="181"/>
        <w:rPr>
          <w:rFonts w:ascii="Times New Roman" w:hAnsi="Times New Roman" w:cs="Times New Roman"/>
          <w:b/>
          <w:bCs/>
          <w:i/>
          <w:iCs/>
          <w:sz w:val="32"/>
          <w:szCs w:val="40"/>
          <w:lang w:eastAsia="zh-CN"/>
        </w:rPr>
      </w:pPr>
    </w:p>
    <w:p w14:paraId="64362A87" w14:textId="77777777" w:rsidR="00792C08" w:rsidRPr="00E002D6" w:rsidRDefault="00000000">
      <w:pPr>
        <w:pStyle w:val="a3"/>
        <w:spacing w:line="400" w:lineRule="exact"/>
        <w:ind w:right="181"/>
        <w:rPr>
          <w:rFonts w:ascii="Times New Roman" w:hAnsi="Times New Roman" w:cs="Times New Roman"/>
          <w:b/>
          <w:bCs/>
          <w:i/>
          <w:iCs/>
          <w:sz w:val="32"/>
          <w:szCs w:val="40"/>
          <w:lang w:eastAsia="zh-CN"/>
        </w:rPr>
      </w:pPr>
      <w:r w:rsidRPr="00E002D6">
        <w:rPr>
          <w:rFonts w:ascii="Times New Roman" w:hAnsi="Times New Roman" w:cs="Times New Roman" w:hint="eastAsia"/>
          <w:b/>
          <w:bCs/>
          <w:i/>
          <w:iCs/>
          <w:sz w:val="32"/>
          <w:szCs w:val="40"/>
          <w:lang w:eastAsia="zh-CN"/>
        </w:rPr>
        <w:t>Part 3: Grammar points</w:t>
      </w:r>
    </w:p>
    <w:p w14:paraId="0D0A6F2A" w14:textId="77777777" w:rsidR="00792C08" w:rsidRPr="00E002D6" w:rsidRDefault="00000000">
      <w:pPr>
        <w:spacing w:line="400" w:lineRule="exact"/>
        <w:ind w:firstLineChars="200" w:firstLine="480"/>
        <w:rPr>
          <w:rFonts w:ascii="Times New Roman" w:eastAsia="宋体" w:hAnsi="Times New Roman" w:cs="Times New Roman"/>
          <w:color w:val="FDD860" w:themeColor="accent3" w:themeTint="99"/>
          <w:sz w:val="24"/>
        </w:rPr>
      </w:pPr>
      <w:r w:rsidRPr="00E002D6">
        <w:rPr>
          <w:rFonts w:ascii="Times New Roman" w:eastAsia="宋体" w:hAnsi="Times New Roman" w:cs="Times New Roman" w:hint="eastAsia"/>
          <w:color w:val="FDD860" w:themeColor="accent3" w:themeTint="99"/>
          <w:sz w:val="24"/>
        </w:rPr>
        <w:t>本课</w:t>
      </w:r>
      <w:r w:rsidRPr="00E002D6">
        <w:rPr>
          <w:rFonts w:ascii="Times New Roman" w:eastAsia="宋体" w:hAnsi="Times New Roman" w:cs="Times New Roman"/>
          <w:color w:val="FDD860" w:themeColor="accent3" w:themeTint="99"/>
          <w:sz w:val="24"/>
        </w:rPr>
        <w:t>复习</w:t>
      </w:r>
      <w:r w:rsidRPr="00E002D6">
        <w:rPr>
          <w:rFonts w:ascii="Times New Roman" w:eastAsia="宋体" w:hAnsi="Times New Roman" w:cs="Times New Roman"/>
          <w:color w:val="FDD860" w:themeColor="accent3" w:themeTint="99"/>
          <w:sz w:val="24"/>
        </w:rPr>
        <w:t>have hard time doing</w:t>
      </w:r>
      <w:r w:rsidRPr="00E002D6">
        <w:rPr>
          <w:rFonts w:ascii="Times New Roman" w:eastAsia="宋体" w:hAnsi="Times New Roman" w:cs="Times New Roman"/>
          <w:color w:val="FDD860" w:themeColor="accent3" w:themeTint="99"/>
          <w:sz w:val="24"/>
        </w:rPr>
        <w:t>的用法</w:t>
      </w:r>
      <w:r w:rsidRPr="00E002D6">
        <w:rPr>
          <w:rFonts w:ascii="Times New Roman" w:eastAsia="宋体" w:hAnsi="Times New Roman" w:cs="Times New Roman" w:hint="eastAsia"/>
          <w:color w:val="FDD860" w:themeColor="accent3" w:themeTint="99"/>
          <w:sz w:val="24"/>
        </w:rPr>
        <w:t>以及</w:t>
      </w:r>
      <w:r w:rsidRPr="00E002D6">
        <w:rPr>
          <w:rFonts w:ascii="Times New Roman" w:eastAsia="宋体" w:hAnsi="Times New Roman" w:cs="Times New Roman"/>
          <w:color w:val="FDD860" w:themeColor="accent3" w:themeTint="99"/>
          <w:sz w:val="24"/>
        </w:rPr>
        <w:t>条件状语从句。</w:t>
      </w:r>
    </w:p>
    <w:p w14:paraId="645743DF" w14:textId="77777777" w:rsidR="00792C08" w:rsidRPr="00E002D6" w:rsidRDefault="00000000">
      <w:pPr>
        <w:numPr>
          <w:ilvl w:val="0"/>
          <w:numId w:val="134"/>
        </w:numPr>
        <w:spacing w:line="400" w:lineRule="exact"/>
        <w:ind w:firstLine="480"/>
        <w:rPr>
          <w:rFonts w:ascii="Times New Roman" w:eastAsia="宋体" w:hAnsi="Times New Roman" w:cs="Times New Roman"/>
          <w:sz w:val="24"/>
        </w:rPr>
      </w:pPr>
      <w:r w:rsidRPr="00E002D6">
        <w:rPr>
          <w:rFonts w:ascii="Times New Roman" w:eastAsia="宋体" w:hAnsi="Times New Roman" w:cs="Times New Roman"/>
          <w:sz w:val="24"/>
        </w:rPr>
        <w:t>have hard time doing</w:t>
      </w:r>
      <w:r w:rsidRPr="00E002D6">
        <w:rPr>
          <w:rFonts w:ascii="Times New Roman" w:eastAsia="宋体" w:hAnsi="Times New Roman" w:cs="Times New Roman"/>
          <w:sz w:val="24"/>
        </w:rPr>
        <w:t>的用法</w:t>
      </w:r>
    </w:p>
    <w:p w14:paraId="02D3A2E6" w14:textId="77777777" w:rsidR="00792C08" w:rsidRPr="00E002D6" w:rsidRDefault="00000000">
      <w:pPr>
        <w:spacing w:line="400" w:lineRule="exact"/>
        <w:ind w:firstLineChars="200" w:firstLine="480"/>
        <w:rPr>
          <w:rFonts w:ascii="Times New Roman" w:eastAsia="宋体" w:hAnsi="Times New Roman" w:cs="Times New Roman"/>
          <w:sz w:val="24"/>
        </w:rPr>
      </w:pPr>
      <w:r w:rsidRPr="00E002D6">
        <w:rPr>
          <w:rFonts w:ascii="Times New Roman" w:eastAsia="宋体" w:hAnsi="Times New Roman" w:cs="Times New Roman"/>
          <w:sz w:val="24"/>
        </w:rPr>
        <w:t>a hard time</w:t>
      </w:r>
      <w:r w:rsidRPr="00E002D6">
        <w:rPr>
          <w:rFonts w:ascii="Times New Roman" w:eastAsia="宋体" w:hAnsi="Times New Roman" w:cs="Times New Roman"/>
          <w:sz w:val="24"/>
        </w:rPr>
        <w:t>后理论上有一介词</w:t>
      </w:r>
      <w:r w:rsidRPr="00E002D6">
        <w:rPr>
          <w:rFonts w:ascii="Times New Roman" w:eastAsia="宋体" w:hAnsi="Times New Roman" w:cs="Times New Roman"/>
          <w:sz w:val="24"/>
        </w:rPr>
        <w:t>in</w:t>
      </w:r>
      <w:r w:rsidRPr="00E002D6">
        <w:rPr>
          <w:rFonts w:ascii="Times New Roman" w:eastAsia="宋体" w:hAnsi="Times New Roman" w:cs="Times New Roman" w:hint="eastAsia"/>
          <w:sz w:val="24"/>
        </w:rPr>
        <w:t>，</w:t>
      </w:r>
      <w:r w:rsidRPr="00E002D6">
        <w:rPr>
          <w:rFonts w:ascii="Times New Roman" w:eastAsia="宋体" w:hAnsi="Times New Roman" w:cs="Times New Roman"/>
          <w:sz w:val="24"/>
        </w:rPr>
        <w:t>故</w:t>
      </w:r>
      <w:proofErr w:type="gramStart"/>
      <w:r w:rsidRPr="00E002D6">
        <w:rPr>
          <w:rFonts w:ascii="Times New Roman" w:eastAsia="宋体" w:hAnsi="Times New Roman" w:cs="Times New Roman"/>
          <w:sz w:val="24"/>
        </w:rPr>
        <w:t>其后须接动名词</w:t>
      </w:r>
      <w:proofErr w:type="gramEnd"/>
      <w:r w:rsidRPr="00E002D6">
        <w:rPr>
          <w:rFonts w:ascii="Times New Roman" w:eastAsia="宋体" w:hAnsi="Times New Roman" w:cs="Times New Roman"/>
          <w:sz w:val="24"/>
        </w:rPr>
        <w:t>作其宾语，而不可接不定式</w:t>
      </w:r>
      <w:r w:rsidRPr="00E002D6">
        <w:rPr>
          <w:rFonts w:ascii="Times New Roman" w:eastAsia="宋体" w:hAnsi="Times New Roman" w:cs="Times New Roman" w:hint="eastAsia"/>
          <w:sz w:val="24"/>
          <w:lang w:eastAsia="zh"/>
        </w:rPr>
        <w:t>（</w:t>
      </w:r>
      <w:r w:rsidRPr="00E002D6">
        <w:rPr>
          <w:rFonts w:ascii="Times New Roman" w:eastAsia="宋体" w:hAnsi="Times New Roman" w:cs="Times New Roman"/>
          <w:sz w:val="24"/>
        </w:rPr>
        <w:t>to+</w:t>
      </w:r>
      <w:r w:rsidRPr="00E002D6">
        <w:rPr>
          <w:rFonts w:ascii="Times New Roman" w:eastAsia="宋体" w:hAnsi="Times New Roman" w:cs="Times New Roman"/>
          <w:sz w:val="24"/>
        </w:rPr>
        <w:t>动词原形）</w:t>
      </w:r>
      <w:r w:rsidRPr="00E002D6">
        <w:rPr>
          <w:rFonts w:ascii="Times New Roman" w:eastAsia="宋体" w:hAnsi="Times New Roman" w:cs="Times New Roman" w:hint="eastAsia"/>
          <w:sz w:val="24"/>
        </w:rPr>
        <w:t>，</w:t>
      </w:r>
      <w:r w:rsidRPr="00E002D6">
        <w:rPr>
          <w:rFonts w:ascii="Times New Roman" w:eastAsia="宋体" w:hAnsi="Times New Roman" w:cs="Times New Roman"/>
          <w:sz w:val="24"/>
        </w:rPr>
        <w:t>但实际使用时，</w:t>
      </w:r>
      <w:r w:rsidRPr="00E002D6">
        <w:rPr>
          <w:rFonts w:ascii="Times New Roman" w:eastAsia="宋体" w:hAnsi="Times New Roman" w:cs="Times New Roman"/>
          <w:sz w:val="24"/>
        </w:rPr>
        <w:t>in</w:t>
      </w:r>
      <w:r w:rsidRPr="00E002D6">
        <w:rPr>
          <w:rFonts w:ascii="Times New Roman" w:eastAsia="宋体" w:hAnsi="Times New Roman" w:cs="Times New Roman"/>
          <w:sz w:val="24"/>
        </w:rPr>
        <w:t>一律不可写出，而直接接动名词。</w:t>
      </w:r>
    </w:p>
    <w:p w14:paraId="0C1CFFB7" w14:textId="77777777" w:rsidR="00792C08" w:rsidRPr="00E002D6" w:rsidRDefault="00000000">
      <w:pPr>
        <w:spacing w:line="400" w:lineRule="exact"/>
        <w:ind w:firstLineChars="200" w:firstLine="480"/>
        <w:rPr>
          <w:rFonts w:ascii="Times New Roman" w:eastAsia="宋体" w:hAnsi="Times New Roman" w:cs="Times New Roman"/>
          <w:sz w:val="24"/>
        </w:rPr>
      </w:pPr>
      <w:r w:rsidRPr="00E002D6">
        <w:rPr>
          <w:rFonts w:ascii="Times New Roman" w:eastAsia="宋体" w:hAnsi="Times New Roman" w:cs="Times New Roman" w:hint="eastAsia"/>
          <w:sz w:val="24"/>
        </w:rPr>
        <w:t>h</w:t>
      </w:r>
      <w:r w:rsidRPr="00E002D6">
        <w:rPr>
          <w:rFonts w:ascii="Times New Roman" w:eastAsia="宋体" w:hAnsi="Times New Roman" w:cs="Times New Roman"/>
          <w:sz w:val="24"/>
        </w:rPr>
        <w:t>ave</w:t>
      </w:r>
      <w:r w:rsidRPr="00E002D6">
        <w:rPr>
          <w:rFonts w:ascii="Times New Roman" w:eastAsia="宋体" w:hAnsi="Times New Roman" w:cs="Times New Roman" w:hint="eastAsia"/>
          <w:sz w:val="24"/>
        </w:rPr>
        <w:t xml:space="preserve"> </w:t>
      </w:r>
      <w:r w:rsidRPr="00E002D6">
        <w:rPr>
          <w:rFonts w:ascii="Times New Roman" w:eastAsia="宋体" w:hAnsi="Times New Roman" w:cs="Times New Roman"/>
          <w:sz w:val="24"/>
        </w:rPr>
        <w:t>a hard time</w:t>
      </w:r>
      <w:r w:rsidRPr="00E002D6">
        <w:rPr>
          <w:rFonts w:ascii="Times New Roman" w:eastAsia="宋体" w:hAnsi="Times New Roman" w:cs="Times New Roman" w:hint="eastAsia"/>
          <w:sz w:val="24"/>
        </w:rPr>
        <w:t>/</w:t>
      </w:r>
      <w:r w:rsidRPr="00E002D6">
        <w:rPr>
          <w:rFonts w:ascii="Times New Roman" w:eastAsia="宋体" w:hAnsi="Times New Roman" w:cs="Times New Roman"/>
          <w:sz w:val="24"/>
        </w:rPr>
        <w:t>trouble</w:t>
      </w:r>
      <w:r w:rsidRPr="00E002D6">
        <w:rPr>
          <w:rFonts w:ascii="Times New Roman" w:eastAsia="宋体" w:hAnsi="Times New Roman" w:cs="Times New Roman" w:hint="eastAsia"/>
          <w:sz w:val="24"/>
        </w:rPr>
        <w:t>/d</w:t>
      </w:r>
      <w:r w:rsidRPr="00E002D6">
        <w:rPr>
          <w:rFonts w:ascii="Times New Roman" w:eastAsia="宋体" w:hAnsi="Times New Roman" w:cs="Times New Roman"/>
          <w:sz w:val="24"/>
        </w:rPr>
        <w:t>ifficulty</w:t>
      </w:r>
      <w:r w:rsidRPr="00E002D6">
        <w:rPr>
          <w:rFonts w:ascii="Times New Roman" w:eastAsia="宋体" w:hAnsi="Times New Roman" w:cs="Times New Roman" w:hint="eastAsia"/>
          <w:sz w:val="24"/>
        </w:rPr>
        <w:t>/</w:t>
      </w:r>
      <w:r w:rsidRPr="00E002D6">
        <w:rPr>
          <w:rFonts w:ascii="Times New Roman" w:eastAsia="宋体" w:hAnsi="Times New Roman" w:cs="Times New Roman"/>
          <w:sz w:val="24"/>
        </w:rPr>
        <w:t>problems+</w:t>
      </w:r>
      <w:r w:rsidRPr="00E002D6">
        <w:rPr>
          <w:rFonts w:ascii="Times New Roman" w:eastAsia="宋体" w:hAnsi="Times New Roman" w:cs="Times New Roman"/>
          <w:sz w:val="24"/>
        </w:rPr>
        <w:t>动名词</w:t>
      </w:r>
      <w:r w:rsidRPr="00E002D6">
        <w:rPr>
          <w:rFonts w:ascii="Times New Roman" w:eastAsia="宋体" w:hAnsi="Times New Roman" w:cs="Times New Roman" w:hint="eastAsia"/>
          <w:sz w:val="24"/>
        </w:rPr>
        <w:t xml:space="preserve">  </w:t>
      </w:r>
      <w:r w:rsidRPr="00E002D6">
        <w:rPr>
          <w:rFonts w:ascii="Times New Roman" w:eastAsia="宋体" w:hAnsi="Times New Roman" w:cs="Times New Roman"/>
          <w:sz w:val="24"/>
        </w:rPr>
        <w:t>做</w:t>
      </w:r>
      <w:r w:rsidRPr="00E002D6">
        <w:rPr>
          <w:rFonts w:ascii="Times New Roman" w:eastAsia="宋体" w:hAnsi="Times New Roman" w:cs="Times New Roman"/>
          <w:sz w:val="24"/>
        </w:rPr>
        <w:t>/</w:t>
      </w:r>
      <w:r w:rsidRPr="00E002D6">
        <w:rPr>
          <w:rFonts w:ascii="Times New Roman" w:eastAsia="宋体" w:hAnsi="Times New Roman" w:cs="Times New Roman"/>
          <w:sz w:val="24"/>
        </w:rPr>
        <w:t>在</w:t>
      </w:r>
      <w:r w:rsidRPr="00E002D6">
        <w:rPr>
          <w:rFonts w:ascii="Times New Roman" w:eastAsia="宋体" w:hAnsi="Times New Roman" w:cs="Times New Roman" w:hint="eastAsia"/>
          <w:sz w:val="24"/>
          <w:lang w:eastAsia="zh"/>
        </w:rPr>
        <w:t>……（</w:t>
      </w:r>
      <w:r w:rsidRPr="00E002D6">
        <w:rPr>
          <w:rFonts w:ascii="Times New Roman" w:eastAsia="宋体" w:hAnsi="Times New Roman" w:cs="Times New Roman"/>
          <w:sz w:val="24"/>
        </w:rPr>
        <w:t>方面）有困难</w:t>
      </w:r>
      <w:r w:rsidRPr="00E002D6">
        <w:rPr>
          <w:rFonts w:ascii="Times New Roman" w:eastAsia="宋体" w:hAnsi="Times New Roman" w:cs="Times New Roman"/>
          <w:sz w:val="24"/>
        </w:rPr>
        <w:t>/</w:t>
      </w:r>
      <w:r w:rsidRPr="00E002D6">
        <w:rPr>
          <w:rFonts w:ascii="Times New Roman" w:eastAsia="宋体" w:hAnsi="Times New Roman" w:cs="Times New Roman"/>
          <w:sz w:val="24"/>
        </w:rPr>
        <w:t>麻烦</w:t>
      </w:r>
    </w:p>
    <w:p w14:paraId="4F8ABEC3" w14:textId="77777777" w:rsidR="00792C08" w:rsidRPr="00E002D6" w:rsidRDefault="00000000">
      <w:pPr>
        <w:spacing w:line="400" w:lineRule="exact"/>
        <w:ind w:firstLineChars="200" w:firstLine="480"/>
        <w:rPr>
          <w:rFonts w:ascii="Times New Roman" w:eastAsia="宋体" w:hAnsi="Times New Roman" w:cs="Times New Roman"/>
          <w:sz w:val="24"/>
        </w:rPr>
      </w:pPr>
      <w:r w:rsidRPr="00E002D6">
        <w:rPr>
          <w:rFonts w:ascii="Times New Roman" w:eastAsia="宋体" w:hAnsi="Times New Roman" w:cs="Times New Roman"/>
          <w:sz w:val="24"/>
        </w:rPr>
        <w:t>例</w:t>
      </w:r>
      <w:r w:rsidRPr="00E002D6">
        <w:rPr>
          <w:rFonts w:ascii="Times New Roman" w:eastAsia="宋体" w:hAnsi="Times New Roman" w:cs="Times New Roman" w:hint="eastAsia"/>
          <w:sz w:val="24"/>
        </w:rPr>
        <w:t>如：</w:t>
      </w:r>
      <w:r w:rsidRPr="00E002D6">
        <w:rPr>
          <w:rFonts w:ascii="Times New Roman" w:eastAsia="宋体" w:hAnsi="Times New Roman" w:cs="Times New Roman"/>
          <w:sz w:val="24"/>
        </w:rPr>
        <w:t>James has trouble getting along with others.</w:t>
      </w:r>
    </w:p>
    <w:p w14:paraId="18C520EA" w14:textId="77777777" w:rsidR="00792C08" w:rsidRPr="00E002D6" w:rsidRDefault="00000000">
      <w:pPr>
        <w:spacing w:line="400" w:lineRule="exact"/>
        <w:ind w:firstLineChars="200" w:firstLine="480"/>
        <w:rPr>
          <w:rFonts w:ascii="Times New Roman" w:eastAsia="宋体" w:hAnsi="Times New Roman" w:cs="Times New Roman"/>
          <w:sz w:val="24"/>
        </w:rPr>
      </w:pPr>
      <w:proofErr w:type="gramStart"/>
      <w:r w:rsidRPr="00E002D6">
        <w:rPr>
          <w:rFonts w:ascii="Times New Roman" w:eastAsia="宋体" w:hAnsi="Times New Roman" w:cs="Times New Roman"/>
          <w:sz w:val="24"/>
        </w:rPr>
        <w:t>詹</w:t>
      </w:r>
      <w:proofErr w:type="gramEnd"/>
      <w:r w:rsidRPr="00E002D6">
        <w:rPr>
          <w:rFonts w:ascii="Times New Roman" w:eastAsia="宋体" w:hAnsi="Times New Roman" w:cs="Times New Roman"/>
          <w:sz w:val="24"/>
        </w:rPr>
        <w:t>姆斯不善于跟别人相处。</w:t>
      </w:r>
    </w:p>
    <w:p w14:paraId="5D8C72A5" w14:textId="77777777" w:rsidR="00792C08" w:rsidRPr="00E002D6" w:rsidRDefault="00000000">
      <w:pPr>
        <w:spacing w:line="400" w:lineRule="exact"/>
        <w:ind w:firstLineChars="200" w:firstLine="480"/>
        <w:rPr>
          <w:rFonts w:ascii="Times New Roman" w:eastAsia="宋体" w:hAnsi="Times New Roman" w:cs="Times New Roman"/>
          <w:sz w:val="24"/>
        </w:rPr>
      </w:pPr>
      <w:r w:rsidRPr="00E002D6">
        <w:rPr>
          <w:rFonts w:ascii="Times New Roman" w:eastAsia="宋体" w:hAnsi="Times New Roman" w:cs="Times New Roman"/>
          <w:sz w:val="24"/>
        </w:rPr>
        <w:t>Mr.</w:t>
      </w:r>
      <w:r w:rsidRPr="00E002D6">
        <w:rPr>
          <w:rFonts w:ascii="Times New Roman" w:eastAsia="宋体" w:hAnsi="Times New Roman" w:cs="Times New Roman" w:hint="eastAsia"/>
          <w:sz w:val="24"/>
        </w:rPr>
        <w:t xml:space="preserve"> </w:t>
      </w:r>
      <w:r w:rsidRPr="00E002D6">
        <w:rPr>
          <w:rFonts w:ascii="Times New Roman" w:eastAsia="宋体" w:hAnsi="Times New Roman" w:cs="Times New Roman"/>
          <w:sz w:val="24"/>
        </w:rPr>
        <w:t>Chen has problems communicating with his stubborn son.</w:t>
      </w:r>
    </w:p>
    <w:p w14:paraId="70170246" w14:textId="77777777" w:rsidR="00792C08" w:rsidRPr="00E002D6" w:rsidRDefault="00000000">
      <w:pPr>
        <w:spacing w:line="400" w:lineRule="exact"/>
        <w:ind w:firstLineChars="200" w:firstLine="480"/>
        <w:rPr>
          <w:rFonts w:ascii="Times New Roman" w:eastAsia="宋体" w:hAnsi="Times New Roman" w:cs="Times New Roman"/>
          <w:sz w:val="24"/>
        </w:rPr>
      </w:pPr>
      <w:r w:rsidRPr="00E002D6">
        <w:rPr>
          <w:rFonts w:ascii="Times New Roman" w:eastAsia="宋体" w:hAnsi="Times New Roman" w:cs="Times New Roman"/>
          <w:sz w:val="24"/>
        </w:rPr>
        <w:t>陈先生很难跟他固执的儿子沟通。</w:t>
      </w:r>
    </w:p>
    <w:p w14:paraId="3DBF2B92" w14:textId="77777777" w:rsidR="00792C08" w:rsidRPr="00E002D6" w:rsidRDefault="00792C08">
      <w:pPr>
        <w:spacing w:line="400" w:lineRule="exact"/>
        <w:rPr>
          <w:rFonts w:ascii="Times New Roman" w:eastAsia="宋体" w:hAnsi="Times New Roman" w:cs="Times New Roman"/>
          <w:sz w:val="24"/>
        </w:rPr>
      </w:pPr>
    </w:p>
    <w:p w14:paraId="69F7487E" w14:textId="77777777" w:rsidR="00792C08" w:rsidRPr="00E002D6" w:rsidRDefault="00000000">
      <w:pPr>
        <w:numPr>
          <w:ilvl w:val="0"/>
          <w:numId w:val="134"/>
        </w:numPr>
        <w:spacing w:line="400" w:lineRule="exact"/>
        <w:ind w:firstLine="480"/>
        <w:rPr>
          <w:rFonts w:ascii="Times New Roman" w:eastAsia="宋体" w:hAnsi="Times New Roman" w:cs="Times New Roman"/>
          <w:sz w:val="24"/>
        </w:rPr>
      </w:pPr>
      <w:r w:rsidRPr="00E002D6">
        <w:rPr>
          <w:rFonts w:ascii="Times New Roman" w:eastAsia="宋体" w:hAnsi="Times New Roman" w:cs="Times New Roman"/>
          <w:sz w:val="24"/>
        </w:rPr>
        <w:t>条件状语从句</w:t>
      </w:r>
    </w:p>
    <w:p w14:paraId="4EA4FC6A"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两个简单句也可以通过副词连词连接，有副词连词的那个简单句叫从句，不带副词连词的那个简单句叫主句。从句是副词性的，用来修饰主句，就相当于是一个副词修饰主句作状语，所以叫状语从句。条件状语从句由</w:t>
      </w:r>
      <w:r w:rsidRPr="00E002D6">
        <w:rPr>
          <w:rFonts w:ascii="Times New Roman" w:hAnsi="Times New Roman" w:hint="eastAsia"/>
          <w:sz w:val="24"/>
        </w:rPr>
        <w:t>if</w:t>
      </w:r>
      <w:r w:rsidRPr="00E002D6">
        <w:rPr>
          <w:rFonts w:ascii="Times New Roman" w:hAnsi="Times New Roman" w:hint="eastAsia"/>
          <w:sz w:val="24"/>
        </w:rPr>
        <w:t>连接。</w:t>
      </w:r>
    </w:p>
    <w:p w14:paraId="2A7444E7"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例如：</w:t>
      </w:r>
      <w:r w:rsidRPr="00E002D6">
        <w:rPr>
          <w:rFonts w:ascii="Times New Roman" w:hAnsi="Times New Roman" w:hint="eastAsia"/>
          <w:sz w:val="24"/>
        </w:rPr>
        <w:t>If Belinda is here, she will explain it to you.</w:t>
      </w:r>
      <w:r w:rsidRPr="00E002D6">
        <w:rPr>
          <w:rFonts w:ascii="Times New Roman" w:hAnsi="Times New Roman" w:hint="eastAsia"/>
          <w:sz w:val="24"/>
        </w:rPr>
        <w:tab/>
      </w:r>
    </w:p>
    <w:p w14:paraId="498415F4" w14:textId="77777777" w:rsidR="00792C08" w:rsidRPr="00E002D6" w:rsidRDefault="00000000">
      <w:pPr>
        <w:spacing w:line="400" w:lineRule="exact"/>
        <w:ind w:firstLineChars="200" w:firstLine="480"/>
        <w:rPr>
          <w:rFonts w:ascii="Times New Roman" w:hAnsi="Times New Roman"/>
          <w:sz w:val="24"/>
        </w:rPr>
      </w:pPr>
      <w:proofErr w:type="gramStart"/>
      <w:r w:rsidRPr="00E002D6">
        <w:rPr>
          <w:rFonts w:ascii="Times New Roman" w:hAnsi="Times New Roman" w:hint="eastAsia"/>
          <w:sz w:val="24"/>
        </w:rPr>
        <w:t>如果贝琳达</w:t>
      </w:r>
      <w:proofErr w:type="gramEnd"/>
      <w:r w:rsidRPr="00E002D6">
        <w:rPr>
          <w:rFonts w:ascii="Times New Roman" w:hAnsi="Times New Roman" w:hint="eastAsia"/>
          <w:sz w:val="24"/>
        </w:rPr>
        <w:t>在，她会给你解释的。</w:t>
      </w:r>
    </w:p>
    <w:p w14:paraId="6B4B08C8" w14:textId="77777777" w:rsidR="00792C08" w:rsidRPr="00E002D6" w:rsidRDefault="00000000">
      <w:pPr>
        <w:spacing w:line="400" w:lineRule="exact"/>
        <w:ind w:firstLineChars="200" w:firstLine="480"/>
        <w:rPr>
          <w:rFonts w:ascii="Times New Roman" w:hAnsi="Times New Roman"/>
          <w:sz w:val="24"/>
        </w:rPr>
      </w:pPr>
      <w:r w:rsidRPr="00E002D6">
        <w:rPr>
          <w:rFonts w:ascii="Times New Roman" w:hAnsi="Times New Roman" w:hint="eastAsia"/>
          <w:sz w:val="24"/>
        </w:rPr>
        <w:t>表示未发生的事的时候，主句用将来时，从句用现在时，简称主将从现，这</w:t>
      </w:r>
      <w:r w:rsidRPr="00E002D6">
        <w:rPr>
          <w:rFonts w:ascii="Times New Roman" w:hAnsi="Times New Roman" w:hint="eastAsia"/>
          <w:sz w:val="24"/>
        </w:rPr>
        <w:lastRenderedPageBreak/>
        <w:t>里跟时间状语从句用法相同。</w:t>
      </w:r>
    </w:p>
    <w:p w14:paraId="389CC403" w14:textId="77777777" w:rsidR="00792C08" w:rsidRPr="00E002D6" w:rsidRDefault="00792C08">
      <w:pPr>
        <w:pStyle w:val="a3"/>
        <w:spacing w:line="400" w:lineRule="exact"/>
        <w:ind w:right="181"/>
        <w:rPr>
          <w:rFonts w:ascii="Times New Roman" w:hAnsi="Times New Roman" w:cs="Times New Roman"/>
          <w:b/>
          <w:bCs/>
          <w:i/>
          <w:iCs/>
          <w:sz w:val="32"/>
          <w:szCs w:val="40"/>
          <w:lang w:eastAsia="zh-CN"/>
        </w:rPr>
      </w:pPr>
    </w:p>
    <w:p w14:paraId="71187B88" w14:textId="77777777" w:rsidR="00792C08" w:rsidRPr="00E002D6" w:rsidRDefault="00000000">
      <w:pPr>
        <w:spacing w:line="400" w:lineRule="exact"/>
        <w:jc w:val="left"/>
        <w:rPr>
          <w:rFonts w:ascii="Times New Roman" w:hAnsi="Times New Roman" w:cs="Times New Roman"/>
          <w:b/>
          <w:bCs/>
          <w:i/>
          <w:iCs/>
          <w:sz w:val="32"/>
          <w:szCs w:val="40"/>
        </w:rPr>
      </w:pPr>
      <w:r w:rsidRPr="00E002D6">
        <w:rPr>
          <w:rFonts w:ascii="Times New Roman" w:hAnsi="Times New Roman" w:cs="Times New Roman" w:hint="eastAsia"/>
          <w:b/>
          <w:bCs/>
          <w:i/>
          <w:iCs/>
          <w:sz w:val="32"/>
          <w:szCs w:val="40"/>
        </w:rPr>
        <w:t>Part 4: Exercise</w:t>
      </w:r>
    </w:p>
    <w:p w14:paraId="53480572" w14:textId="77777777" w:rsidR="00792C08" w:rsidRPr="00E002D6" w:rsidRDefault="00000000">
      <w:pPr>
        <w:numPr>
          <w:ilvl w:val="0"/>
          <w:numId w:val="135"/>
        </w:numPr>
        <w:spacing w:line="400" w:lineRule="exact"/>
        <w:rPr>
          <w:rFonts w:ascii="Times New Roman" w:hAnsi="Times New Roman" w:cs="Times New Roman"/>
          <w:sz w:val="22"/>
          <w:szCs w:val="28"/>
        </w:rPr>
      </w:pPr>
      <w:r w:rsidRPr="00E002D6">
        <w:rPr>
          <w:rFonts w:ascii="Times New Roman" w:hAnsi="Times New Roman" w:cs="Times New Roman" w:hint="eastAsia"/>
          <w:sz w:val="22"/>
          <w:szCs w:val="28"/>
        </w:rPr>
        <w:t>从下列句子中找出包含条件状语从句的句子。</w:t>
      </w:r>
    </w:p>
    <w:p w14:paraId="0D05B5C4"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If you practice hard, you will learn Thai boxing well.</w:t>
      </w:r>
    </w:p>
    <w:p w14:paraId="2F1AE164"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When the bell rings, the fight will start at once.</w:t>
      </w:r>
    </w:p>
    <w:p w14:paraId="35459438"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Because the dance is graceful, many people like to watch it.</w:t>
      </w:r>
    </w:p>
    <w:p w14:paraId="4953E87B"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Unless you keep calm, you can’t deal with tough opponents.</w:t>
      </w:r>
    </w:p>
    <w:p w14:paraId="330AA31B"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If it rains tomorrow, we won’t go to watch the boxing match.</w:t>
      </w:r>
    </w:p>
    <w:p w14:paraId="3A201648"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Although Thai boxing is violent, it has artistic beauty.</w:t>
      </w:r>
    </w:p>
    <w:p w14:paraId="7C0388F7"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After the match ended, the band played beautiful music.</w:t>
      </w:r>
    </w:p>
    <w:p w14:paraId="2EAA7081"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Suppose you have time, please come to watch the show with me.</w:t>
      </w:r>
    </w:p>
    <w:p w14:paraId="5BAAD99B"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proofErr w:type="gramStart"/>
      <w:r w:rsidRPr="00E002D6">
        <w:rPr>
          <w:rFonts w:ascii="Times New Roman" w:hAnsi="Times New Roman" w:cs="Times New Roman"/>
          <w:sz w:val="22"/>
          <w:szCs w:val="28"/>
        </w:rPr>
        <w:t>As long as</w:t>
      </w:r>
      <w:proofErr w:type="gramEnd"/>
      <w:r w:rsidRPr="00E002D6">
        <w:rPr>
          <w:rFonts w:ascii="Times New Roman" w:hAnsi="Times New Roman" w:cs="Times New Roman"/>
          <w:sz w:val="22"/>
          <w:szCs w:val="28"/>
        </w:rPr>
        <w:t xml:space="preserve"> you respect the rules, you will win others’ trust.</w:t>
      </w:r>
    </w:p>
    <w:p w14:paraId="446AF9DB" w14:textId="77777777" w:rsidR="00792C08" w:rsidRPr="00E002D6" w:rsidRDefault="00000000">
      <w:pPr>
        <w:numPr>
          <w:ilvl w:val="0"/>
          <w:numId w:val="136"/>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Since he is busy, he can’t join the martial arts training.</w:t>
      </w:r>
    </w:p>
    <w:p w14:paraId="57002BA3" w14:textId="77777777" w:rsidR="00792C08" w:rsidRPr="00E002D6" w:rsidRDefault="00792C08">
      <w:pPr>
        <w:spacing w:line="400" w:lineRule="exact"/>
        <w:rPr>
          <w:rFonts w:ascii="Times New Roman" w:hAnsi="Times New Roman" w:cs="Times New Roman"/>
          <w:sz w:val="22"/>
          <w:szCs w:val="28"/>
        </w:rPr>
      </w:pPr>
    </w:p>
    <w:p w14:paraId="3C96E754" w14:textId="77777777" w:rsidR="00792C08" w:rsidRPr="00E002D6" w:rsidRDefault="00000000">
      <w:pPr>
        <w:numPr>
          <w:ilvl w:val="0"/>
          <w:numId w:val="135"/>
        </w:numPr>
        <w:spacing w:line="400" w:lineRule="exact"/>
        <w:rPr>
          <w:rFonts w:ascii="Times New Roman" w:hAnsi="Times New Roman" w:cs="Times New Roman"/>
          <w:sz w:val="22"/>
          <w:szCs w:val="28"/>
        </w:rPr>
      </w:pPr>
      <w:r w:rsidRPr="00E002D6">
        <w:rPr>
          <w:rFonts w:ascii="Times New Roman" w:hAnsi="Times New Roman" w:cs="Times New Roman" w:hint="eastAsia"/>
          <w:sz w:val="22"/>
          <w:szCs w:val="28"/>
        </w:rPr>
        <w:t>翻译</w:t>
      </w:r>
    </w:p>
    <w:p w14:paraId="04355690"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如果你摆脱了困境，就不用再为此烦恼了。（</w:t>
      </w:r>
      <w:r w:rsidRPr="00E002D6">
        <w:rPr>
          <w:rFonts w:ascii="Times New Roman" w:hAnsi="Times New Roman" w:cs="Times New Roman"/>
          <w:sz w:val="22"/>
          <w:szCs w:val="28"/>
        </w:rPr>
        <w:t>hook</w:t>
      </w:r>
      <w:r w:rsidRPr="00E002D6">
        <w:rPr>
          <w:rFonts w:ascii="Times New Roman" w:hAnsi="Times New Roman" w:cs="Times New Roman"/>
          <w:sz w:val="22"/>
          <w:szCs w:val="28"/>
        </w:rPr>
        <w:t>）</w:t>
      </w:r>
    </w:p>
    <w:p w14:paraId="0D468C03"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美国人热衷于在日常交流中使用俚语。（</w:t>
      </w:r>
      <w:r w:rsidRPr="00E002D6">
        <w:rPr>
          <w:rFonts w:ascii="Times New Roman" w:hAnsi="Times New Roman" w:cs="Times New Roman"/>
          <w:sz w:val="22"/>
          <w:szCs w:val="28"/>
        </w:rPr>
        <w:t>crazy</w:t>
      </w:r>
      <w:r w:rsidRPr="00E002D6">
        <w:rPr>
          <w:rFonts w:ascii="Times New Roman" w:hAnsi="Times New Roman" w:cs="Times New Roman"/>
          <w:sz w:val="22"/>
          <w:szCs w:val="28"/>
        </w:rPr>
        <w:t>）</w:t>
      </w:r>
    </w:p>
    <w:p w14:paraId="6675FD52"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不要过度使用俚语</w:t>
      </w:r>
      <w:r w:rsidRPr="00E002D6">
        <w:rPr>
          <w:rFonts w:ascii="Times New Roman" w:hAnsi="Times New Roman" w:cs="Times New Roman" w:hint="eastAsia"/>
          <w:sz w:val="22"/>
          <w:szCs w:val="28"/>
        </w:rPr>
        <w:t>，以便让别人理解</w:t>
      </w:r>
      <w:r w:rsidRPr="00E002D6">
        <w:rPr>
          <w:rFonts w:ascii="Times New Roman" w:hAnsi="Times New Roman" w:cs="Times New Roman"/>
          <w:sz w:val="22"/>
          <w:szCs w:val="28"/>
        </w:rPr>
        <w:t>。（</w:t>
      </w:r>
      <w:r w:rsidRPr="00E002D6">
        <w:rPr>
          <w:rFonts w:ascii="Times New Roman" w:hAnsi="Times New Roman" w:cs="Times New Roman"/>
          <w:sz w:val="22"/>
          <w:szCs w:val="28"/>
        </w:rPr>
        <w:t>overdo</w:t>
      </w:r>
      <w:r w:rsidRPr="00E002D6">
        <w:rPr>
          <w:rFonts w:ascii="Times New Roman" w:hAnsi="Times New Roman" w:cs="Times New Roman"/>
          <w:sz w:val="22"/>
          <w:szCs w:val="28"/>
        </w:rPr>
        <w:t>）</w:t>
      </w:r>
    </w:p>
    <w:p w14:paraId="57840F66"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她</w:t>
      </w:r>
      <w:r w:rsidRPr="00E002D6">
        <w:rPr>
          <w:rFonts w:ascii="Times New Roman" w:hAnsi="Times New Roman" w:cs="Times New Roman" w:hint="eastAsia"/>
          <w:sz w:val="22"/>
          <w:szCs w:val="28"/>
        </w:rPr>
        <w:t>从服装店里</w:t>
      </w:r>
      <w:r w:rsidRPr="00E002D6">
        <w:rPr>
          <w:rFonts w:ascii="Times New Roman" w:hAnsi="Times New Roman" w:cs="Times New Roman"/>
          <w:sz w:val="22"/>
          <w:szCs w:val="28"/>
        </w:rPr>
        <w:t>买了一条色彩鲜艳的裙子。（</w:t>
      </w:r>
      <w:r w:rsidRPr="00E002D6">
        <w:rPr>
          <w:rFonts w:ascii="Times New Roman" w:hAnsi="Times New Roman" w:cs="Times New Roman"/>
          <w:sz w:val="22"/>
          <w:szCs w:val="28"/>
        </w:rPr>
        <w:t>colorful</w:t>
      </w:r>
      <w:r w:rsidRPr="00E002D6">
        <w:rPr>
          <w:rFonts w:ascii="Times New Roman" w:hAnsi="Times New Roman" w:cs="Times New Roman"/>
          <w:sz w:val="22"/>
          <w:szCs w:val="28"/>
        </w:rPr>
        <w:t>）</w:t>
      </w:r>
    </w:p>
    <w:p w14:paraId="004FA961"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sz w:val="22"/>
          <w:szCs w:val="28"/>
        </w:rPr>
        <w:t>很多初学者理解美式俚语有很大困难。（</w:t>
      </w:r>
      <w:r w:rsidRPr="00E002D6">
        <w:rPr>
          <w:rFonts w:ascii="Times New Roman" w:hAnsi="Times New Roman" w:cs="Times New Roman"/>
          <w:sz w:val="22"/>
          <w:szCs w:val="28"/>
        </w:rPr>
        <w:t>slang</w:t>
      </w:r>
      <w:r w:rsidRPr="00E002D6">
        <w:rPr>
          <w:rFonts w:ascii="Times New Roman" w:hAnsi="Times New Roman" w:cs="Times New Roman"/>
          <w:sz w:val="22"/>
          <w:szCs w:val="28"/>
        </w:rPr>
        <w:t>）</w:t>
      </w:r>
    </w:p>
    <w:p w14:paraId="0B21A23E"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hint="eastAsia"/>
          <w:sz w:val="22"/>
          <w:szCs w:val="28"/>
        </w:rPr>
        <w:t>电影</w:t>
      </w:r>
      <w:r w:rsidRPr="00E002D6">
        <w:rPr>
          <w:rFonts w:ascii="Times New Roman" w:hAnsi="Times New Roman" w:cs="Times New Roman"/>
          <w:sz w:val="22"/>
          <w:szCs w:val="28"/>
        </w:rPr>
        <w:t>能让</w:t>
      </w:r>
      <w:r w:rsidRPr="00E002D6">
        <w:rPr>
          <w:rFonts w:ascii="Times New Roman" w:hAnsi="Times New Roman" w:cs="Times New Roman" w:hint="eastAsia"/>
          <w:sz w:val="22"/>
          <w:szCs w:val="28"/>
        </w:rPr>
        <w:t>英语学习</w:t>
      </w:r>
      <w:r w:rsidRPr="00E002D6">
        <w:rPr>
          <w:rFonts w:ascii="Times New Roman" w:hAnsi="Times New Roman" w:cs="Times New Roman"/>
          <w:sz w:val="22"/>
          <w:szCs w:val="28"/>
        </w:rPr>
        <w:t>变得更加生动有趣。（</w:t>
      </w:r>
      <w:r w:rsidRPr="00E002D6">
        <w:rPr>
          <w:rFonts w:ascii="Times New Roman" w:hAnsi="Times New Roman" w:cs="Times New Roman" w:hint="eastAsia"/>
          <w:sz w:val="22"/>
          <w:szCs w:val="28"/>
        </w:rPr>
        <w:t>fun</w:t>
      </w:r>
      <w:r w:rsidRPr="00E002D6">
        <w:rPr>
          <w:rFonts w:ascii="Times New Roman" w:hAnsi="Times New Roman" w:cs="Times New Roman"/>
          <w:sz w:val="22"/>
          <w:szCs w:val="28"/>
        </w:rPr>
        <w:t>）</w:t>
      </w:r>
    </w:p>
    <w:p w14:paraId="2459DA40" w14:textId="77777777" w:rsidR="00792C08" w:rsidRPr="00E002D6" w:rsidRDefault="00000000">
      <w:pPr>
        <w:numPr>
          <w:ilvl w:val="0"/>
          <w:numId w:val="137"/>
        </w:numPr>
        <w:spacing w:line="400" w:lineRule="exact"/>
        <w:ind w:firstLine="440"/>
        <w:rPr>
          <w:rFonts w:ascii="Times New Roman" w:hAnsi="Times New Roman" w:cs="Times New Roman"/>
          <w:sz w:val="22"/>
          <w:szCs w:val="28"/>
        </w:rPr>
      </w:pPr>
      <w:r w:rsidRPr="00E002D6">
        <w:rPr>
          <w:rFonts w:ascii="Times New Roman" w:hAnsi="Times New Roman" w:cs="Times New Roman" w:hint="eastAsia"/>
          <w:sz w:val="22"/>
          <w:szCs w:val="28"/>
        </w:rPr>
        <w:t>你要认真学习，否则你不会取得进步。</w:t>
      </w:r>
      <w:r w:rsidRPr="00E002D6">
        <w:rPr>
          <w:rFonts w:ascii="Times New Roman" w:hAnsi="Times New Roman" w:cs="Times New Roman"/>
          <w:sz w:val="22"/>
          <w:szCs w:val="28"/>
        </w:rPr>
        <w:t>（</w:t>
      </w:r>
      <w:r w:rsidRPr="00E002D6">
        <w:rPr>
          <w:rFonts w:ascii="Times New Roman" w:hAnsi="Times New Roman" w:cs="Times New Roman"/>
          <w:sz w:val="22"/>
          <w:szCs w:val="28"/>
        </w:rPr>
        <w:t>otherwise</w:t>
      </w:r>
      <w:r w:rsidRPr="00E002D6">
        <w:rPr>
          <w:rFonts w:ascii="Times New Roman" w:hAnsi="Times New Roman" w:cs="Times New Roman"/>
          <w:sz w:val="22"/>
          <w:szCs w:val="28"/>
        </w:rPr>
        <w:t>）</w:t>
      </w:r>
    </w:p>
    <w:p w14:paraId="2616942C" w14:textId="77777777" w:rsidR="00792C08" w:rsidRDefault="00000000">
      <w:pPr>
        <w:spacing w:line="400" w:lineRule="exact"/>
        <w:rPr>
          <w:rFonts w:ascii="Times New Roman" w:hAnsi="Times New Roman" w:cs="Times New Roman"/>
          <w:sz w:val="22"/>
          <w:szCs w:val="28"/>
        </w:rPr>
      </w:pPr>
      <w:r>
        <w:rPr>
          <w:rFonts w:ascii="Times New Roman" w:hAnsi="Times New Roman" w:cs="Times New Roman" w:hint="eastAsia"/>
          <w:sz w:val="22"/>
          <w:szCs w:val="28"/>
        </w:rPr>
        <w:t xml:space="preserve"> </w:t>
      </w:r>
    </w:p>
    <w:p w14:paraId="4B3F18CA" w14:textId="77777777" w:rsidR="00792C08" w:rsidRDefault="00792C08">
      <w:pPr>
        <w:spacing w:line="400" w:lineRule="exact"/>
        <w:rPr>
          <w:rFonts w:ascii="Times New Roman" w:hAnsi="Times New Roman" w:cs="Times New Roman"/>
          <w:sz w:val="22"/>
          <w:szCs w:val="28"/>
        </w:rPr>
      </w:pPr>
    </w:p>
    <w:sectPr w:rsidR="00792C08">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5E88" w14:textId="77777777" w:rsidR="00BF5BEE" w:rsidRDefault="00BF5BEE">
      <w:r>
        <w:separator/>
      </w:r>
    </w:p>
  </w:endnote>
  <w:endnote w:type="continuationSeparator" w:id="0">
    <w:p w14:paraId="641CD388" w14:textId="77777777" w:rsidR="00BF5BEE" w:rsidRDefault="00BF5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auto"/>
    <w:pitch w:val="default"/>
    <w:sig w:usb0="E4002EFF" w:usb1="C000E47F" w:usb2="00000009" w:usb3="00000000" w:csb0="200001FF" w:csb1="00000000"/>
  </w:font>
  <w:font w:name="Helvetica">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A08E" w14:textId="77777777" w:rsidR="00792C08" w:rsidRDefault="00000000">
    <w:pPr>
      <w:pStyle w:val="a5"/>
    </w:pPr>
    <w:r>
      <w:rPr>
        <w:noProof/>
      </w:rPr>
      <mc:AlternateContent>
        <mc:Choice Requires="wps">
          <w:drawing>
            <wp:anchor distT="0" distB="0" distL="114300" distR="114300" simplePos="0" relativeHeight="251659264" behindDoc="0" locked="0" layoutInCell="1" allowOverlap="1" wp14:anchorId="699E530E" wp14:editId="79E52D1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049A9" w14:textId="77777777" w:rsidR="00792C08"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9E530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0049A9" w14:textId="77777777" w:rsidR="00792C08"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57FC" w14:textId="77777777" w:rsidR="00BF5BEE" w:rsidRDefault="00BF5BEE">
      <w:r>
        <w:separator/>
      </w:r>
    </w:p>
  </w:footnote>
  <w:footnote w:type="continuationSeparator" w:id="0">
    <w:p w14:paraId="4B4502F2" w14:textId="77777777" w:rsidR="00BF5BEE" w:rsidRDefault="00BF5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7C760"/>
    <w:multiLevelType w:val="singleLevel"/>
    <w:tmpl w:val="8317C760"/>
    <w:lvl w:ilvl="0">
      <w:start w:val="1"/>
      <w:numFmt w:val="decimalEnclosedCircleChinese"/>
      <w:suff w:val="nothing"/>
      <w:lvlText w:val="%1　"/>
      <w:lvlJc w:val="left"/>
      <w:pPr>
        <w:ind w:left="-480" w:firstLine="400"/>
      </w:pPr>
      <w:rPr>
        <w:rFonts w:hint="eastAsia"/>
      </w:rPr>
    </w:lvl>
  </w:abstractNum>
  <w:abstractNum w:abstractNumId="1" w15:restartNumberingAfterBreak="0">
    <w:nsid w:val="839098B8"/>
    <w:multiLevelType w:val="singleLevel"/>
    <w:tmpl w:val="839098B8"/>
    <w:lvl w:ilvl="0">
      <w:start w:val="1"/>
      <w:numFmt w:val="decimal"/>
      <w:lvlText w:val="%1."/>
      <w:lvlJc w:val="left"/>
      <w:pPr>
        <w:ind w:left="425" w:hanging="425"/>
      </w:pPr>
      <w:rPr>
        <w:rFonts w:hint="default"/>
      </w:rPr>
    </w:lvl>
  </w:abstractNum>
  <w:abstractNum w:abstractNumId="2" w15:restartNumberingAfterBreak="0">
    <w:nsid w:val="84679A3D"/>
    <w:multiLevelType w:val="singleLevel"/>
    <w:tmpl w:val="84679A3D"/>
    <w:lvl w:ilvl="0">
      <w:start w:val="1"/>
      <w:numFmt w:val="decimal"/>
      <w:lvlText w:val="%1."/>
      <w:lvlJc w:val="left"/>
      <w:pPr>
        <w:ind w:left="425" w:hanging="425"/>
      </w:pPr>
      <w:rPr>
        <w:rFonts w:ascii="Times New Roman" w:hAnsi="Times New Roman" w:cs="Times New Roman" w:hint="default"/>
        <w:i w:val="0"/>
        <w:iCs w:val="0"/>
      </w:rPr>
    </w:lvl>
  </w:abstractNum>
  <w:abstractNum w:abstractNumId="3" w15:restartNumberingAfterBreak="0">
    <w:nsid w:val="84B7FC39"/>
    <w:multiLevelType w:val="singleLevel"/>
    <w:tmpl w:val="84B7FC39"/>
    <w:lvl w:ilvl="0">
      <w:start w:val="1"/>
      <w:numFmt w:val="decimal"/>
      <w:suff w:val="space"/>
      <w:lvlText w:val="%1."/>
      <w:lvlJc w:val="left"/>
      <w:pPr>
        <w:ind w:left="-480"/>
      </w:pPr>
    </w:lvl>
  </w:abstractNum>
  <w:abstractNum w:abstractNumId="4" w15:restartNumberingAfterBreak="0">
    <w:nsid w:val="85EEA56F"/>
    <w:multiLevelType w:val="singleLevel"/>
    <w:tmpl w:val="85EEA56F"/>
    <w:lvl w:ilvl="0">
      <w:start w:val="1"/>
      <w:numFmt w:val="decimal"/>
      <w:suff w:val="space"/>
      <w:lvlText w:val="%1."/>
      <w:lvlJc w:val="left"/>
    </w:lvl>
  </w:abstractNum>
  <w:abstractNum w:abstractNumId="5" w15:restartNumberingAfterBreak="0">
    <w:nsid w:val="878B45E1"/>
    <w:multiLevelType w:val="singleLevel"/>
    <w:tmpl w:val="878B45E1"/>
    <w:lvl w:ilvl="0">
      <w:start w:val="1"/>
      <w:numFmt w:val="decimalEnclosedCircleChinese"/>
      <w:suff w:val="nothing"/>
      <w:lvlText w:val="%1　"/>
      <w:lvlJc w:val="left"/>
      <w:pPr>
        <w:ind w:left="0" w:firstLine="0"/>
      </w:pPr>
      <w:rPr>
        <w:rFonts w:hint="eastAsia"/>
      </w:rPr>
    </w:lvl>
  </w:abstractNum>
  <w:abstractNum w:abstractNumId="6" w15:restartNumberingAfterBreak="0">
    <w:nsid w:val="87CFA2F8"/>
    <w:multiLevelType w:val="singleLevel"/>
    <w:tmpl w:val="87CFA2F8"/>
    <w:lvl w:ilvl="0">
      <w:start w:val="1"/>
      <w:numFmt w:val="decimal"/>
      <w:lvlText w:val="%1."/>
      <w:lvlJc w:val="left"/>
      <w:pPr>
        <w:ind w:left="425" w:hanging="425"/>
      </w:pPr>
      <w:rPr>
        <w:rFonts w:hint="default"/>
      </w:rPr>
    </w:lvl>
  </w:abstractNum>
  <w:abstractNum w:abstractNumId="7" w15:restartNumberingAfterBreak="0">
    <w:nsid w:val="87E4B25E"/>
    <w:multiLevelType w:val="singleLevel"/>
    <w:tmpl w:val="87E4B25E"/>
    <w:lvl w:ilvl="0">
      <w:start w:val="1"/>
      <w:numFmt w:val="decimalEnclosedCircleChinese"/>
      <w:suff w:val="nothing"/>
      <w:lvlText w:val="%1　"/>
      <w:lvlJc w:val="left"/>
      <w:pPr>
        <w:ind w:left="-480" w:firstLine="400"/>
      </w:pPr>
      <w:rPr>
        <w:rFonts w:hint="eastAsia"/>
      </w:rPr>
    </w:lvl>
  </w:abstractNum>
  <w:abstractNum w:abstractNumId="8" w15:restartNumberingAfterBreak="0">
    <w:nsid w:val="89A1751D"/>
    <w:multiLevelType w:val="singleLevel"/>
    <w:tmpl w:val="89A1751D"/>
    <w:lvl w:ilvl="0">
      <w:start w:val="1"/>
      <w:numFmt w:val="decimal"/>
      <w:lvlText w:val="(%1)"/>
      <w:lvlJc w:val="left"/>
      <w:pPr>
        <w:ind w:left="425" w:hanging="425"/>
      </w:pPr>
      <w:rPr>
        <w:rFonts w:hint="default"/>
      </w:rPr>
    </w:lvl>
  </w:abstractNum>
  <w:abstractNum w:abstractNumId="9" w15:restartNumberingAfterBreak="0">
    <w:nsid w:val="8AD8ADF1"/>
    <w:multiLevelType w:val="singleLevel"/>
    <w:tmpl w:val="8AD8ADF1"/>
    <w:lvl w:ilvl="0">
      <w:start w:val="1"/>
      <w:numFmt w:val="decimal"/>
      <w:suff w:val="space"/>
      <w:lvlText w:val="%1."/>
      <w:lvlJc w:val="left"/>
    </w:lvl>
  </w:abstractNum>
  <w:abstractNum w:abstractNumId="10" w15:restartNumberingAfterBreak="0">
    <w:nsid w:val="8B2CE732"/>
    <w:multiLevelType w:val="singleLevel"/>
    <w:tmpl w:val="8B2CE732"/>
    <w:lvl w:ilvl="0">
      <w:start w:val="1"/>
      <w:numFmt w:val="decimal"/>
      <w:lvlText w:val="%1."/>
      <w:lvlJc w:val="left"/>
      <w:pPr>
        <w:ind w:left="425" w:hanging="425"/>
      </w:pPr>
      <w:rPr>
        <w:rFonts w:hint="default"/>
      </w:rPr>
    </w:lvl>
  </w:abstractNum>
  <w:abstractNum w:abstractNumId="11" w15:restartNumberingAfterBreak="0">
    <w:nsid w:val="8E2C4530"/>
    <w:multiLevelType w:val="singleLevel"/>
    <w:tmpl w:val="8E2C4530"/>
    <w:lvl w:ilvl="0">
      <w:start w:val="1"/>
      <w:numFmt w:val="decimalEnclosedCircleChinese"/>
      <w:suff w:val="nothing"/>
      <w:lvlText w:val="%1　"/>
      <w:lvlJc w:val="left"/>
      <w:pPr>
        <w:ind w:left="0" w:firstLine="0"/>
      </w:pPr>
      <w:rPr>
        <w:rFonts w:hint="eastAsia"/>
      </w:rPr>
    </w:lvl>
  </w:abstractNum>
  <w:abstractNum w:abstractNumId="12" w15:restartNumberingAfterBreak="0">
    <w:nsid w:val="8EE3D535"/>
    <w:multiLevelType w:val="singleLevel"/>
    <w:tmpl w:val="8EE3D535"/>
    <w:lvl w:ilvl="0">
      <w:start w:val="1"/>
      <w:numFmt w:val="decimal"/>
      <w:suff w:val="space"/>
      <w:lvlText w:val="%1."/>
      <w:lvlJc w:val="left"/>
    </w:lvl>
  </w:abstractNum>
  <w:abstractNum w:abstractNumId="13" w15:restartNumberingAfterBreak="0">
    <w:nsid w:val="8FFECF0B"/>
    <w:multiLevelType w:val="singleLevel"/>
    <w:tmpl w:val="8FFECF0B"/>
    <w:lvl w:ilvl="0">
      <w:start w:val="4"/>
      <w:numFmt w:val="decimal"/>
      <w:suff w:val="space"/>
      <w:lvlText w:val="（%1）"/>
      <w:lvlJc w:val="left"/>
    </w:lvl>
  </w:abstractNum>
  <w:abstractNum w:abstractNumId="14" w15:restartNumberingAfterBreak="0">
    <w:nsid w:val="906AA3EF"/>
    <w:multiLevelType w:val="singleLevel"/>
    <w:tmpl w:val="906AA3EF"/>
    <w:lvl w:ilvl="0">
      <w:start w:val="1"/>
      <w:numFmt w:val="decimal"/>
      <w:lvlText w:val="%1."/>
      <w:lvlJc w:val="left"/>
      <w:pPr>
        <w:ind w:left="425" w:hanging="425"/>
      </w:pPr>
      <w:rPr>
        <w:rFonts w:hint="default"/>
        <w:sz w:val="20"/>
        <w:szCs w:val="20"/>
      </w:rPr>
    </w:lvl>
  </w:abstractNum>
  <w:abstractNum w:abstractNumId="15" w15:restartNumberingAfterBreak="0">
    <w:nsid w:val="949A49B8"/>
    <w:multiLevelType w:val="singleLevel"/>
    <w:tmpl w:val="949A49B8"/>
    <w:lvl w:ilvl="0">
      <w:start w:val="1"/>
      <w:numFmt w:val="decimalEnclosedCircleChinese"/>
      <w:suff w:val="nothing"/>
      <w:lvlText w:val="%1　"/>
      <w:lvlJc w:val="left"/>
      <w:pPr>
        <w:ind w:left="0" w:firstLine="0"/>
      </w:pPr>
      <w:rPr>
        <w:rFonts w:hint="eastAsia"/>
      </w:rPr>
    </w:lvl>
  </w:abstractNum>
  <w:abstractNum w:abstractNumId="16" w15:restartNumberingAfterBreak="0">
    <w:nsid w:val="95E73B03"/>
    <w:multiLevelType w:val="singleLevel"/>
    <w:tmpl w:val="95E73B03"/>
    <w:lvl w:ilvl="0">
      <w:start w:val="1"/>
      <w:numFmt w:val="decimalEnclosedCircleChinese"/>
      <w:suff w:val="nothing"/>
      <w:lvlText w:val="%1　"/>
      <w:lvlJc w:val="left"/>
      <w:pPr>
        <w:ind w:left="0" w:firstLine="0"/>
      </w:pPr>
      <w:rPr>
        <w:rFonts w:hint="eastAsia"/>
      </w:rPr>
    </w:lvl>
  </w:abstractNum>
  <w:abstractNum w:abstractNumId="17" w15:restartNumberingAfterBreak="0">
    <w:nsid w:val="99A7291D"/>
    <w:multiLevelType w:val="singleLevel"/>
    <w:tmpl w:val="99A7291D"/>
    <w:lvl w:ilvl="0">
      <w:start w:val="1"/>
      <w:numFmt w:val="decimalEnclosedCircleChinese"/>
      <w:suff w:val="nothing"/>
      <w:lvlText w:val="%1　"/>
      <w:lvlJc w:val="left"/>
      <w:pPr>
        <w:ind w:left="0" w:firstLine="0"/>
      </w:pPr>
      <w:rPr>
        <w:rFonts w:hint="eastAsia"/>
      </w:rPr>
    </w:lvl>
  </w:abstractNum>
  <w:abstractNum w:abstractNumId="18" w15:restartNumberingAfterBreak="0">
    <w:nsid w:val="9B7AD560"/>
    <w:multiLevelType w:val="singleLevel"/>
    <w:tmpl w:val="9B7AD560"/>
    <w:lvl w:ilvl="0">
      <w:start w:val="1"/>
      <w:numFmt w:val="decimalEnclosedCircleChinese"/>
      <w:suff w:val="nothing"/>
      <w:lvlText w:val="%1　"/>
      <w:lvlJc w:val="left"/>
      <w:pPr>
        <w:ind w:left="0" w:firstLine="0"/>
      </w:pPr>
      <w:rPr>
        <w:rFonts w:hint="eastAsia"/>
      </w:rPr>
    </w:lvl>
  </w:abstractNum>
  <w:abstractNum w:abstractNumId="19" w15:restartNumberingAfterBreak="0">
    <w:nsid w:val="9CF5FAEC"/>
    <w:multiLevelType w:val="singleLevel"/>
    <w:tmpl w:val="9CF5FAEC"/>
    <w:lvl w:ilvl="0">
      <w:start w:val="1"/>
      <w:numFmt w:val="decimalEnclosedCircleChinese"/>
      <w:suff w:val="nothing"/>
      <w:lvlText w:val="%1　"/>
      <w:lvlJc w:val="left"/>
      <w:pPr>
        <w:ind w:left="-420" w:firstLine="400"/>
      </w:pPr>
      <w:rPr>
        <w:rFonts w:hint="eastAsia"/>
      </w:rPr>
    </w:lvl>
  </w:abstractNum>
  <w:abstractNum w:abstractNumId="20" w15:restartNumberingAfterBreak="0">
    <w:nsid w:val="9DF7B284"/>
    <w:multiLevelType w:val="singleLevel"/>
    <w:tmpl w:val="9DF7B284"/>
    <w:lvl w:ilvl="0">
      <w:start w:val="1"/>
      <w:numFmt w:val="lowerLetter"/>
      <w:suff w:val="space"/>
      <w:lvlText w:val="%1."/>
      <w:lvlJc w:val="left"/>
    </w:lvl>
  </w:abstractNum>
  <w:abstractNum w:abstractNumId="21" w15:restartNumberingAfterBreak="0">
    <w:nsid w:val="9F238D48"/>
    <w:multiLevelType w:val="singleLevel"/>
    <w:tmpl w:val="9F238D48"/>
    <w:lvl w:ilvl="0">
      <w:start w:val="1"/>
      <w:numFmt w:val="decimalEnclosedCircleChinese"/>
      <w:suff w:val="nothing"/>
      <w:lvlText w:val="%1　"/>
      <w:lvlJc w:val="left"/>
      <w:pPr>
        <w:ind w:left="0" w:firstLine="0"/>
      </w:pPr>
      <w:rPr>
        <w:rFonts w:hint="eastAsia"/>
      </w:rPr>
    </w:lvl>
  </w:abstractNum>
  <w:abstractNum w:abstractNumId="22" w15:restartNumberingAfterBreak="0">
    <w:nsid w:val="9FD24979"/>
    <w:multiLevelType w:val="singleLevel"/>
    <w:tmpl w:val="9FD24979"/>
    <w:lvl w:ilvl="0">
      <w:start w:val="1"/>
      <w:numFmt w:val="lowerLetter"/>
      <w:suff w:val="space"/>
      <w:lvlText w:val="%1."/>
      <w:lvlJc w:val="left"/>
    </w:lvl>
  </w:abstractNum>
  <w:abstractNum w:abstractNumId="23" w15:restartNumberingAfterBreak="0">
    <w:nsid w:val="A02380C5"/>
    <w:multiLevelType w:val="singleLevel"/>
    <w:tmpl w:val="A02380C5"/>
    <w:lvl w:ilvl="0">
      <w:start w:val="1"/>
      <w:numFmt w:val="decimal"/>
      <w:lvlText w:val="%1."/>
      <w:lvlJc w:val="left"/>
      <w:pPr>
        <w:tabs>
          <w:tab w:val="left" w:pos="420"/>
        </w:tabs>
        <w:ind w:left="0" w:firstLine="0"/>
      </w:pPr>
      <w:rPr>
        <w:rFonts w:ascii="Times New Roman" w:hAnsi="Times New Roman" w:cs="Times New Roman" w:hint="default"/>
        <w:b w:val="0"/>
        <w:bCs w:val="0"/>
        <w:i w:val="0"/>
        <w:iCs w:val="0"/>
      </w:rPr>
    </w:lvl>
  </w:abstractNum>
  <w:abstractNum w:abstractNumId="24" w15:restartNumberingAfterBreak="0">
    <w:nsid w:val="A2426B0E"/>
    <w:multiLevelType w:val="singleLevel"/>
    <w:tmpl w:val="A2426B0E"/>
    <w:lvl w:ilvl="0">
      <w:start w:val="1"/>
      <w:numFmt w:val="decimalEnclosedCircleChinese"/>
      <w:suff w:val="nothing"/>
      <w:lvlText w:val="%1　"/>
      <w:lvlJc w:val="left"/>
      <w:pPr>
        <w:ind w:left="0" w:firstLine="0"/>
      </w:pPr>
      <w:rPr>
        <w:rFonts w:hint="eastAsia"/>
      </w:rPr>
    </w:lvl>
  </w:abstractNum>
  <w:abstractNum w:abstractNumId="25" w15:restartNumberingAfterBreak="0">
    <w:nsid w:val="A30981F7"/>
    <w:multiLevelType w:val="singleLevel"/>
    <w:tmpl w:val="A30981F7"/>
    <w:lvl w:ilvl="0">
      <w:start w:val="1"/>
      <w:numFmt w:val="decimalEnclosedCircleChinese"/>
      <w:suff w:val="nothing"/>
      <w:lvlText w:val="%1　"/>
      <w:lvlJc w:val="left"/>
      <w:pPr>
        <w:ind w:left="-440" w:firstLine="400"/>
      </w:pPr>
      <w:rPr>
        <w:rFonts w:hint="eastAsia"/>
      </w:rPr>
    </w:lvl>
  </w:abstractNum>
  <w:abstractNum w:abstractNumId="26" w15:restartNumberingAfterBreak="0">
    <w:nsid w:val="A3C8DB39"/>
    <w:multiLevelType w:val="singleLevel"/>
    <w:tmpl w:val="A3C8DB39"/>
    <w:lvl w:ilvl="0">
      <w:start w:val="1"/>
      <w:numFmt w:val="decimalEnclosedCircleChinese"/>
      <w:suff w:val="nothing"/>
      <w:lvlText w:val="%1　"/>
      <w:lvlJc w:val="left"/>
      <w:pPr>
        <w:ind w:left="0" w:firstLine="0"/>
      </w:pPr>
      <w:rPr>
        <w:rFonts w:hint="eastAsia"/>
      </w:rPr>
    </w:lvl>
  </w:abstractNum>
  <w:abstractNum w:abstractNumId="27" w15:restartNumberingAfterBreak="0">
    <w:nsid w:val="A3F38F53"/>
    <w:multiLevelType w:val="singleLevel"/>
    <w:tmpl w:val="A3F38F53"/>
    <w:lvl w:ilvl="0">
      <w:start w:val="1"/>
      <w:numFmt w:val="decimal"/>
      <w:lvlText w:val="%1."/>
      <w:lvlJc w:val="left"/>
      <w:pPr>
        <w:ind w:left="425" w:hanging="425"/>
      </w:pPr>
      <w:rPr>
        <w:rFonts w:hint="default"/>
      </w:rPr>
    </w:lvl>
  </w:abstractNum>
  <w:abstractNum w:abstractNumId="28" w15:restartNumberingAfterBreak="0">
    <w:nsid w:val="ACFA8D6F"/>
    <w:multiLevelType w:val="singleLevel"/>
    <w:tmpl w:val="ACFA8D6F"/>
    <w:lvl w:ilvl="0">
      <w:start w:val="1"/>
      <w:numFmt w:val="decimal"/>
      <w:lvlText w:val="%1."/>
      <w:lvlJc w:val="left"/>
      <w:pPr>
        <w:ind w:left="425" w:hanging="425"/>
      </w:pPr>
      <w:rPr>
        <w:rFonts w:hint="default"/>
        <w:b w:val="0"/>
        <w:bCs w:val="0"/>
        <w:sz w:val="20"/>
        <w:szCs w:val="20"/>
      </w:rPr>
    </w:lvl>
  </w:abstractNum>
  <w:abstractNum w:abstractNumId="29" w15:restartNumberingAfterBreak="0">
    <w:nsid w:val="AD56169F"/>
    <w:multiLevelType w:val="singleLevel"/>
    <w:tmpl w:val="AD56169F"/>
    <w:lvl w:ilvl="0">
      <w:start w:val="1"/>
      <w:numFmt w:val="lowerLetter"/>
      <w:lvlText w:val="%1."/>
      <w:lvlJc w:val="left"/>
      <w:pPr>
        <w:tabs>
          <w:tab w:val="left" w:pos="845"/>
        </w:tabs>
        <w:ind w:left="845" w:hanging="425"/>
      </w:pPr>
      <w:rPr>
        <w:rFonts w:hint="default"/>
      </w:rPr>
    </w:lvl>
  </w:abstractNum>
  <w:abstractNum w:abstractNumId="30" w15:restartNumberingAfterBreak="0">
    <w:nsid w:val="AEEA5677"/>
    <w:multiLevelType w:val="singleLevel"/>
    <w:tmpl w:val="AEEA5677"/>
    <w:lvl w:ilvl="0">
      <w:start w:val="1"/>
      <w:numFmt w:val="decimal"/>
      <w:lvlText w:val="%1."/>
      <w:lvlJc w:val="left"/>
      <w:pPr>
        <w:ind w:left="425" w:hanging="425"/>
      </w:pPr>
      <w:rPr>
        <w:rFonts w:ascii="Times New Roman" w:hAnsi="Times New Roman" w:cs="Times New Roman" w:hint="default"/>
        <w:b w:val="0"/>
        <w:bCs w:val="0"/>
        <w:i w:val="0"/>
        <w:iCs w:val="0"/>
        <w:sz w:val="20"/>
        <w:szCs w:val="20"/>
      </w:rPr>
    </w:lvl>
  </w:abstractNum>
  <w:abstractNum w:abstractNumId="31" w15:restartNumberingAfterBreak="0">
    <w:nsid w:val="B1E0242E"/>
    <w:multiLevelType w:val="singleLevel"/>
    <w:tmpl w:val="B1E0242E"/>
    <w:lvl w:ilvl="0">
      <w:start w:val="1"/>
      <w:numFmt w:val="decimalEnclosedCircleChinese"/>
      <w:suff w:val="nothing"/>
      <w:lvlText w:val="%1　"/>
      <w:lvlJc w:val="left"/>
      <w:pPr>
        <w:ind w:left="-440" w:firstLine="400"/>
      </w:pPr>
      <w:rPr>
        <w:rFonts w:hint="eastAsia"/>
      </w:rPr>
    </w:lvl>
  </w:abstractNum>
  <w:abstractNum w:abstractNumId="32" w15:restartNumberingAfterBreak="0">
    <w:nsid w:val="B2C60A2A"/>
    <w:multiLevelType w:val="singleLevel"/>
    <w:tmpl w:val="B2C60A2A"/>
    <w:lvl w:ilvl="0">
      <w:start w:val="1"/>
      <w:numFmt w:val="decimal"/>
      <w:suff w:val="space"/>
      <w:lvlText w:val="%1."/>
      <w:lvlJc w:val="left"/>
    </w:lvl>
  </w:abstractNum>
  <w:abstractNum w:abstractNumId="33" w15:restartNumberingAfterBreak="0">
    <w:nsid w:val="B5587AE9"/>
    <w:multiLevelType w:val="singleLevel"/>
    <w:tmpl w:val="B5587AE9"/>
    <w:lvl w:ilvl="0">
      <w:start w:val="2"/>
      <w:numFmt w:val="decimal"/>
      <w:suff w:val="space"/>
      <w:lvlText w:val="%1."/>
      <w:lvlJc w:val="left"/>
    </w:lvl>
  </w:abstractNum>
  <w:abstractNum w:abstractNumId="34" w15:restartNumberingAfterBreak="0">
    <w:nsid w:val="B55D4454"/>
    <w:multiLevelType w:val="singleLevel"/>
    <w:tmpl w:val="B55D4454"/>
    <w:lvl w:ilvl="0">
      <w:start w:val="1"/>
      <w:numFmt w:val="decimalEnclosedCircleChinese"/>
      <w:suff w:val="nothing"/>
      <w:lvlText w:val="%1　"/>
      <w:lvlJc w:val="left"/>
      <w:pPr>
        <w:ind w:left="0" w:firstLine="0"/>
      </w:pPr>
      <w:rPr>
        <w:rFonts w:hint="eastAsia"/>
      </w:rPr>
    </w:lvl>
  </w:abstractNum>
  <w:abstractNum w:abstractNumId="35" w15:restartNumberingAfterBreak="0">
    <w:nsid w:val="B61EA306"/>
    <w:multiLevelType w:val="singleLevel"/>
    <w:tmpl w:val="B61EA306"/>
    <w:lvl w:ilvl="0">
      <w:start w:val="1"/>
      <w:numFmt w:val="decimal"/>
      <w:lvlText w:val="(%1)"/>
      <w:lvlJc w:val="left"/>
      <w:pPr>
        <w:ind w:left="425" w:hanging="425"/>
      </w:pPr>
      <w:rPr>
        <w:rFonts w:hint="default"/>
      </w:rPr>
    </w:lvl>
  </w:abstractNum>
  <w:abstractNum w:abstractNumId="36" w15:restartNumberingAfterBreak="0">
    <w:nsid w:val="B6613220"/>
    <w:multiLevelType w:val="singleLevel"/>
    <w:tmpl w:val="B6613220"/>
    <w:lvl w:ilvl="0">
      <w:start w:val="1"/>
      <w:numFmt w:val="decimal"/>
      <w:lvlText w:val="%1."/>
      <w:lvlJc w:val="left"/>
      <w:pPr>
        <w:ind w:left="425" w:hanging="425"/>
      </w:pPr>
      <w:rPr>
        <w:rFonts w:ascii="Times New Roman" w:hAnsi="Times New Roman" w:cs="Times New Roman" w:hint="default"/>
        <w:i w:val="0"/>
        <w:iCs w:val="0"/>
        <w:sz w:val="20"/>
        <w:szCs w:val="20"/>
      </w:rPr>
    </w:lvl>
  </w:abstractNum>
  <w:abstractNum w:abstractNumId="37" w15:restartNumberingAfterBreak="0">
    <w:nsid w:val="B90D91C8"/>
    <w:multiLevelType w:val="singleLevel"/>
    <w:tmpl w:val="B90D91C8"/>
    <w:lvl w:ilvl="0">
      <w:start w:val="1"/>
      <w:numFmt w:val="decimalEnclosedCircleChinese"/>
      <w:suff w:val="nothing"/>
      <w:lvlText w:val="%1　"/>
      <w:lvlJc w:val="left"/>
      <w:pPr>
        <w:ind w:left="0" w:firstLine="0"/>
      </w:pPr>
      <w:rPr>
        <w:rFonts w:hint="eastAsia"/>
      </w:rPr>
    </w:lvl>
  </w:abstractNum>
  <w:abstractNum w:abstractNumId="38" w15:restartNumberingAfterBreak="0">
    <w:nsid w:val="B9DB2A24"/>
    <w:multiLevelType w:val="singleLevel"/>
    <w:tmpl w:val="B9DB2A24"/>
    <w:lvl w:ilvl="0">
      <w:start w:val="1"/>
      <w:numFmt w:val="decimalEnclosedCircleChinese"/>
      <w:suff w:val="nothing"/>
      <w:lvlText w:val="%1　"/>
      <w:lvlJc w:val="left"/>
      <w:pPr>
        <w:ind w:left="0" w:firstLine="0"/>
      </w:pPr>
      <w:rPr>
        <w:rFonts w:hint="eastAsia"/>
      </w:rPr>
    </w:lvl>
  </w:abstractNum>
  <w:abstractNum w:abstractNumId="39" w15:restartNumberingAfterBreak="0">
    <w:nsid w:val="BC3999BD"/>
    <w:multiLevelType w:val="singleLevel"/>
    <w:tmpl w:val="BC3999BD"/>
    <w:lvl w:ilvl="0">
      <w:start w:val="1"/>
      <w:numFmt w:val="decimal"/>
      <w:lvlText w:val="%1."/>
      <w:lvlJc w:val="left"/>
      <w:pPr>
        <w:ind w:left="425" w:hanging="425"/>
      </w:pPr>
      <w:rPr>
        <w:rFonts w:hint="default"/>
      </w:rPr>
    </w:lvl>
  </w:abstractNum>
  <w:abstractNum w:abstractNumId="40" w15:restartNumberingAfterBreak="0">
    <w:nsid w:val="BE08751B"/>
    <w:multiLevelType w:val="singleLevel"/>
    <w:tmpl w:val="BE08751B"/>
    <w:lvl w:ilvl="0">
      <w:start w:val="1"/>
      <w:numFmt w:val="decimal"/>
      <w:suff w:val="space"/>
      <w:lvlText w:val="%1."/>
      <w:lvlJc w:val="left"/>
    </w:lvl>
  </w:abstractNum>
  <w:abstractNum w:abstractNumId="41" w15:restartNumberingAfterBreak="0">
    <w:nsid w:val="C23CB589"/>
    <w:multiLevelType w:val="singleLevel"/>
    <w:tmpl w:val="C23CB589"/>
    <w:lvl w:ilvl="0">
      <w:start w:val="1"/>
      <w:numFmt w:val="decimal"/>
      <w:lvlText w:val="%1."/>
      <w:lvlJc w:val="left"/>
      <w:pPr>
        <w:tabs>
          <w:tab w:val="left" w:pos="420"/>
        </w:tabs>
        <w:ind w:left="0" w:firstLine="0"/>
      </w:pPr>
      <w:rPr>
        <w:rFonts w:ascii="Times New Roman" w:hAnsi="Times New Roman" w:cs="Times New Roman" w:hint="default"/>
        <w:b w:val="0"/>
        <w:bCs w:val="0"/>
        <w:i w:val="0"/>
        <w:iCs w:val="0"/>
        <w:sz w:val="20"/>
        <w:szCs w:val="20"/>
      </w:rPr>
    </w:lvl>
  </w:abstractNum>
  <w:abstractNum w:abstractNumId="42" w15:restartNumberingAfterBreak="0">
    <w:nsid w:val="C251CFD9"/>
    <w:multiLevelType w:val="singleLevel"/>
    <w:tmpl w:val="C251CFD9"/>
    <w:lvl w:ilvl="0">
      <w:start w:val="1"/>
      <w:numFmt w:val="decimalEnclosedCircleChinese"/>
      <w:suff w:val="nothing"/>
      <w:lvlText w:val="%1　"/>
      <w:lvlJc w:val="left"/>
      <w:pPr>
        <w:ind w:left="-440" w:firstLine="400"/>
      </w:pPr>
      <w:rPr>
        <w:rFonts w:hint="eastAsia"/>
      </w:rPr>
    </w:lvl>
  </w:abstractNum>
  <w:abstractNum w:abstractNumId="43" w15:restartNumberingAfterBreak="0">
    <w:nsid w:val="C2B5481D"/>
    <w:multiLevelType w:val="singleLevel"/>
    <w:tmpl w:val="C2B5481D"/>
    <w:lvl w:ilvl="0">
      <w:start w:val="1"/>
      <w:numFmt w:val="decimal"/>
      <w:lvlText w:val="%1."/>
      <w:lvlJc w:val="left"/>
      <w:pPr>
        <w:ind w:left="425" w:hanging="425"/>
      </w:pPr>
      <w:rPr>
        <w:rFonts w:hint="default"/>
      </w:rPr>
    </w:lvl>
  </w:abstractNum>
  <w:abstractNum w:abstractNumId="44" w15:restartNumberingAfterBreak="0">
    <w:nsid w:val="C58B8E2A"/>
    <w:multiLevelType w:val="singleLevel"/>
    <w:tmpl w:val="C58B8E2A"/>
    <w:lvl w:ilvl="0">
      <w:start w:val="1"/>
      <w:numFmt w:val="decimal"/>
      <w:lvlText w:val="%1."/>
      <w:lvlJc w:val="left"/>
      <w:pPr>
        <w:ind w:left="425" w:hanging="425"/>
      </w:pPr>
      <w:rPr>
        <w:rFonts w:hint="default"/>
      </w:rPr>
    </w:lvl>
  </w:abstractNum>
  <w:abstractNum w:abstractNumId="45" w15:restartNumberingAfterBreak="0">
    <w:nsid w:val="C66F08DF"/>
    <w:multiLevelType w:val="singleLevel"/>
    <w:tmpl w:val="C66F08DF"/>
    <w:lvl w:ilvl="0">
      <w:start w:val="1"/>
      <w:numFmt w:val="decimal"/>
      <w:lvlText w:val="%1."/>
      <w:lvlJc w:val="left"/>
      <w:pPr>
        <w:tabs>
          <w:tab w:val="left" w:pos="420"/>
        </w:tabs>
        <w:ind w:left="0" w:firstLine="0"/>
      </w:pPr>
      <w:rPr>
        <w:rFonts w:ascii="Times New Roman" w:hAnsi="Times New Roman" w:cs="Times New Roman" w:hint="default"/>
        <w:b w:val="0"/>
        <w:bCs w:val="0"/>
        <w:i w:val="0"/>
        <w:iCs w:val="0"/>
        <w:sz w:val="22"/>
        <w:szCs w:val="22"/>
      </w:rPr>
    </w:lvl>
  </w:abstractNum>
  <w:abstractNum w:abstractNumId="46" w15:restartNumberingAfterBreak="0">
    <w:nsid w:val="C8260CD5"/>
    <w:multiLevelType w:val="singleLevel"/>
    <w:tmpl w:val="C8260CD5"/>
    <w:lvl w:ilvl="0">
      <w:start w:val="1"/>
      <w:numFmt w:val="decimal"/>
      <w:suff w:val="space"/>
      <w:lvlText w:val="%1."/>
      <w:lvlJc w:val="left"/>
      <w:pPr>
        <w:ind w:left="-480"/>
      </w:pPr>
    </w:lvl>
  </w:abstractNum>
  <w:abstractNum w:abstractNumId="47" w15:restartNumberingAfterBreak="0">
    <w:nsid w:val="C8EF8BB1"/>
    <w:multiLevelType w:val="singleLevel"/>
    <w:tmpl w:val="C8EF8BB1"/>
    <w:lvl w:ilvl="0">
      <w:start w:val="1"/>
      <w:numFmt w:val="lowerLetter"/>
      <w:suff w:val="space"/>
      <w:lvlText w:val="%1."/>
      <w:lvlJc w:val="left"/>
    </w:lvl>
  </w:abstractNum>
  <w:abstractNum w:abstractNumId="48" w15:restartNumberingAfterBreak="0">
    <w:nsid w:val="C9C0E116"/>
    <w:multiLevelType w:val="singleLevel"/>
    <w:tmpl w:val="C9C0E116"/>
    <w:lvl w:ilvl="0">
      <w:start w:val="1"/>
      <w:numFmt w:val="decimal"/>
      <w:lvlText w:val="%1."/>
      <w:lvlJc w:val="left"/>
      <w:pPr>
        <w:ind w:left="425" w:hanging="425"/>
      </w:pPr>
      <w:rPr>
        <w:rFonts w:ascii="Times New Roman" w:hAnsi="Times New Roman" w:cs="Times New Roman" w:hint="default"/>
        <w:b w:val="0"/>
        <w:bCs w:val="0"/>
        <w:i w:val="0"/>
        <w:iCs w:val="0"/>
        <w:sz w:val="20"/>
        <w:szCs w:val="20"/>
      </w:rPr>
    </w:lvl>
  </w:abstractNum>
  <w:abstractNum w:abstractNumId="49" w15:restartNumberingAfterBreak="0">
    <w:nsid w:val="CA8B5AE9"/>
    <w:multiLevelType w:val="singleLevel"/>
    <w:tmpl w:val="CA8B5AE9"/>
    <w:lvl w:ilvl="0">
      <w:start w:val="1"/>
      <w:numFmt w:val="decimal"/>
      <w:suff w:val="space"/>
      <w:lvlText w:val="%1."/>
      <w:lvlJc w:val="left"/>
    </w:lvl>
  </w:abstractNum>
  <w:abstractNum w:abstractNumId="50" w15:restartNumberingAfterBreak="0">
    <w:nsid w:val="CD089551"/>
    <w:multiLevelType w:val="singleLevel"/>
    <w:tmpl w:val="CD089551"/>
    <w:lvl w:ilvl="0">
      <w:start w:val="1"/>
      <w:numFmt w:val="decimalEnclosedCircleChinese"/>
      <w:suff w:val="nothing"/>
      <w:lvlText w:val="%1　"/>
      <w:lvlJc w:val="left"/>
      <w:pPr>
        <w:ind w:left="-440" w:firstLine="400"/>
      </w:pPr>
      <w:rPr>
        <w:rFonts w:hint="eastAsia"/>
      </w:rPr>
    </w:lvl>
  </w:abstractNum>
  <w:abstractNum w:abstractNumId="51" w15:restartNumberingAfterBreak="0">
    <w:nsid w:val="CD7CF794"/>
    <w:multiLevelType w:val="singleLevel"/>
    <w:tmpl w:val="CD7CF794"/>
    <w:lvl w:ilvl="0">
      <w:start w:val="1"/>
      <w:numFmt w:val="decimalEnclosedCircleChinese"/>
      <w:suff w:val="nothing"/>
      <w:lvlText w:val="%1　"/>
      <w:lvlJc w:val="left"/>
      <w:pPr>
        <w:ind w:left="-440" w:firstLine="400"/>
      </w:pPr>
      <w:rPr>
        <w:rFonts w:hint="eastAsia"/>
      </w:rPr>
    </w:lvl>
  </w:abstractNum>
  <w:abstractNum w:abstractNumId="52" w15:restartNumberingAfterBreak="0">
    <w:nsid w:val="CE6FBEC7"/>
    <w:multiLevelType w:val="singleLevel"/>
    <w:tmpl w:val="CE6FBEC7"/>
    <w:lvl w:ilvl="0">
      <w:start w:val="1"/>
      <w:numFmt w:val="lowerLetter"/>
      <w:suff w:val="space"/>
      <w:lvlText w:val="%1."/>
      <w:lvlJc w:val="left"/>
    </w:lvl>
  </w:abstractNum>
  <w:abstractNum w:abstractNumId="53" w15:restartNumberingAfterBreak="0">
    <w:nsid w:val="D0DF8DED"/>
    <w:multiLevelType w:val="singleLevel"/>
    <w:tmpl w:val="D0DF8DED"/>
    <w:lvl w:ilvl="0">
      <w:start w:val="1"/>
      <w:numFmt w:val="decimal"/>
      <w:lvlText w:val="%1."/>
      <w:lvlJc w:val="left"/>
      <w:pPr>
        <w:ind w:left="425" w:hanging="425"/>
      </w:pPr>
      <w:rPr>
        <w:rFonts w:hint="default"/>
      </w:rPr>
    </w:lvl>
  </w:abstractNum>
  <w:abstractNum w:abstractNumId="54" w15:restartNumberingAfterBreak="0">
    <w:nsid w:val="D2BA7C46"/>
    <w:multiLevelType w:val="singleLevel"/>
    <w:tmpl w:val="D2BA7C46"/>
    <w:lvl w:ilvl="0">
      <w:start w:val="1"/>
      <w:numFmt w:val="decimal"/>
      <w:suff w:val="space"/>
      <w:lvlText w:val="%1."/>
      <w:lvlJc w:val="left"/>
    </w:lvl>
  </w:abstractNum>
  <w:abstractNum w:abstractNumId="55" w15:restartNumberingAfterBreak="0">
    <w:nsid w:val="D3FE02CB"/>
    <w:multiLevelType w:val="singleLevel"/>
    <w:tmpl w:val="D3FE02CB"/>
    <w:lvl w:ilvl="0">
      <w:start w:val="1"/>
      <w:numFmt w:val="lowerLetter"/>
      <w:suff w:val="space"/>
      <w:lvlText w:val="%1)"/>
      <w:lvlJc w:val="left"/>
    </w:lvl>
  </w:abstractNum>
  <w:abstractNum w:abstractNumId="56" w15:restartNumberingAfterBreak="0">
    <w:nsid w:val="D4452B8E"/>
    <w:multiLevelType w:val="singleLevel"/>
    <w:tmpl w:val="D4452B8E"/>
    <w:lvl w:ilvl="0">
      <w:start w:val="1"/>
      <w:numFmt w:val="decimal"/>
      <w:lvlText w:val="%1."/>
      <w:lvlJc w:val="left"/>
      <w:pPr>
        <w:ind w:left="425" w:hanging="425"/>
      </w:pPr>
      <w:rPr>
        <w:rFonts w:ascii="Times New Roman" w:hAnsi="Times New Roman" w:cs="Times New Roman" w:hint="default"/>
        <w:b w:val="0"/>
        <w:bCs w:val="0"/>
        <w:sz w:val="20"/>
        <w:szCs w:val="20"/>
      </w:rPr>
    </w:lvl>
  </w:abstractNum>
  <w:abstractNum w:abstractNumId="57" w15:restartNumberingAfterBreak="0">
    <w:nsid w:val="D4ABC543"/>
    <w:multiLevelType w:val="singleLevel"/>
    <w:tmpl w:val="D4ABC543"/>
    <w:lvl w:ilvl="0">
      <w:start w:val="1"/>
      <w:numFmt w:val="decimalEnclosedCircleChinese"/>
      <w:suff w:val="nothing"/>
      <w:lvlText w:val="%1　"/>
      <w:lvlJc w:val="left"/>
      <w:pPr>
        <w:ind w:left="0" w:firstLine="0"/>
      </w:pPr>
      <w:rPr>
        <w:rFonts w:hint="eastAsia"/>
      </w:rPr>
    </w:lvl>
  </w:abstractNum>
  <w:abstractNum w:abstractNumId="58" w15:restartNumberingAfterBreak="0">
    <w:nsid w:val="D68836E5"/>
    <w:multiLevelType w:val="singleLevel"/>
    <w:tmpl w:val="D68836E5"/>
    <w:lvl w:ilvl="0">
      <w:start w:val="1"/>
      <w:numFmt w:val="decimal"/>
      <w:lvlText w:val="%1."/>
      <w:lvlJc w:val="left"/>
      <w:pPr>
        <w:ind w:left="425" w:hanging="425"/>
      </w:pPr>
      <w:rPr>
        <w:rFonts w:hint="default"/>
      </w:rPr>
    </w:lvl>
  </w:abstractNum>
  <w:abstractNum w:abstractNumId="59" w15:restartNumberingAfterBreak="0">
    <w:nsid w:val="D8A20724"/>
    <w:multiLevelType w:val="singleLevel"/>
    <w:tmpl w:val="D8A20724"/>
    <w:lvl w:ilvl="0">
      <w:start w:val="1"/>
      <w:numFmt w:val="decimalEnclosedCircleChinese"/>
      <w:suff w:val="nothing"/>
      <w:lvlText w:val="%1　"/>
      <w:lvlJc w:val="left"/>
      <w:pPr>
        <w:ind w:left="0" w:firstLine="0"/>
      </w:pPr>
      <w:rPr>
        <w:rFonts w:hint="eastAsia"/>
      </w:rPr>
    </w:lvl>
  </w:abstractNum>
  <w:abstractNum w:abstractNumId="60" w15:restartNumberingAfterBreak="0">
    <w:nsid w:val="D9F03C3D"/>
    <w:multiLevelType w:val="singleLevel"/>
    <w:tmpl w:val="D9F03C3D"/>
    <w:lvl w:ilvl="0">
      <w:start w:val="1"/>
      <w:numFmt w:val="lowerLetter"/>
      <w:suff w:val="space"/>
      <w:lvlText w:val="%1."/>
      <w:lvlJc w:val="left"/>
    </w:lvl>
  </w:abstractNum>
  <w:abstractNum w:abstractNumId="61" w15:restartNumberingAfterBreak="0">
    <w:nsid w:val="DDAD6222"/>
    <w:multiLevelType w:val="singleLevel"/>
    <w:tmpl w:val="DDAD6222"/>
    <w:lvl w:ilvl="0">
      <w:start w:val="1"/>
      <w:numFmt w:val="decimalEnclosedCircleChinese"/>
      <w:suff w:val="nothing"/>
      <w:lvlText w:val="%1　"/>
      <w:lvlJc w:val="left"/>
      <w:pPr>
        <w:ind w:left="0" w:firstLine="0"/>
      </w:pPr>
      <w:rPr>
        <w:rFonts w:hint="eastAsia"/>
      </w:rPr>
    </w:lvl>
  </w:abstractNum>
  <w:abstractNum w:abstractNumId="62" w15:restartNumberingAfterBreak="0">
    <w:nsid w:val="DF9CEF80"/>
    <w:multiLevelType w:val="singleLevel"/>
    <w:tmpl w:val="DF9CEF80"/>
    <w:lvl w:ilvl="0">
      <w:start w:val="1"/>
      <w:numFmt w:val="decimal"/>
      <w:suff w:val="space"/>
      <w:lvlText w:val="%1."/>
      <w:lvlJc w:val="left"/>
      <w:rPr>
        <w:rFonts w:hint="default"/>
        <w:b w:val="0"/>
        <w:bCs w:val="0"/>
        <w:sz w:val="24"/>
        <w:szCs w:val="24"/>
      </w:rPr>
    </w:lvl>
  </w:abstractNum>
  <w:abstractNum w:abstractNumId="63" w15:restartNumberingAfterBreak="0">
    <w:nsid w:val="E1AF0483"/>
    <w:multiLevelType w:val="singleLevel"/>
    <w:tmpl w:val="E1AF0483"/>
    <w:lvl w:ilvl="0">
      <w:start w:val="1"/>
      <w:numFmt w:val="decimal"/>
      <w:lvlText w:val="%1."/>
      <w:lvlJc w:val="left"/>
      <w:pPr>
        <w:ind w:left="425" w:hanging="425"/>
      </w:pPr>
      <w:rPr>
        <w:rFonts w:hint="default"/>
      </w:rPr>
    </w:lvl>
  </w:abstractNum>
  <w:abstractNum w:abstractNumId="64" w15:restartNumberingAfterBreak="0">
    <w:nsid w:val="E5F8765E"/>
    <w:multiLevelType w:val="singleLevel"/>
    <w:tmpl w:val="E5F8765E"/>
    <w:lvl w:ilvl="0">
      <w:start w:val="1"/>
      <w:numFmt w:val="decimal"/>
      <w:lvlText w:val="%1."/>
      <w:lvlJc w:val="left"/>
      <w:pPr>
        <w:ind w:left="425" w:hanging="425"/>
      </w:pPr>
      <w:rPr>
        <w:rFonts w:hint="default"/>
      </w:rPr>
    </w:lvl>
  </w:abstractNum>
  <w:abstractNum w:abstractNumId="65" w15:restartNumberingAfterBreak="0">
    <w:nsid w:val="E61D4901"/>
    <w:multiLevelType w:val="singleLevel"/>
    <w:tmpl w:val="E61D4901"/>
    <w:lvl w:ilvl="0">
      <w:start w:val="1"/>
      <w:numFmt w:val="lowerLetter"/>
      <w:suff w:val="space"/>
      <w:lvlText w:val="%1."/>
      <w:lvlJc w:val="left"/>
    </w:lvl>
  </w:abstractNum>
  <w:abstractNum w:abstractNumId="66" w15:restartNumberingAfterBreak="0">
    <w:nsid w:val="E9B706A8"/>
    <w:multiLevelType w:val="singleLevel"/>
    <w:tmpl w:val="E9B706A8"/>
    <w:lvl w:ilvl="0">
      <w:start w:val="1"/>
      <w:numFmt w:val="decimalEnclosedCircleChinese"/>
      <w:suff w:val="nothing"/>
      <w:lvlText w:val="%1　"/>
      <w:lvlJc w:val="left"/>
      <w:pPr>
        <w:ind w:left="-476" w:firstLine="400"/>
      </w:pPr>
      <w:rPr>
        <w:rFonts w:hint="eastAsia"/>
      </w:rPr>
    </w:lvl>
  </w:abstractNum>
  <w:abstractNum w:abstractNumId="67" w15:restartNumberingAfterBreak="0">
    <w:nsid w:val="EFCF9C72"/>
    <w:multiLevelType w:val="singleLevel"/>
    <w:tmpl w:val="EFCF9C72"/>
    <w:lvl w:ilvl="0">
      <w:start w:val="1"/>
      <w:numFmt w:val="lowerLetter"/>
      <w:suff w:val="space"/>
      <w:lvlText w:val="%1)"/>
      <w:lvlJc w:val="left"/>
    </w:lvl>
  </w:abstractNum>
  <w:abstractNum w:abstractNumId="68" w15:restartNumberingAfterBreak="0">
    <w:nsid w:val="F0C82DAA"/>
    <w:multiLevelType w:val="singleLevel"/>
    <w:tmpl w:val="F0C82DAA"/>
    <w:lvl w:ilvl="0">
      <w:start w:val="1"/>
      <w:numFmt w:val="decimal"/>
      <w:lvlText w:val="%1."/>
      <w:lvlJc w:val="left"/>
      <w:pPr>
        <w:ind w:left="425" w:hanging="425"/>
      </w:pPr>
      <w:rPr>
        <w:rFonts w:hint="default"/>
      </w:rPr>
    </w:lvl>
  </w:abstractNum>
  <w:abstractNum w:abstractNumId="69" w15:restartNumberingAfterBreak="0">
    <w:nsid w:val="F386044F"/>
    <w:multiLevelType w:val="singleLevel"/>
    <w:tmpl w:val="F386044F"/>
    <w:lvl w:ilvl="0">
      <w:start w:val="1"/>
      <w:numFmt w:val="decimalEnclosedCircleChinese"/>
      <w:suff w:val="nothing"/>
      <w:lvlText w:val="%1　"/>
      <w:lvlJc w:val="left"/>
      <w:pPr>
        <w:ind w:left="0" w:firstLine="400"/>
      </w:pPr>
      <w:rPr>
        <w:rFonts w:hint="eastAsia"/>
      </w:rPr>
    </w:lvl>
  </w:abstractNum>
  <w:abstractNum w:abstractNumId="70" w15:restartNumberingAfterBreak="0">
    <w:nsid w:val="F3DBFC41"/>
    <w:multiLevelType w:val="singleLevel"/>
    <w:tmpl w:val="F3DBFC41"/>
    <w:lvl w:ilvl="0">
      <w:start w:val="1"/>
      <w:numFmt w:val="decimalEnclosedCircleChinese"/>
      <w:suff w:val="nothing"/>
      <w:lvlText w:val="%1　"/>
      <w:lvlJc w:val="left"/>
      <w:pPr>
        <w:ind w:left="-440" w:firstLine="400"/>
      </w:pPr>
      <w:rPr>
        <w:rFonts w:hint="eastAsia"/>
      </w:rPr>
    </w:lvl>
  </w:abstractNum>
  <w:abstractNum w:abstractNumId="71" w15:restartNumberingAfterBreak="0">
    <w:nsid w:val="F41CA1AF"/>
    <w:multiLevelType w:val="singleLevel"/>
    <w:tmpl w:val="F41CA1AF"/>
    <w:lvl w:ilvl="0">
      <w:start w:val="1"/>
      <w:numFmt w:val="decimal"/>
      <w:lvlText w:val="%1."/>
      <w:lvlJc w:val="left"/>
      <w:pPr>
        <w:ind w:left="425" w:hanging="425"/>
      </w:pPr>
      <w:rPr>
        <w:rFonts w:ascii="Times New Roman" w:hAnsi="Times New Roman" w:cs="Times New Roman" w:hint="default"/>
        <w:b w:val="0"/>
        <w:bCs w:val="0"/>
        <w:i w:val="0"/>
        <w:iCs w:val="0"/>
        <w:sz w:val="20"/>
        <w:szCs w:val="20"/>
      </w:rPr>
    </w:lvl>
  </w:abstractNum>
  <w:abstractNum w:abstractNumId="72" w15:restartNumberingAfterBreak="0">
    <w:nsid w:val="F4BB7EF8"/>
    <w:multiLevelType w:val="singleLevel"/>
    <w:tmpl w:val="F4BB7EF8"/>
    <w:lvl w:ilvl="0">
      <w:start w:val="1"/>
      <w:numFmt w:val="decimalEnclosedCircleChinese"/>
      <w:suff w:val="nothing"/>
      <w:lvlText w:val="%1　"/>
      <w:lvlJc w:val="left"/>
      <w:pPr>
        <w:ind w:left="-480" w:firstLine="400"/>
      </w:pPr>
      <w:rPr>
        <w:rFonts w:hint="eastAsia"/>
      </w:rPr>
    </w:lvl>
  </w:abstractNum>
  <w:abstractNum w:abstractNumId="73" w15:restartNumberingAfterBreak="0">
    <w:nsid w:val="F689D3BD"/>
    <w:multiLevelType w:val="singleLevel"/>
    <w:tmpl w:val="F689D3BD"/>
    <w:lvl w:ilvl="0">
      <w:start w:val="1"/>
      <w:numFmt w:val="decimalEnclosedCircleChinese"/>
      <w:suff w:val="nothing"/>
      <w:lvlText w:val="%1　"/>
      <w:lvlJc w:val="left"/>
      <w:pPr>
        <w:ind w:left="-480" w:firstLine="400"/>
      </w:pPr>
      <w:rPr>
        <w:rFonts w:hint="eastAsia"/>
      </w:rPr>
    </w:lvl>
  </w:abstractNum>
  <w:abstractNum w:abstractNumId="74" w15:restartNumberingAfterBreak="0">
    <w:nsid w:val="FBF660AE"/>
    <w:multiLevelType w:val="singleLevel"/>
    <w:tmpl w:val="FBF660AE"/>
    <w:lvl w:ilvl="0">
      <w:start w:val="1"/>
      <w:numFmt w:val="lowerLetter"/>
      <w:suff w:val="space"/>
      <w:lvlText w:val="%1."/>
      <w:lvlJc w:val="left"/>
    </w:lvl>
  </w:abstractNum>
  <w:abstractNum w:abstractNumId="75" w15:restartNumberingAfterBreak="0">
    <w:nsid w:val="FDFF7213"/>
    <w:multiLevelType w:val="singleLevel"/>
    <w:tmpl w:val="FDFF7213"/>
    <w:lvl w:ilvl="0">
      <w:start w:val="1"/>
      <w:numFmt w:val="lowerLetter"/>
      <w:lvlText w:val="%1."/>
      <w:lvlJc w:val="left"/>
      <w:pPr>
        <w:tabs>
          <w:tab w:val="left" w:pos="425"/>
        </w:tabs>
        <w:ind w:left="425" w:hanging="425"/>
      </w:pPr>
      <w:rPr>
        <w:rFonts w:hint="default"/>
      </w:rPr>
    </w:lvl>
  </w:abstractNum>
  <w:abstractNum w:abstractNumId="76" w15:restartNumberingAfterBreak="0">
    <w:nsid w:val="FDFFB911"/>
    <w:multiLevelType w:val="singleLevel"/>
    <w:tmpl w:val="FDFFB911"/>
    <w:lvl w:ilvl="0">
      <w:start w:val="1"/>
      <w:numFmt w:val="lowerLetter"/>
      <w:suff w:val="space"/>
      <w:lvlText w:val="%1."/>
      <w:lvlJc w:val="left"/>
    </w:lvl>
  </w:abstractNum>
  <w:abstractNum w:abstractNumId="77" w15:restartNumberingAfterBreak="0">
    <w:nsid w:val="FEC9AF8F"/>
    <w:multiLevelType w:val="singleLevel"/>
    <w:tmpl w:val="FEC9AF8F"/>
    <w:lvl w:ilvl="0">
      <w:start w:val="1"/>
      <w:numFmt w:val="lowerLetter"/>
      <w:suff w:val="space"/>
      <w:lvlText w:val="%1)"/>
      <w:lvlJc w:val="left"/>
    </w:lvl>
  </w:abstractNum>
  <w:abstractNum w:abstractNumId="78" w15:restartNumberingAfterBreak="0">
    <w:nsid w:val="FEFF5749"/>
    <w:multiLevelType w:val="singleLevel"/>
    <w:tmpl w:val="FEFF5749"/>
    <w:lvl w:ilvl="0">
      <w:start w:val="1"/>
      <w:numFmt w:val="lowerLetter"/>
      <w:suff w:val="space"/>
      <w:lvlText w:val="%1)"/>
      <w:lvlJc w:val="left"/>
    </w:lvl>
  </w:abstractNum>
  <w:abstractNum w:abstractNumId="79" w15:restartNumberingAfterBreak="0">
    <w:nsid w:val="025E4BA0"/>
    <w:multiLevelType w:val="singleLevel"/>
    <w:tmpl w:val="025E4BA0"/>
    <w:lvl w:ilvl="0">
      <w:start w:val="1"/>
      <w:numFmt w:val="decimal"/>
      <w:lvlText w:val="%1."/>
      <w:lvlJc w:val="left"/>
      <w:pPr>
        <w:tabs>
          <w:tab w:val="left" w:pos="420"/>
        </w:tabs>
        <w:ind w:left="0" w:firstLine="0"/>
      </w:pPr>
      <w:rPr>
        <w:rFonts w:ascii="Times New Roman" w:hAnsi="Times New Roman" w:cs="Times New Roman" w:hint="default"/>
        <w:b w:val="0"/>
        <w:bCs w:val="0"/>
        <w:i w:val="0"/>
        <w:iCs w:val="0"/>
        <w:sz w:val="20"/>
        <w:szCs w:val="20"/>
      </w:rPr>
    </w:lvl>
  </w:abstractNum>
  <w:abstractNum w:abstractNumId="80" w15:restartNumberingAfterBreak="0">
    <w:nsid w:val="05C96D7E"/>
    <w:multiLevelType w:val="singleLevel"/>
    <w:tmpl w:val="05C96D7E"/>
    <w:lvl w:ilvl="0">
      <w:start w:val="1"/>
      <w:numFmt w:val="decimal"/>
      <w:lvlText w:val="%1."/>
      <w:lvlJc w:val="left"/>
      <w:pPr>
        <w:ind w:left="425" w:hanging="425"/>
      </w:pPr>
      <w:rPr>
        <w:rFonts w:hint="default"/>
      </w:rPr>
    </w:lvl>
  </w:abstractNum>
  <w:abstractNum w:abstractNumId="81" w15:restartNumberingAfterBreak="0">
    <w:nsid w:val="0627127F"/>
    <w:multiLevelType w:val="singleLevel"/>
    <w:tmpl w:val="0627127F"/>
    <w:lvl w:ilvl="0">
      <w:start w:val="1"/>
      <w:numFmt w:val="decimal"/>
      <w:suff w:val="space"/>
      <w:lvlText w:val="%1."/>
      <w:lvlJc w:val="left"/>
    </w:lvl>
  </w:abstractNum>
  <w:abstractNum w:abstractNumId="82" w15:restartNumberingAfterBreak="0">
    <w:nsid w:val="1012BC32"/>
    <w:multiLevelType w:val="singleLevel"/>
    <w:tmpl w:val="1012BC32"/>
    <w:lvl w:ilvl="0">
      <w:start w:val="1"/>
      <w:numFmt w:val="decimal"/>
      <w:lvlText w:val="%1."/>
      <w:lvlJc w:val="left"/>
      <w:pPr>
        <w:ind w:left="425" w:hanging="425"/>
      </w:pPr>
      <w:rPr>
        <w:rFonts w:hint="default"/>
        <w:b w:val="0"/>
        <w:bCs w:val="0"/>
        <w:sz w:val="20"/>
        <w:szCs w:val="20"/>
      </w:rPr>
    </w:lvl>
  </w:abstractNum>
  <w:abstractNum w:abstractNumId="83" w15:restartNumberingAfterBreak="0">
    <w:nsid w:val="11539719"/>
    <w:multiLevelType w:val="singleLevel"/>
    <w:tmpl w:val="11539719"/>
    <w:lvl w:ilvl="0">
      <w:start w:val="1"/>
      <w:numFmt w:val="decimalEnclosedCircleChinese"/>
      <w:suff w:val="nothing"/>
      <w:lvlText w:val="%1　"/>
      <w:lvlJc w:val="left"/>
      <w:pPr>
        <w:ind w:left="-480" w:firstLine="400"/>
      </w:pPr>
      <w:rPr>
        <w:rFonts w:hint="eastAsia"/>
      </w:rPr>
    </w:lvl>
  </w:abstractNum>
  <w:abstractNum w:abstractNumId="84" w15:restartNumberingAfterBreak="0">
    <w:nsid w:val="1415659D"/>
    <w:multiLevelType w:val="singleLevel"/>
    <w:tmpl w:val="1415659D"/>
    <w:lvl w:ilvl="0">
      <w:start w:val="1"/>
      <w:numFmt w:val="decimalEnclosedCircleChinese"/>
      <w:suff w:val="nothing"/>
      <w:lvlText w:val="%1　"/>
      <w:lvlJc w:val="left"/>
      <w:pPr>
        <w:ind w:left="0" w:firstLine="0"/>
      </w:pPr>
      <w:rPr>
        <w:rFonts w:hint="eastAsia"/>
      </w:rPr>
    </w:lvl>
  </w:abstractNum>
  <w:abstractNum w:abstractNumId="85" w15:restartNumberingAfterBreak="0">
    <w:nsid w:val="14485B67"/>
    <w:multiLevelType w:val="singleLevel"/>
    <w:tmpl w:val="14485B67"/>
    <w:lvl w:ilvl="0">
      <w:start w:val="1"/>
      <w:numFmt w:val="decimalEnclosedCircleChinese"/>
      <w:suff w:val="nothing"/>
      <w:lvlText w:val="%1　"/>
      <w:lvlJc w:val="left"/>
      <w:pPr>
        <w:ind w:left="-476" w:firstLine="400"/>
      </w:pPr>
      <w:rPr>
        <w:rFonts w:hint="eastAsia"/>
      </w:rPr>
    </w:lvl>
  </w:abstractNum>
  <w:abstractNum w:abstractNumId="86" w15:restartNumberingAfterBreak="0">
    <w:nsid w:val="17D09BBF"/>
    <w:multiLevelType w:val="singleLevel"/>
    <w:tmpl w:val="17D09BBF"/>
    <w:lvl w:ilvl="0">
      <w:start w:val="1"/>
      <w:numFmt w:val="decimalEnclosedCircleChinese"/>
      <w:suff w:val="nothing"/>
      <w:lvlText w:val="%1　"/>
      <w:lvlJc w:val="left"/>
      <w:pPr>
        <w:ind w:left="0" w:firstLine="0"/>
      </w:pPr>
      <w:rPr>
        <w:rFonts w:hint="eastAsia"/>
      </w:rPr>
    </w:lvl>
  </w:abstractNum>
  <w:abstractNum w:abstractNumId="87" w15:restartNumberingAfterBreak="0">
    <w:nsid w:val="1856DFDA"/>
    <w:multiLevelType w:val="singleLevel"/>
    <w:tmpl w:val="1856DFDA"/>
    <w:lvl w:ilvl="0">
      <w:start w:val="1"/>
      <w:numFmt w:val="decimalEnclosedCircleChinese"/>
      <w:suff w:val="nothing"/>
      <w:lvlText w:val="%1　"/>
      <w:lvlJc w:val="left"/>
      <w:pPr>
        <w:ind w:left="0" w:firstLine="0"/>
      </w:pPr>
      <w:rPr>
        <w:rFonts w:hint="eastAsia"/>
      </w:rPr>
    </w:lvl>
  </w:abstractNum>
  <w:abstractNum w:abstractNumId="88" w15:restartNumberingAfterBreak="0">
    <w:nsid w:val="190A60EB"/>
    <w:multiLevelType w:val="singleLevel"/>
    <w:tmpl w:val="190A60EB"/>
    <w:lvl w:ilvl="0">
      <w:start w:val="1"/>
      <w:numFmt w:val="decimalEnclosedCircleChinese"/>
      <w:suff w:val="nothing"/>
      <w:lvlText w:val="%1　"/>
      <w:lvlJc w:val="left"/>
      <w:pPr>
        <w:ind w:left="0" w:firstLine="0"/>
      </w:pPr>
      <w:rPr>
        <w:rFonts w:hint="eastAsia"/>
      </w:rPr>
    </w:lvl>
  </w:abstractNum>
  <w:abstractNum w:abstractNumId="89" w15:restartNumberingAfterBreak="0">
    <w:nsid w:val="20D7C2FB"/>
    <w:multiLevelType w:val="singleLevel"/>
    <w:tmpl w:val="20D7C2FB"/>
    <w:lvl w:ilvl="0">
      <w:start w:val="1"/>
      <w:numFmt w:val="decimal"/>
      <w:suff w:val="space"/>
      <w:lvlText w:val="%1."/>
      <w:lvlJc w:val="left"/>
    </w:lvl>
  </w:abstractNum>
  <w:abstractNum w:abstractNumId="90" w15:restartNumberingAfterBreak="0">
    <w:nsid w:val="211F9711"/>
    <w:multiLevelType w:val="singleLevel"/>
    <w:tmpl w:val="211F9711"/>
    <w:lvl w:ilvl="0">
      <w:start w:val="1"/>
      <w:numFmt w:val="decimalEnclosedCircleChinese"/>
      <w:suff w:val="nothing"/>
      <w:lvlText w:val="%1　"/>
      <w:lvlJc w:val="left"/>
      <w:pPr>
        <w:ind w:left="-480" w:firstLine="400"/>
      </w:pPr>
      <w:rPr>
        <w:rFonts w:hint="eastAsia"/>
      </w:rPr>
    </w:lvl>
  </w:abstractNum>
  <w:abstractNum w:abstractNumId="91" w15:restartNumberingAfterBreak="0">
    <w:nsid w:val="224BD78B"/>
    <w:multiLevelType w:val="singleLevel"/>
    <w:tmpl w:val="224BD78B"/>
    <w:lvl w:ilvl="0">
      <w:start w:val="1"/>
      <w:numFmt w:val="decimalEnclosedCircleChinese"/>
      <w:suff w:val="nothing"/>
      <w:lvlText w:val="%1　"/>
      <w:lvlJc w:val="left"/>
      <w:pPr>
        <w:ind w:left="0" w:firstLine="0"/>
      </w:pPr>
      <w:rPr>
        <w:rFonts w:hint="eastAsia"/>
      </w:rPr>
    </w:lvl>
  </w:abstractNum>
  <w:abstractNum w:abstractNumId="92" w15:restartNumberingAfterBreak="0">
    <w:nsid w:val="228F7284"/>
    <w:multiLevelType w:val="singleLevel"/>
    <w:tmpl w:val="228F7284"/>
    <w:lvl w:ilvl="0">
      <w:start w:val="1"/>
      <w:numFmt w:val="decimalEnclosedCircleChinese"/>
      <w:suff w:val="nothing"/>
      <w:lvlText w:val="%1　"/>
      <w:lvlJc w:val="left"/>
      <w:pPr>
        <w:ind w:left="-440" w:firstLine="400"/>
      </w:pPr>
      <w:rPr>
        <w:rFonts w:hint="eastAsia"/>
        <w:b w:val="0"/>
        <w:bCs w:val="0"/>
        <w:sz w:val="24"/>
        <w:szCs w:val="24"/>
      </w:rPr>
    </w:lvl>
  </w:abstractNum>
  <w:abstractNum w:abstractNumId="93" w15:restartNumberingAfterBreak="0">
    <w:nsid w:val="244B8FAA"/>
    <w:multiLevelType w:val="singleLevel"/>
    <w:tmpl w:val="244B8FAA"/>
    <w:lvl w:ilvl="0">
      <w:start w:val="1"/>
      <w:numFmt w:val="decimalEnclosedCircleChinese"/>
      <w:suff w:val="nothing"/>
      <w:lvlText w:val="%1　"/>
      <w:lvlJc w:val="left"/>
      <w:pPr>
        <w:ind w:left="0" w:firstLine="0"/>
      </w:pPr>
      <w:rPr>
        <w:rFonts w:hint="eastAsia"/>
      </w:rPr>
    </w:lvl>
  </w:abstractNum>
  <w:abstractNum w:abstractNumId="94" w15:restartNumberingAfterBreak="0">
    <w:nsid w:val="24C57C19"/>
    <w:multiLevelType w:val="singleLevel"/>
    <w:tmpl w:val="24C57C19"/>
    <w:lvl w:ilvl="0">
      <w:start w:val="1"/>
      <w:numFmt w:val="decimal"/>
      <w:lvlText w:val="%1."/>
      <w:lvlJc w:val="left"/>
      <w:pPr>
        <w:ind w:left="425" w:hanging="425"/>
      </w:pPr>
      <w:rPr>
        <w:rFonts w:ascii="Times New Roman" w:hAnsi="Times New Roman" w:cs="Times New Roman" w:hint="default"/>
        <w:b w:val="0"/>
        <w:bCs w:val="0"/>
        <w:i w:val="0"/>
        <w:iCs w:val="0"/>
        <w:sz w:val="20"/>
        <w:szCs w:val="20"/>
      </w:rPr>
    </w:lvl>
  </w:abstractNum>
  <w:abstractNum w:abstractNumId="95" w15:restartNumberingAfterBreak="0">
    <w:nsid w:val="251E2B0F"/>
    <w:multiLevelType w:val="singleLevel"/>
    <w:tmpl w:val="251E2B0F"/>
    <w:lvl w:ilvl="0">
      <w:start w:val="1"/>
      <w:numFmt w:val="decimal"/>
      <w:lvlText w:val="%1."/>
      <w:lvlJc w:val="left"/>
      <w:pPr>
        <w:ind w:left="425" w:hanging="425"/>
      </w:pPr>
      <w:rPr>
        <w:rFonts w:hint="default"/>
      </w:rPr>
    </w:lvl>
  </w:abstractNum>
  <w:abstractNum w:abstractNumId="96" w15:restartNumberingAfterBreak="0">
    <w:nsid w:val="25896CEE"/>
    <w:multiLevelType w:val="singleLevel"/>
    <w:tmpl w:val="25896CEE"/>
    <w:lvl w:ilvl="0">
      <w:start w:val="1"/>
      <w:numFmt w:val="decimal"/>
      <w:suff w:val="space"/>
      <w:lvlText w:val="%1."/>
      <w:lvlJc w:val="left"/>
      <w:pPr>
        <w:ind w:left="-480"/>
      </w:pPr>
    </w:lvl>
  </w:abstractNum>
  <w:abstractNum w:abstractNumId="97" w15:restartNumberingAfterBreak="0">
    <w:nsid w:val="2A6E28B5"/>
    <w:multiLevelType w:val="singleLevel"/>
    <w:tmpl w:val="2A6E28B5"/>
    <w:lvl w:ilvl="0">
      <w:start w:val="1"/>
      <w:numFmt w:val="decimal"/>
      <w:lvlText w:val="%1."/>
      <w:lvlJc w:val="left"/>
      <w:pPr>
        <w:ind w:left="425" w:hanging="425"/>
      </w:pPr>
      <w:rPr>
        <w:rFonts w:hint="default"/>
      </w:rPr>
    </w:lvl>
  </w:abstractNum>
  <w:abstractNum w:abstractNumId="98" w15:restartNumberingAfterBreak="0">
    <w:nsid w:val="2ADC6A34"/>
    <w:multiLevelType w:val="singleLevel"/>
    <w:tmpl w:val="2ADC6A34"/>
    <w:lvl w:ilvl="0">
      <w:start w:val="1"/>
      <w:numFmt w:val="decimalEnclosedCircleChinese"/>
      <w:suff w:val="nothing"/>
      <w:lvlText w:val="%1　"/>
      <w:lvlJc w:val="left"/>
      <w:pPr>
        <w:ind w:left="0" w:firstLine="0"/>
      </w:pPr>
      <w:rPr>
        <w:rFonts w:hint="eastAsia"/>
      </w:rPr>
    </w:lvl>
  </w:abstractNum>
  <w:abstractNum w:abstractNumId="99" w15:restartNumberingAfterBreak="0">
    <w:nsid w:val="2C60642A"/>
    <w:multiLevelType w:val="singleLevel"/>
    <w:tmpl w:val="2C60642A"/>
    <w:lvl w:ilvl="0">
      <w:start w:val="1"/>
      <w:numFmt w:val="decimalEnclosedCircleChinese"/>
      <w:suff w:val="nothing"/>
      <w:lvlText w:val="%1　"/>
      <w:lvlJc w:val="left"/>
      <w:pPr>
        <w:ind w:left="-476" w:firstLine="400"/>
      </w:pPr>
      <w:rPr>
        <w:rFonts w:hint="eastAsia"/>
      </w:rPr>
    </w:lvl>
  </w:abstractNum>
  <w:abstractNum w:abstractNumId="100" w15:restartNumberingAfterBreak="0">
    <w:nsid w:val="2CD92854"/>
    <w:multiLevelType w:val="singleLevel"/>
    <w:tmpl w:val="2CD92854"/>
    <w:lvl w:ilvl="0">
      <w:start w:val="1"/>
      <w:numFmt w:val="decimalEnclosedCircleChinese"/>
      <w:suff w:val="nothing"/>
      <w:lvlText w:val="%1　"/>
      <w:lvlJc w:val="left"/>
      <w:pPr>
        <w:ind w:left="0" w:firstLine="0"/>
      </w:pPr>
      <w:rPr>
        <w:rFonts w:hint="eastAsia"/>
      </w:rPr>
    </w:lvl>
  </w:abstractNum>
  <w:abstractNum w:abstractNumId="101" w15:restartNumberingAfterBreak="0">
    <w:nsid w:val="2DBA06B0"/>
    <w:multiLevelType w:val="singleLevel"/>
    <w:tmpl w:val="2DBA06B0"/>
    <w:lvl w:ilvl="0">
      <w:start w:val="1"/>
      <w:numFmt w:val="decimalEnclosedCircleChinese"/>
      <w:suff w:val="nothing"/>
      <w:lvlText w:val="%1　"/>
      <w:lvlJc w:val="left"/>
      <w:pPr>
        <w:ind w:left="-476" w:firstLine="400"/>
      </w:pPr>
      <w:rPr>
        <w:rFonts w:hint="eastAsia"/>
      </w:rPr>
    </w:lvl>
  </w:abstractNum>
  <w:abstractNum w:abstractNumId="102" w15:restartNumberingAfterBreak="0">
    <w:nsid w:val="2EA4CF4A"/>
    <w:multiLevelType w:val="singleLevel"/>
    <w:tmpl w:val="2EA4CF4A"/>
    <w:lvl w:ilvl="0">
      <w:start w:val="1"/>
      <w:numFmt w:val="decimalEnclosedCircleChinese"/>
      <w:suff w:val="nothing"/>
      <w:lvlText w:val="%1　"/>
      <w:lvlJc w:val="left"/>
      <w:pPr>
        <w:ind w:left="0" w:firstLine="0"/>
      </w:pPr>
      <w:rPr>
        <w:rFonts w:hint="eastAsia"/>
      </w:rPr>
    </w:lvl>
  </w:abstractNum>
  <w:abstractNum w:abstractNumId="103" w15:restartNumberingAfterBreak="0">
    <w:nsid w:val="2FE7D4E8"/>
    <w:multiLevelType w:val="singleLevel"/>
    <w:tmpl w:val="2FE7D4E8"/>
    <w:lvl w:ilvl="0">
      <w:start w:val="1"/>
      <w:numFmt w:val="decimalEnclosedCircleChinese"/>
      <w:suff w:val="nothing"/>
      <w:lvlText w:val="%1　"/>
      <w:lvlJc w:val="left"/>
      <w:pPr>
        <w:ind w:left="0" w:firstLine="400"/>
      </w:pPr>
      <w:rPr>
        <w:rFonts w:hint="eastAsia"/>
      </w:rPr>
    </w:lvl>
  </w:abstractNum>
  <w:abstractNum w:abstractNumId="104" w15:restartNumberingAfterBreak="0">
    <w:nsid w:val="31AA1059"/>
    <w:multiLevelType w:val="singleLevel"/>
    <w:tmpl w:val="31AA1059"/>
    <w:lvl w:ilvl="0">
      <w:start w:val="1"/>
      <w:numFmt w:val="decimalEnclosedCircleChinese"/>
      <w:suff w:val="nothing"/>
      <w:lvlText w:val="%1　"/>
      <w:lvlJc w:val="left"/>
      <w:pPr>
        <w:ind w:left="-440" w:firstLine="400"/>
      </w:pPr>
      <w:rPr>
        <w:rFonts w:hint="eastAsia"/>
      </w:rPr>
    </w:lvl>
  </w:abstractNum>
  <w:abstractNum w:abstractNumId="105" w15:restartNumberingAfterBreak="0">
    <w:nsid w:val="37AFB126"/>
    <w:multiLevelType w:val="singleLevel"/>
    <w:tmpl w:val="37AFB126"/>
    <w:lvl w:ilvl="0">
      <w:start w:val="1"/>
      <w:numFmt w:val="decimal"/>
      <w:lvlText w:val="(%1)"/>
      <w:lvlJc w:val="left"/>
      <w:pPr>
        <w:ind w:left="425" w:hanging="425"/>
      </w:pPr>
      <w:rPr>
        <w:rFonts w:hint="default"/>
      </w:rPr>
    </w:lvl>
  </w:abstractNum>
  <w:abstractNum w:abstractNumId="106" w15:restartNumberingAfterBreak="0">
    <w:nsid w:val="38D9A99D"/>
    <w:multiLevelType w:val="singleLevel"/>
    <w:tmpl w:val="38D9A99D"/>
    <w:lvl w:ilvl="0">
      <w:start w:val="1"/>
      <w:numFmt w:val="decimalEnclosedCircleChinese"/>
      <w:suff w:val="nothing"/>
      <w:lvlText w:val="%1　"/>
      <w:lvlJc w:val="left"/>
      <w:pPr>
        <w:ind w:left="-476" w:firstLine="400"/>
      </w:pPr>
      <w:rPr>
        <w:rFonts w:hint="eastAsia"/>
      </w:rPr>
    </w:lvl>
  </w:abstractNum>
  <w:abstractNum w:abstractNumId="107" w15:restartNumberingAfterBreak="0">
    <w:nsid w:val="3BB03480"/>
    <w:multiLevelType w:val="singleLevel"/>
    <w:tmpl w:val="3BB03480"/>
    <w:lvl w:ilvl="0">
      <w:start w:val="1"/>
      <w:numFmt w:val="decimalEnclosedCircleChinese"/>
      <w:suff w:val="nothing"/>
      <w:lvlText w:val="%1　"/>
      <w:lvlJc w:val="left"/>
      <w:pPr>
        <w:ind w:left="-440" w:firstLine="400"/>
      </w:pPr>
      <w:rPr>
        <w:rFonts w:hint="eastAsia"/>
      </w:rPr>
    </w:lvl>
  </w:abstractNum>
  <w:abstractNum w:abstractNumId="108" w15:restartNumberingAfterBreak="0">
    <w:nsid w:val="3D9E1C0A"/>
    <w:multiLevelType w:val="singleLevel"/>
    <w:tmpl w:val="3D9E1C0A"/>
    <w:lvl w:ilvl="0">
      <w:start w:val="1"/>
      <w:numFmt w:val="decimal"/>
      <w:lvlText w:val="%1."/>
      <w:lvlJc w:val="left"/>
      <w:pPr>
        <w:ind w:left="425" w:hanging="425"/>
      </w:pPr>
      <w:rPr>
        <w:rFonts w:hint="default"/>
      </w:rPr>
    </w:lvl>
  </w:abstractNum>
  <w:abstractNum w:abstractNumId="109" w15:restartNumberingAfterBreak="0">
    <w:nsid w:val="3E45A9CC"/>
    <w:multiLevelType w:val="singleLevel"/>
    <w:tmpl w:val="3E45A9CC"/>
    <w:lvl w:ilvl="0">
      <w:start w:val="1"/>
      <w:numFmt w:val="decimalEnclosedCircleChinese"/>
      <w:suff w:val="nothing"/>
      <w:lvlText w:val="%1　"/>
      <w:lvlJc w:val="left"/>
      <w:pPr>
        <w:ind w:left="-480" w:firstLine="400"/>
      </w:pPr>
      <w:rPr>
        <w:rFonts w:hint="eastAsia"/>
      </w:rPr>
    </w:lvl>
  </w:abstractNum>
  <w:abstractNum w:abstractNumId="110" w15:restartNumberingAfterBreak="0">
    <w:nsid w:val="3FF79299"/>
    <w:multiLevelType w:val="singleLevel"/>
    <w:tmpl w:val="3FF79299"/>
    <w:lvl w:ilvl="0">
      <w:start w:val="1"/>
      <w:numFmt w:val="decimalEnclosedCircleChinese"/>
      <w:suff w:val="nothing"/>
      <w:lvlText w:val="%1　"/>
      <w:lvlJc w:val="left"/>
      <w:pPr>
        <w:ind w:left="-480" w:firstLine="400"/>
      </w:pPr>
      <w:rPr>
        <w:rFonts w:hint="eastAsia"/>
      </w:rPr>
    </w:lvl>
  </w:abstractNum>
  <w:abstractNum w:abstractNumId="111" w15:restartNumberingAfterBreak="0">
    <w:nsid w:val="4095CF58"/>
    <w:multiLevelType w:val="singleLevel"/>
    <w:tmpl w:val="4095CF58"/>
    <w:lvl w:ilvl="0">
      <w:start w:val="1"/>
      <w:numFmt w:val="decimalEnclosedCircleChinese"/>
      <w:suff w:val="nothing"/>
      <w:lvlText w:val="%1　"/>
      <w:lvlJc w:val="left"/>
      <w:pPr>
        <w:ind w:left="0" w:firstLine="0"/>
      </w:pPr>
      <w:rPr>
        <w:rFonts w:hint="eastAsia"/>
      </w:rPr>
    </w:lvl>
  </w:abstractNum>
  <w:abstractNum w:abstractNumId="112" w15:restartNumberingAfterBreak="0">
    <w:nsid w:val="40A9E535"/>
    <w:multiLevelType w:val="singleLevel"/>
    <w:tmpl w:val="40A9E535"/>
    <w:lvl w:ilvl="0">
      <w:start w:val="1"/>
      <w:numFmt w:val="decimal"/>
      <w:suff w:val="space"/>
      <w:lvlText w:val="%1."/>
      <w:lvlJc w:val="left"/>
    </w:lvl>
  </w:abstractNum>
  <w:abstractNum w:abstractNumId="113" w15:restartNumberingAfterBreak="0">
    <w:nsid w:val="410E6797"/>
    <w:multiLevelType w:val="singleLevel"/>
    <w:tmpl w:val="410E6797"/>
    <w:lvl w:ilvl="0">
      <w:start w:val="1"/>
      <w:numFmt w:val="decimal"/>
      <w:suff w:val="space"/>
      <w:lvlText w:val="%1."/>
      <w:lvlJc w:val="left"/>
    </w:lvl>
  </w:abstractNum>
  <w:abstractNum w:abstractNumId="114" w15:restartNumberingAfterBreak="0">
    <w:nsid w:val="4225635F"/>
    <w:multiLevelType w:val="singleLevel"/>
    <w:tmpl w:val="4225635F"/>
    <w:lvl w:ilvl="0">
      <w:start w:val="1"/>
      <w:numFmt w:val="decimal"/>
      <w:suff w:val="space"/>
      <w:lvlText w:val="%1."/>
      <w:lvlJc w:val="left"/>
    </w:lvl>
  </w:abstractNum>
  <w:abstractNum w:abstractNumId="115" w15:restartNumberingAfterBreak="0">
    <w:nsid w:val="4486EF6B"/>
    <w:multiLevelType w:val="singleLevel"/>
    <w:tmpl w:val="4486EF6B"/>
    <w:lvl w:ilvl="0">
      <w:start w:val="1"/>
      <w:numFmt w:val="decimal"/>
      <w:suff w:val="space"/>
      <w:lvlText w:val="%1."/>
      <w:lvlJc w:val="left"/>
    </w:lvl>
  </w:abstractNum>
  <w:abstractNum w:abstractNumId="116" w15:restartNumberingAfterBreak="0">
    <w:nsid w:val="44B31DDE"/>
    <w:multiLevelType w:val="singleLevel"/>
    <w:tmpl w:val="44B31DDE"/>
    <w:lvl w:ilvl="0">
      <w:start w:val="1"/>
      <w:numFmt w:val="decimalEnclosedCircleChinese"/>
      <w:suff w:val="nothing"/>
      <w:lvlText w:val="%1　"/>
      <w:lvlJc w:val="left"/>
      <w:pPr>
        <w:ind w:left="-476" w:firstLine="400"/>
      </w:pPr>
      <w:rPr>
        <w:rFonts w:hint="eastAsia"/>
      </w:rPr>
    </w:lvl>
  </w:abstractNum>
  <w:abstractNum w:abstractNumId="117" w15:restartNumberingAfterBreak="0">
    <w:nsid w:val="46788A2C"/>
    <w:multiLevelType w:val="singleLevel"/>
    <w:tmpl w:val="46788A2C"/>
    <w:lvl w:ilvl="0">
      <w:start w:val="1"/>
      <w:numFmt w:val="decimal"/>
      <w:lvlText w:val="%1."/>
      <w:lvlJc w:val="left"/>
      <w:pPr>
        <w:ind w:left="425" w:hanging="425"/>
      </w:pPr>
      <w:rPr>
        <w:rFonts w:ascii="Times New Roman" w:hAnsi="Times New Roman" w:cs="Times New Roman" w:hint="default"/>
        <w:i w:val="0"/>
        <w:iCs w:val="0"/>
        <w:sz w:val="20"/>
        <w:szCs w:val="20"/>
      </w:rPr>
    </w:lvl>
  </w:abstractNum>
  <w:abstractNum w:abstractNumId="118" w15:restartNumberingAfterBreak="0">
    <w:nsid w:val="467A04A5"/>
    <w:multiLevelType w:val="singleLevel"/>
    <w:tmpl w:val="467A04A5"/>
    <w:lvl w:ilvl="0">
      <w:start w:val="1"/>
      <w:numFmt w:val="decimalEnclosedCircleChinese"/>
      <w:suff w:val="nothing"/>
      <w:lvlText w:val="%1　"/>
      <w:lvlJc w:val="left"/>
      <w:pPr>
        <w:ind w:left="0" w:firstLine="0"/>
      </w:pPr>
      <w:rPr>
        <w:rFonts w:hint="eastAsia"/>
      </w:rPr>
    </w:lvl>
  </w:abstractNum>
  <w:abstractNum w:abstractNumId="119" w15:restartNumberingAfterBreak="0">
    <w:nsid w:val="4C44BE48"/>
    <w:multiLevelType w:val="singleLevel"/>
    <w:tmpl w:val="4C44BE48"/>
    <w:lvl w:ilvl="0">
      <w:start w:val="1"/>
      <w:numFmt w:val="decimalEnclosedCircleChinese"/>
      <w:suff w:val="nothing"/>
      <w:lvlText w:val="%1　"/>
      <w:lvlJc w:val="left"/>
      <w:pPr>
        <w:ind w:left="0" w:firstLine="0"/>
      </w:pPr>
      <w:rPr>
        <w:rFonts w:hint="eastAsia"/>
      </w:rPr>
    </w:lvl>
  </w:abstractNum>
  <w:abstractNum w:abstractNumId="120" w15:restartNumberingAfterBreak="0">
    <w:nsid w:val="500FBDEF"/>
    <w:multiLevelType w:val="singleLevel"/>
    <w:tmpl w:val="500FBDEF"/>
    <w:lvl w:ilvl="0">
      <w:start w:val="1"/>
      <w:numFmt w:val="decimal"/>
      <w:suff w:val="space"/>
      <w:lvlText w:val="%1."/>
      <w:lvlJc w:val="left"/>
      <w:rPr>
        <w:rFonts w:hint="default"/>
        <w:b w:val="0"/>
        <w:bCs w:val="0"/>
        <w:i w:val="0"/>
        <w:iCs w:val="0"/>
        <w:sz w:val="24"/>
        <w:szCs w:val="24"/>
      </w:rPr>
    </w:lvl>
  </w:abstractNum>
  <w:abstractNum w:abstractNumId="121" w15:restartNumberingAfterBreak="0">
    <w:nsid w:val="52D3EC5C"/>
    <w:multiLevelType w:val="singleLevel"/>
    <w:tmpl w:val="52D3EC5C"/>
    <w:lvl w:ilvl="0">
      <w:start w:val="1"/>
      <w:numFmt w:val="decimal"/>
      <w:lvlText w:val="%1."/>
      <w:lvlJc w:val="left"/>
      <w:pPr>
        <w:ind w:left="425" w:hanging="425"/>
      </w:pPr>
      <w:rPr>
        <w:rFonts w:ascii="Times New Roman" w:hAnsi="Times New Roman" w:cs="Times New Roman" w:hint="default"/>
      </w:rPr>
    </w:lvl>
  </w:abstractNum>
  <w:abstractNum w:abstractNumId="122" w15:restartNumberingAfterBreak="0">
    <w:nsid w:val="54F4948D"/>
    <w:multiLevelType w:val="singleLevel"/>
    <w:tmpl w:val="54F4948D"/>
    <w:lvl w:ilvl="0">
      <w:start w:val="1"/>
      <w:numFmt w:val="decimalEnclosedCircleChinese"/>
      <w:suff w:val="nothing"/>
      <w:lvlText w:val="%1　"/>
      <w:lvlJc w:val="left"/>
      <w:pPr>
        <w:ind w:left="0" w:firstLine="0"/>
      </w:pPr>
      <w:rPr>
        <w:rFonts w:hint="eastAsia"/>
      </w:rPr>
    </w:lvl>
  </w:abstractNum>
  <w:abstractNum w:abstractNumId="123" w15:restartNumberingAfterBreak="0">
    <w:nsid w:val="5F572C09"/>
    <w:multiLevelType w:val="singleLevel"/>
    <w:tmpl w:val="5F572C09"/>
    <w:lvl w:ilvl="0">
      <w:start w:val="1"/>
      <w:numFmt w:val="decimal"/>
      <w:lvlText w:val="%1."/>
      <w:lvlJc w:val="left"/>
      <w:pPr>
        <w:ind w:left="425" w:hanging="425"/>
      </w:pPr>
      <w:rPr>
        <w:rFonts w:hint="default"/>
        <w:b w:val="0"/>
        <w:bCs w:val="0"/>
        <w:sz w:val="20"/>
        <w:szCs w:val="20"/>
      </w:rPr>
    </w:lvl>
  </w:abstractNum>
  <w:abstractNum w:abstractNumId="124" w15:restartNumberingAfterBreak="0">
    <w:nsid w:val="5FE2F2C5"/>
    <w:multiLevelType w:val="singleLevel"/>
    <w:tmpl w:val="5FE2F2C5"/>
    <w:lvl w:ilvl="0">
      <w:start w:val="1"/>
      <w:numFmt w:val="decimal"/>
      <w:suff w:val="space"/>
      <w:lvlText w:val="%1."/>
      <w:lvlJc w:val="left"/>
    </w:lvl>
  </w:abstractNum>
  <w:abstractNum w:abstractNumId="125" w15:restartNumberingAfterBreak="0">
    <w:nsid w:val="6160CC24"/>
    <w:multiLevelType w:val="singleLevel"/>
    <w:tmpl w:val="6160CC24"/>
    <w:lvl w:ilvl="0">
      <w:start w:val="1"/>
      <w:numFmt w:val="decimalEnclosedCircleChinese"/>
      <w:suff w:val="nothing"/>
      <w:lvlText w:val="%1　"/>
      <w:lvlJc w:val="left"/>
      <w:pPr>
        <w:ind w:left="-440" w:firstLine="400"/>
      </w:pPr>
      <w:rPr>
        <w:rFonts w:hint="eastAsia"/>
      </w:rPr>
    </w:lvl>
  </w:abstractNum>
  <w:abstractNum w:abstractNumId="126" w15:restartNumberingAfterBreak="0">
    <w:nsid w:val="63E6A368"/>
    <w:multiLevelType w:val="singleLevel"/>
    <w:tmpl w:val="63E6A368"/>
    <w:lvl w:ilvl="0">
      <w:start w:val="1"/>
      <w:numFmt w:val="decimal"/>
      <w:suff w:val="space"/>
      <w:lvlText w:val="%1."/>
      <w:lvlJc w:val="left"/>
    </w:lvl>
  </w:abstractNum>
  <w:abstractNum w:abstractNumId="127" w15:restartNumberingAfterBreak="0">
    <w:nsid w:val="69489C42"/>
    <w:multiLevelType w:val="singleLevel"/>
    <w:tmpl w:val="69489C42"/>
    <w:lvl w:ilvl="0">
      <w:start w:val="1"/>
      <w:numFmt w:val="decimalEnclosedCircleChinese"/>
      <w:suff w:val="nothing"/>
      <w:lvlText w:val="%1　"/>
      <w:lvlJc w:val="left"/>
      <w:pPr>
        <w:ind w:left="-480" w:firstLine="400"/>
      </w:pPr>
      <w:rPr>
        <w:rFonts w:hint="eastAsia"/>
      </w:rPr>
    </w:lvl>
  </w:abstractNum>
  <w:abstractNum w:abstractNumId="128" w15:restartNumberingAfterBreak="0">
    <w:nsid w:val="6E5AC4FC"/>
    <w:multiLevelType w:val="singleLevel"/>
    <w:tmpl w:val="6E5AC4FC"/>
    <w:lvl w:ilvl="0">
      <w:start w:val="1"/>
      <w:numFmt w:val="decimal"/>
      <w:lvlText w:val="%1."/>
      <w:lvlJc w:val="left"/>
      <w:pPr>
        <w:tabs>
          <w:tab w:val="left" w:pos="420"/>
        </w:tabs>
        <w:ind w:left="0" w:firstLine="0"/>
      </w:pPr>
      <w:rPr>
        <w:rFonts w:ascii="Times New Roman" w:hAnsi="Times New Roman" w:cs="Times New Roman" w:hint="default"/>
        <w:b w:val="0"/>
        <w:bCs w:val="0"/>
        <w:i w:val="0"/>
        <w:iCs w:val="0"/>
        <w:sz w:val="22"/>
        <w:szCs w:val="22"/>
      </w:rPr>
    </w:lvl>
  </w:abstractNum>
  <w:abstractNum w:abstractNumId="129" w15:restartNumberingAfterBreak="0">
    <w:nsid w:val="6E7A22C4"/>
    <w:multiLevelType w:val="singleLevel"/>
    <w:tmpl w:val="6E7A22C4"/>
    <w:lvl w:ilvl="0">
      <w:start w:val="1"/>
      <w:numFmt w:val="decimal"/>
      <w:lvlText w:val="%1."/>
      <w:lvlJc w:val="left"/>
      <w:pPr>
        <w:ind w:left="425" w:hanging="425"/>
      </w:pPr>
      <w:rPr>
        <w:rFonts w:ascii="Times New Roman" w:hAnsi="Times New Roman" w:cs="Times New Roman" w:hint="default"/>
      </w:rPr>
    </w:lvl>
  </w:abstractNum>
  <w:abstractNum w:abstractNumId="130" w15:restartNumberingAfterBreak="0">
    <w:nsid w:val="737E7AF0"/>
    <w:multiLevelType w:val="singleLevel"/>
    <w:tmpl w:val="737E7AF0"/>
    <w:lvl w:ilvl="0">
      <w:start w:val="1"/>
      <w:numFmt w:val="lowerLetter"/>
      <w:suff w:val="space"/>
      <w:lvlText w:val="%1)"/>
      <w:lvlJc w:val="left"/>
    </w:lvl>
  </w:abstractNum>
  <w:abstractNum w:abstractNumId="131" w15:restartNumberingAfterBreak="0">
    <w:nsid w:val="738F7955"/>
    <w:multiLevelType w:val="singleLevel"/>
    <w:tmpl w:val="738F7955"/>
    <w:lvl w:ilvl="0">
      <w:start w:val="1"/>
      <w:numFmt w:val="decimalEnclosedCircleChinese"/>
      <w:suff w:val="nothing"/>
      <w:lvlText w:val="%1　"/>
      <w:lvlJc w:val="left"/>
      <w:pPr>
        <w:ind w:left="0" w:firstLine="0"/>
      </w:pPr>
      <w:rPr>
        <w:rFonts w:hint="eastAsia"/>
      </w:rPr>
    </w:lvl>
  </w:abstractNum>
  <w:abstractNum w:abstractNumId="132" w15:restartNumberingAfterBreak="0">
    <w:nsid w:val="73FF7636"/>
    <w:multiLevelType w:val="singleLevel"/>
    <w:tmpl w:val="73FF7636"/>
    <w:lvl w:ilvl="0">
      <w:start w:val="1"/>
      <w:numFmt w:val="decimal"/>
      <w:suff w:val="space"/>
      <w:lvlText w:val="(%1)"/>
      <w:lvlJc w:val="left"/>
    </w:lvl>
  </w:abstractNum>
  <w:abstractNum w:abstractNumId="133" w15:restartNumberingAfterBreak="0">
    <w:nsid w:val="7AF1EE33"/>
    <w:multiLevelType w:val="singleLevel"/>
    <w:tmpl w:val="7AF1EE33"/>
    <w:lvl w:ilvl="0">
      <w:start w:val="1"/>
      <w:numFmt w:val="decimal"/>
      <w:lvlText w:val="%1."/>
      <w:lvlJc w:val="left"/>
      <w:pPr>
        <w:ind w:left="425" w:hanging="425"/>
      </w:pPr>
      <w:rPr>
        <w:rFonts w:hint="default"/>
        <w:sz w:val="20"/>
        <w:szCs w:val="20"/>
      </w:rPr>
    </w:lvl>
  </w:abstractNum>
  <w:abstractNum w:abstractNumId="134" w15:restartNumberingAfterBreak="0">
    <w:nsid w:val="7C2ED4B3"/>
    <w:multiLevelType w:val="singleLevel"/>
    <w:tmpl w:val="7C2ED4B3"/>
    <w:lvl w:ilvl="0">
      <w:start w:val="1"/>
      <w:numFmt w:val="decimalEnclosedCircleChinese"/>
      <w:suff w:val="nothing"/>
      <w:lvlText w:val="%1　"/>
      <w:lvlJc w:val="left"/>
      <w:pPr>
        <w:ind w:left="0" w:firstLine="400"/>
      </w:pPr>
      <w:rPr>
        <w:rFonts w:hint="eastAsia"/>
      </w:rPr>
    </w:lvl>
  </w:abstractNum>
  <w:abstractNum w:abstractNumId="135" w15:restartNumberingAfterBreak="0">
    <w:nsid w:val="7EF67E6F"/>
    <w:multiLevelType w:val="singleLevel"/>
    <w:tmpl w:val="7EF67E6F"/>
    <w:lvl w:ilvl="0">
      <w:start w:val="1"/>
      <w:numFmt w:val="lowerLetter"/>
      <w:suff w:val="space"/>
      <w:lvlText w:val="%1."/>
      <w:lvlJc w:val="left"/>
    </w:lvl>
  </w:abstractNum>
  <w:abstractNum w:abstractNumId="136" w15:restartNumberingAfterBreak="0">
    <w:nsid w:val="7FF88C35"/>
    <w:multiLevelType w:val="singleLevel"/>
    <w:tmpl w:val="7FF88C35"/>
    <w:lvl w:ilvl="0">
      <w:start w:val="1"/>
      <w:numFmt w:val="decimal"/>
      <w:suff w:val="space"/>
      <w:lvlText w:val="（%1）"/>
      <w:lvlJc w:val="left"/>
    </w:lvl>
  </w:abstractNum>
  <w:num w:numId="1" w16cid:durableId="117451512">
    <w:abstractNumId w:val="71"/>
  </w:num>
  <w:num w:numId="2" w16cid:durableId="194275815">
    <w:abstractNumId w:val="15"/>
  </w:num>
  <w:num w:numId="3" w16cid:durableId="936981871">
    <w:abstractNumId w:val="102"/>
  </w:num>
  <w:num w:numId="4" w16cid:durableId="1631353788">
    <w:abstractNumId w:val="48"/>
  </w:num>
  <w:num w:numId="5" w16cid:durableId="2036884422">
    <w:abstractNumId w:val="119"/>
  </w:num>
  <w:num w:numId="6" w16cid:durableId="1808279001">
    <w:abstractNumId w:val="38"/>
  </w:num>
  <w:num w:numId="7" w16cid:durableId="1755935704">
    <w:abstractNumId w:val="41"/>
  </w:num>
  <w:num w:numId="8" w16cid:durableId="1521236433">
    <w:abstractNumId w:val="26"/>
  </w:num>
  <w:num w:numId="9" w16cid:durableId="2017616046">
    <w:abstractNumId w:val="117"/>
  </w:num>
  <w:num w:numId="10" w16cid:durableId="1224678288">
    <w:abstractNumId w:val="16"/>
  </w:num>
  <w:num w:numId="11" w16cid:durableId="961115172">
    <w:abstractNumId w:val="79"/>
  </w:num>
  <w:num w:numId="12" w16cid:durableId="2026521072">
    <w:abstractNumId w:val="86"/>
  </w:num>
  <w:num w:numId="13" w16cid:durableId="559555083">
    <w:abstractNumId w:val="30"/>
  </w:num>
  <w:num w:numId="14" w16cid:durableId="1206678878">
    <w:abstractNumId w:val="131"/>
  </w:num>
  <w:num w:numId="15" w16cid:durableId="498545090">
    <w:abstractNumId w:val="128"/>
  </w:num>
  <w:num w:numId="16" w16cid:durableId="1117258565">
    <w:abstractNumId w:val="34"/>
  </w:num>
  <w:num w:numId="17" w16cid:durableId="412551758">
    <w:abstractNumId w:val="23"/>
  </w:num>
  <w:num w:numId="18" w16cid:durableId="1267157527">
    <w:abstractNumId w:val="5"/>
  </w:num>
  <w:num w:numId="19" w16cid:durableId="780416054">
    <w:abstractNumId w:val="57"/>
  </w:num>
  <w:num w:numId="20" w16cid:durableId="883710691">
    <w:abstractNumId w:val="36"/>
  </w:num>
  <w:num w:numId="21" w16cid:durableId="970670805">
    <w:abstractNumId w:val="18"/>
  </w:num>
  <w:num w:numId="22" w16cid:durableId="791097173">
    <w:abstractNumId w:val="45"/>
  </w:num>
  <w:num w:numId="23" w16cid:durableId="131990837">
    <w:abstractNumId w:val="118"/>
  </w:num>
  <w:num w:numId="24" w16cid:durableId="231892982">
    <w:abstractNumId w:val="2"/>
  </w:num>
  <w:num w:numId="25" w16cid:durableId="103158656">
    <w:abstractNumId w:val="134"/>
  </w:num>
  <w:num w:numId="26" w16cid:durableId="1090855054">
    <w:abstractNumId w:val="103"/>
  </w:num>
  <w:num w:numId="27" w16cid:durableId="1616904848">
    <w:abstractNumId w:val="121"/>
  </w:num>
  <w:num w:numId="28" w16cid:durableId="777676520">
    <w:abstractNumId w:val="87"/>
  </w:num>
  <w:num w:numId="29" w16cid:durableId="2107573495">
    <w:abstractNumId w:val="88"/>
  </w:num>
  <w:num w:numId="30" w16cid:durableId="2069719779">
    <w:abstractNumId w:val="129"/>
  </w:num>
  <w:num w:numId="31" w16cid:durableId="125049941">
    <w:abstractNumId w:val="122"/>
  </w:num>
  <w:num w:numId="32" w16cid:durableId="508180091">
    <w:abstractNumId w:val="93"/>
  </w:num>
  <w:num w:numId="33" w16cid:durableId="375860828">
    <w:abstractNumId w:val="39"/>
  </w:num>
  <w:num w:numId="34" w16cid:durableId="1398548423">
    <w:abstractNumId w:val="100"/>
  </w:num>
  <w:num w:numId="35" w16cid:durableId="220100437">
    <w:abstractNumId w:val="84"/>
  </w:num>
  <w:num w:numId="36" w16cid:durableId="1452479096">
    <w:abstractNumId w:val="10"/>
  </w:num>
  <w:num w:numId="37" w16cid:durableId="434206805">
    <w:abstractNumId w:val="17"/>
  </w:num>
  <w:num w:numId="38" w16cid:durableId="1239947627">
    <w:abstractNumId w:val="24"/>
  </w:num>
  <w:num w:numId="39" w16cid:durableId="1598948872">
    <w:abstractNumId w:val="53"/>
  </w:num>
  <w:num w:numId="40" w16cid:durableId="259415271">
    <w:abstractNumId w:val="111"/>
  </w:num>
  <w:num w:numId="41" w16cid:durableId="1668240573">
    <w:abstractNumId w:val="21"/>
  </w:num>
  <w:num w:numId="42" w16cid:durableId="515580557">
    <w:abstractNumId w:val="64"/>
  </w:num>
  <w:num w:numId="43" w16cid:durableId="782772003">
    <w:abstractNumId w:val="11"/>
  </w:num>
  <w:num w:numId="44" w16cid:durableId="111830891">
    <w:abstractNumId w:val="91"/>
  </w:num>
  <w:num w:numId="45" w16cid:durableId="1380205439">
    <w:abstractNumId w:val="95"/>
  </w:num>
  <w:num w:numId="46" w16cid:durableId="908227662">
    <w:abstractNumId w:val="37"/>
  </w:num>
  <w:num w:numId="47" w16cid:durableId="486750410">
    <w:abstractNumId w:val="59"/>
  </w:num>
  <w:num w:numId="48" w16cid:durableId="686948646">
    <w:abstractNumId w:val="14"/>
  </w:num>
  <w:num w:numId="49" w16cid:durableId="898176034">
    <w:abstractNumId w:val="61"/>
  </w:num>
  <w:num w:numId="50" w16cid:durableId="1322394109">
    <w:abstractNumId w:val="98"/>
  </w:num>
  <w:num w:numId="51" w16cid:durableId="212425464">
    <w:abstractNumId w:val="1"/>
  </w:num>
  <w:num w:numId="52" w16cid:durableId="1202939003">
    <w:abstractNumId w:val="113"/>
  </w:num>
  <w:num w:numId="53" w16cid:durableId="1358506505">
    <w:abstractNumId w:val="65"/>
  </w:num>
  <w:num w:numId="54" w16cid:durableId="494154677">
    <w:abstractNumId w:val="120"/>
  </w:num>
  <w:num w:numId="55" w16cid:durableId="2111198055">
    <w:abstractNumId w:val="83"/>
  </w:num>
  <w:num w:numId="56" w16cid:durableId="258680819">
    <w:abstractNumId w:val="109"/>
  </w:num>
  <w:num w:numId="57" w16cid:durableId="1992172805">
    <w:abstractNumId w:val="80"/>
  </w:num>
  <w:num w:numId="58" w16cid:durableId="1469201694">
    <w:abstractNumId w:val="114"/>
  </w:num>
  <w:num w:numId="59" w16cid:durableId="1607227245">
    <w:abstractNumId w:val="74"/>
  </w:num>
  <w:num w:numId="60" w16cid:durableId="405684924">
    <w:abstractNumId w:val="47"/>
  </w:num>
  <w:num w:numId="61" w16cid:durableId="267130099">
    <w:abstractNumId w:val="130"/>
  </w:num>
  <w:num w:numId="62" w16cid:durableId="505901137">
    <w:abstractNumId w:val="75"/>
  </w:num>
  <w:num w:numId="63" w16cid:durableId="1946498284">
    <w:abstractNumId w:val="33"/>
  </w:num>
  <w:num w:numId="64" w16cid:durableId="2044212264">
    <w:abstractNumId w:val="32"/>
  </w:num>
  <w:num w:numId="65" w16cid:durableId="1224297024">
    <w:abstractNumId w:val="99"/>
  </w:num>
  <w:num w:numId="66" w16cid:durableId="1214191533">
    <w:abstractNumId w:val="66"/>
  </w:num>
  <w:num w:numId="67" w16cid:durableId="299305354">
    <w:abstractNumId w:val="43"/>
  </w:num>
  <w:num w:numId="68" w16cid:durableId="1169293677">
    <w:abstractNumId w:val="40"/>
  </w:num>
  <w:num w:numId="69" w16cid:durableId="63526061">
    <w:abstractNumId w:val="35"/>
  </w:num>
  <w:num w:numId="70" w16cid:durableId="1647010849">
    <w:abstractNumId w:val="60"/>
  </w:num>
  <w:num w:numId="71" w16cid:durableId="906954955">
    <w:abstractNumId w:val="77"/>
  </w:num>
  <w:num w:numId="72" w16cid:durableId="2061395670">
    <w:abstractNumId w:val="22"/>
  </w:num>
  <w:num w:numId="73" w16cid:durableId="1229807132">
    <w:abstractNumId w:val="78"/>
  </w:num>
  <w:num w:numId="74" w16cid:durableId="870607834">
    <w:abstractNumId w:val="126"/>
  </w:num>
  <w:num w:numId="75" w16cid:durableId="271398391">
    <w:abstractNumId w:val="50"/>
  </w:num>
  <w:num w:numId="76" w16cid:durableId="473763708">
    <w:abstractNumId w:val="92"/>
  </w:num>
  <w:num w:numId="77" w16cid:durableId="433594710">
    <w:abstractNumId w:val="108"/>
  </w:num>
  <w:num w:numId="78" w16cid:durableId="378556090">
    <w:abstractNumId w:val="96"/>
  </w:num>
  <w:num w:numId="79" w16cid:durableId="2043825177">
    <w:abstractNumId w:val="136"/>
  </w:num>
  <w:num w:numId="80" w16cid:durableId="1495605370">
    <w:abstractNumId w:val="13"/>
  </w:num>
  <w:num w:numId="81" w16cid:durableId="508184215">
    <w:abstractNumId w:val="49"/>
  </w:num>
  <w:num w:numId="82" w16cid:durableId="1173913449">
    <w:abstractNumId w:val="104"/>
  </w:num>
  <w:num w:numId="83" w16cid:durableId="1903447057">
    <w:abstractNumId w:val="90"/>
  </w:num>
  <w:num w:numId="84" w16cid:durableId="24908576">
    <w:abstractNumId w:val="58"/>
  </w:num>
  <w:num w:numId="85" w16cid:durableId="1604148929">
    <w:abstractNumId w:val="9"/>
  </w:num>
  <w:num w:numId="86" w16cid:durableId="837430604">
    <w:abstractNumId w:val="54"/>
  </w:num>
  <w:num w:numId="87" w16cid:durableId="641035288">
    <w:abstractNumId w:val="116"/>
  </w:num>
  <w:num w:numId="88" w16cid:durableId="1256010877">
    <w:abstractNumId w:val="106"/>
  </w:num>
  <w:num w:numId="89" w16cid:durableId="1464303138">
    <w:abstractNumId w:val="123"/>
  </w:num>
  <w:num w:numId="90" w16cid:durableId="1062145481">
    <w:abstractNumId w:val="124"/>
  </w:num>
  <w:num w:numId="91" w16cid:durableId="1882856987">
    <w:abstractNumId w:val="20"/>
  </w:num>
  <w:num w:numId="92" w16cid:durableId="895314529">
    <w:abstractNumId w:val="29"/>
  </w:num>
  <w:num w:numId="93" w16cid:durableId="992030122">
    <w:abstractNumId w:val="115"/>
  </w:num>
  <w:num w:numId="94" w16cid:durableId="120080427">
    <w:abstractNumId w:val="101"/>
  </w:num>
  <w:num w:numId="95" w16cid:durableId="53815654">
    <w:abstractNumId w:val="85"/>
  </w:num>
  <w:num w:numId="96" w16cid:durableId="1375540072">
    <w:abstractNumId w:val="112"/>
  </w:num>
  <w:num w:numId="97" w16cid:durableId="104036894">
    <w:abstractNumId w:val="105"/>
  </w:num>
  <w:num w:numId="98" w16cid:durableId="777140749">
    <w:abstractNumId w:val="81"/>
  </w:num>
  <w:num w:numId="99" w16cid:durableId="1563171748">
    <w:abstractNumId w:val="127"/>
  </w:num>
  <w:num w:numId="100" w16cid:durableId="1970286114">
    <w:abstractNumId w:val="72"/>
  </w:num>
  <w:num w:numId="101" w16cid:durableId="684553631">
    <w:abstractNumId w:val="28"/>
  </w:num>
  <w:num w:numId="102" w16cid:durableId="866869618">
    <w:abstractNumId w:val="46"/>
  </w:num>
  <w:num w:numId="103" w16cid:durableId="204996955">
    <w:abstractNumId w:val="62"/>
  </w:num>
  <w:num w:numId="104" w16cid:durableId="2137871338">
    <w:abstractNumId w:val="110"/>
  </w:num>
  <w:num w:numId="105" w16cid:durableId="1713504458">
    <w:abstractNumId w:val="0"/>
  </w:num>
  <w:num w:numId="106" w16cid:durableId="500387561">
    <w:abstractNumId w:val="82"/>
  </w:num>
  <w:num w:numId="107" w16cid:durableId="366495029">
    <w:abstractNumId w:val="12"/>
  </w:num>
  <w:num w:numId="108" w16cid:durableId="1663268323">
    <w:abstractNumId w:val="8"/>
  </w:num>
  <w:num w:numId="109" w16cid:durableId="642852765">
    <w:abstractNumId w:val="76"/>
  </w:num>
  <w:num w:numId="110" w16cid:durableId="2135558559">
    <w:abstractNumId w:val="55"/>
  </w:num>
  <w:num w:numId="111" w16cid:durableId="1544828463">
    <w:abstractNumId w:val="4"/>
  </w:num>
  <w:num w:numId="112" w16cid:durableId="319504147">
    <w:abstractNumId w:val="7"/>
  </w:num>
  <w:num w:numId="113" w16cid:durableId="162665072">
    <w:abstractNumId w:val="19"/>
  </w:num>
  <w:num w:numId="114" w16cid:durableId="1527788981">
    <w:abstractNumId w:val="94"/>
  </w:num>
  <w:num w:numId="115" w16cid:durableId="1445466846">
    <w:abstractNumId w:val="44"/>
  </w:num>
  <w:num w:numId="116" w16cid:durableId="579829411">
    <w:abstractNumId w:val="73"/>
  </w:num>
  <w:num w:numId="117" w16cid:durableId="1673140298">
    <w:abstractNumId w:val="133"/>
  </w:num>
  <w:num w:numId="118" w16cid:durableId="1053695986">
    <w:abstractNumId w:val="135"/>
  </w:num>
  <w:num w:numId="119" w16cid:durableId="9568758">
    <w:abstractNumId w:val="67"/>
  </w:num>
  <w:num w:numId="120" w16cid:durableId="48501176">
    <w:abstractNumId w:val="52"/>
  </w:num>
  <w:num w:numId="121" w16cid:durableId="929194274">
    <w:abstractNumId w:val="51"/>
  </w:num>
  <w:num w:numId="122" w16cid:durableId="1152674845">
    <w:abstractNumId w:val="6"/>
  </w:num>
  <w:num w:numId="123" w16cid:durableId="1333677129">
    <w:abstractNumId w:val="107"/>
  </w:num>
  <w:num w:numId="124" w16cid:durableId="1872306735">
    <w:abstractNumId w:val="63"/>
  </w:num>
  <w:num w:numId="125" w16cid:durableId="1331450557">
    <w:abstractNumId w:val="31"/>
  </w:num>
  <w:num w:numId="126" w16cid:durableId="746224134">
    <w:abstractNumId w:val="56"/>
  </w:num>
  <w:num w:numId="127" w16cid:durableId="41292095">
    <w:abstractNumId w:val="69"/>
  </w:num>
  <w:num w:numId="128" w16cid:durableId="79908091">
    <w:abstractNumId w:val="68"/>
  </w:num>
  <w:num w:numId="129" w16cid:durableId="2066951473">
    <w:abstractNumId w:val="132"/>
  </w:num>
  <w:num w:numId="130" w16cid:durableId="398095886">
    <w:abstractNumId w:val="125"/>
  </w:num>
  <w:num w:numId="131" w16cid:durableId="1532761227">
    <w:abstractNumId w:val="27"/>
  </w:num>
  <w:num w:numId="132" w16cid:durableId="759790297">
    <w:abstractNumId w:val="42"/>
  </w:num>
  <w:num w:numId="133" w16cid:durableId="1790974904">
    <w:abstractNumId w:val="97"/>
  </w:num>
  <w:num w:numId="134" w16cid:durableId="2063675592">
    <w:abstractNumId w:val="3"/>
  </w:num>
  <w:num w:numId="135" w16cid:durableId="1499882252">
    <w:abstractNumId w:val="89"/>
  </w:num>
  <w:num w:numId="136" w16cid:durableId="1210798230">
    <w:abstractNumId w:val="25"/>
  </w:num>
  <w:num w:numId="137" w16cid:durableId="1659377692">
    <w:abstractNumId w:val="70"/>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8110">
    <w15:presenceInfo w15:providerId="AD" w15:userId="S::A8110@365e3.top::317b01ca-8cf0-4cc1-8708-f0dad61162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2C08"/>
    <w:rsid w:val="000039B7"/>
    <w:rsid w:val="00012DB2"/>
    <w:rsid w:val="0006473D"/>
    <w:rsid w:val="00072A85"/>
    <w:rsid w:val="000738E3"/>
    <w:rsid w:val="000A64B2"/>
    <w:rsid w:val="0010642D"/>
    <w:rsid w:val="00153DEA"/>
    <w:rsid w:val="0017337A"/>
    <w:rsid w:val="001A52BE"/>
    <w:rsid w:val="001E64B1"/>
    <w:rsid w:val="00254083"/>
    <w:rsid w:val="002578A9"/>
    <w:rsid w:val="0026374D"/>
    <w:rsid w:val="00271E37"/>
    <w:rsid w:val="00291F8C"/>
    <w:rsid w:val="002C61F7"/>
    <w:rsid w:val="002E4268"/>
    <w:rsid w:val="003A6B66"/>
    <w:rsid w:val="00420E7C"/>
    <w:rsid w:val="004D5876"/>
    <w:rsid w:val="004D6899"/>
    <w:rsid w:val="004E2611"/>
    <w:rsid w:val="004F6F80"/>
    <w:rsid w:val="005039AE"/>
    <w:rsid w:val="005B03CF"/>
    <w:rsid w:val="005C1A26"/>
    <w:rsid w:val="00671FB5"/>
    <w:rsid w:val="006A6E2F"/>
    <w:rsid w:val="006D6F3B"/>
    <w:rsid w:val="006F782F"/>
    <w:rsid w:val="00792C08"/>
    <w:rsid w:val="007D1F5A"/>
    <w:rsid w:val="00852BEA"/>
    <w:rsid w:val="008815F0"/>
    <w:rsid w:val="0093774A"/>
    <w:rsid w:val="00977B14"/>
    <w:rsid w:val="009D5E28"/>
    <w:rsid w:val="009F3B61"/>
    <w:rsid w:val="00AC4C57"/>
    <w:rsid w:val="00AD4A4C"/>
    <w:rsid w:val="00B802A2"/>
    <w:rsid w:val="00B948CA"/>
    <w:rsid w:val="00BF5BEE"/>
    <w:rsid w:val="00C100B7"/>
    <w:rsid w:val="00C120EB"/>
    <w:rsid w:val="00C448CD"/>
    <w:rsid w:val="00C74A7B"/>
    <w:rsid w:val="00C86B57"/>
    <w:rsid w:val="00D20C3F"/>
    <w:rsid w:val="00D40D69"/>
    <w:rsid w:val="00D420CD"/>
    <w:rsid w:val="00D94817"/>
    <w:rsid w:val="00DB7D76"/>
    <w:rsid w:val="00DD1D6D"/>
    <w:rsid w:val="00E002D6"/>
    <w:rsid w:val="00E15234"/>
    <w:rsid w:val="00EC318E"/>
    <w:rsid w:val="00EC578A"/>
    <w:rsid w:val="00EC5A91"/>
    <w:rsid w:val="00F907CF"/>
    <w:rsid w:val="00FD5731"/>
    <w:rsid w:val="01004732"/>
    <w:rsid w:val="01027C35"/>
    <w:rsid w:val="010356B7"/>
    <w:rsid w:val="01050BBA"/>
    <w:rsid w:val="01050F22"/>
    <w:rsid w:val="010D1849"/>
    <w:rsid w:val="01160D24"/>
    <w:rsid w:val="01184357"/>
    <w:rsid w:val="011A13F9"/>
    <w:rsid w:val="011A2A76"/>
    <w:rsid w:val="01211918"/>
    <w:rsid w:val="012428D9"/>
    <w:rsid w:val="01245BEB"/>
    <w:rsid w:val="01265E8B"/>
    <w:rsid w:val="012714A9"/>
    <w:rsid w:val="012B5576"/>
    <w:rsid w:val="013438C9"/>
    <w:rsid w:val="013B2B96"/>
    <w:rsid w:val="013E0DEB"/>
    <w:rsid w:val="013E4FFF"/>
    <w:rsid w:val="01412F9D"/>
    <w:rsid w:val="0147760A"/>
    <w:rsid w:val="014A419D"/>
    <w:rsid w:val="01522315"/>
    <w:rsid w:val="01536654"/>
    <w:rsid w:val="0155601F"/>
    <w:rsid w:val="015C48BA"/>
    <w:rsid w:val="01610878"/>
    <w:rsid w:val="0168404F"/>
    <w:rsid w:val="016D3530"/>
    <w:rsid w:val="016D64D6"/>
    <w:rsid w:val="016F05E9"/>
    <w:rsid w:val="016F45ED"/>
    <w:rsid w:val="01730582"/>
    <w:rsid w:val="017320B5"/>
    <w:rsid w:val="018500EB"/>
    <w:rsid w:val="018502B5"/>
    <w:rsid w:val="01853E11"/>
    <w:rsid w:val="0185498B"/>
    <w:rsid w:val="01855E75"/>
    <w:rsid w:val="018F2EE2"/>
    <w:rsid w:val="01951C31"/>
    <w:rsid w:val="019604A9"/>
    <w:rsid w:val="019E7C47"/>
    <w:rsid w:val="01A611B0"/>
    <w:rsid w:val="01AC73A6"/>
    <w:rsid w:val="01B76BC6"/>
    <w:rsid w:val="01C012ED"/>
    <w:rsid w:val="01C400FA"/>
    <w:rsid w:val="01C4663D"/>
    <w:rsid w:val="01C94422"/>
    <w:rsid w:val="01CF3F68"/>
    <w:rsid w:val="01D16434"/>
    <w:rsid w:val="01D55CA5"/>
    <w:rsid w:val="01D64471"/>
    <w:rsid w:val="01D775B9"/>
    <w:rsid w:val="01E943A0"/>
    <w:rsid w:val="01E94CB0"/>
    <w:rsid w:val="01F114A6"/>
    <w:rsid w:val="01F15097"/>
    <w:rsid w:val="01F2288E"/>
    <w:rsid w:val="01F77B1F"/>
    <w:rsid w:val="01F77C55"/>
    <w:rsid w:val="01F96EC8"/>
    <w:rsid w:val="01FA01CD"/>
    <w:rsid w:val="02125874"/>
    <w:rsid w:val="02182ED7"/>
    <w:rsid w:val="02204451"/>
    <w:rsid w:val="0227311A"/>
    <w:rsid w:val="022A408C"/>
    <w:rsid w:val="022C78EE"/>
    <w:rsid w:val="022F3EE2"/>
    <w:rsid w:val="02335DA9"/>
    <w:rsid w:val="02386CC9"/>
    <w:rsid w:val="023F763D"/>
    <w:rsid w:val="02446304"/>
    <w:rsid w:val="02474A49"/>
    <w:rsid w:val="02476932"/>
    <w:rsid w:val="024A59CE"/>
    <w:rsid w:val="024D07A7"/>
    <w:rsid w:val="024D177B"/>
    <w:rsid w:val="02545337"/>
    <w:rsid w:val="025B36EA"/>
    <w:rsid w:val="025C49EE"/>
    <w:rsid w:val="025E6DBF"/>
    <w:rsid w:val="02657EEA"/>
    <w:rsid w:val="02690177"/>
    <w:rsid w:val="0275496E"/>
    <w:rsid w:val="027A3D0E"/>
    <w:rsid w:val="027F324B"/>
    <w:rsid w:val="02931977"/>
    <w:rsid w:val="029D79D6"/>
    <w:rsid w:val="02A62291"/>
    <w:rsid w:val="02AD45FF"/>
    <w:rsid w:val="02B448BA"/>
    <w:rsid w:val="02B50726"/>
    <w:rsid w:val="02B53517"/>
    <w:rsid w:val="02BE7C22"/>
    <w:rsid w:val="02C97CE1"/>
    <w:rsid w:val="02CB2CEF"/>
    <w:rsid w:val="02D55E59"/>
    <w:rsid w:val="02E1657B"/>
    <w:rsid w:val="02E3687A"/>
    <w:rsid w:val="02EA303D"/>
    <w:rsid w:val="02EC2FD9"/>
    <w:rsid w:val="02EF63A5"/>
    <w:rsid w:val="02F17FDC"/>
    <w:rsid w:val="02F27FB9"/>
    <w:rsid w:val="02F36ECE"/>
    <w:rsid w:val="02F82D14"/>
    <w:rsid w:val="02FD4578"/>
    <w:rsid w:val="02FE031F"/>
    <w:rsid w:val="03065FB1"/>
    <w:rsid w:val="0314420C"/>
    <w:rsid w:val="031569E6"/>
    <w:rsid w:val="031D2852"/>
    <w:rsid w:val="031D5C57"/>
    <w:rsid w:val="03223EA9"/>
    <w:rsid w:val="0326251E"/>
    <w:rsid w:val="032F27C8"/>
    <w:rsid w:val="033276B9"/>
    <w:rsid w:val="0333404E"/>
    <w:rsid w:val="03345AEF"/>
    <w:rsid w:val="03367AB9"/>
    <w:rsid w:val="03397CB5"/>
    <w:rsid w:val="033C7E53"/>
    <w:rsid w:val="034026E5"/>
    <w:rsid w:val="03491EB7"/>
    <w:rsid w:val="034D6BB0"/>
    <w:rsid w:val="035000AB"/>
    <w:rsid w:val="035267A2"/>
    <w:rsid w:val="03594BFC"/>
    <w:rsid w:val="036075B1"/>
    <w:rsid w:val="036A11F0"/>
    <w:rsid w:val="037441B6"/>
    <w:rsid w:val="03762B44"/>
    <w:rsid w:val="037C6C4B"/>
    <w:rsid w:val="03864EFF"/>
    <w:rsid w:val="03873E39"/>
    <w:rsid w:val="038D7899"/>
    <w:rsid w:val="039106AD"/>
    <w:rsid w:val="03975AC9"/>
    <w:rsid w:val="039936E4"/>
    <w:rsid w:val="039943F6"/>
    <w:rsid w:val="03A5469C"/>
    <w:rsid w:val="03AC1B29"/>
    <w:rsid w:val="03B617A8"/>
    <w:rsid w:val="03C2759E"/>
    <w:rsid w:val="03C73C40"/>
    <w:rsid w:val="03C86237"/>
    <w:rsid w:val="03D26355"/>
    <w:rsid w:val="03DA2C61"/>
    <w:rsid w:val="03DD6FCF"/>
    <w:rsid w:val="03E644F5"/>
    <w:rsid w:val="03EB7B76"/>
    <w:rsid w:val="03F01345"/>
    <w:rsid w:val="03F12886"/>
    <w:rsid w:val="03F20AEB"/>
    <w:rsid w:val="03F24814"/>
    <w:rsid w:val="03F35D89"/>
    <w:rsid w:val="03FC4949"/>
    <w:rsid w:val="04012B21"/>
    <w:rsid w:val="04027D4F"/>
    <w:rsid w:val="040D33B1"/>
    <w:rsid w:val="040D666A"/>
    <w:rsid w:val="040F1E36"/>
    <w:rsid w:val="0410296E"/>
    <w:rsid w:val="04153E88"/>
    <w:rsid w:val="0428700D"/>
    <w:rsid w:val="042D199D"/>
    <w:rsid w:val="04324C85"/>
    <w:rsid w:val="04341FE5"/>
    <w:rsid w:val="04357D6C"/>
    <w:rsid w:val="04375321"/>
    <w:rsid w:val="04376BAE"/>
    <w:rsid w:val="043A35D9"/>
    <w:rsid w:val="043D1681"/>
    <w:rsid w:val="043E429C"/>
    <w:rsid w:val="043F03DE"/>
    <w:rsid w:val="0440480D"/>
    <w:rsid w:val="04414147"/>
    <w:rsid w:val="04414D65"/>
    <w:rsid w:val="04437B2D"/>
    <w:rsid w:val="044730A1"/>
    <w:rsid w:val="04473F0D"/>
    <w:rsid w:val="044C4332"/>
    <w:rsid w:val="044F484E"/>
    <w:rsid w:val="04542A1D"/>
    <w:rsid w:val="045647A9"/>
    <w:rsid w:val="04575AAE"/>
    <w:rsid w:val="045D4EAD"/>
    <w:rsid w:val="04662A01"/>
    <w:rsid w:val="046B02D6"/>
    <w:rsid w:val="046F02DC"/>
    <w:rsid w:val="046F0C46"/>
    <w:rsid w:val="0472779E"/>
    <w:rsid w:val="047F596D"/>
    <w:rsid w:val="04811EF5"/>
    <w:rsid w:val="04836851"/>
    <w:rsid w:val="0483693F"/>
    <w:rsid w:val="048830F0"/>
    <w:rsid w:val="048D2705"/>
    <w:rsid w:val="04903689"/>
    <w:rsid w:val="04922410"/>
    <w:rsid w:val="049B235B"/>
    <w:rsid w:val="049B529E"/>
    <w:rsid w:val="049D6FEC"/>
    <w:rsid w:val="04A01725"/>
    <w:rsid w:val="04A203D8"/>
    <w:rsid w:val="04A24CDA"/>
    <w:rsid w:val="04A50AB3"/>
    <w:rsid w:val="04AA7AB6"/>
    <w:rsid w:val="04AE2F51"/>
    <w:rsid w:val="04B638C9"/>
    <w:rsid w:val="04BE074F"/>
    <w:rsid w:val="04C01C5A"/>
    <w:rsid w:val="04C5285F"/>
    <w:rsid w:val="04C86418"/>
    <w:rsid w:val="04C96CE6"/>
    <w:rsid w:val="04CC27BC"/>
    <w:rsid w:val="04D23811"/>
    <w:rsid w:val="04D80079"/>
    <w:rsid w:val="04DA4474"/>
    <w:rsid w:val="04DB022A"/>
    <w:rsid w:val="04E478A0"/>
    <w:rsid w:val="04E74098"/>
    <w:rsid w:val="04F756A4"/>
    <w:rsid w:val="050B2FEF"/>
    <w:rsid w:val="05111C07"/>
    <w:rsid w:val="051946BF"/>
    <w:rsid w:val="051C0CEF"/>
    <w:rsid w:val="051C7496"/>
    <w:rsid w:val="051D6770"/>
    <w:rsid w:val="05276CC1"/>
    <w:rsid w:val="052E6A0B"/>
    <w:rsid w:val="05341E77"/>
    <w:rsid w:val="053703E7"/>
    <w:rsid w:val="053B67F1"/>
    <w:rsid w:val="05467935"/>
    <w:rsid w:val="054B586B"/>
    <w:rsid w:val="054F5054"/>
    <w:rsid w:val="05512A07"/>
    <w:rsid w:val="055F4E32"/>
    <w:rsid w:val="05696BF0"/>
    <w:rsid w:val="056C2D26"/>
    <w:rsid w:val="05737123"/>
    <w:rsid w:val="05754C01"/>
    <w:rsid w:val="057711EB"/>
    <w:rsid w:val="057C742F"/>
    <w:rsid w:val="057E3312"/>
    <w:rsid w:val="05850883"/>
    <w:rsid w:val="05942874"/>
    <w:rsid w:val="05A2224D"/>
    <w:rsid w:val="05AA02EA"/>
    <w:rsid w:val="05AA7659"/>
    <w:rsid w:val="05AB4243"/>
    <w:rsid w:val="05AF0E4B"/>
    <w:rsid w:val="05B22616"/>
    <w:rsid w:val="05B70598"/>
    <w:rsid w:val="05B74E6E"/>
    <w:rsid w:val="05BA1E72"/>
    <w:rsid w:val="05C05471"/>
    <w:rsid w:val="05C15DDF"/>
    <w:rsid w:val="05C32781"/>
    <w:rsid w:val="05C8248C"/>
    <w:rsid w:val="05CD594A"/>
    <w:rsid w:val="05CE0454"/>
    <w:rsid w:val="05D15A76"/>
    <w:rsid w:val="05D22E0E"/>
    <w:rsid w:val="05D822AB"/>
    <w:rsid w:val="05DD6BAF"/>
    <w:rsid w:val="05E160AD"/>
    <w:rsid w:val="05E177CA"/>
    <w:rsid w:val="05EB3A12"/>
    <w:rsid w:val="05F069B7"/>
    <w:rsid w:val="05FC4EA3"/>
    <w:rsid w:val="060644F0"/>
    <w:rsid w:val="060816FA"/>
    <w:rsid w:val="06084F90"/>
    <w:rsid w:val="060F4984"/>
    <w:rsid w:val="06110302"/>
    <w:rsid w:val="06110498"/>
    <w:rsid w:val="061E0F5C"/>
    <w:rsid w:val="061F6C64"/>
    <w:rsid w:val="06315A1A"/>
    <w:rsid w:val="06361B7E"/>
    <w:rsid w:val="0637092D"/>
    <w:rsid w:val="06393A45"/>
    <w:rsid w:val="063A7915"/>
    <w:rsid w:val="0644429B"/>
    <w:rsid w:val="06475B39"/>
    <w:rsid w:val="06476735"/>
    <w:rsid w:val="064853A5"/>
    <w:rsid w:val="064B0BBC"/>
    <w:rsid w:val="0657506D"/>
    <w:rsid w:val="06585F98"/>
    <w:rsid w:val="06655EF0"/>
    <w:rsid w:val="066604BF"/>
    <w:rsid w:val="066761DB"/>
    <w:rsid w:val="06691B79"/>
    <w:rsid w:val="066B12B2"/>
    <w:rsid w:val="066E5005"/>
    <w:rsid w:val="06740B7E"/>
    <w:rsid w:val="06772D01"/>
    <w:rsid w:val="067B1F30"/>
    <w:rsid w:val="06896EF2"/>
    <w:rsid w:val="068D56CD"/>
    <w:rsid w:val="069161FE"/>
    <w:rsid w:val="06931DBA"/>
    <w:rsid w:val="06963DDF"/>
    <w:rsid w:val="06A44D39"/>
    <w:rsid w:val="06AB3DD4"/>
    <w:rsid w:val="06AD5B73"/>
    <w:rsid w:val="06AF3684"/>
    <w:rsid w:val="06B1240A"/>
    <w:rsid w:val="06B30E1D"/>
    <w:rsid w:val="06B866F5"/>
    <w:rsid w:val="06BA27AF"/>
    <w:rsid w:val="06BA630B"/>
    <w:rsid w:val="06C70D2A"/>
    <w:rsid w:val="06C867AC"/>
    <w:rsid w:val="06CC01E0"/>
    <w:rsid w:val="06CC19E2"/>
    <w:rsid w:val="06D41A55"/>
    <w:rsid w:val="06DE2BE9"/>
    <w:rsid w:val="06E93094"/>
    <w:rsid w:val="06ED6104"/>
    <w:rsid w:val="06F25FCE"/>
    <w:rsid w:val="06F537E7"/>
    <w:rsid w:val="06F6187A"/>
    <w:rsid w:val="06FC74AE"/>
    <w:rsid w:val="06FE2509"/>
    <w:rsid w:val="07084443"/>
    <w:rsid w:val="070A2FFF"/>
    <w:rsid w:val="070D149F"/>
    <w:rsid w:val="071311AA"/>
    <w:rsid w:val="071312E4"/>
    <w:rsid w:val="07133586"/>
    <w:rsid w:val="07161D4A"/>
    <w:rsid w:val="07181283"/>
    <w:rsid w:val="071A149F"/>
    <w:rsid w:val="071B3760"/>
    <w:rsid w:val="0722603D"/>
    <w:rsid w:val="07245E7A"/>
    <w:rsid w:val="07277E4A"/>
    <w:rsid w:val="073237C2"/>
    <w:rsid w:val="073472C9"/>
    <w:rsid w:val="073B6A3E"/>
    <w:rsid w:val="073C43F3"/>
    <w:rsid w:val="07414552"/>
    <w:rsid w:val="074B2D8F"/>
    <w:rsid w:val="074D008A"/>
    <w:rsid w:val="074D5B0C"/>
    <w:rsid w:val="074E2EF7"/>
    <w:rsid w:val="07593AA9"/>
    <w:rsid w:val="075B6A1A"/>
    <w:rsid w:val="075D4AA1"/>
    <w:rsid w:val="076020AA"/>
    <w:rsid w:val="076109AB"/>
    <w:rsid w:val="07612C2A"/>
    <w:rsid w:val="07624915"/>
    <w:rsid w:val="077324C8"/>
    <w:rsid w:val="077B1CE0"/>
    <w:rsid w:val="078D1C71"/>
    <w:rsid w:val="079A01CB"/>
    <w:rsid w:val="07A80520"/>
    <w:rsid w:val="07AD4364"/>
    <w:rsid w:val="07B123A5"/>
    <w:rsid w:val="07B7334F"/>
    <w:rsid w:val="07BB2655"/>
    <w:rsid w:val="07BF12C2"/>
    <w:rsid w:val="07C3354C"/>
    <w:rsid w:val="07C40FCD"/>
    <w:rsid w:val="07C62A85"/>
    <w:rsid w:val="07CB0958"/>
    <w:rsid w:val="07CB0CF1"/>
    <w:rsid w:val="07CD74CD"/>
    <w:rsid w:val="07CF4038"/>
    <w:rsid w:val="07D8724D"/>
    <w:rsid w:val="07DD1E9C"/>
    <w:rsid w:val="07DE0630"/>
    <w:rsid w:val="07E6312F"/>
    <w:rsid w:val="07E64320"/>
    <w:rsid w:val="07E744F9"/>
    <w:rsid w:val="07E8373E"/>
    <w:rsid w:val="07EC308B"/>
    <w:rsid w:val="07ED41F3"/>
    <w:rsid w:val="07F21008"/>
    <w:rsid w:val="07F341CA"/>
    <w:rsid w:val="08034F89"/>
    <w:rsid w:val="080527F9"/>
    <w:rsid w:val="0809557D"/>
    <w:rsid w:val="080A0D72"/>
    <w:rsid w:val="08123B46"/>
    <w:rsid w:val="08142CA2"/>
    <w:rsid w:val="08185B8E"/>
    <w:rsid w:val="0818677A"/>
    <w:rsid w:val="081C0E7A"/>
    <w:rsid w:val="082306F6"/>
    <w:rsid w:val="0828574C"/>
    <w:rsid w:val="082B0487"/>
    <w:rsid w:val="08327F9B"/>
    <w:rsid w:val="083B668E"/>
    <w:rsid w:val="083B791F"/>
    <w:rsid w:val="083F6A49"/>
    <w:rsid w:val="084105D1"/>
    <w:rsid w:val="08487F22"/>
    <w:rsid w:val="08517486"/>
    <w:rsid w:val="08557237"/>
    <w:rsid w:val="08564602"/>
    <w:rsid w:val="085878B9"/>
    <w:rsid w:val="08592D8F"/>
    <w:rsid w:val="085B49C4"/>
    <w:rsid w:val="085F7C33"/>
    <w:rsid w:val="08614CC3"/>
    <w:rsid w:val="086A0EAC"/>
    <w:rsid w:val="087C1E01"/>
    <w:rsid w:val="08834CC4"/>
    <w:rsid w:val="08914E9E"/>
    <w:rsid w:val="089303A1"/>
    <w:rsid w:val="089F38B7"/>
    <w:rsid w:val="08A37526"/>
    <w:rsid w:val="08AB3BAE"/>
    <w:rsid w:val="08B53DB0"/>
    <w:rsid w:val="08C416C3"/>
    <w:rsid w:val="08CD39FE"/>
    <w:rsid w:val="08D04983"/>
    <w:rsid w:val="08D062B9"/>
    <w:rsid w:val="08D55229"/>
    <w:rsid w:val="08D72A91"/>
    <w:rsid w:val="08DA2D14"/>
    <w:rsid w:val="08DF73A4"/>
    <w:rsid w:val="08E006A3"/>
    <w:rsid w:val="08E54928"/>
    <w:rsid w:val="08E75F32"/>
    <w:rsid w:val="08E769C6"/>
    <w:rsid w:val="08F16945"/>
    <w:rsid w:val="08FD1455"/>
    <w:rsid w:val="090221EB"/>
    <w:rsid w:val="09030A93"/>
    <w:rsid w:val="090B34E3"/>
    <w:rsid w:val="09161874"/>
    <w:rsid w:val="09192D4B"/>
    <w:rsid w:val="091A5787"/>
    <w:rsid w:val="091C779C"/>
    <w:rsid w:val="09220707"/>
    <w:rsid w:val="092C3A18"/>
    <w:rsid w:val="0935157E"/>
    <w:rsid w:val="09390E45"/>
    <w:rsid w:val="09396436"/>
    <w:rsid w:val="0947398E"/>
    <w:rsid w:val="094D3C53"/>
    <w:rsid w:val="095256C9"/>
    <w:rsid w:val="095342DA"/>
    <w:rsid w:val="09536B2C"/>
    <w:rsid w:val="09555864"/>
    <w:rsid w:val="09580073"/>
    <w:rsid w:val="09596E65"/>
    <w:rsid w:val="095B7DEA"/>
    <w:rsid w:val="095D6247"/>
    <w:rsid w:val="09624F26"/>
    <w:rsid w:val="096A12FE"/>
    <w:rsid w:val="096B65EC"/>
    <w:rsid w:val="09702539"/>
    <w:rsid w:val="097740D8"/>
    <w:rsid w:val="097E240B"/>
    <w:rsid w:val="0981547B"/>
    <w:rsid w:val="098C05B9"/>
    <w:rsid w:val="098E11E0"/>
    <w:rsid w:val="098F0433"/>
    <w:rsid w:val="099A78CF"/>
    <w:rsid w:val="099E62D5"/>
    <w:rsid w:val="09A06674"/>
    <w:rsid w:val="09A96C7F"/>
    <w:rsid w:val="09AB4652"/>
    <w:rsid w:val="09AC306C"/>
    <w:rsid w:val="09B20C6A"/>
    <w:rsid w:val="09B851BA"/>
    <w:rsid w:val="09B90184"/>
    <w:rsid w:val="09BA2382"/>
    <w:rsid w:val="09BC683E"/>
    <w:rsid w:val="09C12BE3"/>
    <w:rsid w:val="09C33F12"/>
    <w:rsid w:val="09C92F7C"/>
    <w:rsid w:val="09CF7A2E"/>
    <w:rsid w:val="09D63EB0"/>
    <w:rsid w:val="09D678FF"/>
    <w:rsid w:val="09DB182A"/>
    <w:rsid w:val="09DD5181"/>
    <w:rsid w:val="09E41D8F"/>
    <w:rsid w:val="09E772A6"/>
    <w:rsid w:val="09EA674C"/>
    <w:rsid w:val="09ED4C49"/>
    <w:rsid w:val="09EE1557"/>
    <w:rsid w:val="09EE7191"/>
    <w:rsid w:val="09F064E7"/>
    <w:rsid w:val="09F337E1"/>
    <w:rsid w:val="09F63460"/>
    <w:rsid w:val="09F95629"/>
    <w:rsid w:val="09FB55B8"/>
    <w:rsid w:val="0A013642"/>
    <w:rsid w:val="0A026047"/>
    <w:rsid w:val="0A0414FD"/>
    <w:rsid w:val="0A0501E5"/>
    <w:rsid w:val="0A096448"/>
    <w:rsid w:val="0A116B8A"/>
    <w:rsid w:val="0A136A23"/>
    <w:rsid w:val="0A177B04"/>
    <w:rsid w:val="0A1B1B18"/>
    <w:rsid w:val="0A1B45C1"/>
    <w:rsid w:val="0A2702D6"/>
    <w:rsid w:val="0A287A2F"/>
    <w:rsid w:val="0A2B3225"/>
    <w:rsid w:val="0A2E3071"/>
    <w:rsid w:val="0A31076B"/>
    <w:rsid w:val="0A415C80"/>
    <w:rsid w:val="0A424F95"/>
    <w:rsid w:val="0A4800D1"/>
    <w:rsid w:val="0A4B7B0B"/>
    <w:rsid w:val="0A5115FC"/>
    <w:rsid w:val="0A5518C3"/>
    <w:rsid w:val="0A567C82"/>
    <w:rsid w:val="0A5A6D44"/>
    <w:rsid w:val="0A5E0911"/>
    <w:rsid w:val="0A5E611E"/>
    <w:rsid w:val="0A623A94"/>
    <w:rsid w:val="0A66553E"/>
    <w:rsid w:val="0A67379F"/>
    <w:rsid w:val="0A6A017F"/>
    <w:rsid w:val="0A70662D"/>
    <w:rsid w:val="0A7916DA"/>
    <w:rsid w:val="0A7A4020"/>
    <w:rsid w:val="0A7E1F33"/>
    <w:rsid w:val="0A852D4F"/>
    <w:rsid w:val="0A8D08C3"/>
    <w:rsid w:val="0A9357F1"/>
    <w:rsid w:val="0A941E7B"/>
    <w:rsid w:val="0A9A6B7F"/>
    <w:rsid w:val="0AA200BB"/>
    <w:rsid w:val="0AA27836"/>
    <w:rsid w:val="0AA57B30"/>
    <w:rsid w:val="0AA729AD"/>
    <w:rsid w:val="0AAF1360"/>
    <w:rsid w:val="0AB17097"/>
    <w:rsid w:val="0AB37C41"/>
    <w:rsid w:val="0AB4355E"/>
    <w:rsid w:val="0ABA4C8A"/>
    <w:rsid w:val="0ABF1974"/>
    <w:rsid w:val="0AC110ED"/>
    <w:rsid w:val="0AC464A0"/>
    <w:rsid w:val="0AD2092F"/>
    <w:rsid w:val="0AD25D6A"/>
    <w:rsid w:val="0AD57AFE"/>
    <w:rsid w:val="0AD75AC2"/>
    <w:rsid w:val="0AD772D6"/>
    <w:rsid w:val="0AE03F25"/>
    <w:rsid w:val="0AE30B6B"/>
    <w:rsid w:val="0AE469AD"/>
    <w:rsid w:val="0AE84FF2"/>
    <w:rsid w:val="0AE90A40"/>
    <w:rsid w:val="0AEA3D9F"/>
    <w:rsid w:val="0AF94BB1"/>
    <w:rsid w:val="0B094DFD"/>
    <w:rsid w:val="0B0B182B"/>
    <w:rsid w:val="0B0C5A7C"/>
    <w:rsid w:val="0B147AFF"/>
    <w:rsid w:val="0B1A7CC0"/>
    <w:rsid w:val="0B1F7084"/>
    <w:rsid w:val="0B1F76CB"/>
    <w:rsid w:val="0B220BD2"/>
    <w:rsid w:val="0B270AEA"/>
    <w:rsid w:val="0B2817BC"/>
    <w:rsid w:val="0B293189"/>
    <w:rsid w:val="0B2A5140"/>
    <w:rsid w:val="0B2E7CE5"/>
    <w:rsid w:val="0B2F7965"/>
    <w:rsid w:val="0B300371"/>
    <w:rsid w:val="0B38718C"/>
    <w:rsid w:val="0B3A00B3"/>
    <w:rsid w:val="0B3D319B"/>
    <w:rsid w:val="0B425DB2"/>
    <w:rsid w:val="0B441E89"/>
    <w:rsid w:val="0B4B7295"/>
    <w:rsid w:val="0B592ACE"/>
    <w:rsid w:val="0B670D6C"/>
    <w:rsid w:val="0B6902FF"/>
    <w:rsid w:val="0B6A2548"/>
    <w:rsid w:val="0B732F2C"/>
    <w:rsid w:val="0B766CD3"/>
    <w:rsid w:val="0B7C2193"/>
    <w:rsid w:val="0B7F426C"/>
    <w:rsid w:val="0B7F7A09"/>
    <w:rsid w:val="0B8850BA"/>
    <w:rsid w:val="0B8D7CFF"/>
    <w:rsid w:val="0B9A2BAF"/>
    <w:rsid w:val="0B9C7D1B"/>
    <w:rsid w:val="0BA047A1"/>
    <w:rsid w:val="0BA8707A"/>
    <w:rsid w:val="0BB023D2"/>
    <w:rsid w:val="0BB27C24"/>
    <w:rsid w:val="0BB66944"/>
    <w:rsid w:val="0BBF17D2"/>
    <w:rsid w:val="0BBF6A8A"/>
    <w:rsid w:val="0BC308B6"/>
    <w:rsid w:val="0BC5122A"/>
    <w:rsid w:val="0BC76BDF"/>
    <w:rsid w:val="0BD004B8"/>
    <w:rsid w:val="0BDA7DFE"/>
    <w:rsid w:val="0BE1258C"/>
    <w:rsid w:val="0BE6493B"/>
    <w:rsid w:val="0BE8056F"/>
    <w:rsid w:val="0BEA48E5"/>
    <w:rsid w:val="0BF71B44"/>
    <w:rsid w:val="0BFA53FB"/>
    <w:rsid w:val="0BFB00A7"/>
    <w:rsid w:val="0BFC1637"/>
    <w:rsid w:val="0C010BEB"/>
    <w:rsid w:val="0C102125"/>
    <w:rsid w:val="0C1621E1"/>
    <w:rsid w:val="0C1722D9"/>
    <w:rsid w:val="0C172450"/>
    <w:rsid w:val="0C21643E"/>
    <w:rsid w:val="0C220493"/>
    <w:rsid w:val="0C2354F9"/>
    <w:rsid w:val="0C27325E"/>
    <w:rsid w:val="0C3116D0"/>
    <w:rsid w:val="0C35536B"/>
    <w:rsid w:val="0C3B2421"/>
    <w:rsid w:val="0C3B7874"/>
    <w:rsid w:val="0C4147EC"/>
    <w:rsid w:val="0C476233"/>
    <w:rsid w:val="0C480432"/>
    <w:rsid w:val="0C4E71B6"/>
    <w:rsid w:val="0C522046"/>
    <w:rsid w:val="0C5764CE"/>
    <w:rsid w:val="0C5B0DF3"/>
    <w:rsid w:val="0C5D2F49"/>
    <w:rsid w:val="0C5E621C"/>
    <w:rsid w:val="0C600CDE"/>
    <w:rsid w:val="0C6044D7"/>
    <w:rsid w:val="0C641D70"/>
    <w:rsid w:val="0C6907A2"/>
    <w:rsid w:val="0C6A2581"/>
    <w:rsid w:val="0C6C4968"/>
    <w:rsid w:val="0C6D2071"/>
    <w:rsid w:val="0C701A37"/>
    <w:rsid w:val="0C756AC9"/>
    <w:rsid w:val="0C7B29E0"/>
    <w:rsid w:val="0C7C6ADA"/>
    <w:rsid w:val="0C7E418F"/>
    <w:rsid w:val="0C801DA5"/>
    <w:rsid w:val="0C843FFC"/>
    <w:rsid w:val="0C87701D"/>
    <w:rsid w:val="0C8B29EE"/>
    <w:rsid w:val="0C8D1E53"/>
    <w:rsid w:val="0C91363E"/>
    <w:rsid w:val="0C922348"/>
    <w:rsid w:val="0C961836"/>
    <w:rsid w:val="0C9C5859"/>
    <w:rsid w:val="0C9F5D3E"/>
    <w:rsid w:val="0CA72706"/>
    <w:rsid w:val="0CA73CCE"/>
    <w:rsid w:val="0CA863EC"/>
    <w:rsid w:val="0CB16402"/>
    <w:rsid w:val="0CBC51CF"/>
    <w:rsid w:val="0CC17E6B"/>
    <w:rsid w:val="0CC457FD"/>
    <w:rsid w:val="0CD50F98"/>
    <w:rsid w:val="0CD901D5"/>
    <w:rsid w:val="0CDA7AFE"/>
    <w:rsid w:val="0CE05DBF"/>
    <w:rsid w:val="0CFA1C03"/>
    <w:rsid w:val="0CFE7F60"/>
    <w:rsid w:val="0D040760"/>
    <w:rsid w:val="0D056BBF"/>
    <w:rsid w:val="0D0B44FB"/>
    <w:rsid w:val="0D1E3FB9"/>
    <w:rsid w:val="0D203E3E"/>
    <w:rsid w:val="0D205F17"/>
    <w:rsid w:val="0D272220"/>
    <w:rsid w:val="0D2C77AB"/>
    <w:rsid w:val="0D2E293C"/>
    <w:rsid w:val="0D4B2FC6"/>
    <w:rsid w:val="0D520F53"/>
    <w:rsid w:val="0D525BC6"/>
    <w:rsid w:val="0D583A97"/>
    <w:rsid w:val="0D5C075D"/>
    <w:rsid w:val="0D605956"/>
    <w:rsid w:val="0D611678"/>
    <w:rsid w:val="0D646FD0"/>
    <w:rsid w:val="0D677CA0"/>
    <w:rsid w:val="0D6B035F"/>
    <w:rsid w:val="0D6B1039"/>
    <w:rsid w:val="0D711E33"/>
    <w:rsid w:val="0D712158"/>
    <w:rsid w:val="0D7374CA"/>
    <w:rsid w:val="0D7A4A46"/>
    <w:rsid w:val="0D7C256C"/>
    <w:rsid w:val="0D8057C9"/>
    <w:rsid w:val="0D8B6C53"/>
    <w:rsid w:val="0D8C6527"/>
    <w:rsid w:val="0D9878D6"/>
    <w:rsid w:val="0D992618"/>
    <w:rsid w:val="0D9E0691"/>
    <w:rsid w:val="0D9E67E5"/>
    <w:rsid w:val="0DA466A2"/>
    <w:rsid w:val="0DA57868"/>
    <w:rsid w:val="0DAF7D84"/>
    <w:rsid w:val="0DB40989"/>
    <w:rsid w:val="0DB65AA7"/>
    <w:rsid w:val="0DBF4B4E"/>
    <w:rsid w:val="0DC14423"/>
    <w:rsid w:val="0DC3725D"/>
    <w:rsid w:val="0DC47148"/>
    <w:rsid w:val="0DCE4DB6"/>
    <w:rsid w:val="0DCF31C7"/>
    <w:rsid w:val="0DD4721B"/>
    <w:rsid w:val="0DDA072B"/>
    <w:rsid w:val="0DDC7160"/>
    <w:rsid w:val="0DEA0E63"/>
    <w:rsid w:val="0DEA5A2D"/>
    <w:rsid w:val="0DEF37FE"/>
    <w:rsid w:val="0DF41772"/>
    <w:rsid w:val="0E082052"/>
    <w:rsid w:val="0E0E6B16"/>
    <w:rsid w:val="0E0F29AC"/>
    <w:rsid w:val="0E1053AA"/>
    <w:rsid w:val="0E110D22"/>
    <w:rsid w:val="0E160A2D"/>
    <w:rsid w:val="0E1764AF"/>
    <w:rsid w:val="0E191DFB"/>
    <w:rsid w:val="0E286887"/>
    <w:rsid w:val="0E2A14D6"/>
    <w:rsid w:val="0E2F3E86"/>
    <w:rsid w:val="0E3300F3"/>
    <w:rsid w:val="0E4329BB"/>
    <w:rsid w:val="0E462453"/>
    <w:rsid w:val="0E56100F"/>
    <w:rsid w:val="0E575B36"/>
    <w:rsid w:val="0E58428D"/>
    <w:rsid w:val="0E590BF7"/>
    <w:rsid w:val="0E5928AD"/>
    <w:rsid w:val="0E5A1AF9"/>
    <w:rsid w:val="0E5D02B5"/>
    <w:rsid w:val="0E68602E"/>
    <w:rsid w:val="0E6DE642"/>
    <w:rsid w:val="0E6F6F13"/>
    <w:rsid w:val="0E760C28"/>
    <w:rsid w:val="0E7616B1"/>
    <w:rsid w:val="0E774FAF"/>
    <w:rsid w:val="0E7A3C4B"/>
    <w:rsid w:val="0E7B6A8D"/>
    <w:rsid w:val="0E833DCE"/>
    <w:rsid w:val="0E9644C4"/>
    <w:rsid w:val="0E9A3A5A"/>
    <w:rsid w:val="0E9E133D"/>
    <w:rsid w:val="0EA63C4E"/>
    <w:rsid w:val="0EA83AFD"/>
    <w:rsid w:val="0EAB569D"/>
    <w:rsid w:val="0EBE68BC"/>
    <w:rsid w:val="0EC108C9"/>
    <w:rsid w:val="0EC5310D"/>
    <w:rsid w:val="0EC96181"/>
    <w:rsid w:val="0ECA764E"/>
    <w:rsid w:val="0ECC12D1"/>
    <w:rsid w:val="0ED3748E"/>
    <w:rsid w:val="0ED87CBA"/>
    <w:rsid w:val="0ED95AE1"/>
    <w:rsid w:val="0EDB6739"/>
    <w:rsid w:val="0EDC3085"/>
    <w:rsid w:val="0EE21002"/>
    <w:rsid w:val="0EE43F5B"/>
    <w:rsid w:val="0EE54CA2"/>
    <w:rsid w:val="0EE865B1"/>
    <w:rsid w:val="0EFC384A"/>
    <w:rsid w:val="0EFC3981"/>
    <w:rsid w:val="0F0B0F3A"/>
    <w:rsid w:val="0F121F29"/>
    <w:rsid w:val="0F1605D0"/>
    <w:rsid w:val="0F16079E"/>
    <w:rsid w:val="0F192731"/>
    <w:rsid w:val="0F1D46D8"/>
    <w:rsid w:val="0F204A95"/>
    <w:rsid w:val="0F295F6C"/>
    <w:rsid w:val="0F2F360E"/>
    <w:rsid w:val="0F3052F1"/>
    <w:rsid w:val="0F33181D"/>
    <w:rsid w:val="0F346E76"/>
    <w:rsid w:val="0F3633D6"/>
    <w:rsid w:val="0F3D1628"/>
    <w:rsid w:val="0F451083"/>
    <w:rsid w:val="0F486821"/>
    <w:rsid w:val="0F521E42"/>
    <w:rsid w:val="0F555725"/>
    <w:rsid w:val="0F57355C"/>
    <w:rsid w:val="0F5B5841"/>
    <w:rsid w:val="0F5D0D44"/>
    <w:rsid w:val="0F5F2227"/>
    <w:rsid w:val="0F61182D"/>
    <w:rsid w:val="0F6406CF"/>
    <w:rsid w:val="0F64150A"/>
    <w:rsid w:val="0F67724C"/>
    <w:rsid w:val="0F692C78"/>
    <w:rsid w:val="0F6B2789"/>
    <w:rsid w:val="0F6B613B"/>
    <w:rsid w:val="0F6F7F34"/>
    <w:rsid w:val="0F735BF1"/>
    <w:rsid w:val="0F794DF1"/>
    <w:rsid w:val="0F8B681F"/>
    <w:rsid w:val="0F8E37C8"/>
    <w:rsid w:val="0F91646F"/>
    <w:rsid w:val="0F9B17A6"/>
    <w:rsid w:val="0F9F5F5C"/>
    <w:rsid w:val="0FA957BC"/>
    <w:rsid w:val="0FAC79C0"/>
    <w:rsid w:val="0FB9515C"/>
    <w:rsid w:val="0FBC0D5E"/>
    <w:rsid w:val="0FC07764"/>
    <w:rsid w:val="0FC2411A"/>
    <w:rsid w:val="0FC50AD7"/>
    <w:rsid w:val="0FC56C82"/>
    <w:rsid w:val="0FC5746F"/>
    <w:rsid w:val="0FC6728D"/>
    <w:rsid w:val="0FC95ABD"/>
    <w:rsid w:val="0FCA42ED"/>
    <w:rsid w:val="0FD10D03"/>
    <w:rsid w:val="0FE05A9A"/>
    <w:rsid w:val="0FE90FFC"/>
    <w:rsid w:val="0FEA0262"/>
    <w:rsid w:val="0FED14FF"/>
    <w:rsid w:val="0FF521BC"/>
    <w:rsid w:val="0FFB0FA7"/>
    <w:rsid w:val="0FFC5BE6"/>
    <w:rsid w:val="0FFE6C2E"/>
    <w:rsid w:val="10013A51"/>
    <w:rsid w:val="10067155"/>
    <w:rsid w:val="101051ED"/>
    <w:rsid w:val="10125409"/>
    <w:rsid w:val="101E7AF2"/>
    <w:rsid w:val="101F1033"/>
    <w:rsid w:val="10234972"/>
    <w:rsid w:val="10336B4E"/>
    <w:rsid w:val="10341683"/>
    <w:rsid w:val="103D1928"/>
    <w:rsid w:val="103F1AE1"/>
    <w:rsid w:val="10417A9D"/>
    <w:rsid w:val="10460CC2"/>
    <w:rsid w:val="10480942"/>
    <w:rsid w:val="104D1903"/>
    <w:rsid w:val="10545E2A"/>
    <w:rsid w:val="106C201D"/>
    <w:rsid w:val="10706C1C"/>
    <w:rsid w:val="10795D93"/>
    <w:rsid w:val="107C5C84"/>
    <w:rsid w:val="107D339A"/>
    <w:rsid w:val="108C51BC"/>
    <w:rsid w:val="108D5ABF"/>
    <w:rsid w:val="108DB9E2"/>
    <w:rsid w:val="108E4198"/>
    <w:rsid w:val="109158CC"/>
    <w:rsid w:val="109258B3"/>
    <w:rsid w:val="1094246D"/>
    <w:rsid w:val="109C1992"/>
    <w:rsid w:val="10A5455F"/>
    <w:rsid w:val="10AD5F68"/>
    <w:rsid w:val="10AE7C04"/>
    <w:rsid w:val="10AF2A2C"/>
    <w:rsid w:val="10B109D1"/>
    <w:rsid w:val="10B42717"/>
    <w:rsid w:val="10B47055"/>
    <w:rsid w:val="10B501F2"/>
    <w:rsid w:val="10B907AF"/>
    <w:rsid w:val="10B955A2"/>
    <w:rsid w:val="10BD2719"/>
    <w:rsid w:val="10C347AE"/>
    <w:rsid w:val="10C61D50"/>
    <w:rsid w:val="10C81B63"/>
    <w:rsid w:val="10C8771B"/>
    <w:rsid w:val="10CC0ABA"/>
    <w:rsid w:val="10CD208A"/>
    <w:rsid w:val="10D53010"/>
    <w:rsid w:val="10E16942"/>
    <w:rsid w:val="10E21761"/>
    <w:rsid w:val="10E243C3"/>
    <w:rsid w:val="10E41199"/>
    <w:rsid w:val="10E61059"/>
    <w:rsid w:val="10E82A49"/>
    <w:rsid w:val="10E91670"/>
    <w:rsid w:val="10F20D97"/>
    <w:rsid w:val="10F42452"/>
    <w:rsid w:val="10F817B8"/>
    <w:rsid w:val="10F95650"/>
    <w:rsid w:val="10FE07D1"/>
    <w:rsid w:val="10FE3477"/>
    <w:rsid w:val="11043306"/>
    <w:rsid w:val="110E38E8"/>
    <w:rsid w:val="110F6B00"/>
    <w:rsid w:val="11195C0F"/>
    <w:rsid w:val="111C71D8"/>
    <w:rsid w:val="11250A02"/>
    <w:rsid w:val="112931C2"/>
    <w:rsid w:val="112F0C3F"/>
    <w:rsid w:val="11350C23"/>
    <w:rsid w:val="1138596B"/>
    <w:rsid w:val="11406E78"/>
    <w:rsid w:val="11471B69"/>
    <w:rsid w:val="1147356D"/>
    <w:rsid w:val="114C04A7"/>
    <w:rsid w:val="115049F7"/>
    <w:rsid w:val="11531247"/>
    <w:rsid w:val="115320F9"/>
    <w:rsid w:val="11537B7A"/>
    <w:rsid w:val="115E178F"/>
    <w:rsid w:val="1169379A"/>
    <w:rsid w:val="116C6E97"/>
    <w:rsid w:val="116F5C60"/>
    <w:rsid w:val="11760F60"/>
    <w:rsid w:val="11770DA1"/>
    <w:rsid w:val="11782338"/>
    <w:rsid w:val="117A1FB8"/>
    <w:rsid w:val="118B1763"/>
    <w:rsid w:val="118C2603"/>
    <w:rsid w:val="119009ED"/>
    <w:rsid w:val="11902592"/>
    <w:rsid w:val="11947CC3"/>
    <w:rsid w:val="119670A5"/>
    <w:rsid w:val="119711DD"/>
    <w:rsid w:val="1197547C"/>
    <w:rsid w:val="11991444"/>
    <w:rsid w:val="119A02EF"/>
    <w:rsid w:val="119D4F21"/>
    <w:rsid w:val="11A87A6D"/>
    <w:rsid w:val="11AB5486"/>
    <w:rsid w:val="11AF1A00"/>
    <w:rsid w:val="11B17F14"/>
    <w:rsid w:val="11B20C52"/>
    <w:rsid w:val="11B57176"/>
    <w:rsid w:val="11B81018"/>
    <w:rsid w:val="11B8179E"/>
    <w:rsid w:val="11C61128"/>
    <w:rsid w:val="11CA554A"/>
    <w:rsid w:val="11D129C7"/>
    <w:rsid w:val="11D8175A"/>
    <w:rsid w:val="11DE6A3F"/>
    <w:rsid w:val="11DF7A0D"/>
    <w:rsid w:val="11E670E9"/>
    <w:rsid w:val="11EC7CCD"/>
    <w:rsid w:val="11F320DD"/>
    <w:rsid w:val="11FB70C7"/>
    <w:rsid w:val="11FD2AA1"/>
    <w:rsid w:val="12045226"/>
    <w:rsid w:val="12072EA1"/>
    <w:rsid w:val="120D5E88"/>
    <w:rsid w:val="12145A3A"/>
    <w:rsid w:val="12176D07"/>
    <w:rsid w:val="12202B86"/>
    <w:rsid w:val="122049AD"/>
    <w:rsid w:val="12226D0D"/>
    <w:rsid w:val="12231F7B"/>
    <w:rsid w:val="122808C7"/>
    <w:rsid w:val="123518F7"/>
    <w:rsid w:val="12355F6F"/>
    <w:rsid w:val="12394ECF"/>
    <w:rsid w:val="124039AB"/>
    <w:rsid w:val="12447BA5"/>
    <w:rsid w:val="124C3511"/>
    <w:rsid w:val="125053DB"/>
    <w:rsid w:val="125A2B3F"/>
    <w:rsid w:val="126C134B"/>
    <w:rsid w:val="127777A6"/>
    <w:rsid w:val="127B05F7"/>
    <w:rsid w:val="12815A55"/>
    <w:rsid w:val="12875B48"/>
    <w:rsid w:val="128C0548"/>
    <w:rsid w:val="128D0B7C"/>
    <w:rsid w:val="128E7179"/>
    <w:rsid w:val="129154D7"/>
    <w:rsid w:val="12920EF5"/>
    <w:rsid w:val="1295087A"/>
    <w:rsid w:val="12A20B21"/>
    <w:rsid w:val="12A6634B"/>
    <w:rsid w:val="12A80A21"/>
    <w:rsid w:val="12A926AA"/>
    <w:rsid w:val="12AF3986"/>
    <w:rsid w:val="12B9135C"/>
    <w:rsid w:val="12BC7810"/>
    <w:rsid w:val="12C24B1F"/>
    <w:rsid w:val="12C25368"/>
    <w:rsid w:val="12C76CD7"/>
    <w:rsid w:val="12CB18A0"/>
    <w:rsid w:val="12D053B2"/>
    <w:rsid w:val="12DA3D90"/>
    <w:rsid w:val="12DB0BEC"/>
    <w:rsid w:val="12E444B5"/>
    <w:rsid w:val="12ED4198"/>
    <w:rsid w:val="12EF539D"/>
    <w:rsid w:val="12F32766"/>
    <w:rsid w:val="12F627CC"/>
    <w:rsid w:val="12FB6012"/>
    <w:rsid w:val="13021E3F"/>
    <w:rsid w:val="130543EE"/>
    <w:rsid w:val="13074B01"/>
    <w:rsid w:val="130D1EB8"/>
    <w:rsid w:val="130E4C12"/>
    <w:rsid w:val="131211A3"/>
    <w:rsid w:val="13184D3D"/>
    <w:rsid w:val="13225964"/>
    <w:rsid w:val="1323348A"/>
    <w:rsid w:val="1326458A"/>
    <w:rsid w:val="13286D1D"/>
    <w:rsid w:val="13307FAC"/>
    <w:rsid w:val="133C381C"/>
    <w:rsid w:val="133C40E3"/>
    <w:rsid w:val="134A0035"/>
    <w:rsid w:val="134D2964"/>
    <w:rsid w:val="134E7EB7"/>
    <w:rsid w:val="134E7FA3"/>
    <w:rsid w:val="135C75AB"/>
    <w:rsid w:val="136005D9"/>
    <w:rsid w:val="136313F1"/>
    <w:rsid w:val="13685067"/>
    <w:rsid w:val="1370485B"/>
    <w:rsid w:val="13707A8F"/>
    <w:rsid w:val="13717EF5"/>
    <w:rsid w:val="137220F3"/>
    <w:rsid w:val="137637C4"/>
    <w:rsid w:val="13772503"/>
    <w:rsid w:val="137E1549"/>
    <w:rsid w:val="13854144"/>
    <w:rsid w:val="1386628D"/>
    <w:rsid w:val="13A0180C"/>
    <w:rsid w:val="13A062E5"/>
    <w:rsid w:val="13A2300B"/>
    <w:rsid w:val="13A24CF6"/>
    <w:rsid w:val="13A40CAB"/>
    <w:rsid w:val="13AC347F"/>
    <w:rsid w:val="13B3480E"/>
    <w:rsid w:val="13BB51F3"/>
    <w:rsid w:val="13BF3705"/>
    <w:rsid w:val="13C359BB"/>
    <w:rsid w:val="13CA6005"/>
    <w:rsid w:val="13CC3B21"/>
    <w:rsid w:val="13CF5E6A"/>
    <w:rsid w:val="13D23411"/>
    <w:rsid w:val="13D502B6"/>
    <w:rsid w:val="13DD2BC4"/>
    <w:rsid w:val="13E23345"/>
    <w:rsid w:val="13E67EB4"/>
    <w:rsid w:val="13E959C6"/>
    <w:rsid w:val="13EB653A"/>
    <w:rsid w:val="13F029C1"/>
    <w:rsid w:val="13F470C5"/>
    <w:rsid w:val="13F8694C"/>
    <w:rsid w:val="13F97562"/>
    <w:rsid w:val="13F97EFF"/>
    <w:rsid w:val="13FC3984"/>
    <w:rsid w:val="14060B14"/>
    <w:rsid w:val="1409136D"/>
    <w:rsid w:val="140B2FB9"/>
    <w:rsid w:val="14193060"/>
    <w:rsid w:val="142A3D74"/>
    <w:rsid w:val="143B02AF"/>
    <w:rsid w:val="144B3366"/>
    <w:rsid w:val="144C729A"/>
    <w:rsid w:val="14555DA0"/>
    <w:rsid w:val="14592CC2"/>
    <w:rsid w:val="1461070D"/>
    <w:rsid w:val="14616023"/>
    <w:rsid w:val="14667AD2"/>
    <w:rsid w:val="146B3020"/>
    <w:rsid w:val="147278A1"/>
    <w:rsid w:val="14787B3A"/>
    <w:rsid w:val="14790727"/>
    <w:rsid w:val="147C779D"/>
    <w:rsid w:val="147E10A1"/>
    <w:rsid w:val="14806449"/>
    <w:rsid w:val="1481434E"/>
    <w:rsid w:val="1482435B"/>
    <w:rsid w:val="14866F26"/>
    <w:rsid w:val="1492384F"/>
    <w:rsid w:val="149911FA"/>
    <w:rsid w:val="149A2439"/>
    <w:rsid w:val="14A40D29"/>
    <w:rsid w:val="14AC43F9"/>
    <w:rsid w:val="14B00D4D"/>
    <w:rsid w:val="14B10881"/>
    <w:rsid w:val="14B41806"/>
    <w:rsid w:val="14B64D09"/>
    <w:rsid w:val="14C16CB5"/>
    <w:rsid w:val="14D13334"/>
    <w:rsid w:val="14D159C6"/>
    <w:rsid w:val="14D233B9"/>
    <w:rsid w:val="14DB1649"/>
    <w:rsid w:val="14DD4BC8"/>
    <w:rsid w:val="14E13831"/>
    <w:rsid w:val="14EA471A"/>
    <w:rsid w:val="14EB22A9"/>
    <w:rsid w:val="14ED4E63"/>
    <w:rsid w:val="14F15E1C"/>
    <w:rsid w:val="14F3549E"/>
    <w:rsid w:val="14F94FF9"/>
    <w:rsid w:val="14FE6ABB"/>
    <w:rsid w:val="14FF6E52"/>
    <w:rsid w:val="14FF7303"/>
    <w:rsid w:val="15064605"/>
    <w:rsid w:val="15065976"/>
    <w:rsid w:val="150E0C1B"/>
    <w:rsid w:val="15113B96"/>
    <w:rsid w:val="15181268"/>
    <w:rsid w:val="15193728"/>
    <w:rsid w:val="151C7F48"/>
    <w:rsid w:val="1525714C"/>
    <w:rsid w:val="153461AC"/>
    <w:rsid w:val="153876C0"/>
    <w:rsid w:val="153A7387"/>
    <w:rsid w:val="153B3244"/>
    <w:rsid w:val="153B7EEA"/>
    <w:rsid w:val="153D4E04"/>
    <w:rsid w:val="153D70C1"/>
    <w:rsid w:val="15432418"/>
    <w:rsid w:val="15441893"/>
    <w:rsid w:val="154645F8"/>
    <w:rsid w:val="154755E4"/>
    <w:rsid w:val="154F3251"/>
    <w:rsid w:val="154F7F86"/>
    <w:rsid w:val="155147A7"/>
    <w:rsid w:val="15566E11"/>
    <w:rsid w:val="155B1212"/>
    <w:rsid w:val="155C4C28"/>
    <w:rsid w:val="15632399"/>
    <w:rsid w:val="156A7ECA"/>
    <w:rsid w:val="15720863"/>
    <w:rsid w:val="15722607"/>
    <w:rsid w:val="158135A9"/>
    <w:rsid w:val="15820C4A"/>
    <w:rsid w:val="15836462"/>
    <w:rsid w:val="15845CC9"/>
    <w:rsid w:val="159D1783"/>
    <w:rsid w:val="159F4C86"/>
    <w:rsid w:val="15A0143E"/>
    <w:rsid w:val="15A54D55"/>
    <w:rsid w:val="15A969F7"/>
    <w:rsid w:val="15AA6475"/>
    <w:rsid w:val="15AA689B"/>
    <w:rsid w:val="15BA6B35"/>
    <w:rsid w:val="15BE26E4"/>
    <w:rsid w:val="15C17F9E"/>
    <w:rsid w:val="15C63A09"/>
    <w:rsid w:val="15CA053A"/>
    <w:rsid w:val="15D00AC4"/>
    <w:rsid w:val="15E25A94"/>
    <w:rsid w:val="15E41D29"/>
    <w:rsid w:val="15EB5182"/>
    <w:rsid w:val="15EF7F09"/>
    <w:rsid w:val="15F1609B"/>
    <w:rsid w:val="15FD7FC2"/>
    <w:rsid w:val="16076D57"/>
    <w:rsid w:val="16126306"/>
    <w:rsid w:val="161812A0"/>
    <w:rsid w:val="16236D50"/>
    <w:rsid w:val="16247C45"/>
    <w:rsid w:val="162C63AB"/>
    <w:rsid w:val="162E6F5A"/>
    <w:rsid w:val="16312DB1"/>
    <w:rsid w:val="1632480C"/>
    <w:rsid w:val="1633314D"/>
    <w:rsid w:val="16391602"/>
    <w:rsid w:val="163D4989"/>
    <w:rsid w:val="164D3B25"/>
    <w:rsid w:val="164D719B"/>
    <w:rsid w:val="165010C4"/>
    <w:rsid w:val="165714CF"/>
    <w:rsid w:val="16576640"/>
    <w:rsid w:val="16596786"/>
    <w:rsid w:val="165D633E"/>
    <w:rsid w:val="166221AA"/>
    <w:rsid w:val="16641682"/>
    <w:rsid w:val="166968CA"/>
    <w:rsid w:val="166E4148"/>
    <w:rsid w:val="166F28BA"/>
    <w:rsid w:val="167456A8"/>
    <w:rsid w:val="16785E3E"/>
    <w:rsid w:val="168077F8"/>
    <w:rsid w:val="168A0107"/>
    <w:rsid w:val="168B3A44"/>
    <w:rsid w:val="16907A92"/>
    <w:rsid w:val="16915513"/>
    <w:rsid w:val="16981BFB"/>
    <w:rsid w:val="1698541C"/>
    <w:rsid w:val="16A022AB"/>
    <w:rsid w:val="16A547E8"/>
    <w:rsid w:val="16AD2BAC"/>
    <w:rsid w:val="16AD7749"/>
    <w:rsid w:val="16B02545"/>
    <w:rsid w:val="16B4634E"/>
    <w:rsid w:val="16BB4159"/>
    <w:rsid w:val="16C534EA"/>
    <w:rsid w:val="16C54FA2"/>
    <w:rsid w:val="16C66BE6"/>
    <w:rsid w:val="16CA33D0"/>
    <w:rsid w:val="16CE6F3C"/>
    <w:rsid w:val="16D0271B"/>
    <w:rsid w:val="16DB77CE"/>
    <w:rsid w:val="16E15D3E"/>
    <w:rsid w:val="16E86EC4"/>
    <w:rsid w:val="16F93553"/>
    <w:rsid w:val="16FB209C"/>
    <w:rsid w:val="1706633F"/>
    <w:rsid w:val="17084259"/>
    <w:rsid w:val="170D4E5D"/>
    <w:rsid w:val="170E023D"/>
    <w:rsid w:val="17137D16"/>
    <w:rsid w:val="1716376E"/>
    <w:rsid w:val="171A3F6D"/>
    <w:rsid w:val="17263A13"/>
    <w:rsid w:val="172E6C3D"/>
    <w:rsid w:val="172F387D"/>
    <w:rsid w:val="17375161"/>
    <w:rsid w:val="173947A8"/>
    <w:rsid w:val="173D342E"/>
    <w:rsid w:val="174A75A6"/>
    <w:rsid w:val="174C3F5E"/>
    <w:rsid w:val="174C50F1"/>
    <w:rsid w:val="175045F4"/>
    <w:rsid w:val="17516817"/>
    <w:rsid w:val="1753613D"/>
    <w:rsid w:val="17544559"/>
    <w:rsid w:val="17577063"/>
    <w:rsid w:val="17577BA6"/>
    <w:rsid w:val="176213E2"/>
    <w:rsid w:val="17621B54"/>
    <w:rsid w:val="1762443C"/>
    <w:rsid w:val="17655B2A"/>
    <w:rsid w:val="1772678E"/>
    <w:rsid w:val="17750680"/>
    <w:rsid w:val="1783679C"/>
    <w:rsid w:val="178C7B30"/>
    <w:rsid w:val="17942BA8"/>
    <w:rsid w:val="179672E4"/>
    <w:rsid w:val="179A43C1"/>
    <w:rsid w:val="179E0C70"/>
    <w:rsid w:val="17A352F8"/>
    <w:rsid w:val="17A93DE2"/>
    <w:rsid w:val="17AA4282"/>
    <w:rsid w:val="17AA503D"/>
    <w:rsid w:val="17AD069C"/>
    <w:rsid w:val="17AE026A"/>
    <w:rsid w:val="17B333E1"/>
    <w:rsid w:val="17B4314C"/>
    <w:rsid w:val="17B82D77"/>
    <w:rsid w:val="17C15C05"/>
    <w:rsid w:val="17D042B8"/>
    <w:rsid w:val="17D11723"/>
    <w:rsid w:val="17D15BAA"/>
    <w:rsid w:val="17D411F6"/>
    <w:rsid w:val="17DE3219"/>
    <w:rsid w:val="17DE7281"/>
    <w:rsid w:val="17E17DAB"/>
    <w:rsid w:val="17E52D9C"/>
    <w:rsid w:val="17EB7028"/>
    <w:rsid w:val="17F173BC"/>
    <w:rsid w:val="17F32CA0"/>
    <w:rsid w:val="17F7123C"/>
    <w:rsid w:val="17FD3F0D"/>
    <w:rsid w:val="17FEC703"/>
    <w:rsid w:val="18085202"/>
    <w:rsid w:val="1809187D"/>
    <w:rsid w:val="18101208"/>
    <w:rsid w:val="181160A0"/>
    <w:rsid w:val="181261CF"/>
    <w:rsid w:val="18155BF9"/>
    <w:rsid w:val="181B1D9C"/>
    <w:rsid w:val="181B1F72"/>
    <w:rsid w:val="182413D8"/>
    <w:rsid w:val="182A0E16"/>
    <w:rsid w:val="182B7833"/>
    <w:rsid w:val="183B3024"/>
    <w:rsid w:val="183D2FD1"/>
    <w:rsid w:val="1840688C"/>
    <w:rsid w:val="18451343"/>
    <w:rsid w:val="184F0345"/>
    <w:rsid w:val="184F349C"/>
    <w:rsid w:val="1855363A"/>
    <w:rsid w:val="185540E5"/>
    <w:rsid w:val="185928A5"/>
    <w:rsid w:val="186240B4"/>
    <w:rsid w:val="18690342"/>
    <w:rsid w:val="18700F1F"/>
    <w:rsid w:val="18716DC7"/>
    <w:rsid w:val="18836AA1"/>
    <w:rsid w:val="18882132"/>
    <w:rsid w:val="188A5E8F"/>
    <w:rsid w:val="188B09E3"/>
    <w:rsid w:val="188C597E"/>
    <w:rsid w:val="188E2504"/>
    <w:rsid w:val="188F6EFF"/>
    <w:rsid w:val="18903D6E"/>
    <w:rsid w:val="18985549"/>
    <w:rsid w:val="189A022E"/>
    <w:rsid w:val="189B6AC5"/>
    <w:rsid w:val="18A1557C"/>
    <w:rsid w:val="18A730BF"/>
    <w:rsid w:val="18A93985"/>
    <w:rsid w:val="18AC1086"/>
    <w:rsid w:val="18B10D91"/>
    <w:rsid w:val="18B4270C"/>
    <w:rsid w:val="18B43362"/>
    <w:rsid w:val="18BD7EDC"/>
    <w:rsid w:val="18C7778D"/>
    <w:rsid w:val="18DD55B5"/>
    <w:rsid w:val="18DD7E7B"/>
    <w:rsid w:val="18E476DF"/>
    <w:rsid w:val="18E75636"/>
    <w:rsid w:val="18FD4A38"/>
    <w:rsid w:val="18FE0E90"/>
    <w:rsid w:val="19061883"/>
    <w:rsid w:val="190817A0"/>
    <w:rsid w:val="190950AA"/>
    <w:rsid w:val="190B6E9A"/>
    <w:rsid w:val="190D3817"/>
    <w:rsid w:val="190F1EAC"/>
    <w:rsid w:val="191314D1"/>
    <w:rsid w:val="19155232"/>
    <w:rsid w:val="19226284"/>
    <w:rsid w:val="192B5CAE"/>
    <w:rsid w:val="192E743F"/>
    <w:rsid w:val="192E7DCB"/>
    <w:rsid w:val="19345AE7"/>
    <w:rsid w:val="19355CC5"/>
    <w:rsid w:val="193957B5"/>
    <w:rsid w:val="193A65C1"/>
    <w:rsid w:val="194128BC"/>
    <w:rsid w:val="19441605"/>
    <w:rsid w:val="194A7C8B"/>
    <w:rsid w:val="19615475"/>
    <w:rsid w:val="19635C84"/>
    <w:rsid w:val="19684692"/>
    <w:rsid w:val="1968723B"/>
    <w:rsid w:val="196A266A"/>
    <w:rsid w:val="196A5FC1"/>
    <w:rsid w:val="196C36C2"/>
    <w:rsid w:val="196D41E5"/>
    <w:rsid w:val="196D43D2"/>
    <w:rsid w:val="196D62E9"/>
    <w:rsid w:val="19706CFD"/>
    <w:rsid w:val="197255CC"/>
    <w:rsid w:val="19782D58"/>
    <w:rsid w:val="197D2182"/>
    <w:rsid w:val="198A4786"/>
    <w:rsid w:val="198E56EB"/>
    <w:rsid w:val="19A15999"/>
    <w:rsid w:val="19A838A8"/>
    <w:rsid w:val="19AC1A66"/>
    <w:rsid w:val="19AD4ED0"/>
    <w:rsid w:val="19AF6D18"/>
    <w:rsid w:val="19B33E37"/>
    <w:rsid w:val="19B6063F"/>
    <w:rsid w:val="19C65056"/>
    <w:rsid w:val="19CF5F18"/>
    <w:rsid w:val="19DF3A01"/>
    <w:rsid w:val="19E9428A"/>
    <w:rsid w:val="19EA4D01"/>
    <w:rsid w:val="19EB5BB5"/>
    <w:rsid w:val="19F94E17"/>
    <w:rsid w:val="19FA2529"/>
    <w:rsid w:val="1A082B4C"/>
    <w:rsid w:val="1A124154"/>
    <w:rsid w:val="1A12583D"/>
    <w:rsid w:val="1A257E2C"/>
    <w:rsid w:val="1A275744"/>
    <w:rsid w:val="1A2C7E03"/>
    <w:rsid w:val="1A31530D"/>
    <w:rsid w:val="1A340F0D"/>
    <w:rsid w:val="1A3C668F"/>
    <w:rsid w:val="1A467086"/>
    <w:rsid w:val="1A543041"/>
    <w:rsid w:val="1A5555DB"/>
    <w:rsid w:val="1A5C04E5"/>
    <w:rsid w:val="1A5F2C3D"/>
    <w:rsid w:val="1A613215"/>
    <w:rsid w:val="1A674BDF"/>
    <w:rsid w:val="1A6820E6"/>
    <w:rsid w:val="1A6F1FEC"/>
    <w:rsid w:val="1A6F586F"/>
    <w:rsid w:val="1A700BC8"/>
    <w:rsid w:val="1A722DDD"/>
    <w:rsid w:val="1A7D6CE5"/>
    <w:rsid w:val="1A8163F3"/>
    <w:rsid w:val="1A845156"/>
    <w:rsid w:val="1A8B0078"/>
    <w:rsid w:val="1A8B5560"/>
    <w:rsid w:val="1A8D159C"/>
    <w:rsid w:val="1A915A23"/>
    <w:rsid w:val="1A9A604F"/>
    <w:rsid w:val="1A9E27F9"/>
    <w:rsid w:val="1AA54498"/>
    <w:rsid w:val="1AA57D9D"/>
    <w:rsid w:val="1AAA0BD5"/>
    <w:rsid w:val="1ABE298D"/>
    <w:rsid w:val="1AC31A76"/>
    <w:rsid w:val="1AC51B82"/>
    <w:rsid w:val="1AC71375"/>
    <w:rsid w:val="1AD00207"/>
    <w:rsid w:val="1AD27195"/>
    <w:rsid w:val="1AD70716"/>
    <w:rsid w:val="1AE02B02"/>
    <w:rsid w:val="1AEA4385"/>
    <w:rsid w:val="1AF225C5"/>
    <w:rsid w:val="1AF70FC5"/>
    <w:rsid w:val="1AF916A0"/>
    <w:rsid w:val="1AFC0BE8"/>
    <w:rsid w:val="1AFD31CE"/>
    <w:rsid w:val="1B045D62"/>
    <w:rsid w:val="1B090C0D"/>
    <w:rsid w:val="1B1120A4"/>
    <w:rsid w:val="1B162B29"/>
    <w:rsid w:val="1B1C0EEA"/>
    <w:rsid w:val="1B1F44CF"/>
    <w:rsid w:val="1B1F5F93"/>
    <w:rsid w:val="1B202B8B"/>
    <w:rsid w:val="1B242BC5"/>
    <w:rsid w:val="1B2C695F"/>
    <w:rsid w:val="1B3061E5"/>
    <w:rsid w:val="1B31708C"/>
    <w:rsid w:val="1B3501FE"/>
    <w:rsid w:val="1B353411"/>
    <w:rsid w:val="1B3868FA"/>
    <w:rsid w:val="1B3D71C1"/>
    <w:rsid w:val="1B481CCF"/>
    <w:rsid w:val="1B481CDF"/>
    <w:rsid w:val="1B4853C4"/>
    <w:rsid w:val="1B4B328B"/>
    <w:rsid w:val="1B5976E7"/>
    <w:rsid w:val="1B612DA1"/>
    <w:rsid w:val="1B693508"/>
    <w:rsid w:val="1B6A4D1C"/>
    <w:rsid w:val="1B707488"/>
    <w:rsid w:val="1B7165D9"/>
    <w:rsid w:val="1B72604B"/>
    <w:rsid w:val="1B75684C"/>
    <w:rsid w:val="1B7A37A3"/>
    <w:rsid w:val="1B7E7853"/>
    <w:rsid w:val="1BA445E7"/>
    <w:rsid w:val="1BA74982"/>
    <w:rsid w:val="1BAF48D6"/>
    <w:rsid w:val="1BB13295"/>
    <w:rsid w:val="1BB21914"/>
    <w:rsid w:val="1BB32FF8"/>
    <w:rsid w:val="1BB3401E"/>
    <w:rsid w:val="1BB70DBB"/>
    <w:rsid w:val="1BB857AD"/>
    <w:rsid w:val="1BBD3976"/>
    <w:rsid w:val="1BBF1850"/>
    <w:rsid w:val="1BBF2C12"/>
    <w:rsid w:val="1BC1042C"/>
    <w:rsid w:val="1BC46F6E"/>
    <w:rsid w:val="1BCA718C"/>
    <w:rsid w:val="1BCB46BE"/>
    <w:rsid w:val="1BD06E1C"/>
    <w:rsid w:val="1BD553B9"/>
    <w:rsid w:val="1BDE00D2"/>
    <w:rsid w:val="1BE03147"/>
    <w:rsid w:val="1BE45A7B"/>
    <w:rsid w:val="1BE57868"/>
    <w:rsid w:val="1BE972DA"/>
    <w:rsid w:val="1BEE3761"/>
    <w:rsid w:val="1BEF2D2A"/>
    <w:rsid w:val="1BF822C9"/>
    <w:rsid w:val="1C01523F"/>
    <w:rsid w:val="1C042150"/>
    <w:rsid w:val="1C0A51E7"/>
    <w:rsid w:val="1C154EDE"/>
    <w:rsid w:val="1C16002F"/>
    <w:rsid w:val="1C1A3895"/>
    <w:rsid w:val="1C250273"/>
    <w:rsid w:val="1C264D15"/>
    <w:rsid w:val="1C2858AF"/>
    <w:rsid w:val="1C2A6A69"/>
    <w:rsid w:val="1C3E1334"/>
    <w:rsid w:val="1C400181"/>
    <w:rsid w:val="1C420E24"/>
    <w:rsid w:val="1C47148E"/>
    <w:rsid w:val="1C471EA8"/>
    <w:rsid w:val="1C4E0143"/>
    <w:rsid w:val="1C4E1078"/>
    <w:rsid w:val="1C502DEB"/>
    <w:rsid w:val="1C505664"/>
    <w:rsid w:val="1C546989"/>
    <w:rsid w:val="1C5655DF"/>
    <w:rsid w:val="1C5F4D1A"/>
    <w:rsid w:val="1C6372F4"/>
    <w:rsid w:val="1C6568C1"/>
    <w:rsid w:val="1C66196E"/>
    <w:rsid w:val="1C6A403B"/>
    <w:rsid w:val="1C71524A"/>
    <w:rsid w:val="1C74143C"/>
    <w:rsid w:val="1C763682"/>
    <w:rsid w:val="1C7656A8"/>
    <w:rsid w:val="1C7836C6"/>
    <w:rsid w:val="1C7B0DC7"/>
    <w:rsid w:val="1C7B60E4"/>
    <w:rsid w:val="1C7D38B0"/>
    <w:rsid w:val="1C8261A0"/>
    <w:rsid w:val="1C8A70F3"/>
    <w:rsid w:val="1C8D7DE8"/>
    <w:rsid w:val="1CAA5D0B"/>
    <w:rsid w:val="1CAB5AF6"/>
    <w:rsid w:val="1CAC629E"/>
    <w:rsid w:val="1CAD5867"/>
    <w:rsid w:val="1CB15A1E"/>
    <w:rsid w:val="1CBC2C96"/>
    <w:rsid w:val="1CBF5840"/>
    <w:rsid w:val="1CC30CC1"/>
    <w:rsid w:val="1CCB0E1A"/>
    <w:rsid w:val="1CD6118D"/>
    <w:rsid w:val="1CD6156D"/>
    <w:rsid w:val="1CD83537"/>
    <w:rsid w:val="1CDC4DD5"/>
    <w:rsid w:val="1CDD0B4D"/>
    <w:rsid w:val="1CE95760"/>
    <w:rsid w:val="1CF00B36"/>
    <w:rsid w:val="1CF34407"/>
    <w:rsid w:val="1CF57F55"/>
    <w:rsid w:val="1D047E88"/>
    <w:rsid w:val="1D08703A"/>
    <w:rsid w:val="1D11662C"/>
    <w:rsid w:val="1D147AE8"/>
    <w:rsid w:val="1D1555E4"/>
    <w:rsid w:val="1D18489E"/>
    <w:rsid w:val="1D1A1BCA"/>
    <w:rsid w:val="1D260771"/>
    <w:rsid w:val="1D2C0BEB"/>
    <w:rsid w:val="1D352D43"/>
    <w:rsid w:val="1D385AB9"/>
    <w:rsid w:val="1D385D84"/>
    <w:rsid w:val="1D3F6301"/>
    <w:rsid w:val="1D42276C"/>
    <w:rsid w:val="1D435406"/>
    <w:rsid w:val="1D4A3A1E"/>
    <w:rsid w:val="1D4F79D3"/>
    <w:rsid w:val="1D575BA7"/>
    <w:rsid w:val="1D5C4168"/>
    <w:rsid w:val="1D5F06AB"/>
    <w:rsid w:val="1D5F48BD"/>
    <w:rsid w:val="1D614C1E"/>
    <w:rsid w:val="1D632428"/>
    <w:rsid w:val="1D64045D"/>
    <w:rsid w:val="1D672D1A"/>
    <w:rsid w:val="1D6D03C8"/>
    <w:rsid w:val="1D70551D"/>
    <w:rsid w:val="1D72392A"/>
    <w:rsid w:val="1D752B34"/>
    <w:rsid w:val="1D783268"/>
    <w:rsid w:val="1D807281"/>
    <w:rsid w:val="1D82388A"/>
    <w:rsid w:val="1D840FC9"/>
    <w:rsid w:val="1D8B05A9"/>
    <w:rsid w:val="1D8B67FB"/>
    <w:rsid w:val="1D8C001A"/>
    <w:rsid w:val="1D957B9B"/>
    <w:rsid w:val="1D96467B"/>
    <w:rsid w:val="1D9B6CA0"/>
    <w:rsid w:val="1DA83DB7"/>
    <w:rsid w:val="1DAA1F72"/>
    <w:rsid w:val="1DAA6C81"/>
    <w:rsid w:val="1DAC5C6B"/>
    <w:rsid w:val="1DB418AE"/>
    <w:rsid w:val="1DB5784A"/>
    <w:rsid w:val="1DB96EC4"/>
    <w:rsid w:val="1DBA7555"/>
    <w:rsid w:val="1DC95998"/>
    <w:rsid w:val="1DCA465F"/>
    <w:rsid w:val="1DD030C8"/>
    <w:rsid w:val="1DD109F2"/>
    <w:rsid w:val="1DD47C35"/>
    <w:rsid w:val="1DD52840"/>
    <w:rsid w:val="1DD81FE2"/>
    <w:rsid w:val="1DE02B0B"/>
    <w:rsid w:val="1DE07484"/>
    <w:rsid w:val="1DEB1048"/>
    <w:rsid w:val="1DF502FC"/>
    <w:rsid w:val="1DFA5DE8"/>
    <w:rsid w:val="1E004334"/>
    <w:rsid w:val="1E0821D6"/>
    <w:rsid w:val="1E0850D6"/>
    <w:rsid w:val="1E0E7789"/>
    <w:rsid w:val="1E1973D0"/>
    <w:rsid w:val="1E1B44E3"/>
    <w:rsid w:val="1E1F7199"/>
    <w:rsid w:val="1E20147D"/>
    <w:rsid w:val="1E2D435A"/>
    <w:rsid w:val="1E322697"/>
    <w:rsid w:val="1E362435"/>
    <w:rsid w:val="1E3E48DE"/>
    <w:rsid w:val="1E3F19AC"/>
    <w:rsid w:val="1E411FDC"/>
    <w:rsid w:val="1E4179CF"/>
    <w:rsid w:val="1E432C32"/>
    <w:rsid w:val="1E433DCE"/>
    <w:rsid w:val="1E4D585F"/>
    <w:rsid w:val="1E553403"/>
    <w:rsid w:val="1E65704C"/>
    <w:rsid w:val="1E6B455C"/>
    <w:rsid w:val="1E6D5FB9"/>
    <w:rsid w:val="1E6E4A7A"/>
    <w:rsid w:val="1E780B2E"/>
    <w:rsid w:val="1E78777B"/>
    <w:rsid w:val="1E7C1811"/>
    <w:rsid w:val="1E7D5094"/>
    <w:rsid w:val="1E7E25B9"/>
    <w:rsid w:val="1E86274F"/>
    <w:rsid w:val="1E8E56B0"/>
    <w:rsid w:val="1E953A62"/>
    <w:rsid w:val="1E963C41"/>
    <w:rsid w:val="1E982433"/>
    <w:rsid w:val="1E9B42AC"/>
    <w:rsid w:val="1EA55AB9"/>
    <w:rsid w:val="1EAD1FE0"/>
    <w:rsid w:val="1EB4069A"/>
    <w:rsid w:val="1EB8496B"/>
    <w:rsid w:val="1EBA2EF4"/>
    <w:rsid w:val="1EBB4B79"/>
    <w:rsid w:val="1EBC25FB"/>
    <w:rsid w:val="1EC23A45"/>
    <w:rsid w:val="1EC453B5"/>
    <w:rsid w:val="1EC45A5C"/>
    <w:rsid w:val="1EC80E90"/>
    <w:rsid w:val="1EE45D3E"/>
    <w:rsid w:val="1EEA56C8"/>
    <w:rsid w:val="1EF83987"/>
    <w:rsid w:val="1EFF5738"/>
    <w:rsid w:val="1F0114A7"/>
    <w:rsid w:val="1F065729"/>
    <w:rsid w:val="1F0771F7"/>
    <w:rsid w:val="1F0D2769"/>
    <w:rsid w:val="1F135208"/>
    <w:rsid w:val="1F170346"/>
    <w:rsid w:val="1F1C3BAF"/>
    <w:rsid w:val="1F1C7196"/>
    <w:rsid w:val="1F1D1FBD"/>
    <w:rsid w:val="1F207762"/>
    <w:rsid w:val="1F21439F"/>
    <w:rsid w:val="1F2E6B9D"/>
    <w:rsid w:val="1F341452"/>
    <w:rsid w:val="1F342F9E"/>
    <w:rsid w:val="1F34517D"/>
    <w:rsid w:val="1F434CAD"/>
    <w:rsid w:val="1F4464BA"/>
    <w:rsid w:val="1F4849A4"/>
    <w:rsid w:val="1F490A3F"/>
    <w:rsid w:val="1F5007F1"/>
    <w:rsid w:val="1F5231A1"/>
    <w:rsid w:val="1F543A73"/>
    <w:rsid w:val="1F5817E1"/>
    <w:rsid w:val="1F65554F"/>
    <w:rsid w:val="1F675F90"/>
    <w:rsid w:val="1F6A149A"/>
    <w:rsid w:val="1F6B2440"/>
    <w:rsid w:val="1F6E1F30"/>
    <w:rsid w:val="1F7F50D6"/>
    <w:rsid w:val="1F7F5C80"/>
    <w:rsid w:val="1F995FE0"/>
    <w:rsid w:val="1F9A415C"/>
    <w:rsid w:val="1F9C5A88"/>
    <w:rsid w:val="1FB060A0"/>
    <w:rsid w:val="1FB06717"/>
    <w:rsid w:val="1FB43F71"/>
    <w:rsid w:val="1FB922B6"/>
    <w:rsid w:val="1FC259D5"/>
    <w:rsid w:val="1FCC023A"/>
    <w:rsid w:val="1FCD292D"/>
    <w:rsid w:val="1FD00E3E"/>
    <w:rsid w:val="1FD40D0E"/>
    <w:rsid w:val="1FDA2689"/>
    <w:rsid w:val="1FE26C7D"/>
    <w:rsid w:val="1FE60DE3"/>
    <w:rsid w:val="1FED4D7C"/>
    <w:rsid w:val="1FF71342"/>
    <w:rsid w:val="1FF937B7"/>
    <w:rsid w:val="1FFF67A6"/>
    <w:rsid w:val="1FFF6CC7"/>
    <w:rsid w:val="20020FF7"/>
    <w:rsid w:val="20027C69"/>
    <w:rsid w:val="2006117C"/>
    <w:rsid w:val="200B1B5D"/>
    <w:rsid w:val="20124FB2"/>
    <w:rsid w:val="201C3916"/>
    <w:rsid w:val="20213E28"/>
    <w:rsid w:val="20232D1B"/>
    <w:rsid w:val="2024414B"/>
    <w:rsid w:val="202456D9"/>
    <w:rsid w:val="202E4CC1"/>
    <w:rsid w:val="202F15AB"/>
    <w:rsid w:val="203A6D77"/>
    <w:rsid w:val="203B6136"/>
    <w:rsid w:val="203C3A45"/>
    <w:rsid w:val="2040567B"/>
    <w:rsid w:val="20450DFD"/>
    <w:rsid w:val="20476A09"/>
    <w:rsid w:val="204C4020"/>
    <w:rsid w:val="204F4F90"/>
    <w:rsid w:val="20501BC6"/>
    <w:rsid w:val="20655E46"/>
    <w:rsid w:val="206575E0"/>
    <w:rsid w:val="20664030"/>
    <w:rsid w:val="206C7F98"/>
    <w:rsid w:val="206D1862"/>
    <w:rsid w:val="2079749D"/>
    <w:rsid w:val="207E43F5"/>
    <w:rsid w:val="20833201"/>
    <w:rsid w:val="208337BA"/>
    <w:rsid w:val="2083774F"/>
    <w:rsid w:val="20841B24"/>
    <w:rsid w:val="208870A0"/>
    <w:rsid w:val="20894852"/>
    <w:rsid w:val="20924ED8"/>
    <w:rsid w:val="20961854"/>
    <w:rsid w:val="20A53730"/>
    <w:rsid w:val="20AA5351"/>
    <w:rsid w:val="20B135CD"/>
    <w:rsid w:val="20B27232"/>
    <w:rsid w:val="20B61D55"/>
    <w:rsid w:val="20B72EDA"/>
    <w:rsid w:val="20BD3608"/>
    <w:rsid w:val="20D21CE6"/>
    <w:rsid w:val="20D82B1A"/>
    <w:rsid w:val="20D93FA7"/>
    <w:rsid w:val="20D94DDE"/>
    <w:rsid w:val="20DC4C14"/>
    <w:rsid w:val="20E02300"/>
    <w:rsid w:val="20E21F80"/>
    <w:rsid w:val="20E76408"/>
    <w:rsid w:val="20EF2FBC"/>
    <w:rsid w:val="20FA1B61"/>
    <w:rsid w:val="2100141B"/>
    <w:rsid w:val="21016FB2"/>
    <w:rsid w:val="210406C9"/>
    <w:rsid w:val="210437B9"/>
    <w:rsid w:val="21066D67"/>
    <w:rsid w:val="2109358E"/>
    <w:rsid w:val="211116D2"/>
    <w:rsid w:val="211B3BA2"/>
    <w:rsid w:val="21211FB4"/>
    <w:rsid w:val="2128213A"/>
    <w:rsid w:val="212D20A3"/>
    <w:rsid w:val="21311DFD"/>
    <w:rsid w:val="2134416F"/>
    <w:rsid w:val="213A01DA"/>
    <w:rsid w:val="21453DE1"/>
    <w:rsid w:val="214E5B76"/>
    <w:rsid w:val="215562E0"/>
    <w:rsid w:val="21590CC5"/>
    <w:rsid w:val="21611D4D"/>
    <w:rsid w:val="216215D5"/>
    <w:rsid w:val="21624D20"/>
    <w:rsid w:val="217E5007"/>
    <w:rsid w:val="21836286"/>
    <w:rsid w:val="21865B5C"/>
    <w:rsid w:val="2187050F"/>
    <w:rsid w:val="2196425A"/>
    <w:rsid w:val="21972CF8"/>
    <w:rsid w:val="21995ED8"/>
    <w:rsid w:val="219C2D85"/>
    <w:rsid w:val="21A2105B"/>
    <w:rsid w:val="21A33850"/>
    <w:rsid w:val="21A47E8B"/>
    <w:rsid w:val="21AD6D40"/>
    <w:rsid w:val="21AF37D9"/>
    <w:rsid w:val="21BE0669"/>
    <w:rsid w:val="21C0196E"/>
    <w:rsid w:val="21C173F0"/>
    <w:rsid w:val="21C701AF"/>
    <w:rsid w:val="21C8560F"/>
    <w:rsid w:val="21CF4187"/>
    <w:rsid w:val="21D318E5"/>
    <w:rsid w:val="21D50045"/>
    <w:rsid w:val="21DA02F6"/>
    <w:rsid w:val="21DB7F9A"/>
    <w:rsid w:val="21E12E8E"/>
    <w:rsid w:val="21E976A3"/>
    <w:rsid w:val="21EE11B9"/>
    <w:rsid w:val="21EF0664"/>
    <w:rsid w:val="21F74F5E"/>
    <w:rsid w:val="21FB7ADE"/>
    <w:rsid w:val="21FD39A7"/>
    <w:rsid w:val="21FD39D1"/>
    <w:rsid w:val="21FF287E"/>
    <w:rsid w:val="21FF6ED4"/>
    <w:rsid w:val="22046008"/>
    <w:rsid w:val="220903C1"/>
    <w:rsid w:val="220E10F5"/>
    <w:rsid w:val="22100572"/>
    <w:rsid w:val="22116E06"/>
    <w:rsid w:val="2216375D"/>
    <w:rsid w:val="221B014E"/>
    <w:rsid w:val="221C4F27"/>
    <w:rsid w:val="221C5F69"/>
    <w:rsid w:val="22250345"/>
    <w:rsid w:val="22274D44"/>
    <w:rsid w:val="22277E86"/>
    <w:rsid w:val="222E41A0"/>
    <w:rsid w:val="222F450C"/>
    <w:rsid w:val="22303FDC"/>
    <w:rsid w:val="22362F9A"/>
    <w:rsid w:val="223B259E"/>
    <w:rsid w:val="223F1AF3"/>
    <w:rsid w:val="22420C43"/>
    <w:rsid w:val="22451BC7"/>
    <w:rsid w:val="2245454D"/>
    <w:rsid w:val="224805CD"/>
    <w:rsid w:val="224D22D1"/>
    <w:rsid w:val="225278CE"/>
    <w:rsid w:val="225A43D2"/>
    <w:rsid w:val="225D191D"/>
    <w:rsid w:val="225E5945"/>
    <w:rsid w:val="22684718"/>
    <w:rsid w:val="226C1BBE"/>
    <w:rsid w:val="22712CF4"/>
    <w:rsid w:val="22723E3F"/>
    <w:rsid w:val="22745AB0"/>
    <w:rsid w:val="22750198"/>
    <w:rsid w:val="22763ECE"/>
    <w:rsid w:val="2277369B"/>
    <w:rsid w:val="227B4222"/>
    <w:rsid w:val="22804455"/>
    <w:rsid w:val="228201CD"/>
    <w:rsid w:val="22831499"/>
    <w:rsid w:val="22873318"/>
    <w:rsid w:val="228A6A40"/>
    <w:rsid w:val="229C6C77"/>
    <w:rsid w:val="229D6DB5"/>
    <w:rsid w:val="229F39AE"/>
    <w:rsid w:val="22A26045"/>
    <w:rsid w:val="22A5204F"/>
    <w:rsid w:val="22A67716"/>
    <w:rsid w:val="22A86FE6"/>
    <w:rsid w:val="22AB3233"/>
    <w:rsid w:val="22AE7F72"/>
    <w:rsid w:val="22AF37F5"/>
    <w:rsid w:val="22B25407"/>
    <w:rsid w:val="22BA5686"/>
    <w:rsid w:val="22C06C83"/>
    <w:rsid w:val="22C06D6D"/>
    <w:rsid w:val="22C37E78"/>
    <w:rsid w:val="22C47F17"/>
    <w:rsid w:val="22C541CF"/>
    <w:rsid w:val="22D221CB"/>
    <w:rsid w:val="22D55D68"/>
    <w:rsid w:val="22E10830"/>
    <w:rsid w:val="22E31B30"/>
    <w:rsid w:val="22E53580"/>
    <w:rsid w:val="22E639B9"/>
    <w:rsid w:val="22E83DA8"/>
    <w:rsid w:val="22F922E7"/>
    <w:rsid w:val="22FA03F1"/>
    <w:rsid w:val="22FF4879"/>
    <w:rsid w:val="23005595"/>
    <w:rsid w:val="23046E34"/>
    <w:rsid w:val="230B4211"/>
    <w:rsid w:val="23112215"/>
    <w:rsid w:val="23127C96"/>
    <w:rsid w:val="23163E43"/>
    <w:rsid w:val="23256CB7"/>
    <w:rsid w:val="232836D2"/>
    <w:rsid w:val="233E1DDF"/>
    <w:rsid w:val="2344756C"/>
    <w:rsid w:val="2345176A"/>
    <w:rsid w:val="234619DB"/>
    <w:rsid w:val="234B5198"/>
    <w:rsid w:val="234C00C4"/>
    <w:rsid w:val="23616034"/>
    <w:rsid w:val="236917F0"/>
    <w:rsid w:val="236A4649"/>
    <w:rsid w:val="236E03B0"/>
    <w:rsid w:val="236E1A29"/>
    <w:rsid w:val="237815D0"/>
    <w:rsid w:val="237D0994"/>
    <w:rsid w:val="237F1D63"/>
    <w:rsid w:val="237F3E72"/>
    <w:rsid w:val="23807FAD"/>
    <w:rsid w:val="23833839"/>
    <w:rsid w:val="238A075D"/>
    <w:rsid w:val="238B2AB5"/>
    <w:rsid w:val="238B30B1"/>
    <w:rsid w:val="238B7B08"/>
    <w:rsid w:val="238E4FC4"/>
    <w:rsid w:val="23906919"/>
    <w:rsid w:val="23931FBE"/>
    <w:rsid w:val="23947A3D"/>
    <w:rsid w:val="23971A56"/>
    <w:rsid w:val="239773AE"/>
    <w:rsid w:val="23A1585D"/>
    <w:rsid w:val="23A25387"/>
    <w:rsid w:val="23A45F21"/>
    <w:rsid w:val="23AF735E"/>
    <w:rsid w:val="23BD012F"/>
    <w:rsid w:val="23BD33D6"/>
    <w:rsid w:val="23C32038"/>
    <w:rsid w:val="23D17CF2"/>
    <w:rsid w:val="23D63257"/>
    <w:rsid w:val="23DD0E7C"/>
    <w:rsid w:val="23DD452A"/>
    <w:rsid w:val="23E634F2"/>
    <w:rsid w:val="23ED5788"/>
    <w:rsid w:val="23EF70D6"/>
    <w:rsid w:val="23F47809"/>
    <w:rsid w:val="23F97D2C"/>
    <w:rsid w:val="23FB5A15"/>
    <w:rsid w:val="23FC732D"/>
    <w:rsid w:val="23FE63A3"/>
    <w:rsid w:val="23FF3539"/>
    <w:rsid w:val="240D7F6A"/>
    <w:rsid w:val="240E6C34"/>
    <w:rsid w:val="241035B6"/>
    <w:rsid w:val="24151B2C"/>
    <w:rsid w:val="24172110"/>
    <w:rsid w:val="24172B6C"/>
    <w:rsid w:val="2419690F"/>
    <w:rsid w:val="241B595C"/>
    <w:rsid w:val="241D1A49"/>
    <w:rsid w:val="24223CEC"/>
    <w:rsid w:val="242B0763"/>
    <w:rsid w:val="242C1EFB"/>
    <w:rsid w:val="242D23BA"/>
    <w:rsid w:val="24371FF7"/>
    <w:rsid w:val="243B1A1F"/>
    <w:rsid w:val="243F1760"/>
    <w:rsid w:val="24405B04"/>
    <w:rsid w:val="24485B15"/>
    <w:rsid w:val="245154CD"/>
    <w:rsid w:val="24567CD5"/>
    <w:rsid w:val="24567F54"/>
    <w:rsid w:val="245F02C4"/>
    <w:rsid w:val="245F176F"/>
    <w:rsid w:val="245F7907"/>
    <w:rsid w:val="246A562A"/>
    <w:rsid w:val="246B4DDF"/>
    <w:rsid w:val="24707B88"/>
    <w:rsid w:val="247716D6"/>
    <w:rsid w:val="247C018E"/>
    <w:rsid w:val="247C2F75"/>
    <w:rsid w:val="247F25C4"/>
    <w:rsid w:val="24815382"/>
    <w:rsid w:val="24822706"/>
    <w:rsid w:val="24877939"/>
    <w:rsid w:val="248B7883"/>
    <w:rsid w:val="24955C14"/>
    <w:rsid w:val="249C1D1C"/>
    <w:rsid w:val="24A1286B"/>
    <w:rsid w:val="24A27E83"/>
    <w:rsid w:val="24A8491F"/>
    <w:rsid w:val="24C33D16"/>
    <w:rsid w:val="24C73E65"/>
    <w:rsid w:val="24C9502C"/>
    <w:rsid w:val="24CB2E07"/>
    <w:rsid w:val="24D71F01"/>
    <w:rsid w:val="24DA1A4E"/>
    <w:rsid w:val="24DE730D"/>
    <w:rsid w:val="24E37F11"/>
    <w:rsid w:val="24E430D1"/>
    <w:rsid w:val="24E60E96"/>
    <w:rsid w:val="24E8350B"/>
    <w:rsid w:val="24E9569E"/>
    <w:rsid w:val="24F72435"/>
    <w:rsid w:val="24FC2618"/>
    <w:rsid w:val="25010DBF"/>
    <w:rsid w:val="25014621"/>
    <w:rsid w:val="250613CB"/>
    <w:rsid w:val="25115838"/>
    <w:rsid w:val="25156162"/>
    <w:rsid w:val="251610A0"/>
    <w:rsid w:val="25196512"/>
    <w:rsid w:val="25237319"/>
    <w:rsid w:val="252427BC"/>
    <w:rsid w:val="252A06A8"/>
    <w:rsid w:val="25356186"/>
    <w:rsid w:val="253F4E47"/>
    <w:rsid w:val="25453527"/>
    <w:rsid w:val="254730DF"/>
    <w:rsid w:val="254933EC"/>
    <w:rsid w:val="254E10C5"/>
    <w:rsid w:val="254E2E44"/>
    <w:rsid w:val="254F08BF"/>
    <w:rsid w:val="25507C9B"/>
    <w:rsid w:val="2552283D"/>
    <w:rsid w:val="255D10B6"/>
    <w:rsid w:val="256E3B5B"/>
    <w:rsid w:val="2571687C"/>
    <w:rsid w:val="257449E3"/>
    <w:rsid w:val="25744FE5"/>
    <w:rsid w:val="25762D04"/>
    <w:rsid w:val="25776207"/>
    <w:rsid w:val="257D6844"/>
    <w:rsid w:val="257E0677"/>
    <w:rsid w:val="25894BE6"/>
    <w:rsid w:val="258E0028"/>
    <w:rsid w:val="25931F4C"/>
    <w:rsid w:val="25A45C5A"/>
    <w:rsid w:val="25A72749"/>
    <w:rsid w:val="25A847D7"/>
    <w:rsid w:val="25A92EE7"/>
    <w:rsid w:val="25B46FB7"/>
    <w:rsid w:val="25B76FF0"/>
    <w:rsid w:val="25B85DB9"/>
    <w:rsid w:val="25BA7C7E"/>
    <w:rsid w:val="25C36459"/>
    <w:rsid w:val="25CC1CE4"/>
    <w:rsid w:val="25D0124F"/>
    <w:rsid w:val="25D42A8C"/>
    <w:rsid w:val="25DE142E"/>
    <w:rsid w:val="25DF5936"/>
    <w:rsid w:val="25E062B2"/>
    <w:rsid w:val="25E3379E"/>
    <w:rsid w:val="25E906F8"/>
    <w:rsid w:val="25E94A33"/>
    <w:rsid w:val="25EC61C5"/>
    <w:rsid w:val="25F04BCC"/>
    <w:rsid w:val="25F35B50"/>
    <w:rsid w:val="25F60311"/>
    <w:rsid w:val="25F67109"/>
    <w:rsid w:val="25FE2B31"/>
    <w:rsid w:val="26004968"/>
    <w:rsid w:val="260C0C79"/>
    <w:rsid w:val="260D24B0"/>
    <w:rsid w:val="260D435E"/>
    <w:rsid w:val="260E79FF"/>
    <w:rsid w:val="261456BD"/>
    <w:rsid w:val="26174F26"/>
    <w:rsid w:val="2618250D"/>
    <w:rsid w:val="261E43BB"/>
    <w:rsid w:val="2622669F"/>
    <w:rsid w:val="26274D25"/>
    <w:rsid w:val="262B152D"/>
    <w:rsid w:val="262D48F3"/>
    <w:rsid w:val="262F4DF6"/>
    <w:rsid w:val="26356F09"/>
    <w:rsid w:val="2637753E"/>
    <w:rsid w:val="26380843"/>
    <w:rsid w:val="263B5A87"/>
    <w:rsid w:val="263C7249"/>
    <w:rsid w:val="26462AA2"/>
    <w:rsid w:val="264A3FE1"/>
    <w:rsid w:val="264F4111"/>
    <w:rsid w:val="2651207C"/>
    <w:rsid w:val="265274C9"/>
    <w:rsid w:val="26532CDA"/>
    <w:rsid w:val="265804CA"/>
    <w:rsid w:val="265D777E"/>
    <w:rsid w:val="26702EAE"/>
    <w:rsid w:val="267231D6"/>
    <w:rsid w:val="26897D83"/>
    <w:rsid w:val="268A74F7"/>
    <w:rsid w:val="268E480D"/>
    <w:rsid w:val="268F6549"/>
    <w:rsid w:val="26924756"/>
    <w:rsid w:val="269404CF"/>
    <w:rsid w:val="26981B61"/>
    <w:rsid w:val="26B23E11"/>
    <w:rsid w:val="26BD59D5"/>
    <w:rsid w:val="26C00E9C"/>
    <w:rsid w:val="26C8461C"/>
    <w:rsid w:val="26CA3648"/>
    <w:rsid w:val="26CF20B5"/>
    <w:rsid w:val="26D601DE"/>
    <w:rsid w:val="26D60639"/>
    <w:rsid w:val="26DE3F14"/>
    <w:rsid w:val="26E40EBA"/>
    <w:rsid w:val="26E469D6"/>
    <w:rsid w:val="26ED0FC5"/>
    <w:rsid w:val="26FC46AD"/>
    <w:rsid w:val="26FD41E3"/>
    <w:rsid w:val="27004A09"/>
    <w:rsid w:val="271D2FDF"/>
    <w:rsid w:val="271F6B87"/>
    <w:rsid w:val="272E1FC9"/>
    <w:rsid w:val="27346553"/>
    <w:rsid w:val="273852FE"/>
    <w:rsid w:val="2742340B"/>
    <w:rsid w:val="2743139C"/>
    <w:rsid w:val="27457E9C"/>
    <w:rsid w:val="27470E43"/>
    <w:rsid w:val="274B46BE"/>
    <w:rsid w:val="274C0C22"/>
    <w:rsid w:val="274C2B57"/>
    <w:rsid w:val="274E038B"/>
    <w:rsid w:val="27501CE3"/>
    <w:rsid w:val="27536A11"/>
    <w:rsid w:val="27552BEB"/>
    <w:rsid w:val="275F60A7"/>
    <w:rsid w:val="27603B29"/>
    <w:rsid w:val="2764252F"/>
    <w:rsid w:val="2769195B"/>
    <w:rsid w:val="276A4018"/>
    <w:rsid w:val="276A43BB"/>
    <w:rsid w:val="276B0EDE"/>
    <w:rsid w:val="27757296"/>
    <w:rsid w:val="277D0F63"/>
    <w:rsid w:val="27845333"/>
    <w:rsid w:val="278A0E95"/>
    <w:rsid w:val="278E0020"/>
    <w:rsid w:val="278E3170"/>
    <w:rsid w:val="27974F81"/>
    <w:rsid w:val="279C5F0C"/>
    <w:rsid w:val="27A12394"/>
    <w:rsid w:val="27A27E15"/>
    <w:rsid w:val="27A84DBE"/>
    <w:rsid w:val="27AB27E9"/>
    <w:rsid w:val="27B377EB"/>
    <w:rsid w:val="27B53233"/>
    <w:rsid w:val="27B73EF3"/>
    <w:rsid w:val="27BA75CE"/>
    <w:rsid w:val="27BD6C9C"/>
    <w:rsid w:val="27BF3F2A"/>
    <w:rsid w:val="27C937EA"/>
    <w:rsid w:val="27C94244"/>
    <w:rsid w:val="27CF5817"/>
    <w:rsid w:val="27D93E08"/>
    <w:rsid w:val="27D9536F"/>
    <w:rsid w:val="27DC0EF4"/>
    <w:rsid w:val="27E0359F"/>
    <w:rsid w:val="27E12DEE"/>
    <w:rsid w:val="27E43D09"/>
    <w:rsid w:val="27E92788"/>
    <w:rsid w:val="27EB4249"/>
    <w:rsid w:val="27F26DD6"/>
    <w:rsid w:val="27F4137B"/>
    <w:rsid w:val="27F56005"/>
    <w:rsid w:val="28016468"/>
    <w:rsid w:val="28032558"/>
    <w:rsid w:val="28081174"/>
    <w:rsid w:val="281036FC"/>
    <w:rsid w:val="28181F0B"/>
    <w:rsid w:val="281E42BE"/>
    <w:rsid w:val="28213FE4"/>
    <w:rsid w:val="282E59EC"/>
    <w:rsid w:val="283205FE"/>
    <w:rsid w:val="28331C1B"/>
    <w:rsid w:val="28357004"/>
    <w:rsid w:val="283C417B"/>
    <w:rsid w:val="283E54BF"/>
    <w:rsid w:val="283F7913"/>
    <w:rsid w:val="284303E8"/>
    <w:rsid w:val="284B0F36"/>
    <w:rsid w:val="28623F84"/>
    <w:rsid w:val="28624148"/>
    <w:rsid w:val="286701B3"/>
    <w:rsid w:val="28687BC2"/>
    <w:rsid w:val="286A785E"/>
    <w:rsid w:val="286D0FD7"/>
    <w:rsid w:val="286E581F"/>
    <w:rsid w:val="28757DED"/>
    <w:rsid w:val="28830C8B"/>
    <w:rsid w:val="2883519B"/>
    <w:rsid w:val="288D2522"/>
    <w:rsid w:val="28902F18"/>
    <w:rsid w:val="28942A77"/>
    <w:rsid w:val="28950B22"/>
    <w:rsid w:val="289912A7"/>
    <w:rsid w:val="289B58EC"/>
    <w:rsid w:val="28A21BB6"/>
    <w:rsid w:val="28A6316F"/>
    <w:rsid w:val="28B356D4"/>
    <w:rsid w:val="28B664AB"/>
    <w:rsid w:val="28C22698"/>
    <w:rsid w:val="28C3051A"/>
    <w:rsid w:val="28C34B64"/>
    <w:rsid w:val="28C668F3"/>
    <w:rsid w:val="28C9432D"/>
    <w:rsid w:val="28D037AE"/>
    <w:rsid w:val="28D53673"/>
    <w:rsid w:val="28D8189E"/>
    <w:rsid w:val="28DF1501"/>
    <w:rsid w:val="28ED2118"/>
    <w:rsid w:val="28F2235F"/>
    <w:rsid w:val="28F25983"/>
    <w:rsid w:val="28F46F53"/>
    <w:rsid w:val="28FE6A4D"/>
    <w:rsid w:val="29045FF1"/>
    <w:rsid w:val="290A03D1"/>
    <w:rsid w:val="290B64C5"/>
    <w:rsid w:val="290C6A42"/>
    <w:rsid w:val="290D6316"/>
    <w:rsid w:val="290D7067"/>
    <w:rsid w:val="290E4E30"/>
    <w:rsid w:val="290F02E0"/>
    <w:rsid w:val="290F629E"/>
    <w:rsid w:val="29144474"/>
    <w:rsid w:val="291476A5"/>
    <w:rsid w:val="29200286"/>
    <w:rsid w:val="29210904"/>
    <w:rsid w:val="292319A0"/>
    <w:rsid w:val="29232F94"/>
    <w:rsid w:val="292472AB"/>
    <w:rsid w:val="292976D4"/>
    <w:rsid w:val="292C0F27"/>
    <w:rsid w:val="293814DA"/>
    <w:rsid w:val="293F1C4C"/>
    <w:rsid w:val="294D0D1A"/>
    <w:rsid w:val="2955644C"/>
    <w:rsid w:val="295568E4"/>
    <w:rsid w:val="295B47CE"/>
    <w:rsid w:val="295E5B6D"/>
    <w:rsid w:val="295E7D6B"/>
    <w:rsid w:val="29621FF4"/>
    <w:rsid w:val="296879F1"/>
    <w:rsid w:val="297339A7"/>
    <w:rsid w:val="29773652"/>
    <w:rsid w:val="297B6774"/>
    <w:rsid w:val="29821D19"/>
    <w:rsid w:val="29894FB6"/>
    <w:rsid w:val="299678F2"/>
    <w:rsid w:val="299747E3"/>
    <w:rsid w:val="299A404E"/>
    <w:rsid w:val="29A02082"/>
    <w:rsid w:val="29AD7F37"/>
    <w:rsid w:val="29AE2ACE"/>
    <w:rsid w:val="29AF561F"/>
    <w:rsid w:val="29BD1409"/>
    <w:rsid w:val="29C00981"/>
    <w:rsid w:val="29C83B4A"/>
    <w:rsid w:val="29D64F6F"/>
    <w:rsid w:val="29D954B6"/>
    <w:rsid w:val="29DC643B"/>
    <w:rsid w:val="29DE3B3C"/>
    <w:rsid w:val="29DF73C0"/>
    <w:rsid w:val="29E639D7"/>
    <w:rsid w:val="29EC0622"/>
    <w:rsid w:val="29F27EA6"/>
    <w:rsid w:val="29FA6717"/>
    <w:rsid w:val="2A104310"/>
    <w:rsid w:val="2A136595"/>
    <w:rsid w:val="2A1A2F1D"/>
    <w:rsid w:val="2A20206A"/>
    <w:rsid w:val="2A250422"/>
    <w:rsid w:val="2A3A4256"/>
    <w:rsid w:val="2A3D51DB"/>
    <w:rsid w:val="2A3F4E5B"/>
    <w:rsid w:val="2A405C78"/>
    <w:rsid w:val="2A580C1B"/>
    <w:rsid w:val="2A5848B1"/>
    <w:rsid w:val="2A5B1D91"/>
    <w:rsid w:val="2A5F54EC"/>
    <w:rsid w:val="2A5F7045"/>
    <w:rsid w:val="2A67241A"/>
    <w:rsid w:val="2A711900"/>
    <w:rsid w:val="2A720FDA"/>
    <w:rsid w:val="2A746A41"/>
    <w:rsid w:val="2A783C63"/>
    <w:rsid w:val="2A7E75EB"/>
    <w:rsid w:val="2A811470"/>
    <w:rsid w:val="2A85322E"/>
    <w:rsid w:val="2A870AD2"/>
    <w:rsid w:val="2A9177D2"/>
    <w:rsid w:val="2A9A5574"/>
    <w:rsid w:val="2A9C51CB"/>
    <w:rsid w:val="2A9C7B87"/>
    <w:rsid w:val="2A9F26CE"/>
    <w:rsid w:val="2A9F38E6"/>
    <w:rsid w:val="2AA131BA"/>
    <w:rsid w:val="2AAD4FB8"/>
    <w:rsid w:val="2AB17718"/>
    <w:rsid w:val="2AB326B5"/>
    <w:rsid w:val="2AB44B45"/>
    <w:rsid w:val="2AB60A9D"/>
    <w:rsid w:val="2AB93438"/>
    <w:rsid w:val="2ABA0033"/>
    <w:rsid w:val="2ACB3B45"/>
    <w:rsid w:val="2ACC6BCD"/>
    <w:rsid w:val="2AD040D6"/>
    <w:rsid w:val="2AD410C5"/>
    <w:rsid w:val="2AD4166D"/>
    <w:rsid w:val="2AD46BC9"/>
    <w:rsid w:val="2AD753D9"/>
    <w:rsid w:val="2AE25969"/>
    <w:rsid w:val="2AE41424"/>
    <w:rsid w:val="2AEA2D75"/>
    <w:rsid w:val="2AEE4E87"/>
    <w:rsid w:val="2AF46F08"/>
    <w:rsid w:val="2AF77E8C"/>
    <w:rsid w:val="2B0030D2"/>
    <w:rsid w:val="2B0D22A3"/>
    <w:rsid w:val="2B0D3331"/>
    <w:rsid w:val="2B1151B3"/>
    <w:rsid w:val="2B1729C0"/>
    <w:rsid w:val="2B232068"/>
    <w:rsid w:val="2B2462A1"/>
    <w:rsid w:val="2B2D313F"/>
    <w:rsid w:val="2B2F244F"/>
    <w:rsid w:val="2B341EF0"/>
    <w:rsid w:val="2B370C76"/>
    <w:rsid w:val="2B412B9A"/>
    <w:rsid w:val="2B436C87"/>
    <w:rsid w:val="2B4C38A9"/>
    <w:rsid w:val="2B4E089B"/>
    <w:rsid w:val="2B540226"/>
    <w:rsid w:val="2B555AE1"/>
    <w:rsid w:val="2B577D1D"/>
    <w:rsid w:val="2B5C435A"/>
    <w:rsid w:val="2B601B61"/>
    <w:rsid w:val="2B662A4C"/>
    <w:rsid w:val="2B74555A"/>
    <w:rsid w:val="2B875348"/>
    <w:rsid w:val="2B8E2DAA"/>
    <w:rsid w:val="2B94578C"/>
    <w:rsid w:val="2B985FCE"/>
    <w:rsid w:val="2BA84BC4"/>
    <w:rsid w:val="2BB172BB"/>
    <w:rsid w:val="2BB54B6E"/>
    <w:rsid w:val="2BB72B78"/>
    <w:rsid w:val="2BBE65D0"/>
    <w:rsid w:val="2BC24C42"/>
    <w:rsid w:val="2BC25ADE"/>
    <w:rsid w:val="2BC32A58"/>
    <w:rsid w:val="2BD0E15C"/>
    <w:rsid w:val="2BD15D21"/>
    <w:rsid w:val="2BD452EC"/>
    <w:rsid w:val="2BD47772"/>
    <w:rsid w:val="2BD56553"/>
    <w:rsid w:val="2BD84D8D"/>
    <w:rsid w:val="2BDE1084"/>
    <w:rsid w:val="2BE02C40"/>
    <w:rsid w:val="2BE37D65"/>
    <w:rsid w:val="2BE875BB"/>
    <w:rsid w:val="2BEB358F"/>
    <w:rsid w:val="2BEE5E5F"/>
    <w:rsid w:val="2BEF354D"/>
    <w:rsid w:val="2BF03DE5"/>
    <w:rsid w:val="2BF14672"/>
    <w:rsid w:val="2BF57C61"/>
    <w:rsid w:val="2BFD51BC"/>
    <w:rsid w:val="2C0803DB"/>
    <w:rsid w:val="2C090930"/>
    <w:rsid w:val="2C0A4AEB"/>
    <w:rsid w:val="2C101FE0"/>
    <w:rsid w:val="2C113E5C"/>
    <w:rsid w:val="2C194D6A"/>
    <w:rsid w:val="2C1A1476"/>
    <w:rsid w:val="2C1B0EE8"/>
    <w:rsid w:val="2C1C5B0B"/>
    <w:rsid w:val="2C1D558B"/>
    <w:rsid w:val="2C2C1DEA"/>
    <w:rsid w:val="2C2C2488"/>
    <w:rsid w:val="2C30060F"/>
    <w:rsid w:val="2C303227"/>
    <w:rsid w:val="2C31308C"/>
    <w:rsid w:val="2C33658F"/>
    <w:rsid w:val="2C365022"/>
    <w:rsid w:val="2C4402A1"/>
    <w:rsid w:val="2C486535"/>
    <w:rsid w:val="2C4879AF"/>
    <w:rsid w:val="2C4E6D35"/>
    <w:rsid w:val="2C5373DC"/>
    <w:rsid w:val="2C604777"/>
    <w:rsid w:val="2C645E65"/>
    <w:rsid w:val="2C646D6B"/>
    <w:rsid w:val="2C6514D1"/>
    <w:rsid w:val="2C6E60F5"/>
    <w:rsid w:val="2C7154EF"/>
    <w:rsid w:val="2C74287C"/>
    <w:rsid w:val="2C772C17"/>
    <w:rsid w:val="2C7965AC"/>
    <w:rsid w:val="2C807518"/>
    <w:rsid w:val="2C817993"/>
    <w:rsid w:val="2C846EA1"/>
    <w:rsid w:val="2C8E73D7"/>
    <w:rsid w:val="2C9378AD"/>
    <w:rsid w:val="2C9A7327"/>
    <w:rsid w:val="2C9C00DD"/>
    <w:rsid w:val="2C9D7B1C"/>
    <w:rsid w:val="2C9F5ABD"/>
    <w:rsid w:val="2CA32EC2"/>
    <w:rsid w:val="2CAE5F07"/>
    <w:rsid w:val="2CAF440A"/>
    <w:rsid w:val="2CB45D87"/>
    <w:rsid w:val="2CB70350"/>
    <w:rsid w:val="2CB731FA"/>
    <w:rsid w:val="2CBE44F7"/>
    <w:rsid w:val="2CCC762C"/>
    <w:rsid w:val="2CCD0296"/>
    <w:rsid w:val="2CCD11AB"/>
    <w:rsid w:val="2CD53B9A"/>
    <w:rsid w:val="2CD803A2"/>
    <w:rsid w:val="2CDB5F76"/>
    <w:rsid w:val="2CDD6A28"/>
    <w:rsid w:val="2CE35247"/>
    <w:rsid w:val="2CE47E02"/>
    <w:rsid w:val="2CE90A48"/>
    <w:rsid w:val="2CEA18C1"/>
    <w:rsid w:val="2CF47382"/>
    <w:rsid w:val="2CF63C91"/>
    <w:rsid w:val="2CFA3FA6"/>
    <w:rsid w:val="2CFC3A5A"/>
    <w:rsid w:val="2D0211E6"/>
    <w:rsid w:val="2D040164"/>
    <w:rsid w:val="2D050128"/>
    <w:rsid w:val="2D0A2020"/>
    <w:rsid w:val="2D0A2F03"/>
    <w:rsid w:val="2D100D71"/>
    <w:rsid w:val="2D120B4F"/>
    <w:rsid w:val="2D132788"/>
    <w:rsid w:val="2D177F8A"/>
    <w:rsid w:val="2D187EE9"/>
    <w:rsid w:val="2D1A325F"/>
    <w:rsid w:val="2D1A5F91"/>
    <w:rsid w:val="2D216218"/>
    <w:rsid w:val="2D232DF3"/>
    <w:rsid w:val="2D2D14AC"/>
    <w:rsid w:val="2D2F30DD"/>
    <w:rsid w:val="2D3277B7"/>
    <w:rsid w:val="2D393B22"/>
    <w:rsid w:val="2D3E2F42"/>
    <w:rsid w:val="2D406ACD"/>
    <w:rsid w:val="2D431EBF"/>
    <w:rsid w:val="2D432443"/>
    <w:rsid w:val="2D4C117B"/>
    <w:rsid w:val="2D5522F0"/>
    <w:rsid w:val="2D5F5748"/>
    <w:rsid w:val="2D5F60B5"/>
    <w:rsid w:val="2D631B49"/>
    <w:rsid w:val="2D660F0B"/>
    <w:rsid w:val="2D6730B5"/>
    <w:rsid w:val="2D6F5BAF"/>
    <w:rsid w:val="2D724D1D"/>
    <w:rsid w:val="2D773D38"/>
    <w:rsid w:val="2D79212A"/>
    <w:rsid w:val="2D7928B5"/>
    <w:rsid w:val="2D8007C2"/>
    <w:rsid w:val="2D865AD4"/>
    <w:rsid w:val="2D9502B1"/>
    <w:rsid w:val="2D962D7E"/>
    <w:rsid w:val="2D9F1E86"/>
    <w:rsid w:val="2DA01E4F"/>
    <w:rsid w:val="2DA03BFD"/>
    <w:rsid w:val="2DA158EC"/>
    <w:rsid w:val="2DAC0513"/>
    <w:rsid w:val="2DB157FA"/>
    <w:rsid w:val="2DB37590"/>
    <w:rsid w:val="2DB50C8A"/>
    <w:rsid w:val="2DB94533"/>
    <w:rsid w:val="2DBD6096"/>
    <w:rsid w:val="2DBE18C9"/>
    <w:rsid w:val="2DC071FE"/>
    <w:rsid w:val="2DC50F24"/>
    <w:rsid w:val="2DC669A6"/>
    <w:rsid w:val="2DCB7498"/>
    <w:rsid w:val="2DCC62A5"/>
    <w:rsid w:val="2DD62FEA"/>
    <w:rsid w:val="2DD92B30"/>
    <w:rsid w:val="2DE0224B"/>
    <w:rsid w:val="2DE53D06"/>
    <w:rsid w:val="2DED6716"/>
    <w:rsid w:val="2DEE41BF"/>
    <w:rsid w:val="2DFA397D"/>
    <w:rsid w:val="2DFD2703"/>
    <w:rsid w:val="2E0221C2"/>
    <w:rsid w:val="2E046E0C"/>
    <w:rsid w:val="2E073C7C"/>
    <w:rsid w:val="2E084DE9"/>
    <w:rsid w:val="2E1563DF"/>
    <w:rsid w:val="2E175A14"/>
    <w:rsid w:val="2E1A6430"/>
    <w:rsid w:val="2E1B7727"/>
    <w:rsid w:val="2E21163E"/>
    <w:rsid w:val="2E2348D1"/>
    <w:rsid w:val="2E277E7A"/>
    <w:rsid w:val="2E290C48"/>
    <w:rsid w:val="2E2A44CC"/>
    <w:rsid w:val="2E3614BB"/>
    <w:rsid w:val="2E3A2E51"/>
    <w:rsid w:val="2E3C5EB8"/>
    <w:rsid w:val="2E3F0BEE"/>
    <w:rsid w:val="2E406FC4"/>
    <w:rsid w:val="2E4317F2"/>
    <w:rsid w:val="2E4D5E73"/>
    <w:rsid w:val="2E4E3659"/>
    <w:rsid w:val="2E51438B"/>
    <w:rsid w:val="2E556B25"/>
    <w:rsid w:val="2E717347"/>
    <w:rsid w:val="2E7A5550"/>
    <w:rsid w:val="2E821E3F"/>
    <w:rsid w:val="2E8325DC"/>
    <w:rsid w:val="2E83300E"/>
    <w:rsid w:val="2E8B0409"/>
    <w:rsid w:val="2E9366B1"/>
    <w:rsid w:val="2E9372E3"/>
    <w:rsid w:val="2E9C077D"/>
    <w:rsid w:val="2E9E0D6D"/>
    <w:rsid w:val="2EA4771D"/>
    <w:rsid w:val="2EA850C9"/>
    <w:rsid w:val="2EA95BA6"/>
    <w:rsid w:val="2EA967A2"/>
    <w:rsid w:val="2EAD435F"/>
    <w:rsid w:val="2EAE0CCA"/>
    <w:rsid w:val="2EAE66E3"/>
    <w:rsid w:val="2EB4662E"/>
    <w:rsid w:val="2EB53854"/>
    <w:rsid w:val="2EB6356B"/>
    <w:rsid w:val="2EB7470F"/>
    <w:rsid w:val="2EC47989"/>
    <w:rsid w:val="2ECB0167"/>
    <w:rsid w:val="2ED026DB"/>
    <w:rsid w:val="2ED258C5"/>
    <w:rsid w:val="2ED97CB8"/>
    <w:rsid w:val="2EDE0530"/>
    <w:rsid w:val="2EE13C69"/>
    <w:rsid w:val="2EE32B90"/>
    <w:rsid w:val="2EE56DAF"/>
    <w:rsid w:val="2EEB6E83"/>
    <w:rsid w:val="2EF174CE"/>
    <w:rsid w:val="2F0005C3"/>
    <w:rsid w:val="2F00322A"/>
    <w:rsid w:val="2F030DBB"/>
    <w:rsid w:val="2F0668C6"/>
    <w:rsid w:val="2F0F075F"/>
    <w:rsid w:val="2F0F5433"/>
    <w:rsid w:val="2F10522B"/>
    <w:rsid w:val="2F1269C8"/>
    <w:rsid w:val="2F1270B2"/>
    <w:rsid w:val="2F143167"/>
    <w:rsid w:val="2F183841"/>
    <w:rsid w:val="2F2B74F6"/>
    <w:rsid w:val="2F363704"/>
    <w:rsid w:val="2F370CE9"/>
    <w:rsid w:val="2F3F7C04"/>
    <w:rsid w:val="2F431A77"/>
    <w:rsid w:val="2F46074F"/>
    <w:rsid w:val="2F4862FA"/>
    <w:rsid w:val="2F4A7BFA"/>
    <w:rsid w:val="2F4C58A8"/>
    <w:rsid w:val="2F4E5CF5"/>
    <w:rsid w:val="2F5169F8"/>
    <w:rsid w:val="2F5F3244"/>
    <w:rsid w:val="2F61560E"/>
    <w:rsid w:val="2F666976"/>
    <w:rsid w:val="2F68691E"/>
    <w:rsid w:val="2F6A7BFA"/>
    <w:rsid w:val="2F6B22AB"/>
    <w:rsid w:val="2F6E1FF8"/>
    <w:rsid w:val="2F737C5D"/>
    <w:rsid w:val="2F7431E9"/>
    <w:rsid w:val="2F757C4D"/>
    <w:rsid w:val="2F785653"/>
    <w:rsid w:val="2F886979"/>
    <w:rsid w:val="2F8C703B"/>
    <w:rsid w:val="2F8F57F1"/>
    <w:rsid w:val="2F927575"/>
    <w:rsid w:val="2F9D5BBD"/>
    <w:rsid w:val="2FA362B7"/>
    <w:rsid w:val="2FA737F1"/>
    <w:rsid w:val="2FA8117C"/>
    <w:rsid w:val="2FA84FEB"/>
    <w:rsid w:val="2FAA48BF"/>
    <w:rsid w:val="2FAA5EBA"/>
    <w:rsid w:val="2FAF40DB"/>
    <w:rsid w:val="2FB56488"/>
    <w:rsid w:val="2FCC5DF6"/>
    <w:rsid w:val="2FD01CE8"/>
    <w:rsid w:val="2FD52F24"/>
    <w:rsid w:val="2FE2381D"/>
    <w:rsid w:val="2FE35D5C"/>
    <w:rsid w:val="2FE36344"/>
    <w:rsid w:val="2FE46D20"/>
    <w:rsid w:val="2FE75783"/>
    <w:rsid w:val="2FEA0C29"/>
    <w:rsid w:val="2FEE2216"/>
    <w:rsid w:val="2FF3150E"/>
    <w:rsid w:val="2FF72146"/>
    <w:rsid w:val="2FF86323"/>
    <w:rsid w:val="2FFE3F48"/>
    <w:rsid w:val="300735E1"/>
    <w:rsid w:val="300C37CC"/>
    <w:rsid w:val="3010790D"/>
    <w:rsid w:val="30133FEC"/>
    <w:rsid w:val="30183CF7"/>
    <w:rsid w:val="30257789"/>
    <w:rsid w:val="3026520B"/>
    <w:rsid w:val="30272830"/>
    <w:rsid w:val="30272C8D"/>
    <w:rsid w:val="30281D23"/>
    <w:rsid w:val="302B118B"/>
    <w:rsid w:val="302B69D3"/>
    <w:rsid w:val="302E5B1C"/>
    <w:rsid w:val="303A47AB"/>
    <w:rsid w:val="303C51B0"/>
    <w:rsid w:val="30477C35"/>
    <w:rsid w:val="304E094E"/>
    <w:rsid w:val="30507227"/>
    <w:rsid w:val="30514234"/>
    <w:rsid w:val="30564A47"/>
    <w:rsid w:val="305F5CD5"/>
    <w:rsid w:val="306165F6"/>
    <w:rsid w:val="30651B76"/>
    <w:rsid w:val="30672DCD"/>
    <w:rsid w:val="306A468F"/>
    <w:rsid w:val="306B4171"/>
    <w:rsid w:val="30717AD3"/>
    <w:rsid w:val="3073530A"/>
    <w:rsid w:val="308148CF"/>
    <w:rsid w:val="30986E0B"/>
    <w:rsid w:val="309C7F42"/>
    <w:rsid w:val="309E099A"/>
    <w:rsid w:val="30A36FF1"/>
    <w:rsid w:val="30A56294"/>
    <w:rsid w:val="30AA014B"/>
    <w:rsid w:val="30AA4215"/>
    <w:rsid w:val="30B0590D"/>
    <w:rsid w:val="30B52BB7"/>
    <w:rsid w:val="30B575EE"/>
    <w:rsid w:val="30BA09FB"/>
    <w:rsid w:val="30C2090D"/>
    <w:rsid w:val="30CE282F"/>
    <w:rsid w:val="30D16C82"/>
    <w:rsid w:val="30D25CCA"/>
    <w:rsid w:val="30D30BA7"/>
    <w:rsid w:val="30D96334"/>
    <w:rsid w:val="30DF0573"/>
    <w:rsid w:val="30E1593E"/>
    <w:rsid w:val="30E37CC6"/>
    <w:rsid w:val="30EA33D3"/>
    <w:rsid w:val="30EB6F8A"/>
    <w:rsid w:val="30EC0F9D"/>
    <w:rsid w:val="30F006F7"/>
    <w:rsid w:val="30F45B82"/>
    <w:rsid w:val="30F860E0"/>
    <w:rsid w:val="30F9697B"/>
    <w:rsid w:val="30FE0870"/>
    <w:rsid w:val="310650D5"/>
    <w:rsid w:val="310C5925"/>
    <w:rsid w:val="31104BF6"/>
    <w:rsid w:val="311A1F18"/>
    <w:rsid w:val="311E73FE"/>
    <w:rsid w:val="312564F4"/>
    <w:rsid w:val="312608BD"/>
    <w:rsid w:val="3126625A"/>
    <w:rsid w:val="3127714C"/>
    <w:rsid w:val="312A17C7"/>
    <w:rsid w:val="312B41D4"/>
    <w:rsid w:val="312B769B"/>
    <w:rsid w:val="31344D88"/>
    <w:rsid w:val="313B179E"/>
    <w:rsid w:val="31401E71"/>
    <w:rsid w:val="3146218A"/>
    <w:rsid w:val="314673D3"/>
    <w:rsid w:val="314F17F5"/>
    <w:rsid w:val="31520047"/>
    <w:rsid w:val="31645F17"/>
    <w:rsid w:val="31650116"/>
    <w:rsid w:val="316A0CBF"/>
    <w:rsid w:val="317B22F3"/>
    <w:rsid w:val="317E6886"/>
    <w:rsid w:val="317E6AC1"/>
    <w:rsid w:val="3186310A"/>
    <w:rsid w:val="31882424"/>
    <w:rsid w:val="318C6454"/>
    <w:rsid w:val="31965AFD"/>
    <w:rsid w:val="31983D3C"/>
    <w:rsid w:val="319A789C"/>
    <w:rsid w:val="319C5E3F"/>
    <w:rsid w:val="31A46D01"/>
    <w:rsid w:val="31A70C60"/>
    <w:rsid w:val="31AA07B4"/>
    <w:rsid w:val="31AF7DF8"/>
    <w:rsid w:val="31B8682A"/>
    <w:rsid w:val="31C4458B"/>
    <w:rsid w:val="31C53C32"/>
    <w:rsid w:val="31CF2D03"/>
    <w:rsid w:val="31D75713"/>
    <w:rsid w:val="31D810C6"/>
    <w:rsid w:val="31DC0FE0"/>
    <w:rsid w:val="31DC3C4B"/>
    <w:rsid w:val="31E267E6"/>
    <w:rsid w:val="31E35884"/>
    <w:rsid w:val="31F14048"/>
    <w:rsid w:val="31F44CCF"/>
    <w:rsid w:val="31F72A86"/>
    <w:rsid w:val="32024E86"/>
    <w:rsid w:val="32090C24"/>
    <w:rsid w:val="320E43B4"/>
    <w:rsid w:val="321005AF"/>
    <w:rsid w:val="32166091"/>
    <w:rsid w:val="3216623C"/>
    <w:rsid w:val="32186EBC"/>
    <w:rsid w:val="321B38AD"/>
    <w:rsid w:val="321D59C5"/>
    <w:rsid w:val="321F664B"/>
    <w:rsid w:val="32217A56"/>
    <w:rsid w:val="322668F6"/>
    <w:rsid w:val="322B4AD8"/>
    <w:rsid w:val="322F3DB8"/>
    <w:rsid w:val="323B26F8"/>
    <w:rsid w:val="32411B40"/>
    <w:rsid w:val="324A4F10"/>
    <w:rsid w:val="325A3C70"/>
    <w:rsid w:val="326571C3"/>
    <w:rsid w:val="32672412"/>
    <w:rsid w:val="326A5347"/>
    <w:rsid w:val="326A6EDF"/>
    <w:rsid w:val="32721408"/>
    <w:rsid w:val="32810EF2"/>
    <w:rsid w:val="32816F96"/>
    <w:rsid w:val="328959EC"/>
    <w:rsid w:val="328A4F57"/>
    <w:rsid w:val="32904240"/>
    <w:rsid w:val="32917FB8"/>
    <w:rsid w:val="32A04054"/>
    <w:rsid w:val="32A86784"/>
    <w:rsid w:val="32AA584D"/>
    <w:rsid w:val="32AE7C17"/>
    <w:rsid w:val="32B04B32"/>
    <w:rsid w:val="32B07BD2"/>
    <w:rsid w:val="32B83797"/>
    <w:rsid w:val="32B91A02"/>
    <w:rsid w:val="32BE6EB2"/>
    <w:rsid w:val="32BF657F"/>
    <w:rsid w:val="32C44FA7"/>
    <w:rsid w:val="32C722DC"/>
    <w:rsid w:val="32C8290C"/>
    <w:rsid w:val="32CD429B"/>
    <w:rsid w:val="32D81743"/>
    <w:rsid w:val="32E42F8D"/>
    <w:rsid w:val="32E5510F"/>
    <w:rsid w:val="32E620B2"/>
    <w:rsid w:val="33000503"/>
    <w:rsid w:val="33021D89"/>
    <w:rsid w:val="33032140"/>
    <w:rsid w:val="330746ED"/>
    <w:rsid w:val="33082D45"/>
    <w:rsid w:val="330864CC"/>
    <w:rsid w:val="3309212A"/>
    <w:rsid w:val="33096E5B"/>
    <w:rsid w:val="330C7699"/>
    <w:rsid w:val="331101CB"/>
    <w:rsid w:val="33114C55"/>
    <w:rsid w:val="33123327"/>
    <w:rsid w:val="3315404E"/>
    <w:rsid w:val="331A1010"/>
    <w:rsid w:val="331C63CE"/>
    <w:rsid w:val="333C2A9D"/>
    <w:rsid w:val="333D56C9"/>
    <w:rsid w:val="333D6F8A"/>
    <w:rsid w:val="333F7A28"/>
    <w:rsid w:val="33404876"/>
    <w:rsid w:val="33441055"/>
    <w:rsid w:val="33452BAA"/>
    <w:rsid w:val="334C7FB6"/>
    <w:rsid w:val="334E12BB"/>
    <w:rsid w:val="33531C09"/>
    <w:rsid w:val="33533269"/>
    <w:rsid w:val="335568C7"/>
    <w:rsid w:val="335A4557"/>
    <w:rsid w:val="335E700B"/>
    <w:rsid w:val="336401D3"/>
    <w:rsid w:val="33654FEE"/>
    <w:rsid w:val="33691AE3"/>
    <w:rsid w:val="33691AE5"/>
    <w:rsid w:val="336B2DDD"/>
    <w:rsid w:val="336C3012"/>
    <w:rsid w:val="336F08AC"/>
    <w:rsid w:val="33764A4A"/>
    <w:rsid w:val="337E0C5F"/>
    <w:rsid w:val="33822B02"/>
    <w:rsid w:val="338418CB"/>
    <w:rsid w:val="3384716A"/>
    <w:rsid w:val="3385640A"/>
    <w:rsid w:val="3389752B"/>
    <w:rsid w:val="33925BD9"/>
    <w:rsid w:val="339451D9"/>
    <w:rsid w:val="339908D9"/>
    <w:rsid w:val="33A31460"/>
    <w:rsid w:val="33A6194A"/>
    <w:rsid w:val="33A71893"/>
    <w:rsid w:val="33A830F7"/>
    <w:rsid w:val="33AA0350"/>
    <w:rsid w:val="33AA3C56"/>
    <w:rsid w:val="33AC3AFB"/>
    <w:rsid w:val="33B43CCF"/>
    <w:rsid w:val="33B56EE1"/>
    <w:rsid w:val="33B62584"/>
    <w:rsid w:val="33BA6576"/>
    <w:rsid w:val="33BD3B89"/>
    <w:rsid w:val="33BD4DF2"/>
    <w:rsid w:val="33C1667B"/>
    <w:rsid w:val="33C37CEB"/>
    <w:rsid w:val="33CB2A25"/>
    <w:rsid w:val="33CB2BB7"/>
    <w:rsid w:val="33CF39B2"/>
    <w:rsid w:val="33D7599C"/>
    <w:rsid w:val="33E0369F"/>
    <w:rsid w:val="33E36CF5"/>
    <w:rsid w:val="33EA55EC"/>
    <w:rsid w:val="33EC4EC9"/>
    <w:rsid w:val="33EE40C7"/>
    <w:rsid w:val="33FC48D7"/>
    <w:rsid w:val="34001A34"/>
    <w:rsid w:val="34010D5F"/>
    <w:rsid w:val="34037571"/>
    <w:rsid w:val="34072BFB"/>
    <w:rsid w:val="340D03F4"/>
    <w:rsid w:val="340F7FB8"/>
    <w:rsid w:val="34122977"/>
    <w:rsid w:val="34153282"/>
    <w:rsid w:val="34256ACA"/>
    <w:rsid w:val="34276A20"/>
    <w:rsid w:val="34283B7B"/>
    <w:rsid w:val="342F4EEE"/>
    <w:rsid w:val="34313AAC"/>
    <w:rsid w:val="3439519F"/>
    <w:rsid w:val="343B1E3D"/>
    <w:rsid w:val="343B5B98"/>
    <w:rsid w:val="343B70D4"/>
    <w:rsid w:val="34433534"/>
    <w:rsid w:val="34450F95"/>
    <w:rsid w:val="34452D8A"/>
    <w:rsid w:val="34483255"/>
    <w:rsid w:val="3451578B"/>
    <w:rsid w:val="34560D41"/>
    <w:rsid w:val="345B450A"/>
    <w:rsid w:val="345C3702"/>
    <w:rsid w:val="34633467"/>
    <w:rsid w:val="34661D88"/>
    <w:rsid w:val="346B764F"/>
    <w:rsid w:val="34702697"/>
    <w:rsid w:val="34704896"/>
    <w:rsid w:val="347D2504"/>
    <w:rsid w:val="347D77FF"/>
    <w:rsid w:val="347E2031"/>
    <w:rsid w:val="34894B8C"/>
    <w:rsid w:val="34897FB0"/>
    <w:rsid w:val="34902D2E"/>
    <w:rsid w:val="34943D90"/>
    <w:rsid w:val="349C2517"/>
    <w:rsid w:val="349D4460"/>
    <w:rsid w:val="34A51224"/>
    <w:rsid w:val="34AC78AD"/>
    <w:rsid w:val="34AF0316"/>
    <w:rsid w:val="34B63260"/>
    <w:rsid w:val="34BB3A10"/>
    <w:rsid w:val="34BC4C43"/>
    <w:rsid w:val="34C066D4"/>
    <w:rsid w:val="34C1119D"/>
    <w:rsid w:val="34C1339B"/>
    <w:rsid w:val="34CE2DFE"/>
    <w:rsid w:val="34E068EB"/>
    <w:rsid w:val="34EA455F"/>
    <w:rsid w:val="34F12F90"/>
    <w:rsid w:val="34F3089D"/>
    <w:rsid w:val="34F36D08"/>
    <w:rsid w:val="34F53AC7"/>
    <w:rsid w:val="34FB3E59"/>
    <w:rsid w:val="34FD2CC6"/>
    <w:rsid w:val="35002606"/>
    <w:rsid w:val="35113525"/>
    <w:rsid w:val="35134CB4"/>
    <w:rsid w:val="35154772"/>
    <w:rsid w:val="3516718D"/>
    <w:rsid w:val="35186226"/>
    <w:rsid w:val="351B5E72"/>
    <w:rsid w:val="351C3430"/>
    <w:rsid w:val="3522324D"/>
    <w:rsid w:val="35242677"/>
    <w:rsid w:val="35262C3A"/>
    <w:rsid w:val="352B5AA6"/>
    <w:rsid w:val="35352E7D"/>
    <w:rsid w:val="35364073"/>
    <w:rsid w:val="3560347A"/>
    <w:rsid w:val="35646712"/>
    <w:rsid w:val="35695279"/>
    <w:rsid w:val="35710E6D"/>
    <w:rsid w:val="35711EBA"/>
    <w:rsid w:val="35740BE5"/>
    <w:rsid w:val="357A05CB"/>
    <w:rsid w:val="3585398F"/>
    <w:rsid w:val="35887A23"/>
    <w:rsid w:val="358F726C"/>
    <w:rsid w:val="359C5D54"/>
    <w:rsid w:val="35A2452B"/>
    <w:rsid w:val="35A42C96"/>
    <w:rsid w:val="35A61423"/>
    <w:rsid w:val="35AC681C"/>
    <w:rsid w:val="35B244CD"/>
    <w:rsid w:val="35B56C99"/>
    <w:rsid w:val="35B82BD8"/>
    <w:rsid w:val="35B856C6"/>
    <w:rsid w:val="35C87EC3"/>
    <w:rsid w:val="35CA5177"/>
    <w:rsid w:val="35CD1307"/>
    <w:rsid w:val="35CF28E2"/>
    <w:rsid w:val="35CF7305"/>
    <w:rsid w:val="35E80090"/>
    <w:rsid w:val="35E80367"/>
    <w:rsid w:val="35EB7649"/>
    <w:rsid w:val="35F52493"/>
    <w:rsid w:val="35FC78A0"/>
    <w:rsid w:val="35FD5321"/>
    <w:rsid w:val="360040A7"/>
    <w:rsid w:val="36055C36"/>
    <w:rsid w:val="36097A13"/>
    <w:rsid w:val="360A41DD"/>
    <w:rsid w:val="360A6B9A"/>
    <w:rsid w:val="360B4563"/>
    <w:rsid w:val="360C4AA2"/>
    <w:rsid w:val="360E0378"/>
    <w:rsid w:val="360F6088"/>
    <w:rsid w:val="36112898"/>
    <w:rsid w:val="36146E6C"/>
    <w:rsid w:val="361975F0"/>
    <w:rsid w:val="36221BD7"/>
    <w:rsid w:val="36293BE7"/>
    <w:rsid w:val="362B0F44"/>
    <w:rsid w:val="362B2944"/>
    <w:rsid w:val="36390A6E"/>
    <w:rsid w:val="364A1A14"/>
    <w:rsid w:val="364C5817"/>
    <w:rsid w:val="364E3D33"/>
    <w:rsid w:val="36555C66"/>
    <w:rsid w:val="365560DF"/>
    <w:rsid w:val="36581519"/>
    <w:rsid w:val="365A3199"/>
    <w:rsid w:val="366028A2"/>
    <w:rsid w:val="366C2335"/>
    <w:rsid w:val="366C33D7"/>
    <w:rsid w:val="366D1290"/>
    <w:rsid w:val="36722213"/>
    <w:rsid w:val="367334A5"/>
    <w:rsid w:val="367B010E"/>
    <w:rsid w:val="36811BDB"/>
    <w:rsid w:val="36856F06"/>
    <w:rsid w:val="36965B9D"/>
    <w:rsid w:val="36976612"/>
    <w:rsid w:val="369E1627"/>
    <w:rsid w:val="36AD2EE7"/>
    <w:rsid w:val="36B4704E"/>
    <w:rsid w:val="36B8247D"/>
    <w:rsid w:val="36BB450C"/>
    <w:rsid w:val="36BE50F4"/>
    <w:rsid w:val="36C33DE5"/>
    <w:rsid w:val="36C52B6C"/>
    <w:rsid w:val="36CD03FF"/>
    <w:rsid w:val="36CF14AD"/>
    <w:rsid w:val="36D9180C"/>
    <w:rsid w:val="36DA728E"/>
    <w:rsid w:val="36EC61C5"/>
    <w:rsid w:val="36F52AB3"/>
    <w:rsid w:val="36F62429"/>
    <w:rsid w:val="36F75FC6"/>
    <w:rsid w:val="36FF5204"/>
    <w:rsid w:val="370138CA"/>
    <w:rsid w:val="37060284"/>
    <w:rsid w:val="370C0184"/>
    <w:rsid w:val="370C1C5B"/>
    <w:rsid w:val="37166354"/>
    <w:rsid w:val="37171E97"/>
    <w:rsid w:val="371F6126"/>
    <w:rsid w:val="37207EEF"/>
    <w:rsid w:val="3729700D"/>
    <w:rsid w:val="372A5576"/>
    <w:rsid w:val="372C4253"/>
    <w:rsid w:val="372F032D"/>
    <w:rsid w:val="3730221B"/>
    <w:rsid w:val="37322849"/>
    <w:rsid w:val="37377380"/>
    <w:rsid w:val="373B3785"/>
    <w:rsid w:val="37450DA6"/>
    <w:rsid w:val="374C2A45"/>
    <w:rsid w:val="374E2B1C"/>
    <w:rsid w:val="374F2ED3"/>
    <w:rsid w:val="37504CCE"/>
    <w:rsid w:val="37533157"/>
    <w:rsid w:val="375359FA"/>
    <w:rsid w:val="3756115B"/>
    <w:rsid w:val="375C63A0"/>
    <w:rsid w:val="376129EA"/>
    <w:rsid w:val="37767142"/>
    <w:rsid w:val="37906A90"/>
    <w:rsid w:val="37977E1F"/>
    <w:rsid w:val="379D6FCC"/>
    <w:rsid w:val="379F306E"/>
    <w:rsid w:val="37A30ED5"/>
    <w:rsid w:val="37A62BD8"/>
    <w:rsid w:val="37A662B4"/>
    <w:rsid w:val="37B709D4"/>
    <w:rsid w:val="37B833F9"/>
    <w:rsid w:val="37BE7500"/>
    <w:rsid w:val="37C10D7C"/>
    <w:rsid w:val="37C4673A"/>
    <w:rsid w:val="37C64260"/>
    <w:rsid w:val="37CB6AAC"/>
    <w:rsid w:val="37D31A24"/>
    <w:rsid w:val="37D44DFA"/>
    <w:rsid w:val="37DC5518"/>
    <w:rsid w:val="37E1109A"/>
    <w:rsid w:val="37E961A0"/>
    <w:rsid w:val="37ED25CE"/>
    <w:rsid w:val="37FE2ED9"/>
    <w:rsid w:val="37FE2F7C"/>
    <w:rsid w:val="37FE3DE5"/>
    <w:rsid w:val="3801126E"/>
    <w:rsid w:val="38057C75"/>
    <w:rsid w:val="38064B0D"/>
    <w:rsid w:val="38074CAF"/>
    <w:rsid w:val="38105B84"/>
    <w:rsid w:val="3810734C"/>
    <w:rsid w:val="38224F27"/>
    <w:rsid w:val="383D4447"/>
    <w:rsid w:val="38431D54"/>
    <w:rsid w:val="384634B9"/>
    <w:rsid w:val="38471988"/>
    <w:rsid w:val="38504871"/>
    <w:rsid w:val="38542C85"/>
    <w:rsid w:val="385C5200"/>
    <w:rsid w:val="38604B0B"/>
    <w:rsid w:val="38630159"/>
    <w:rsid w:val="386944F1"/>
    <w:rsid w:val="38704D49"/>
    <w:rsid w:val="387274D5"/>
    <w:rsid w:val="3874644F"/>
    <w:rsid w:val="387D00D3"/>
    <w:rsid w:val="38822138"/>
    <w:rsid w:val="38845FC5"/>
    <w:rsid w:val="388A3950"/>
    <w:rsid w:val="388A5A92"/>
    <w:rsid w:val="388E2157"/>
    <w:rsid w:val="38912AC0"/>
    <w:rsid w:val="38957564"/>
    <w:rsid w:val="389576AC"/>
    <w:rsid w:val="389D610E"/>
    <w:rsid w:val="389E23F2"/>
    <w:rsid w:val="38A377BE"/>
    <w:rsid w:val="38B37AA7"/>
    <w:rsid w:val="38B639D6"/>
    <w:rsid w:val="38B95B73"/>
    <w:rsid w:val="38BB18EB"/>
    <w:rsid w:val="38C51034"/>
    <w:rsid w:val="38C63DD6"/>
    <w:rsid w:val="38C67189"/>
    <w:rsid w:val="38C735B6"/>
    <w:rsid w:val="38C85A7F"/>
    <w:rsid w:val="38CA5492"/>
    <w:rsid w:val="38D04770"/>
    <w:rsid w:val="38D258FB"/>
    <w:rsid w:val="38D34E4A"/>
    <w:rsid w:val="38D5034D"/>
    <w:rsid w:val="38D77FCD"/>
    <w:rsid w:val="38DA2963"/>
    <w:rsid w:val="38DB2D8F"/>
    <w:rsid w:val="38F30C74"/>
    <w:rsid w:val="38F36F42"/>
    <w:rsid w:val="38F53377"/>
    <w:rsid w:val="38FC58B0"/>
    <w:rsid w:val="38FD0155"/>
    <w:rsid w:val="390C20A7"/>
    <w:rsid w:val="39133601"/>
    <w:rsid w:val="39176838"/>
    <w:rsid w:val="39224AE5"/>
    <w:rsid w:val="39245DD4"/>
    <w:rsid w:val="39256EFD"/>
    <w:rsid w:val="392B1E65"/>
    <w:rsid w:val="393328E5"/>
    <w:rsid w:val="39386D6D"/>
    <w:rsid w:val="39390C5F"/>
    <w:rsid w:val="394553DF"/>
    <w:rsid w:val="394F0E51"/>
    <w:rsid w:val="3950297B"/>
    <w:rsid w:val="39555CB0"/>
    <w:rsid w:val="3961360B"/>
    <w:rsid w:val="39622699"/>
    <w:rsid w:val="396F69DA"/>
    <w:rsid w:val="39730417"/>
    <w:rsid w:val="398A2701"/>
    <w:rsid w:val="39921569"/>
    <w:rsid w:val="39930B01"/>
    <w:rsid w:val="39932868"/>
    <w:rsid w:val="3996298A"/>
    <w:rsid w:val="399651CC"/>
    <w:rsid w:val="39987913"/>
    <w:rsid w:val="399C13FB"/>
    <w:rsid w:val="399D6892"/>
    <w:rsid w:val="39A27166"/>
    <w:rsid w:val="39A706A6"/>
    <w:rsid w:val="39AE27B1"/>
    <w:rsid w:val="39B479BB"/>
    <w:rsid w:val="39BC3D54"/>
    <w:rsid w:val="39C762B0"/>
    <w:rsid w:val="39CB3DB0"/>
    <w:rsid w:val="39CF674E"/>
    <w:rsid w:val="39D210D0"/>
    <w:rsid w:val="39D61A61"/>
    <w:rsid w:val="39DA5936"/>
    <w:rsid w:val="39DB4CA4"/>
    <w:rsid w:val="39DB72F7"/>
    <w:rsid w:val="39E17CCA"/>
    <w:rsid w:val="39E329CE"/>
    <w:rsid w:val="39EA76EC"/>
    <w:rsid w:val="39EC1D9B"/>
    <w:rsid w:val="39F36786"/>
    <w:rsid w:val="39F86141"/>
    <w:rsid w:val="39FE32B3"/>
    <w:rsid w:val="3A057ED4"/>
    <w:rsid w:val="3A076141"/>
    <w:rsid w:val="3A0B0650"/>
    <w:rsid w:val="3A127D55"/>
    <w:rsid w:val="3A177A6B"/>
    <w:rsid w:val="3A1D526C"/>
    <w:rsid w:val="3A272D2D"/>
    <w:rsid w:val="3A292D2C"/>
    <w:rsid w:val="3A2A5ADD"/>
    <w:rsid w:val="3A2D18E3"/>
    <w:rsid w:val="3A345DF9"/>
    <w:rsid w:val="3A365649"/>
    <w:rsid w:val="3A3A000C"/>
    <w:rsid w:val="3A3C1CB0"/>
    <w:rsid w:val="3A3C4CAD"/>
    <w:rsid w:val="3A451544"/>
    <w:rsid w:val="3A47779C"/>
    <w:rsid w:val="3A4977E4"/>
    <w:rsid w:val="3A4E4336"/>
    <w:rsid w:val="3A5426B5"/>
    <w:rsid w:val="3A5471B9"/>
    <w:rsid w:val="3A561743"/>
    <w:rsid w:val="3A575AF9"/>
    <w:rsid w:val="3A583CA3"/>
    <w:rsid w:val="3A5935B1"/>
    <w:rsid w:val="3A6164C2"/>
    <w:rsid w:val="3A63048C"/>
    <w:rsid w:val="3A63223A"/>
    <w:rsid w:val="3A6B7420"/>
    <w:rsid w:val="3A72247D"/>
    <w:rsid w:val="3A757167"/>
    <w:rsid w:val="3A876819"/>
    <w:rsid w:val="3A887EF3"/>
    <w:rsid w:val="3A8C23F6"/>
    <w:rsid w:val="3A900B55"/>
    <w:rsid w:val="3A9E028E"/>
    <w:rsid w:val="3A9F7AB8"/>
    <w:rsid w:val="3AA2053D"/>
    <w:rsid w:val="3AA26711"/>
    <w:rsid w:val="3AA45B52"/>
    <w:rsid w:val="3AB049D8"/>
    <w:rsid w:val="3ABA6B8A"/>
    <w:rsid w:val="3ABB2076"/>
    <w:rsid w:val="3ACF2D0A"/>
    <w:rsid w:val="3AD442D3"/>
    <w:rsid w:val="3AE422AB"/>
    <w:rsid w:val="3AE47F7F"/>
    <w:rsid w:val="3AED1748"/>
    <w:rsid w:val="3AEE0226"/>
    <w:rsid w:val="3AEE244B"/>
    <w:rsid w:val="3AEE643E"/>
    <w:rsid w:val="3AF03D3D"/>
    <w:rsid w:val="3AF15A98"/>
    <w:rsid w:val="3AF25027"/>
    <w:rsid w:val="3AF570B5"/>
    <w:rsid w:val="3B00619F"/>
    <w:rsid w:val="3B021500"/>
    <w:rsid w:val="3B083765"/>
    <w:rsid w:val="3B0C1801"/>
    <w:rsid w:val="3B0E03F8"/>
    <w:rsid w:val="3B127FF2"/>
    <w:rsid w:val="3B135379"/>
    <w:rsid w:val="3B135A0E"/>
    <w:rsid w:val="3B136517"/>
    <w:rsid w:val="3B1A5974"/>
    <w:rsid w:val="3B1C20C3"/>
    <w:rsid w:val="3B2C2F74"/>
    <w:rsid w:val="3B2D7FEC"/>
    <w:rsid w:val="3B2E5247"/>
    <w:rsid w:val="3B3B7A75"/>
    <w:rsid w:val="3B464AC5"/>
    <w:rsid w:val="3B4756B8"/>
    <w:rsid w:val="3B4B3223"/>
    <w:rsid w:val="3B4B64C3"/>
    <w:rsid w:val="3B4E6CEA"/>
    <w:rsid w:val="3B5D44F4"/>
    <w:rsid w:val="3B5D7D80"/>
    <w:rsid w:val="3B6338F7"/>
    <w:rsid w:val="3B6B2ED6"/>
    <w:rsid w:val="3B714799"/>
    <w:rsid w:val="3B726A2E"/>
    <w:rsid w:val="3B761213"/>
    <w:rsid w:val="3B766A98"/>
    <w:rsid w:val="3B7902BE"/>
    <w:rsid w:val="3B7A2580"/>
    <w:rsid w:val="3B8331C0"/>
    <w:rsid w:val="3B854E28"/>
    <w:rsid w:val="3B874100"/>
    <w:rsid w:val="3B882DB9"/>
    <w:rsid w:val="3B8E778B"/>
    <w:rsid w:val="3B8F5705"/>
    <w:rsid w:val="3B9009E0"/>
    <w:rsid w:val="3B94571E"/>
    <w:rsid w:val="3B9823B7"/>
    <w:rsid w:val="3B9E4F5D"/>
    <w:rsid w:val="3B9F6974"/>
    <w:rsid w:val="3BA07529"/>
    <w:rsid w:val="3BA448B8"/>
    <w:rsid w:val="3BA725FA"/>
    <w:rsid w:val="3BB104DF"/>
    <w:rsid w:val="3BB81738"/>
    <w:rsid w:val="3BCB411B"/>
    <w:rsid w:val="3BCE402B"/>
    <w:rsid w:val="3BCE5DD9"/>
    <w:rsid w:val="3BD44565"/>
    <w:rsid w:val="3BD73730"/>
    <w:rsid w:val="3BD81029"/>
    <w:rsid w:val="3BDB0F35"/>
    <w:rsid w:val="3BDD0861"/>
    <w:rsid w:val="3BDE522C"/>
    <w:rsid w:val="3BE321CE"/>
    <w:rsid w:val="3BE32AA0"/>
    <w:rsid w:val="3BEB7129"/>
    <w:rsid w:val="3BEC7F9A"/>
    <w:rsid w:val="3BF000A3"/>
    <w:rsid w:val="3BF76805"/>
    <w:rsid w:val="3BF90619"/>
    <w:rsid w:val="3BFA1DF4"/>
    <w:rsid w:val="3BFC0B7A"/>
    <w:rsid w:val="3BFC7946"/>
    <w:rsid w:val="3BFFFE01"/>
    <w:rsid w:val="3C043DFD"/>
    <w:rsid w:val="3C071E9A"/>
    <w:rsid w:val="3C08576E"/>
    <w:rsid w:val="3C09240E"/>
    <w:rsid w:val="3C0C3393"/>
    <w:rsid w:val="3C0F1D99"/>
    <w:rsid w:val="3C1201E9"/>
    <w:rsid w:val="3C1544E1"/>
    <w:rsid w:val="3C1F4887"/>
    <w:rsid w:val="3C2310A0"/>
    <w:rsid w:val="3C237125"/>
    <w:rsid w:val="3C294AE4"/>
    <w:rsid w:val="3C31356B"/>
    <w:rsid w:val="3C395A2A"/>
    <w:rsid w:val="3C4E1BC5"/>
    <w:rsid w:val="3C4F6F1A"/>
    <w:rsid w:val="3C577F90"/>
    <w:rsid w:val="3C5A0F14"/>
    <w:rsid w:val="3C60131B"/>
    <w:rsid w:val="3C612581"/>
    <w:rsid w:val="3C616C4D"/>
    <w:rsid w:val="3C6B471E"/>
    <w:rsid w:val="3C6B7ACC"/>
    <w:rsid w:val="3C7078AF"/>
    <w:rsid w:val="3C710943"/>
    <w:rsid w:val="3C710B39"/>
    <w:rsid w:val="3C711C61"/>
    <w:rsid w:val="3C722C08"/>
    <w:rsid w:val="3C7E315E"/>
    <w:rsid w:val="3C7E78F0"/>
    <w:rsid w:val="3C826855"/>
    <w:rsid w:val="3C872392"/>
    <w:rsid w:val="3C8903DE"/>
    <w:rsid w:val="3C8A42BF"/>
    <w:rsid w:val="3C8B5A78"/>
    <w:rsid w:val="3C9012E0"/>
    <w:rsid w:val="3C90253B"/>
    <w:rsid w:val="3C911F25"/>
    <w:rsid w:val="3C942B7F"/>
    <w:rsid w:val="3C9A3EFB"/>
    <w:rsid w:val="3CA23939"/>
    <w:rsid w:val="3CAF5C0A"/>
    <w:rsid w:val="3CB72680"/>
    <w:rsid w:val="3CBA69AE"/>
    <w:rsid w:val="3CBE53B5"/>
    <w:rsid w:val="3CC5259C"/>
    <w:rsid w:val="3CCB7F4E"/>
    <w:rsid w:val="3CD21267"/>
    <w:rsid w:val="3CD5525A"/>
    <w:rsid w:val="3CEE3A1E"/>
    <w:rsid w:val="3CEF23E6"/>
    <w:rsid w:val="3CF03605"/>
    <w:rsid w:val="3CFC24D2"/>
    <w:rsid w:val="3D051665"/>
    <w:rsid w:val="3D083518"/>
    <w:rsid w:val="3D0C0967"/>
    <w:rsid w:val="3D1166EA"/>
    <w:rsid w:val="3D1167AE"/>
    <w:rsid w:val="3D116A72"/>
    <w:rsid w:val="3D15169D"/>
    <w:rsid w:val="3D193107"/>
    <w:rsid w:val="3D233F03"/>
    <w:rsid w:val="3D2C1009"/>
    <w:rsid w:val="3D2C7F69"/>
    <w:rsid w:val="3D324951"/>
    <w:rsid w:val="3D332398"/>
    <w:rsid w:val="3D38412A"/>
    <w:rsid w:val="3D39487E"/>
    <w:rsid w:val="3D49542E"/>
    <w:rsid w:val="3D4A6DD1"/>
    <w:rsid w:val="3D4D3FE0"/>
    <w:rsid w:val="3D4E6C8F"/>
    <w:rsid w:val="3D525A43"/>
    <w:rsid w:val="3D527E27"/>
    <w:rsid w:val="3D550DAB"/>
    <w:rsid w:val="3D5578D1"/>
    <w:rsid w:val="3D5D3C39"/>
    <w:rsid w:val="3D5F13DF"/>
    <w:rsid w:val="3D61234F"/>
    <w:rsid w:val="3D644B60"/>
    <w:rsid w:val="3D6528F4"/>
    <w:rsid w:val="3D6548C9"/>
    <w:rsid w:val="3D6A00C7"/>
    <w:rsid w:val="3D6D6B52"/>
    <w:rsid w:val="3D841890"/>
    <w:rsid w:val="3D874C42"/>
    <w:rsid w:val="3D8E3295"/>
    <w:rsid w:val="3D913562"/>
    <w:rsid w:val="3D935C56"/>
    <w:rsid w:val="3D956BAE"/>
    <w:rsid w:val="3DA61D19"/>
    <w:rsid w:val="3DA82DB4"/>
    <w:rsid w:val="3DAC3EF8"/>
    <w:rsid w:val="3DAC7CBF"/>
    <w:rsid w:val="3DB633CE"/>
    <w:rsid w:val="3DBA1C5F"/>
    <w:rsid w:val="3DBA1DD5"/>
    <w:rsid w:val="3DBD69BF"/>
    <w:rsid w:val="3DC1395E"/>
    <w:rsid w:val="3DC301FF"/>
    <w:rsid w:val="3DC537E6"/>
    <w:rsid w:val="3DC751D2"/>
    <w:rsid w:val="3DC808C2"/>
    <w:rsid w:val="3DD75419"/>
    <w:rsid w:val="3DDD4238"/>
    <w:rsid w:val="3DDE237F"/>
    <w:rsid w:val="3DDF607B"/>
    <w:rsid w:val="3DE23DBE"/>
    <w:rsid w:val="3DE334C5"/>
    <w:rsid w:val="3DEE4511"/>
    <w:rsid w:val="3DEE47C3"/>
    <w:rsid w:val="3DF03804"/>
    <w:rsid w:val="3DF21F2E"/>
    <w:rsid w:val="3DF40982"/>
    <w:rsid w:val="3DF47EB7"/>
    <w:rsid w:val="3E027FCA"/>
    <w:rsid w:val="3E0569D1"/>
    <w:rsid w:val="3E071B44"/>
    <w:rsid w:val="3E18216E"/>
    <w:rsid w:val="3E1A2B54"/>
    <w:rsid w:val="3E1C7765"/>
    <w:rsid w:val="3E1D4DF6"/>
    <w:rsid w:val="3E237E24"/>
    <w:rsid w:val="3E2919ED"/>
    <w:rsid w:val="3E2D21A2"/>
    <w:rsid w:val="3E2E06B5"/>
    <w:rsid w:val="3E2E2B5F"/>
    <w:rsid w:val="3E3068D7"/>
    <w:rsid w:val="3E337CBE"/>
    <w:rsid w:val="3E3474BF"/>
    <w:rsid w:val="3E355E9B"/>
    <w:rsid w:val="3E37EE4E"/>
    <w:rsid w:val="3E3C1720"/>
    <w:rsid w:val="3E3F3205"/>
    <w:rsid w:val="3E4C6084"/>
    <w:rsid w:val="3E5176EE"/>
    <w:rsid w:val="3E52684D"/>
    <w:rsid w:val="3E54547B"/>
    <w:rsid w:val="3E5541D1"/>
    <w:rsid w:val="3E564BE0"/>
    <w:rsid w:val="3E5743BA"/>
    <w:rsid w:val="3E5809D9"/>
    <w:rsid w:val="3E5C2954"/>
    <w:rsid w:val="3E5E3528"/>
    <w:rsid w:val="3E605046"/>
    <w:rsid w:val="3E6432A1"/>
    <w:rsid w:val="3E692E72"/>
    <w:rsid w:val="3E6E11AD"/>
    <w:rsid w:val="3E721583"/>
    <w:rsid w:val="3E78348C"/>
    <w:rsid w:val="3E7A7FB9"/>
    <w:rsid w:val="3E7C1E93"/>
    <w:rsid w:val="3E7C568B"/>
    <w:rsid w:val="3E807EF2"/>
    <w:rsid w:val="3E84149D"/>
    <w:rsid w:val="3E8737E4"/>
    <w:rsid w:val="3E8D598A"/>
    <w:rsid w:val="3E9055C8"/>
    <w:rsid w:val="3E956359"/>
    <w:rsid w:val="3EA31D29"/>
    <w:rsid w:val="3EA92484"/>
    <w:rsid w:val="3EAE7CE5"/>
    <w:rsid w:val="3EB14760"/>
    <w:rsid w:val="3EB44211"/>
    <w:rsid w:val="3EBA37FA"/>
    <w:rsid w:val="3EBC30D8"/>
    <w:rsid w:val="3EBC62C8"/>
    <w:rsid w:val="3EC341BE"/>
    <w:rsid w:val="3ECA7A13"/>
    <w:rsid w:val="3ED214CB"/>
    <w:rsid w:val="3ED454B4"/>
    <w:rsid w:val="3ED82DBD"/>
    <w:rsid w:val="3EE44090"/>
    <w:rsid w:val="3EE65CBF"/>
    <w:rsid w:val="3EE712F2"/>
    <w:rsid w:val="3EEA2F2A"/>
    <w:rsid w:val="3EED76A5"/>
    <w:rsid w:val="3EEE30CB"/>
    <w:rsid w:val="3EF63EBC"/>
    <w:rsid w:val="3EF762D8"/>
    <w:rsid w:val="3EF76DA0"/>
    <w:rsid w:val="3EF8613C"/>
    <w:rsid w:val="3EF9316D"/>
    <w:rsid w:val="3EFA027F"/>
    <w:rsid w:val="3EFBCD89"/>
    <w:rsid w:val="3F0A56A7"/>
    <w:rsid w:val="3F104904"/>
    <w:rsid w:val="3F116709"/>
    <w:rsid w:val="3F137DC4"/>
    <w:rsid w:val="3F16713F"/>
    <w:rsid w:val="3F1735F3"/>
    <w:rsid w:val="3F1B55C1"/>
    <w:rsid w:val="3F1C035F"/>
    <w:rsid w:val="3F220330"/>
    <w:rsid w:val="3F275ED3"/>
    <w:rsid w:val="3F281FAB"/>
    <w:rsid w:val="3F2F719E"/>
    <w:rsid w:val="3F3228BB"/>
    <w:rsid w:val="3F450160"/>
    <w:rsid w:val="3F47427C"/>
    <w:rsid w:val="3F4938D3"/>
    <w:rsid w:val="3F4A7F61"/>
    <w:rsid w:val="3F4C3465"/>
    <w:rsid w:val="3F4D1488"/>
    <w:rsid w:val="3F4E43E9"/>
    <w:rsid w:val="3F546539"/>
    <w:rsid w:val="3F575F1D"/>
    <w:rsid w:val="3F5B1D36"/>
    <w:rsid w:val="3F64438F"/>
    <w:rsid w:val="3F6445B7"/>
    <w:rsid w:val="3F6729E3"/>
    <w:rsid w:val="3F6B2905"/>
    <w:rsid w:val="3F6D1D26"/>
    <w:rsid w:val="3F721126"/>
    <w:rsid w:val="3F721362"/>
    <w:rsid w:val="3F725B45"/>
    <w:rsid w:val="3F7A4FBF"/>
    <w:rsid w:val="3F7D78FA"/>
    <w:rsid w:val="3F7E0C95"/>
    <w:rsid w:val="3F895A13"/>
    <w:rsid w:val="3F9520B5"/>
    <w:rsid w:val="3F9614BE"/>
    <w:rsid w:val="3F9924CC"/>
    <w:rsid w:val="3F9E3C3C"/>
    <w:rsid w:val="3F9E546D"/>
    <w:rsid w:val="3FA53AE5"/>
    <w:rsid w:val="3FA63692"/>
    <w:rsid w:val="3FAA2A56"/>
    <w:rsid w:val="3FB21F0F"/>
    <w:rsid w:val="3FB2668C"/>
    <w:rsid w:val="3FB9123D"/>
    <w:rsid w:val="3FBE71B7"/>
    <w:rsid w:val="3FC10EA5"/>
    <w:rsid w:val="3FC34863"/>
    <w:rsid w:val="3FC93A56"/>
    <w:rsid w:val="3FC94C25"/>
    <w:rsid w:val="3FCD30FD"/>
    <w:rsid w:val="3FD17C46"/>
    <w:rsid w:val="3FD55947"/>
    <w:rsid w:val="3FDC0294"/>
    <w:rsid w:val="3FE27D0C"/>
    <w:rsid w:val="3FE86B66"/>
    <w:rsid w:val="3FEC0081"/>
    <w:rsid w:val="3FEF3F72"/>
    <w:rsid w:val="3FF461FC"/>
    <w:rsid w:val="3FF638FD"/>
    <w:rsid w:val="3FF701A9"/>
    <w:rsid w:val="3FFF32BF"/>
    <w:rsid w:val="40027710"/>
    <w:rsid w:val="40072194"/>
    <w:rsid w:val="40077B0C"/>
    <w:rsid w:val="4009243A"/>
    <w:rsid w:val="400E09D8"/>
    <w:rsid w:val="4010626F"/>
    <w:rsid w:val="4019654B"/>
    <w:rsid w:val="401A4F12"/>
    <w:rsid w:val="401F30A7"/>
    <w:rsid w:val="401F4E55"/>
    <w:rsid w:val="402261E2"/>
    <w:rsid w:val="4028049C"/>
    <w:rsid w:val="402B77ED"/>
    <w:rsid w:val="402E64D6"/>
    <w:rsid w:val="40300733"/>
    <w:rsid w:val="403723ED"/>
    <w:rsid w:val="4037567F"/>
    <w:rsid w:val="403A57EB"/>
    <w:rsid w:val="403E60B6"/>
    <w:rsid w:val="40424127"/>
    <w:rsid w:val="40513931"/>
    <w:rsid w:val="4056719A"/>
    <w:rsid w:val="406E7D58"/>
    <w:rsid w:val="40737AEB"/>
    <w:rsid w:val="407441CC"/>
    <w:rsid w:val="4076728E"/>
    <w:rsid w:val="407E33F4"/>
    <w:rsid w:val="40887158"/>
    <w:rsid w:val="408A7674"/>
    <w:rsid w:val="408D0FB0"/>
    <w:rsid w:val="408D66CD"/>
    <w:rsid w:val="40904692"/>
    <w:rsid w:val="40946C7F"/>
    <w:rsid w:val="409739CC"/>
    <w:rsid w:val="409D5390"/>
    <w:rsid w:val="40CB07F9"/>
    <w:rsid w:val="40CD2E38"/>
    <w:rsid w:val="40CF06DE"/>
    <w:rsid w:val="40D0598E"/>
    <w:rsid w:val="40D57A72"/>
    <w:rsid w:val="40E06A46"/>
    <w:rsid w:val="40E20083"/>
    <w:rsid w:val="40E3190E"/>
    <w:rsid w:val="40E50D95"/>
    <w:rsid w:val="40E9431F"/>
    <w:rsid w:val="40ED4F53"/>
    <w:rsid w:val="40ED6D01"/>
    <w:rsid w:val="40F47954"/>
    <w:rsid w:val="40FD66AE"/>
    <w:rsid w:val="40FE0346"/>
    <w:rsid w:val="410F43CA"/>
    <w:rsid w:val="411918A4"/>
    <w:rsid w:val="41205969"/>
    <w:rsid w:val="412344D1"/>
    <w:rsid w:val="41250249"/>
    <w:rsid w:val="412C177C"/>
    <w:rsid w:val="41367B0D"/>
    <w:rsid w:val="41384420"/>
    <w:rsid w:val="4148771D"/>
    <w:rsid w:val="414B09AC"/>
    <w:rsid w:val="415128B5"/>
    <w:rsid w:val="415E73D5"/>
    <w:rsid w:val="416B7484"/>
    <w:rsid w:val="416C16AB"/>
    <w:rsid w:val="416C6CFD"/>
    <w:rsid w:val="417458E6"/>
    <w:rsid w:val="4175614E"/>
    <w:rsid w:val="41780576"/>
    <w:rsid w:val="417E204F"/>
    <w:rsid w:val="417F1B00"/>
    <w:rsid w:val="41837C0C"/>
    <w:rsid w:val="418920C4"/>
    <w:rsid w:val="418E3919"/>
    <w:rsid w:val="41910619"/>
    <w:rsid w:val="4191369F"/>
    <w:rsid w:val="41920BDE"/>
    <w:rsid w:val="41924AE5"/>
    <w:rsid w:val="419B49AF"/>
    <w:rsid w:val="41AB6294"/>
    <w:rsid w:val="41AF06D0"/>
    <w:rsid w:val="41B64AD1"/>
    <w:rsid w:val="41BE24F6"/>
    <w:rsid w:val="41C30EF6"/>
    <w:rsid w:val="41C826C6"/>
    <w:rsid w:val="41CB4852"/>
    <w:rsid w:val="41D50C68"/>
    <w:rsid w:val="41D57EC1"/>
    <w:rsid w:val="41D62914"/>
    <w:rsid w:val="41D94A59"/>
    <w:rsid w:val="41E04317"/>
    <w:rsid w:val="41E81277"/>
    <w:rsid w:val="41F03E34"/>
    <w:rsid w:val="41F61BE6"/>
    <w:rsid w:val="41F65E6B"/>
    <w:rsid w:val="41F8770C"/>
    <w:rsid w:val="41F9614D"/>
    <w:rsid w:val="41FA16D6"/>
    <w:rsid w:val="41FD11C6"/>
    <w:rsid w:val="420108C1"/>
    <w:rsid w:val="42090F40"/>
    <w:rsid w:val="420F653C"/>
    <w:rsid w:val="42116A20"/>
    <w:rsid w:val="421309EA"/>
    <w:rsid w:val="42220CBE"/>
    <w:rsid w:val="42243F12"/>
    <w:rsid w:val="4226123E"/>
    <w:rsid w:val="422623FB"/>
    <w:rsid w:val="42263ECC"/>
    <w:rsid w:val="42266472"/>
    <w:rsid w:val="42332EA8"/>
    <w:rsid w:val="42336CE7"/>
    <w:rsid w:val="423564E9"/>
    <w:rsid w:val="42360234"/>
    <w:rsid w:val="42390634"/>
    <w:rsid w:val="42454447"/>
    <w:rsid w:val="424D6C8D"/>
    <w:rsid w:val="424E4D56"/>
    <w:rsid w:val="424F424A"/>
    <w:rsid w:val="425132C0"/>
    <w:rsid w:val="42573468"/>
    <w:rsid w:val="4257387A"/>
    <w:rsid w:val="42591AEF"/>
    <w:rsid w:val="4259696B"/>
    <w:rsid w:val="425A1AA9"/>
    <w:rsid w:val="425D1AEE"/>
    <w:rsid w:val="425E2DF2"/>
    <w:rsid w:val="425F7FAB"/>
    <w:rsid w:val="426009F4"/>
    <w:rsid w:val="42690023"/>
    <w:rsid w:val="426966FC"/>
    <w:rsid w:val="426B01EB"/>
    <w:rsid w:val="426C3C56"/>
    <w:rsid w:val="426E1D50"/>
    <w:rsid w:val="427072A9"/>
    <w:rsid w:val="42741713"/>
    <w:rsid w:val="4278399C"/>
    <w:rsid w:val="427A622D"/>
    <w:rsid w:val="42800DA9"/>
    <w:rsid w:val="42821777"/>
    <w:rsid w:val="428A713A"/>
    <w:rsid w:val="428E1E1E"/>
    <w:rsid w:val="428E520D"/>
    <w:rsid w:val="42943923"/>
    <w:rsid w:val="42947666"/>
    <w:rsid w:val="42982C9D"/>
    <w:rsid w:val="429949BE"/>
    <w:rsid w:val="42A012DD"/>
    <w:rsid w:val="42A1360C"/>
    <w:rsid w:val="42A94B48"/>
    <w:rsid w:val="42A94D50"/>
    <w:rsid w:val="42AE426E"/>
    <w:rsid w:val="42B33E91"/>
    <w:rsid w:val="42B34630"/>
    <w:rsid w:val="42B570D7"/>
    <w:rsid w:val="42C7547B"/>
    <w:rsid w:val="42CC010B"/>
    <w:rsid w:val="42D31245"/>
    <w:rsid w:val="42D4469C"/>
    <w:rsid w:val="42D446B7"/>
    <w:rsid w:val="42D8613A"/>
    <w:rsid w:val="42D96E7C"/>
    <w:rsid w:val="42DA0D68"/>
    <w:rsid w:val="42DC2CD4"/>
    <w:rsid w:val="42E12FC1"/>
    <w:rsid w:val="42E16FF9"/>
    <w:rsid w:val="42E23AB3"/>
    <w:rsid w:val="42E64009"/>
    <w:rsid w:val="42E661CE"/>
    <w:rsid w:val="42E70006"/>
    <w:rsid w:val="42EE6994"/>
    <w:rsid w:val="42EF7587"/>
    <w:rsid w:val="42F01125"/>
    <w:rsid w:val="42F63A31"/>
    <w:rsid w:val="42F70B2B"/>
    <w:rsid w:val="42F73E67"/>
    <w:rsid w:val="42F84D50"/>
    <w:rsid w:val="42FA2C71"/>
    <w:rsid w:val="42FC1A37"/>
    <w:rsid w:val="42FC6B28"/>
    <w:rsid w:val="42FD3BF5"/>
    <w:rsid w:val="43042FD3"/>
    <w:rsid w:val="430B7BF0"/>
    <w:rsid w:val="430E1911"/>
    <w:rsid w:val="430F24DA"/>
    <w:rsid w:val="430F68C7"/>
    <w:rsid w:val="43122A4F"/>
    <w:rsid w:val="431379ED"/>
    <w:rsid w:val="431542ED"/>
    <w:rsid w:val="43156744"/>
    <w:rsid w:val="431D1F2C"/>
    <w:rsid w:val="43210EE4"/>
    <w:rsid w:val="43255A95"/>
    <w:rsid w:val="43266633"/>
    <w:rsid w:val="432673BF"/>
    <w:rsid w:val="432851D1"/>
    <w:rsid w:val="43285A22"/>
    <w:rsid w:val="432D6943"/>
    <w:rsid w:val="43340C18"/>
    <w:rsid w:val="433C7ACC"/>
    <w:rsid w:val="433D7736"/>
    <w:rsid w:val="433E3844"/>
    <w:rsid w:val="43447B1F"/>
    <w:rsid w:val="434877D8"/>
    <w:rsid w:val="434F77FF"/>
    <w:rsid w:val="43540D6D"/>
    <w:rsid w:val="4355185E"/>
    <w:rsid w:val="43553283"/>
    <w:rsid w:val="43593C89"/>
    <w:rsid w:val="435E76BD"/>
    <w:rsid w:val="43691F50"/>
    <w:rsid w:val="437370B7"/>
    <w:rsid w:val="437D4E37"/>
    <w:rsid w:val="43847221"/>
    <w:rsid w:val="43847352"/>
    <w:rsid w:val="43863A28"/>
    <w:rsid w:val="438815DB"/>
    <w:rsid w:val="438B0EB4"/>
    <w:rsid w:val="438B13EA"/>
    <w:rsid w:val="4392515E"/>
    <w:rsid w:val="43965E48"/>
    <w:rsid w:val="439A4D79"/>
    <w:rsid w:val="439C4394"/>
    <w:rsid w:val="439F6806"/>
    <w:rsid w:val="43A77473"/>
    <w:rsid w:val="43B12635"/>
    <w:rsid w:val="43BB74AB"/>
    <w:rsid w:val="43D110E1"/>
    <w:rsid w:val="43D16A2D"/>
    <w:rsid w:val="43D97AA9"/>
    <w:rsid w:val="43E828F9"/>
    <w:rsid w:val="43EA799A"/>
    <w:rsid w:val="43EE12FB"/>
    <w:rsid w:val="43EF1957"/>
    <w:rsid w:val="43F01F04"/>
    <w:rsid w:val="43F32881"/>
    <w:rsid w:val="43F33924"/>
    <w:rsid w:val="43FC3E73"/>
    <w:rsid w:val="4402114D"/>
    <w:rsid w:val="44036973"/>
    <w:rsid w:val="44134CD1"/>
    <w:rsid w:val="44146609"/>
    <w:rsid w:val="44172F68"/>
    <w:rsid w:val="441B3CAC"/>
    <w:rsid w:val="441E2B06"/>
    <w:rsid w:val="44334FB1"/>
    <w:rsid w:val="444362C3"/>
    <w:rsid w:val="444A6219"/>
    <w:rsid w:val="44536725"/>
    <w:rsid w:val="445A2900"/>
    <w:rsid w:val="446D6703"/>
    <w:rsid w:val="4476222D"/>
    <w:rsid w:val="447A65E5"/>
    <w:rsid w:val="447E03F3"/>
    <w:rsid w:val="44806045"/>
    <w:rsid w:val="44817D43"/>
    <w:rsid w:val="448917EC"/>
    <w:rsid w:val="448C25F7"/>
    <w:rsid w:val="448F0B09"/>
    <w:rsid w:val="44A174A5"/>
    <w:rsid w:val="44AB6361"/>
    <w:rsid w:val="44AD11BF"/>
    <w:rsid w:val="44B918C1"/>
    <w:rsid w:val="44B93309"/>
    <w:rsid w:val="44B94D9B"/>
    <w:rsid w:val="44C70E65"/>
    <w:rsid w:val="44C749FA"/>
    <w:rsid w:val="44C94E87"/>
    <w:rsid w:val="44D34C9C"/>
    <w:rsid w:val="44DC50C3"/>
    <w:rsid w:val="44DF424D"/>
    <w:rsid w:val="44E05323"/>
    <w:rsid w:val="44E43A96"/>
    <w:rsid w:val="44F325EC"/>
    <w:rsid w:val="44F372DF"/>
    <w:rsid w:val="44F64696"/>
    <w:rsid w:val="44F950B9"/>
    <w:rsid w:val="44FB69A3"/>
    <w:rsid w:val="44FD6BBE"/>
    <w:rsid w:val="451E392D"/>
    <w:rsid w:val="4520319B"/>
    <w:rsid w:val="45221A31"/>
    <w:rsid w:val="452C3E8A"/>
    <w:rsid w:val="452F4035"/>
    <w:rsid w:val="453E5D7D"/>
    <w:rsid w:val="454B0393"/>
    <w:rsid w:val="454C1D45"/>
    <w:rsid w:val="454E2F32"/>
    <w:rsid w:val="4554785A"/>
    <w:rsid w:val="45583E57"/>
    <w:rsid w:val="455D7F73"/>
    <w:rsid w:val="456853B9"/>
    <w:rsid w:val="456B2FD2"/>
    <w:rsid w:val="456D4C03"/>
    <w:rsid w:val="456E79C4"/>
    <w:rsid w:val="45711797"/>
    <w:rsid w:val="457176F9"/>
    <w:rsid w:val="45804417"/>
    <w:rsid w:val="458D51A8"/>
    <w:rsid w:val="45996A3C"/>
    <w:rsid w:val="459E681C"/>
    <w:rsid w:val="45A22C16"/>
    <w:rsid w:val="45A94AB0"/>
    <w:rsid w:val="45AC7C5B"/>
    <w:rsid w:val="45B701D3"/>
    <w:rsid w:val="45B8657D"/>
    <w:rsid w:val="45B95404"/>
    <w:rsid w:val="45BA0E4B"/>
    <w:rsid w:val="45BA2D32"/>
    <w:rsid w:val="45BA5B29"/>
    <w:rsid w:val="45BC40E0"/>
    <w:rsid w:val="45BD7EF6"/>
    <w:rsid w:val="45C36283"/>
    <w:rsid w:val="45CA541D"/>
    <w:rsid w:val="45D65D1D"/>
    <w:rsid w:val="45DB4D22"/>
    <w:rsid w:val="45DB65F5"/>
    <w:rsid w:val="45E508CF"/>
    <w:rsid w:val="45ED486E"/>
    <w:rsid w:val="45EE77CB"/>
    <w:rsid w:val="45F42696"/>
    <w:rsid w:val="45F60406"/>
    <w:rsid w:val="45F7523E"/>
    <w:rsid w:val="45FC6F12"/>
    <w:rsid w:val="45FD5429"/>
    <w:rsid w:val="46024FFD"/>
    <w:rsid w:val="4604067E"/>
    <w:rsid w:val="460551AF"/>
    <w:rsid w:val="46072613"/>
    <w:rsid w:val="460C1FEF"/>
    <w:rsid w:val="460C4B18"/>
    <w:rsid w:val="460E1286"/>
    <w:rsid w:val="46111832"/>
    <w:rsid w:val="461B4B55"/>
    <w:rsid w:val="461C40E3"/>
    <w:rsid w:val="461C7016"/>
    <w:rsid w:val="461E4E80"/>
    <w:rsid w:val="462C34AD"/>
    <w:rsid w:val="462D5FE1"/>
    <w:rsid w:val="462E4906"/>
    <w:rsid w:val="463A5A41"/>
    <w:rsid w:val="463D25F1"/>
    <w:rsid w:val="463D7DE3"/>
    <w:rsid w:val="463E3B5B"/>
    <w:rsid w:val="463E66BC"/>
    <w:rsid w:val="46431454"/>
    <w:rsid w:val="46453C76"/>
    <w:rsid w:val="46491E97"/>
    <w:rsid w:val="46496788"/>
    <w:rsid w:val="464A259E"/>
    <w:rsid w:val="464B259D"/>
    <w:rsid w:val="464B5944"/>
    <w:rsid w:val="46510B63"/>
    <w:rsid w:val="4657113C"/>
    <w:rsid w:val="465C2BF8"/>
    <w:rsid w:val="46623DF6"/>
    <w:rsid w:val="46664C95"/>
    <w:rsid w:val="466B16B2"/>
    <w:rsid w:val="466C2476"/>
    <w:rsid w:val="466F7CB6"/>
    <w:rsid w:val="467341A1"/>
    <w:rsid w:val="467C28B2"/>
    <w:rsid w:val="467E02C4"/>
    <w:rsid w:val="46821C9A"/>
    <w:rsid w:val="46891BC8"/>
    <w:rsid w:val="46895E30"/>
    <w:rsid w:val="468A1E04"/>
    <w:rsid w:val="4694586B"/>
    <w:rsid w:val="469A3487"/>
    <w:rsid w:val="469C5642"/>
    <w:rsid w:val="469F4338"/>
    <w:rsid w:val="46A11681"/>
    <w:rsid w:val="46A401F3"/>
    <w:rsid w:val="46A47E62"/>
    <w:rsid w:val="46A636F7"/>
    <w:rsid w:val="46AE3C38"/>
    <w:rsid w:val="46AF46EA"/>
    <w:rsid w:val="46BB4164"/>
    <w:rsid w:val="46C15B5D"/>
    <w:rsid w:val="46C42392"/>
    <w:rsid w:val="46C9474D"/>
    <w:rsid w:val="46CC00B3"/>
    <w:rsid w:val="46D1677D"/>
    <w:rsid w:val="46D629F3"/>
    <w:rsid w:val="46DC298E"/>
    <w:rsid w:val="46DE75E2"/>
    <w:rsid w:val="46E147D5"/>
    <w:rsid w:val="46E7386B"/>
    <w:rsid w:val="46E92D5E"/>
    <w:rsid w:val="46E97663"/>
    <w:rsid w:val="46EB0968"/>
    <w:rsid w:val="46EB4799"/>
    <w:rsid w:val="46EF6F8D"/>
    <w:rsid w:val="46F450DE"/>
    <w:rsid w:val="46FB0C02"/>
    <w:rsid w:val="47185450"/>
    <w:rsid w:val="47186B04"/>
    <w:rsid w:val="471D3AD2"/>
    <w:rsid w:val="471E2059"/>
    <w:rsid w:val="47291EB4"/>
    <w:rsid w:val="473304A9"/>
    <w:rsid w:val="47352751"/>
    <w:rsid w:val="473F490D"/>
    <w:rsid w:val="47523754"/>
    <w:rsid w:val="47543E89"/>
    <w:rsid w:val="47580754"/>
    <w:rsid w:val="47595427"/>
    <w:rsid w:val="47633AAA"/>
    <w:rsid w:val="476F0BC1"/>
    <w:rsid w:val="47725757"/>
    <w:rsid w:val="47883CE9"/>
    <w:rsid w:val="478A3ABD"/>
    <w:rsid w:val="479150F6"/>
    <w:rsid w:val="47925F0D"/>
    <w:rsid w:val="47955522"/>
    <w:rsid w:val="479A19AF"/>
    <w:rsid w:val="479E030F"/>
    <w:rsid w:val="479F07BB"/>
    <w:rsid w:val="47AF23E6"/>
    <w:rsid w:val="47B06E38"/>
    <w:rsid w:val="47B270AC"/>
    <w:rsid w:val="47B36AA1"/>
    <w:rsid w:val="47B6609F"/>
    <w:rsid w:val="47B916EB"/>
    <w:rsid w:val="47BC323F"/>
    <w:rsid w:val="47BC4A77"/>
    <w:rsid w:val="47BF7B69"/>
    <w:rsid w:val="47C03E43"/>
    <w:rsid w:val="47C23431"/>
    <w:rsid w:val="47C55FF3"/>
    <w:rsid w:val="47C96CD1"/>
    <w:rsid w:val="47CA38F8"/>
    <w:rsid w:val="47CA663D"/>
    <w:rsid w:val="47CB0F32"/>
    <w:rsid w:val="47CE7293"/>
    <w:rsid w:val="47D27948"/>
    <w:rsid w:val="47D46AAB"/>
    <w:rsid w:val="47E36768"/>
    <w:rsid w:val="47E97576"/>
    <w:rsid w:val="47EB9256"/>
    <w:rsid w:val="47F03CD8"/>
    <w:rsid w:val="47F23719"/>
    <w:rsid w:val="47F74379"/>
    <w:rsid w:val="47FA5757"/>
    <w:rsid w:val="47FD3CA8"/>
    <w:rsid w:val="47FE172F"/>
    <w:rsid w:val="47FF4967"/>
    <w:rsid w:val="4800556C"/>
    <w:rsid w:val="48023EE2"/>
    <w:rsid w:val="480D1A37"/>
    <w:rsid w:val="481F5625"/>
    <w:rsid w:val="48216446"/>
    <w:rsid w:val="4823219D"/>
    <w:rsid w:val="482C6915"/>
    <w:rsid w:val="48334182"/>
    <w:rsid w:val="4835122E"/>
    <w:rsid w:val="483650AC"/>
    <w:rsid w:val="483835DF"/>
    <w:rsid w:val="483B3270"/>
    <w:rsid w:val="483E0C4A"/>
    <w:rsid w:val="483E1699"/>
    <w:rsid w:val="48441E9E"/>
    <w:rsid w:val="48503D07"/>
    <w:rsid w:val="48510EF5"/>
    <w:rsid w:val="485951B1"/>
    <w:rsid w:val="485C5346"/>
    <w:rsid w:val="485F1209"/>
    <w:rsid w:val="486955F8"/>
    <w:rsid w:val="486E772D"/>
    <w:rsid w:val="486F7876"/>
    <w:rsid w:val="48703FE7"/>
    <w:rsid w:val="487171B8"/>
    <w:rsid w:val="48765EF0"/>
    <w:rsid w:val="487B78E7"/>
    <w:rsid w:val="487F0430"/>
    <w:rsid w:val="488065A7"/>
    <w:rsid w:val="489269B3"/>
    <w:rsid w:val="48A028AB"/>
    <w:rsid w:val="48AB2B47"/>
    <w:rsid w:val="48AF0961"/>
    <w:rsid w:val="48B03FD6"/>
    <w:rsid w:val="48B3736A"/>
    <w:rsid w:val="48B75ABE"/>
    <w:rsid w:val="48B82203"/>
    <w:rsid w:val="48BF2DB5"/>
    <w:rsid w:val="48C20A74"/>
    <w:rsid w:val="48C2531D"/>
    <w:rsid w:val="48CB2D35"/>
    <w:rsid w:val="48CD73C0"/>
    <w:rsid w:val="48D569F9"/>
    <w:rsid w:val="48D7140D"/>
    <w:rsid w:val="48DA7B6B"/>
    <w:rsid w:val="48DD3AFF"/>
    <w:rsid w:val="48DF0428"/>
    <w:rsid w:val="48E01D1C"/>
    <w:rsid w:val="48E0317F"/>
    <w:rsid w:val="48E211E9"/>
    <w:rsid w:val="48E46C3C"/>
    <w:rsid w:val="48E56FEF"/>
    <w:rsid w:val="48E94252"/>
    <w:rsid w:val="48F332F9"/>
    <w:rsid w:val="48F84495"/>
    <w:rsid w:val="48FB5CE4"/>
    <w:rsid w:val="49030FD7"/>
    <w:rsid w:val="490C1CEF"/>
    <w:rsid w:val="491B01D4"/>
    <w:rsid w:val="49210587"/>
    <w:rsid w:val="49240DD0"/>
    <w:rsid w:val="492A3B41"/>
    <w:rsid w:val="492C219C"/>
    <w:rsid w:val="492E3D3D"/>
    <w:rsid w:val="494B4C4F"/>
    <w:rsid w:val="494E51AB"/>
    <w:rsid w:val="495642AF"/>
    <w:rsid w:val="495C75C0"/>
    <w:rsid w:val="495F2766"/>
    <w:rsid w:val="4962490E"/>
    <w:rsid w:val="49682E09"/>
    <w:rsid w:val="49683BEA"/>
    <w:rsid w:val="49741731"/>
    <w:rsid w:val="497439C4"/>
    <w:rsid w:val="4980029E"/>
    <w:rsid w:val="4983673E"/>
    <w:rsid w:val="498E1082"/>
    <w:rsid w:val="49990A3E"/>
    <w:rsid w:val="499C7517"/>
    <w:rsid w:val="499D11D6"/>
    <w:rsid w:val="499F46D9"/>
    <w:rsid w:val="49A11DCC"/>
    <w:rsid w:val="49A34AE8"/>
    <w:rsid w:val="49A62FC2"/>
    <w:rsid w:val="49A630E3"/>
    <w:rsid w:val="49B06B1E"/>
    <w:rsid w:val="49B25C73"/>
    <w:rsid w:val="49B72066"/>
    <w:rsid w:val="49B75FAC"/>
    <w:rsid w:val="49BA14B8"/>
    <w:rsid w:val="49BC6207"/>
    <w:rsid w:val="49BD3C89"/>
    <w:rsid w:val="49C60FA8"/>
    <w:rsid w:val="49C76797"/>
    <w:rsid w:val="49CB7DD7"/>
    <w:rsid w:val="49D12238"/>
    <w:rsid w:val="49D438AE"/>
    <w:rsid w:val="49DF064F"/>
    <w:rsid w:val="49E11D1A"/>
    <w:rsid w:val="49E853A8"/>
    <w:rsid w:val="49E95DD2"/>
    <w:rsid w:val="49ED54D4"/>
    <w:rsid w:val="49FA026B"/>
    <w:rsid w:val="49FA3AEE"/>
    <w:rsid w:val="4A02730C"/>
    <w:rsid w:val="4A093BB6"/>
    <w:rsid w:val="4A0B5F87"/>
    <w:rsid w:val="4A0C2C8A"/>
    <w:rsid w:val="4A0E1EA9"/>
    <w:rsid w:val="4A134860"/>
    <w:rsid w:val="4A1506FC"/>
    <w:rsid w:val="4A1B0A65"/>
    <w:rsid w:val="4A1C23C8"/>
    <w:rsid w:val="4A2024A6"/>
    <w:rsid w:val="4A211A27"/>
    <w:rsid w:val="4A236EB1"/>
    <w:rsid w:val="4A2A7AA0"/>
    <w:rsid w:val="4A343F4C"/>
    <w:rsid w:val="4A3600DE"/>
    <w:rsid w:val="4A39796E"/>
    <w:rsid w:val="4A4D25BF"/>
    <w:rsid w:val="4A4D295E"/>
    <w:rsid w:val="4A4D66AD"/>
    <w:rsid w:val="4A4F0367"/>
    <w:rsid w:val="4A500D61"/>
    <w:rsid w:val="4A5412BD"/>
    <w:rsid w:val="4A542F03"/>
    <w:rsid w:val="4A603492"/>
    <w:rsid w:val="4A605142"/>
    <w:rsid w:val="4A62155C"/>
    <w:rsid w:val="4A62268A"/>
    <w:rsid w:val="4A6E3AAD"/>
    <w:rsid w:val="4A6E67AF"/>
    <w:rsid w:val="4A7058BF"/>
    <w:rsid w:val="4A7B5341"/>
    <w:rsid w:val="4A7B715E"/>
    <w:rsid w:val="4A7F6A87"/>
    <w:rsid w:val="4A817DD7"/>
    <w:rsid w:val="4A9201D6"/>
    <w:rsid w:val="4A935291"/>
    <w:rsid w:val="4A952667"/>
    <w:rsid w:val="4A984296"/>
    <w:rsid w:val="4A9D2A5C"/>
    <w:rsid w:val="4A9D32F7"/>
    <w:rsid w:val="4AA40703"/>
    <w:rsid w:val="4AA56185"/>
    <w:rsid w:val="4AAA260D"/>
    <w:rsid w:val="4AAC152E"/>
    <w:rsid w:val="4AB04516"/>
    <w:rsid w:val="4AB23BC8"/>
    <w:rsid w:val="4AB42333"/>
    <w:rsid w:val="4AB4552B"/>
    <w:rsid w:val="4AB46C13"/>
    <w:rsid w:val="4AB643D1"/>
    <w:rsid w:val="4AC27CB3"/>
    <w:rsid w:val="4AC72922"/>
    <w:rsid w:val="4AC85440"/>
    <w:rsid w:val="4AC92EC2"/>
    <w:rsid w:val="4AC9512F"/>
    <w:rsid w:val="4AD722D7"/>
    <w:rsid w:val="4AD75C2B"/>
    <w:rsid w:val="4ADE0F34"/>
    <w:rsid w:val="4ADE38FA"/>
    <w:rsid w:val="4AE4031D"/>
    <w:rsid w:val="4AE729B3"/>
    <w:rsid w:val="4AFB1CB3"/>
    <w:rsid w:val="4AFD1C1B"/>
    <w:rsid w:val="4AFF4D32"/>
    <w:rsid w:val="4AFF5FAF"/>
    <w:rsid w:val="4B015D61"/>
    <w:rsid w:val="4B050CA9"/>
    <w:rsid w:val="4B052E99"/>
    <w:rsid w:val="4B0729A6"/>
    <w:rsid w:val="4B087040"/>
    <w:rsid w:val="4B101623"/>
    <w:rsid w:val="4B15553F"/>
    <w:rsid w:val="4B1A216D"/>
    <w:rsid w:val="4B1F3DC5"/>
    <w:rsid w:val="4B2934C1"/>
    <w:rsid w:val="4B2E419E"/>
    <w:rsid w:val="4B3053A6"/>
    <w:rsid w:val="4B315D69"/>
    <w:rsid w:val="4B3C33C1"/>
    <w:rsid w:val="4B3F2946"/>
    <w:rsid w:val="4B3F72FB"/>
    <w:rsid w:val="4B400F95"/>
    <w:rsid w:val="4B434555"/>
    <w:rsid w:val="4B4614E8"/>
    <w:rsid w:val="4B4C61C0"/>
    <w:rsid w:val="4B4D6CED"/>
    <w:rsid w:val="4B5375A2"/>
    <w:rsid w:val="4B591AB5"/>
    <w:rsid w:val="4B722387"/>
    <w:rsid w:val="4B775B45"/>
    <w:rsid w:val="4B875CAA"/>
    <w:rsid w:val="4B8A26DA"/>
    <w:rsid w:val="4B8D0681"/>
    <w:rsid w:val="4B901606"/>
    <w:rsid w:val="4B952D8A"/>
    <w:rsid w:val="4B992BD5"/>
    <w:rsid w:val="4B9D6D55"/>
    <w:rsid w:val="4BA15123"/>
    <w:rsid w:val="4BA23F51"/>
    <w:rsid w:val="4BB723E6"/>
    <w:rsid w:val="4BB770C8"/>
    <w:rsid w:val="4BBE2DDD"/>
    <w:rsid w:val="4BBF1D3E"/>
    <w:rsid w:val="4BD14A16"/>
    <w:rsid w:val="4BDB3E4B"/>
    <w:rsid w:val="4BDC71CD"/>
    <w:rsid w:val="4BE4728A"/>
    <w:rsid w:val="4BEA1BAB"/>
    <w:rsid w:val="4BED3F1E"/>
    <w:rsid w:val="4BFF3928"/>
    <w:rsid w:val="4C050204"/>
    <w:rsid w:val="4C087FCB"/>
    <w:rsid w:val="4C112E59"/>
    <w:rsid w:val="4C17726F"/>
    <w:rsid w:val="4C1B0BC7"/>
    <w:rsid w:val="4C211DF2"/>
    <w:rsid w:val="4C220B74"/>
    <w:rsid w:val="4C226976"/>
    <w:rsid w:val="4C2365F6"/>
    <w:rsid w:val="4C3F04A5"/>
    <w:rsid w:val="4C4448E2"/>
    <w:rsid w:val="4C4D3244"/>
    <w:rsid w:val="4C4E0677"/>
    <w:rsid w:val="4C5061C1"/>
    <w:rsid w:val="4C5E176C"/>
    <w:rsid w:val="4C673799"/>
    <w:rsid w:val="4C681932"/>
    <w:rsid w:val="4C6B2EE1"/>
    <w:rsid w:val="4C6F7259"/>
    <w:rsid w:val="4C881D77"/>
    <w:rsid w:val="4C8B4D21"/>
    <w:rsid w:val="4C8F5111"/>
    <w:rsid w:val="4C9359B0"/>
    <w:rsid w:val="4C96179F"/>
    <w:rsid w:val="4C9C55BB"/>
    <w:rsid w:val="4CA26123"/>
    <w:rsid w:val="4CA50490"/>
    <w:rsid w:val="4CA87053"/>
    <w:rsid w:val="4CAC7B9D"/>
    <w:rsid w:val="4CAD5011"/>
    <w:rsid w:val="4CAE37E9"/>
    <w:rsid w:val="4CAE3FDC"/>
    <w:rsid w:val="4CB12D62"/>
    <w:rsid w:val="4CB15087"/>
    <w:rsid w:val="4CB52B5F"/>
    <w:rsid w:val="4CB613E8"/>
    <w:rsid w:val="4CBB4793"/>
    <w:rsid w:val="4CBE3209"/>
    <w:rsid w:val="4CBF6A0E"/>
    <w:rsid w:val="4CC10DCC"/>
    <w:rsid w:val="4CC43351"/>
    <w:rsid w:val="4CC529EA"/>
    <w:rsid w:val="4CC748AA"/>
    <w:rsid w:val="4CCA435D"/>
    <w:rsid w:val="4CD01D13"/>
    <w:rsid w:val="4CD84533"/>
    <w:rsid w:val="4CD90D6B"/>
    <w:rsid w:val="4CD928A1"/>
    <w:rsid w:val="4CD946AF"/>
    <w:rsid w:val="4CDC3826"/>
    <w:rsid w:val="4CDD70A9"/>
    <w:rsid w:val="4CE3088A"/>
    <w:rsid w:val="4CE44DB6"/>
    <w:rsid w:val="4CEA59F4"/>
    <w:rsid w:val="4CEE1E7C"/>
    <w:rsid w:val="4CFA0BD8"/>
    <w:rsid w:val="4CFD2732"/>
    <w:rsid w:val="4CFF4CB4"/>
    <w:rsid w:val="4D0B7824"/>
    <w:rsid w:val="4D0D7563"/>
    <w:rsid w:val="4D0E4072"/>
    <w:rsid w:val="4D163416"/>
    <w:rsid w:val="4D1752A5"/>
    <w:rsid w:val="4D176ED1"/>
    <w:rsid w:val="4D1E3396"/>
    <w:rsid w:val="4D1F6494"/>
    <w:rsid w:val="4D2013B6"/>
    <w:rsid w:val="4D20220D"/>
    <w:rsid w:val="4D223028"/>
    <w:rsid w:val="4D231FC6"/>
    <w:rsid w:val="4D2729A1"/>
    <w:rsid w:val="4D295238"/>
    <w:rsid w:val="4D2952E3"/>
    <w:rsid w:val="4D2B6E28"/>
    <w:rsid w:val="4D2D232C"/>
    <w:rsid w:val="4D3A7443"/>
    <w:rsid w:val="4D3E5E49"/>
    <w:rsid w:val="4D3F739C"/>
    <w:rsid w:val="4D405AC9"/>
    <w:rsid w:val="4D44414D"/>
    <w:rsid w:val="4D480A77"/>
    <w:rsid w:val="4D4A049D"/>
    <w:rsid w:val="4D530243"/>
    <w:rsid w:val="4D5A44E5"/>
    <w:rsid w:val="4D5E2FC0"/>
    <w:rsid w:val="4D625C76"/>
    <w:rsid w:val="4D6306C2"/>
    <w:rsid w:val="4D6B12CD"/>
    <w:rsid w:val="4D752558"/>
    <w:rsid w:val="4D752785"/>
    <w:rsid w:val="4D760428"/>
    <w:rsid w:val="4D812E59"/>
    <w:rsid w:val="4D86623D"/>
    <w:rsid w:val="4D8E7E05"/>
    <w:rsid w:val="4D915E32"/>
    <w:rsid w:val="4D940E72"/>
    <w:rsid w:val="4D9877DD"/>
    <w:rsid w:val="4D9B61E3"/>
    <w:rsid w:val="4D9B6E27"/>
    <w:rsid w:val="4DA31884"/>
    <w:rsid w:val="4DA634F1"/>
    <w:rsid w:val="4DA7667B"/>
    <w:rsid w:val="4DAD7844"/>
    <w:rsid w:val="4DC14E02"/>
    <w:rsid w:val="4DC470B1"/>
    <w:rsid w:val="4DD5087C"/>
    <w:rsid w:val="4DD97D0D"/>
    <w:rsid w:val="4DDA290B"/>
    <w:rsid w:val="4DE12D8A"/>
    <w:rsid w:val="4DE4148C"/>
    <w:rsid w:val="4DE83792"/>
    <w:rsid w:val="4DEA2EA5"/>
    <w:rsid w:val="4DF01206"/>
    <w:rsid w:val="4DF158ED"/>
    <w:rsid w:val="4DF309DF"/>
    <w:rsid w:val="4DF655F8"/>
    <w:rsid w:val="4DF958AE"/>
    <w:rsid w:val="4DFA480C"/>
    <w:rsid w:val="4DFB4DDF"/>
    <w:rsid w:val="4E0327A1"/>
    <w:rsid w:val="4E056A63"/>
    <w:rsid w:val="4E0722F0"/>
    <w:rsid w:val="4E07740D"/>
    <w:rsid w:val="4E11738D"/>
    <w:rsid w:val="4E1276A7"/>
    <w:rsid w:val="4E173E84"/>
    <w:rsid w:val="4E18316B"/>
    <w:rsid w:val="4E195ACE"/>
    <w:rsid w:val="4E1E2F1E"/>
    <w:rsid w:val="4E2260BC"/>
    <w:rsid w:val="4E267DA2"/>
    <w:rsid w:val="4E3279EF"/>
    <w:rsid w:val="4E350874"/>
    <w:rsid w:val="4E393586"/>
    <w:rsid w:val="4E3A10AC"/>
    <w:rsid w:val="4E3A2A53"/>
    <w:rsid w:val="4E47647C"/>
    <w:rsid w:val="4E4852CC"/>
    <w:rsid w:val="4E4B4C07"/>
    <w:rsid w:val="4E525F21"/>
    <w:rsid w:val="4E526C3C"/>
    <w:rsid w:val="4E54044E"/>
    <w:rsid w:val="4E5C3732"/>
    <w:rsid w:val="4E6A3A75"/>
    <w:rsid w:val="4E6A720C"/>
    <w:rsid w:val="4E6D5684"/>
    <w:rsid w:val="4E713AE7"/>
    <w:rsid w:val="4E855B50"/>
    <w:rsid w:val="4E8567CB"/>
    <w:rsid w:val="4E884B66"/>
    <w:rsid w:val="4E8F31A6"/>
    <w:rsid w:val="4E925476"/>
    <w:rsid w:val="4E954414"/>
    <w:rsid w:val="4EA01FCA"/>
    <w:rsid w:val="4EA223A9"/>
    <w:rsid w:val="4EB05C06"/>
    <w:rsid w:val="4EB237AC"/>
    <w:rsid w:val="4EB255E9"/>
    <w:rsid w:val="4EB40A06"/>
    <w:rsid w:val="4EB85A8B"/>
    <w:rsid w:val="4EB87862"/>
    <w:rsid w:val="4EC10539"/>
    <w:rsid w:val="4EC767D1"/>
    <w:rsid w:val="4ECA3DEE"/>
    <w:rsid w:val="4ED143EB"/>
    <w:rsid w:val="4ED374EC"/>
    <w:rsid w:val="4ED852C6"/>
    <w:rsid w:val="4EDA1C2E"/>
    <w:rsid w:val="4EDF1CF2"/>
    <w:rsid w:val="4EE16216"/>
    <w:rsid w:val="4EE22C77"/>
    <w:rsid w:val="4EE256DF"/>
    <w:rsid w:val="4EE31744"/>
    <w:rsid w:val="4EE52CAE"/>
    <w:rsid w:val="4EF92D15"/>
    <w:rsid w:val="4EFF4FEC"/>
    <w:rsid w:val="4F043B94"/>
    <w:rsid w:val="4F0A1409"/>
    <w:rsid w:val="4F0B3174"/>
    <w:rsid w:val="4F12243A"/>
    <w:rsid w:val="4F1A208D"/>
    <w:rsid w:val="4F1F6A06"/>
    <w:rsid w:val="4F2307EC"/>
    <w:rsid w:val="4F2B696A"/>
    <w:rsid w:val="4F2F1620"/>
    <w:rsid w:val="4F35632E"/>
    <w:rsid w:val="4F381487"/>
    <w:rsid w:val="4F3E697A"/>
    <w:rsid w:val="4F4003A8"/>
    <w:rsid w:val="4F400E66"/>
    <w:rsid w:val="4F411D97"/>
    <w:rsid w:val="4F42277D"/>
    <w:rsid w:val="4F4747DE"/>
    <w:rsid w:val="4F565C64"/>
    <w:rsid w:val="4F593BBA"/>
    <w:rsid w:val="4F5F526E"/>
    <w:rsid w:val="4F602D94"/>
    <w:rsid w:val="4F62552E"/>
    <w:rsid w:val="4F653250"/>
    <w:rsid w:val="4F660CD1"/>
    <w:rsid w:val="4F6D0329"/>
    <w:rsid w:val="4F6E763C"/>
    <w:rsid w:val="4F710AFD"/>
    <w:rsid w:val="4F727462"/>
    <w:rsid w:val="4F7C3338"/>
    <w:rsid w:val="4F863785"/>
    <w:rsid w:val="4F8810DB"/>
    <w:rsid w:val="4F8B7023"/>
    <w:rsid w:val="4F8E1F5F"/>
    <w:rsid w:val="4F900429"/>
    <w:rsid w:val="4F901B16"/>
    <w:rsid w:val="4F98500D"/>
    <w:rsid w:val="4F986F2C"/>
    <w:rsid w:val="4F9A44F8"/>
    <w:rsid w:val="4F9B5B7A"/>
    <w:rsid w:val="4FA63CB9"/>
    <w:rsid w:val="4FA73038"/>
    <w:rsid w:val="4FA829A2"/>
    <w:rsid w:val="4FB603A1"/>
    <w:rsid w:val="4FC123E5"/>
    <w:rsid w:val="4FC15B68"/>
    <w:rsid w:val="4FC575AE"/>
    <w:rsid w:val="4FC91EBF"/>
    <w:rsid w:val="4FC935F2"/>
    <w:rsid w:val="4FC95BF3"/>
    <w:rsid w:val="4FCF26C4"/>
    <w:rsid w:val="4FD13278"/>
    <w:rsid w:val="4FD43E5E"/>
    <w:rsid w:val="4FD51C85"/>
    <w:rsid w:val="4FD5531F"/>
    <w:rsid w:val="4FE26DE9"/>
    <w:rsid w:val="4FE439C5"/>
    <w:rsid w:val="4FE912AB"/>
    <w:rsid w:val="4FED2B41"/>
    <w:rsid w:val="4FEE65F2"/>
    <w:rsid w:val="4FF37764"/>
    <w:rsid w:val="4FF63C8D"/>
    <w:rsid w:val="4FF827A6"/>
    <w:rsid w:val="4FFC6AD9"/>
    <w:rsid w:val="4FFE5081"/>
    <w:rsid w:val="50056A9D"/>
    <w:rsid w:val="500734D9"/>
    <w:rsid w:val="50113623"/>
    <w:rsid w:val="50153B7F"/>
    <w:rsid w:val="501B304B"/>
    <w:rsid w:val="501F5DA7"/>
    <w:rsid w:val="50336B3E"/>
    <w:rsid w:val="503708AB"/>
    <w:rsid w:val="503811DD"/>
    <w:rsid w:val="503A6072"/>
    <w:rsid w:val="503E03F4"/>
    <w:rsid w:val="503F09B5"/>
    <w:rsid w:val="504009BB"/>
    <w:rsid w:val="50434E3C"/>
    <w:rsid w:val="504464B2"/>
    <w:rsid w:val="504733FA"/>
    <w:rsid w:val="504B5C01"/>
    <w:rsid w:val="504C6B87"/>
    <w:rsid w:val="5052391E"/>
    <w:rsid w:val="5059155E"/>
    <w:rsid w:val="5069089B"/>
    <w:rsid w:val="50737B8A"/>
    <w:rsid w:val="5077394A"/>
    <w:rsid w:val="50783C60"/>
    <w:rsid w:val="507C675C"/>
    <w:rsid w:val="507D1E47"/>
    <w:rsid w:val="507E7976"/>
    <w:rsid w:val="50845F89"/>
    <w:rsid w:val="50897B2F"/>
    <w:rsid w:val="508B7C55"/>
    <w:rsid w:val="508C2CB2"/>
    <w:rsid w:val="509140F0"/>
    <w:rsid w:val="50966A6E"/>
    <w:rsid w:val="509947B0"/>
    <w:rsid w:val="509961F0"/>
    <w:rsid w:val="5099655E"/>
    <w:rsid w:val="509B22D6"/>
    <w:rsid w:val="50A12764"/>
    <w:rsid w:val="50AA565F"/>
    <w:rsid w:val="50B12FCB"/>
    <w:rsid w:val="50B15EA3"/>
    <w:rsid w:val="50B341F7"/>
    <w:rsid w:val="50BF39BB"/>
    <w:rsid w:val="50C43FD1"/>
    <w:rsid w:val="50C60122"/>
    <w:rsid w:val="50C96457"/>
    <w:rsid w:val="50CF3D2E"/>
    <w:rsid w:val="50D2381E"/>
    <w:rsid w:val="50D40EA8"/>
    <w:rsid w:val="50D7318B"/>
    <w:rsid w:val="50DD28BB"/>
    <w:rsid w:val="50DE336A"/>
    <w:rsid w:val="50DF6F66"/>
    <w:rsid w:val="50E64AE4"/>
    <w:rsid w:val="50EA0799"/>
    <w:rsid w:val="50F25C6E"/>
    <w:rsid w:val="50F81776"/>
    <w:rsid w:val="50FE5570"/>
    <w:rsid w:val="51022C57"/>
    <w:rsid w:val="51204589"/>
    <w:rsid w:val="5121532B"/>
    <w:rsid w:val="51222E0C"/>
    <w:rsid w:val="512330E3"/>
    <w:rsid w:val="512E02BD"/>
    <w:rsid w:val="512F150A"/>
    <w:rsid w:val="512F76D3"/>
    <w:rsid w:val="513444D8"/>
    <w:rsid w:val="51394A0A"/>
    <w:rsid w:val="5139564B"/>
    <w:rsid w:val="513A3775"/>
    <w:rsid w:val="51454794"/>
    <w:rsid w:val="51473AA6"/>
    <w:rsid w:val="51485891"/>
    <w:rsid w:val="51497F84"/>
    <w:rsid w:val="51516E38"/>
    <w:rsid w:val="51517578"/>
    <w:rsid w:val="515E5734"/>
    <w:rsid w:val="5166324A"/>
    <w:rsid w:val="5168194E"/>
    <w:rsid w:val="516F13BA"/>
    <w:rsid w:val="51744A4A"/>
    <w:rsid w:val="517777B8"/>
    <w:rsid w:val="517C5E3E"/>
    <w:rsid w:val="517F797A"/>
    <w:rsid w:val="51813034"/>
    <w:rsid w:val="51922560"/>
    <w:rsid w:val="51A72505"/>
    <w:rsid w:val="51AB5F03"/>
    <w:rsid w:val="51B11B10"/>
    <w:rsid w:val="51B17F91"/>
    <w:rsid w:val="51B472FE"/>
    <w:rsid w:val="51B8499E"/>
    <w:rsid w:val="51BB2504"/>
    <w:rsid w:val="51C06D62"/>
    <w:rsid w:val="51CD559C"/>
    <w:rsid w:val="51CE36E3"/>
    <w:rsid w:val="51D20DCB"/>
    <w:rsid w:val="51D301F0"/>
    <w:rsid w:val="51D517F0"/>
    <w:rsid w:val="51DF7754"/>
    <w:rsid w:val="51E35D48"/>
    <w:rsid w:val="51E46BDE"/>
    <w:rsid w:val="51EA3CB4"/>
    <w:rsid w:val="51EE4DE9"/>
    <w:rsid w:val="51F85787"/>
    <w:rsid w:val="51FA4F3B"/>
    <w:rsid w:val="51FC542A"/>
    <w:rsid w:val="5202220D"/>
    <w:rsid w:val="52055D0F"/>
    <w:rsid w:val="520840B6"/>
    <w:rsid w:val="52094397"/>
    <w:rsid w:val="52097713"/>
    <w:rsid w:val="521066B1"/>
    <w:rsid w:val="52115638"/>
    <w:rsid w:val="52132340"/>
    <w:rsid w:val="52155873"/>
    <w:rsid w:val="521A722A"/>
    <w:rsid w:val="521C7F46"/>
    <w:rsid w:val="521E2B03"/>
    <w:rsid w:val="521F0ECA"/>
    <w:rsid w:val="522B1672"/>
    <w:rsid w:val="522B768A"/>
    <w:rsid w:val="52370D38"/>
    <w:rsid w:val="5237602E"/>
    <w:rsid w:val="523A46A5"/>
    <w:rsid w:val="524714B7"/>
    <w:rsid w:val="524D25B9"/>
    <w:rsid w:val="524D3118"/>
    <w:rsid w:val="52586AA6"/>
    <w:rsid w:val="525B3EAF"/>
    <w:rsid w:val="525E297F"/>
    <w:rsid w:val="5260460E"/>
    <w:rsid w:val="5262140D"/>
    <w:rsid w:val="52683BED"/>
    <w:rsid w:val="5273460B"/>
    <w:rsid w:val="52756B57"/>
    <w:rsid w:val="527A4A5C"/>
    <w:rsid w:val="527B2742"/>
    <w:rsid w:val="52816A7D"/>
    <w:rsid w:val="528D34A1"/>
    <w:rsid w:val="528E0235"/>
    <w:rsid w:val="528F1AE6"/>
    <w:rsid w:val="52925DE9"/>
    <w:rsid w:val="529342D4"/>
    <w:rsid w:val="5294315D"/>
    <w:rsid w:val="529C11E0"/>
    <w:rsid w:val="529D410E"/>
    <w:rsid w:val="52A2509C"/>
    <w:rsid w:val="52BC6332"/>
    <w:rsid w:val="52BD204D"/>
    <w:rsid w:val="52CC2C1B"/>
    <w:rsid w:val="52D32A5A"/>
    <w:rsid w:val="52D64CF4"/>
    <w:rsid w:val="52DA15FD"/>
    <w:rsid w:val="52DA6E7B"/>
    <w:rsid w:val="52DE26D4"/>
    <w:rsid w:val="52E51D18"/>
    <w:rsid w:val="52E6298C"/>
    <w:rsid w:val="52EC6DC6"/>
    <w:rsid w:val="52EF5D1F"/>
    <w:rsid w:val="52F41127"/>
    <w:rsid w:val="52F47D3C"/>
    <w:rsid w:val="52F73B70"/>
    <w:rsid w:val="53053118"/>
    <w:rsid w:val="530D168E"/>
    <w:rsid w:val="530D6275"/>
    <w:rsid w:val="530F07D3"/>
    <w:rsid w:val="5310681A"/>
    <w:rsid w:val="5314478E"/>
    <w:rsid w:val="53152D68"/>
    <w:rsid w:val="53201A8B"/>
    <w:rsid w:val="53276D73"/>
    <w:rsid w:val="53290163"/>
    <w:rsid w:val="53295A69"/>
    <w:rsid w:val="532A17F7"/>
    <w:rsid w:val="532B6DC3"/>
    <w:rsid w:val="533039E1"/>
    <w:rsid w:val="533572C9"/>
    <w:rsid w:val="53364538"/>
    <w:rsid w:val="533C1542"/>
    <w:rsid w:val="533D6FDE"/>
    <w:rsid w:val="53444EFB"/>
    <w:rsid w:val="53450CAD"/>
    <w:rsid w:val="53462E30"/>
    <w:rsid w:val="5347092C"/>
    <w:rsid w:val="5348131B"/>
    <w:rsid w:val="535C5A46"/>
    <w:rsid w:val="535D65C0"/>
    <w:rsid w:val="536F483D"/>
    <w:rsid w:val="5372015B"/>
    <w:rsid w:val="5381256F"/>
    <w:rsid w:val="53883630"/>
    <w:rsid w:val="538B5440"/>
    <w:rsid w:val="53960D2F"/>
    <w:rsid w:val="539E0BBA"/>
    <w:rsid w:val="53A641C9"/>
    <w:rsid w:val="53AB7BFC"/>
    <w:rsid w:val="53B64E2A"/>
    <w:rsid w:val="53B74A8B"/>
    <w:rsid w:val="53B839E7"/>
    <w:rsid w:val="53BD2563"/>
    <w:rsid w:val="53C11A1B"/>
    <w:rsid w:val="53C127F5"/>
    <w:rsid w:val="53C9715A"/>
    <w:rsid w:val="53D0274A"/>
    <w:rsid w:val="53D14E85"/>
    <w:rsid w:val="53D17DBD"/>
    <w:rsid w:val="53D60C56"/>
    <w:rsid w:val="53DE3995"/>
    <w:rsid w:val="53E7658D"/>
    <w:rsid w:val="53E86827"/>
    <w:rsid w:val="53EC3CF7"/>
    <w:rsid w:val="53F109E6"/>
    <w:rsid w:val="5407197E"/>
    <w:rsid w:val="540A65D8"/>
    <w:rsid w:val="540B1BC6"/>
    <w:rsid w:val="541008E5"/>
    <w:rsid w:val="54171E4D"/>
    <w:rsid w:val="54197134"/>
    <w:rsid w:val="541D1254"/>
    <w:rsid w:val="54206394"/>
    <w:rsid w:val="542919A7"/>
    <w:rsid w:val="542C1C44"/>
    <w:rsid w:val="54396FBB"/>
    <w:rsid w:val="543C0056"/>
    <w:rsid w:val="5445084F"/>
    <w:rsid w:val="544743E8"/>
    <w:rsid w:val="544B227A"/>
    <w:rsid w:val="544B3BC9"/>
    <w:rsid w:val="544D7D8B"/>
    <w:rsid w:val="544E065E"/>
    <w:rsid w:val="544E36B1"/>
    <w:rsid w:val="544E58B1"/>
    <w:rsid w:val="544E5CE1"/>
    <w:rsid w:val="544F26EF"/>
    <w:rsid w:val="54532EC8"/>
    <w:rsid w:val="5454558B"/>
    <w:rsid w:val="5457245C"/>
    <w:rsid w:val="545E1779"/>
    <w:rsid w:val="546B3B9A"/>
    <w:rsid w:val="546E6190"/>
    <w:rsid w:val="546F7E78"/>
    <w:rsid w:val="54705828"/>
    <w:rsid w:val="54714509"/>
    <w:rsid w:val="54751158"/>
    <w:rsid w:val="54791FA3"/>
    <w:rsid w:val="547B04E1"/>
    <w:rsid w:val="54841D67"/>
    <w:rsid w:val="54852806"/>
    <w:rsid w:val="54894B4B"/>
    <w:rsid w:val="548B5F2F"/>
    <w:rsid w:val="548D44EC"/>
    <w:rsid w:val="54934B08"/>
    <w:rsid w:val="549534E0"/>
    <w:rsid w:val="549708FF"/>
    <w:rsid w:val="549F610D"/>
    <w:rsid w:val="549F6FE6"/>
    <w:rsid w:val="54A451DD"/>
    <w:rsid w:val="54B01994"/>
    <w:rsid w:val="54B25B02"/>
    <w:rsid w:val="54C152EF"/>
    <w:rsid w:val="54C36F1F"/>
    <w:rsid w:val="54CA2509"/>
    <w:rsid w:val="54D577A2"/>
    <w:rsid w:val="54D95840"/>
    <w:rsid w:val="54DB1279"/>
    <w:rsid w:val="54E75E5A"/>
    <w:rsid w:val="54EA382C"/>
    <w:rsid w:val="54EC143F"/>
    <w:rsid w:val="54EC7E07"/>
    <w:rsid w:val="54F834E2"/>
    <w:rsid w:val="54F93BA0"/>
    <w:rsid w:val="54FA3343"/>
    <w:rsid w:val="54FC07BA"/>
    <w:rsid w:val="54FF0D12"/>
    <w:rsid w:val="55024293"/>
    <w:rsid w:val="5504431A"/>
    <w:rsid w:val="55047989"/>
    <w:rsid w:val="550824FD"/>
    <w:rsid w:val="550A17ED"/>
    <w:rsid w:val="550F1D82"/>
    <w:rsid w:val="550F2254"/>
    <w:rsid w:val="55115153"/>
    <w:rsid w:val="551337A9"/>
    <w:rsid w:val="551417DF"/>
    <w:rsid w:val="55142657"/>
    <w:rsid w:val="551530D7"/>
    <w:rsid w:val="5519270B"/>
    <w:rsid w:val="551D791F"/>
    <w:rsid w:val="551E0533"/>
    <w:rsid w:val="551F126F"/>
    <w:rsid w:val="55200E3E"/>
    <w:rsid w:val="552072B9"/>
    <w:rsid w:val="552273D9"/>
    <w:rsid w:val="55241729"/>
    <w:rsid w:val="55286C39"/>
    <w:rsid w:val="553539DB"/>
    <w:rsid w:val="5537365B"/>
    <w:rsid w:val="553D4A19"/>
    <w:rsid w:val="553F4760"/>
    <w:rsid w:val="554A267C"/>
    <w:rsid w:val="554A4758"/>
    <w:rsid w:val="554F0D30"/>
    <w:rsid w:val="555A14B3"/>
    <w:rsid w:val="555C15BA"/>
    <w:rsid w:val="55601EF6"/>
    <w:rsid w:val="55675DCE"/>
    <w:rsid w:val="556C3256"/>
    <w:rsid w:val="557D3DCF"/>
    <w:rsid w:val="558511DC"/>
    <w:rsid w:val="558B64ED"/>
    <w:rsid w:val="55985F53"/>
    <w:rsid w:val="559B1421"/>
    <w:rsid w:val="559B5EFC"/>
    <w:rsid w:val="559C67C0"/>
    <w:rsid w:val="559D2CB3"/>
    <w:rsid w:val="559E5BCD"/>
    <w:rsid w:val="559E6C0A"/>
    <w:rsid w:val="55A0545F"/>
    <w:rsid w:val="55A3078C"/>
    <w:rsid w:val="55A3400F"/>
    <w:rsid w:val="55A56111"/>
    <w:rsid w:val="55A57512"/>
    <w:rsid w:val="55AB0D11"/>
    <w:rsid w:val="55B02E5B"/>
    <w:rsid w:val="55BD11F1"/>
    <w:rsid w:val="55C06D16"/>
    <w:rsid w:val="55C33663"/>
    <w:rsid w:val="55C45E2B"/>
    <w:rsid w:val="55CE14C4"/>
    <w:rsid w:val="55D229A5"/>
    <w:rsid w:val="55D368A6"/>
    <w:rsid w:val="55D67CE1"/>
    <w:rsid w:val="55D735B6"/>
    <w:rsid w:val="55DD59D5"/>
    <w:rsid w:val="55E759FD"/>
    <w:rsid w:val="55E942F8"/>
    <w:rsid w:val="55F339EF"/>
    <w:rsid w:val="55F70216"/>
    <w:rsid w:val="55F716A5"/>
    <w:rsid w:val="55F76BEE"/>
    <w:rsid w:val="55F814DB"/>
    <w:rsid w:val="55FD5C65"/>
    <w:rsid w:val="560472E9"/>
    <w:rsid w:val="560B080E"/>
    <w:rsid w:val="561F00C7"/>
    <w:rsid w:val="5622142A"/>
    <w:rsid w:val="56241244"/>
    <w:rsid w:val="56243A3E"/>
    <w:rsid w:val="56265BD3"/>
    <w:rsid w:val="562C39D0"/>
    <w:rsid w:val="562D22B7"/>
    <w:rsid w:val="56373A45"/>
    <w:rsid w:val="56384502"/>
    <w:rsid w:val="563C3007"/>
    <w:rsid w:val="563E7DA1"/>
    <w:rsid w:val="564D0C25"/>
    <w:rsid w:val="56522BCB"/>
    <w:rsid w:val="565C5896"/>
    <w:rsid w:val="565F354D"/>
    <w:rsid w:val="56655512"/>
    <w:rsid w:val="566A1AB7"/>
    <w:rsid w:val="566B729D"/>
    <w:rsid w:val="566E162A"/>
    <w:rsid w:val="56703E0B"/>
    <w:rsid w:val="5670476A"/>
    <w:rsid w:val="56713456"/>
    <w:rsid w:val="56753B91"/>
    <w:rsid w:val="56891EE0"/>
    <w:rsid w:val="5690036C"/>
    <w:rsid w:val="56904420"/>
    <w:rsid w:val="56905BE7"/>
    <w:rsid w:val="56910414"/>
    <w:rsid w:val="56914A45"/>
    <w:rsid w:val="56922C05"/>
    <w:rsid w:val="56B539C6"/>
    <w:rsid w:val="56BF421F"/>
    <w:rsid w:val="56C27FFA"/>
    <w:rsid w:val="56D1299C"/>
    <w:rsid w:val="56D2036E"/>
    <w:rsid w:val="56D20752"/>
    <w:rsid w:val="56DC71A4"/>
    <w:rsid w:val="56E11C93"/>
    <w:rsid w:val="56E40976"/>
    <w:rsid w:val="56E4241D"/>
    <w:rsid w:val="56E65A9D"/>
    <w:rsid w:val="56ED74A9"/>
    <w:rsid w:val="56EF47DB"/>
    <w:rsid w:val="56F03D6C"/>
    <w:rsid w:val="56F11256"/>
    <w:rsid w:val="56F42740"/>
    <w:rsid w:val="56F902FF"/>
    <w:rsid w:val="570E3A04"/>
    <w:rsid w:val="5713508F"/>
    <w:rsid w:val="5714516A"/>
    <w:rsid w:val="57154464"/>
    <w:rsid w:val="57163EF1"/>
    <w:rsid w:val="571672EA"/>
    <w:rsid w:val="571A62D3"/>
    <w:rsid w:val="57240AC4"/>
    <w:rsid w:val="572C012C"/>
    <w:rsid w:val="572D7090"/>
    <w:rsid w:val="573B26FD"/>
    <w:rsid w:val="573C5788"/>
    <w:rsid w:val="57476D14"/>
    <w:rsid w:val="5749169C"/>
    <w:rsid w:val="574C432A"/>
    <w:rsid w:val="574C4F42"/>
    <w:rsid w:val="574F3C9D"/>
    <w:rsid w:val="574F6FB0"/>
    <w:rsid w:val="575046D6"/>
    <w:rsid w:val="57534543"/>
    <w:rsid w:val="57534861"/>
    <w:rsid w:val="57664CC0"/>
    <w:rsid w:val="57707A82"/>
    <w:rsid w:val="57715B3F"/>
    <w:rsid w:val="57744C6A"/>
    <w:rsid w:val="577BE24A"/>
    <w:rsid w:val="577E353A"/>
    <w:rsid w:val="577E670F"/>
    <w:rsid w:val="577F34FE"/>
    <w:rsid w:val="577F4757"/>
    <w:rsid w:val="57825534"/>
    <w:rsid w:val="57836AA3"/>
    <w:rsid w:val="5785783C"/>
    <w:rsid w:val="57871C26"/>
    <w:rsid w:val="578C1931"/>
    <w:rsid w:val="579569BD"/>
    <w:rsid w:val="579B3040"/>
    <w:rsid w:val="579C6348"/>
    <w:rsid w:val="57A35F14"/>
    <w:rsid w:val="57A47D24"/>
    <w:rsid w:val="57A94D61"/>
    <w:rsid w:val="57AC50AC"/>
    <w:rsid w:val="57B701F7"/>
    <w:rsid w:val="57BB325E"/>
    <w:rsid w:val="57C1754D"/>
    <w:rsid w:val="57C2639A"/>
    <w:rsid w:val="57C3280E"/>
    <w:rsid w:val="57CF21E8"/>
    <w:rsid w:val="57D4431F"/>
    <w:rsid w:val="57D810AF"/>
    <w:rsid w:val="57D87E48"/>
    <w:rsid w:val="57E079C3"/>
    <w:rsid w:val="57E654C3"/>
    <w:rsid w:val="57E809C6"/>
    <w:rsid w:val="57E97DCB"/>
    <w:rsid w:val="57F13854"/>
    <w:rsid w:val="57F66835"/>
    <w:rsid w:val="57FD1D11"/>
    <w:rsid w:val="57FE387F"/>
    <w:rsid w:val="57FF374D"/>
    <w:rsid w:val="580018F0"/>
    <w:rsid w:val="58034391"/>
    <w:rsid w:val="5804270C"/>
    <w:rsid w:val="58067F76"/>
    <w:rsid w:val="580A21FF"/>
    <w:rsid w:val="5819047A"/>
    <w:rsid w:val="58191B8D"/>
    <w:rsid w:val="581C1D44"/>
    <w:rsid w:val="582241C7"/>
    <w:rsid w:val="58231853"/>
    <w:rsid w:val="582E3749"/>
    <w:rsid w:val="583077A8"/>
    <w:rsid w:val="58324921"/>
    <w:rsid w:val="58324E4B"/>
    <w:rsid w:val="58326D9E"/>
    <w:rsid w:val="583335BA"/>
    <w:rsid w:val="58375E51"/>
    <w:rsid w:val="583B7DF4"/>
    <w:rsid w:val="583C439E"/>
    <w:rsid w:val="583D508E"/>
    <w:rsid w:val="583E16A2"/>
    <w:rsid w:val="58472064"/>
    <w:rsid w:val="58490869"/>
    <w:rsid w:val="58497569"/>
    <w:rsid w:val="584A0A6A"/>
    <w:rsid w:val="584D6F6A"/>
    <w:rsid w:val="5859170E"/>
    <w:rsid w:val="58615653"/>
    <w:rsid w:val="586A6F8B"/>
    <w:rsid w:val="586B4F13"/>
    <w:rsid w:val="586E5BE2"/>
    <w:rsid w:val="5875340D"/>
    <w:rsid w:val="58787975"/>
    <w:rsid w:val="587C0C3F"/>
    <w:rsid w:val="587F6E6C"/>
    <w:rsid w:val="5883183D"/>
    <w:rsid w:val="588A4AEC"/>
    <w:rsid w:val="588E2720"/>
    <w:rsid w:val="58932C3A"/>
    <w:rsid w:val="589A626B"/>
    <w:rsid w:val="589C6013"/>
    <w:rsid w:val="589E685D"/>
    <w:rsid w:val="58A40265"/>
    <w:rsid w:val="58A678E4"/>
    <w:rsid w:val="58AA4307"/>
    <w:rsid w:val="58B027C0"/>
    <w:rsid w:val="58B22B6C"/>
    <w:rsid w:val="58B715D8"/>
    <w:rsid w:val="58BF28C3"/>
    <w:rsid w:val="58BF461E"/>
    <w:rsid w:val="58C17B81"/>
    <w:rsid w:val="58CC7BCE"/>
    <w:rsid w:val="58CC7D3F"/>
    <w:rsid w:val="58CD1231"/>
    <w:rsid w:val="58D17250"/>
    <w:rsid w:val="58D9739A"/>
    <w:rsid w:val="58DC4756"/>
    <w:rsid w:val="58E67ED2"/>
    <w:rsid w:val="58E766AC"/>
    <w:rsid w:val="58EE433A"/>
    <w:rsid w:val="58EE4B48"/>
    <w:rsid w:val="58EF6F28"/>
    <w:rsid w:val="58F05189"/>
    <w:rsid w:val="58F20481"/>
    <w:rsid w:val="58F76517"/>
    <w:rsid w:val="5903714A"/>
    <w:rsid w:val="591C6ED4"/>
    <w:rsid w:val="59210E75"/>
    <w:rsid w:val="5923074E"/>
    <w:rsid w:val="59246BE1"/>
    <w:rsid w:val="592503CD"/>
    <w:rsid w:val="5934151A"/>
    <w:rsid w:val="5934591E"/>
    <w:rsid w:val="59362EB4"/>
    <w:rsid w:val="593815EC"/>
    <w:rsid w:val="59387404"/>
    <w:rsid w:val="593A414D"/>
    <w:rsid w:val="593B4656"/>
    <w:rsid w:val="593E026D"/>
    <w:rsid w:val="593E74E0"/>
    <w:rsid w:val="59425D97"/>
    <w:rsid w:val="594535B2"/>
    <w:rsid w:val="59456704"/>
    <w:rsid w:val="59497308"/>
    <w:rsid w:val="594E379E"/>
    <w:rsid w:val="595307FF"/>
    <w:rsid w:val="59532654"/>
    <w:rsid w:val="595A2602"/>
    <w:rsid w:val="595B4438"/>
    <w:rsid w:val="596C0CB3"/>
    <w:rsid w:val="596F5E5F"/>
    <w:rsid w:val="597162CA"/>
    <w:rsid w:val="59735B70"/>
    <w:rsid w:val="5977138A"/>
    <w:rsid w:val="5983448B"/>
    <w:rsid w:val="598A2854"/>
    <w:rsid w:val="598F6750"/>
    <w:rsid w:val="599E27BB"/>
    <w:rsid w:val="59A327F7"/>
    <w:rsid w:val="59AB03BC"/>
    <w:rsid w:val="59BE5287"/>
    <w:rsid w:val="59C23070"/>
    <w:rsid w:val="59C52172"/>
    <w:rsid w:val="59C7103B"/>
    <w:rsid w:val="59CF5E44"/>
    <w:rsid w:val="59E146C5"/>
    <w:rsid w:val="59EA41D3"/>
    <w:rsid w:val="59ED369A"/>
    <w:rsid w:val="59F06B91"/>
    <w:rsid w:val="59F0759A"/>
    <w:rsid w:val="59F14D15"/>
    <w:rsid w:val="59F87D11"/>
    <w:rsid w:val="59FB2037"/>
    <w:rsid w:val="59FC7CE0"/>
    <w:rsid w:val="5A0B79A3"/>
    <w:rsid w:val="5A1561AD"/>
    <w:rsid w:val="5A15680D"/>
    <w:rsid w:val="5A171837"/>
    <w:rsid w:val="5A1B3807"/>
    <w:rsid w:val="5A24333C"/>
    <w:rsid w:val="5A2473C4"/>
    <w:rsid w:val="5A276F81"/>
    <w:rsid w:val="5A2A2C4B"/>
    <w:rsid w:val="5A2E6681"/>
    <w:rsid w:val="5A3450CA"/>
    <w:rsid w:val="5A3F0176"/>
    <w:rsid w:val="5A416F69"/>
    <w:rsid w:val="5A45669B"/>
    <w:rsid w:val="5A47502D"/>
    <w:rsid w:val="5A4C14B5"/>
    <w:rsid w:val="5A4F21B7"/>
    <w:rsid w:val="5A594E2B"/>
    <w:rsid w:val="5A5A1746"/>
    <w:rsid w:val="5A5B2AD6"/>
    <w:rsid w:val="5A5F26D4"/>
    <w:rsid w:val="5A682141"/>
    <w:rsid w:val="5A685562"/>
    <w:rsid w:val="5A692FE3"/>
    <w:rsid w:val="5A6D2ACF"/>
    <w:rsid w:val="5A6EC6BC"/>
    <w:rsid w:val="5A744438"/>
    <w:rsid w:val="5A761A05"/>
    <w:rsid w:val="5A7B5FBF"/>
    <w:rsid w:val="5A7D0C9E"/>
    <w:rsid w:val="5A7F7385"/>
    <w:rsid w:val="5A836A9E"/>
    <w:rsid w:val="5A862F7B"/>
    <w:rsid w:val="5A881453"/>
    <w:rsid w:val="5A8C626D"/>
    <w:rsid w:val="5A95732A"/>
    <w:rsid w:val="5A975DD8"/>
    <w:rsid w:val="5A9FA786"/>
    <w:rsid w:val="5AB50438"/>
    <w:rsid w:val="5ABE6DE8"/>
    <w:rsid w:val="5ABF4E13"/>
    <w:rsid w:val="5ACA76A6"/>
    <w:rsid w:val="5AD7795C"/>
    <w:rsid w:val="5ADA679A"/>
    <w:rsid w:val="5ADC1C9D"/>
    <w:rsid w:val="5ADC7773"/>
    <w:rsid w:val="5ADC7EE2"/>
    <w:rsid w:val="5ADF082E"/>
    <w:rsid w:val="5ADF54B5"/>
    <w:rsid w:val="5AE03DC2"/>
    <w:rsid w:val="5AE35EFA"/>
    <w:rsid w:val="5AE66844"/>
    <w:rsid w:val="5AEB4AF6"/>
    <w:rsid w:val="5AEB5C08"/>
    <w:rsid w:val="5AED2C57"/>
    <w:rsid w:val="5AF8075D"/>
    <w:rsid w:val="5AF91449"/>
    <w:rsid w:val="5AFA5BD0"/>
    <w:rsid w:val="5AFB2552"/>
    <w:rsid w:val="5B0166A4"/>
    <w:rsid w:val="5B106CEA"/>
    <w:rsid w:val="5B13515F"/>
    <w:rsid w:val="5B143C9C"/>
    <w:rsid w:val="5B150723"/>
    <w:rsid w:val="5B297096"/>
    <w:rsid w:val="5B3023DD"/>
    <w:rsid w:val="5B3D2E36"/>
    <w:rsid w:val="5B402A74"/>
    <w:rsid w:val="5B436E86"/>
    <w:rsid w:val="5B467B47"/>
    <w:rsid w:val="5B4C5153"/>
    <w:rsid w:val="5B4D4671"/>
    <w:rsid w:val="5B4F3413"/>
    <w:rsid w:val="5B5041DA"/>
    <w:rsid w:val="5B525C87"/>
    <w:rsid w:val="5B52624E"/>
    <w:rsid w:val="5B55190F"/>
    <w:rsid w:val="5B5C0FA7"/>
    <w:rsid w:val="5B5E180E"/>
    <w:rsid w:val="5B6A2D43"/>
    <w:rsid w:val="5B706BB5"/>
    <w:rsid w:val="5B7C0C5E"/>
    <w:rsid w:val="5B880601"/>
    <w:rsid w:val="5BA261E3"/>
    <w:rsid w:val="5BA7046C"/>
    <w:rsid w:val="5BA71CCA"/>
    <w:rsid w:val="5BAA7871"/>
    <w:rsid w:val="5BAB5397"/>
    <w:rsid w:val="5BAF32FA"/>
    <w:rsid w:val="5BB07E8A"/>
    <w:rsid w:val="5BB154D8"/>
    <w:rsid w:val="5BB47782"/>
    <w:rsid w:val="5BBD7BA8"/>
    <w:rsid w:val="5BBFA4AB"/>
    <w:rsid w:val="5BCE2B07"/>
    <w:rsid w:val="5BD4669C"/>
    <w:rsid w:val="5BD9413E"/>
    <w:rsid w:val="5BDA79C2"/>
    <w:rsid w:val="5BDB3741"/>
    <w:rsid w:val="5BDD0946"/>
    <w:rsid w:val="5BDE751B"/>
    <w:rsid w:val="5BE11727"/>
    <w:rsid w:val="5BE737AE"/>
    <w:rsid w:val="5BE7521A"/>
    <w:rsid w:val="5BEF05B4"/>
    <w:rsid w:val="5BF456AF"/>
    <w:rsid w:val="5BF671C1"/>
    <w:rsid w:val="5BFC7F80"/>
    <w:rsid w:val="5C074A7D"/>
    <w:rsid w:val="5C0B761E"/>
    <w:rsid w:val="5C106817"/>
    <w:rsid w:val="5C125416"/>
    <w:rsid w:val="5C1473E0"/>
    <w:rsid w:val="5C1B1137"/>
    <w:rsid w:val="5C1B4BA8"/>
    <w:rsid w:val="5C1C12D8"/>
    <w:rsid w:val="5C21299A"/>
    <w:rsid w:val="5C2A5FDF"/>
    <w:rsid w:val="5C2B02F9"/>
    <w:rsid w:val="5C2C00C5"/>
    <w:rsid w:val="5C357C57"/>
    <w:rsid w:val="5C400008"/>
    <w:rsid w:val="5C431E33"/>
    <w:rsid w:val="5C4557EC"/>
    <w:rsid w:val="5C4B2028"/>
    <w:rsid w:val="5C515082"/>
    <w:rsid w:val="5C621642"/>
    <w:rsid w:val="5C626621"/>
    <w:rsid w:val="5C637338"/>
    <w:rsid w:val="5C6739B4"/>
    <w:rsid w:val="5C695FAC"/>
    <w:rsid w:val="5C71038F"/>
    <w:rsid w:val="5C734262"/>
    <w:rsid w:val="5C757E7F"/>
    <w:rsid w:val="5C7D13C9"/>
    <w:rsid w:val="5C8400C2"/>
    <w:rsid w:val="5C89283A"/>
    <w:rsid w:val="5C895435"/>
    <w:rsid w:val="5C9347A9"/>
    <w:rsid w:val="5C9C418B"/>
    <w:rsid w:val="5C9F4BDD"/>
    <w:rsid w:val="5CAC13C7"/>
    <w:rsid w:val="5CB84A30"/>
    <w:rsid w:val="5CC64C09"/>
    <w:rsid w:val="5CCB7A9F"/>
    <w:rsid w:val="5CD2031B"/>
    <w:rsid w:val="5CD22158"/>
    <w:rsid w:val="5CDB718B"/>
    <w:rsid w:val="5CDD3C76"/>
    <w:rsid w:val="5CEA3F7C"/>
    <w:rsid w:val="5CF86B15"/>
    <w:rsid w:val="5CFA55AE"/>
    <w:rsid w:val="5CFB4CC5"/>
    <w:rsid w:val="5CFB5EAA"/>
    <w:rsid w:val="5CFD1319"/>
    <w:rsid w:val="5D080CF3"/>
    <w:rsid w:val="5D094A6B"/>
    <w:rsid w:val="5D0F673A"/>
    <w:rsid w:val="5D135E9A"/>
    <w:rsid w:val="5D13683A"/>
    <w:rsid w:val="5D212C28"/>
    <w:rsid w:val="5D291C06"/>
    <w:rsid w:val="5D2A1524"/>
    <w:rsid w:val="5D2D12E3"/>
    <w:rsid w:val="5D30782F"/>
    <w:rsid w:val="5D325D70"/>
    <w:rsid w:val="5D333BB8"/>
    <w:rsid w:val="5D346B4C"/>
    <w:rsid w:val="5D3615F2"/>
    <w:rsid w:val="5D3A44C4"/>
    <w:rsid w:val="5D3D7E97"/>
    <w:rsid w:val="5D471689"/>
    <w:rsid w:val="5D59154F"/>
    <w:rsid w:val="5D5C103F"/>
    <w:rsid w:val="5D5E2492"/>
    <w:rsid w:val="5D656965"/>
    <w:rsid w:val="5D730A13"/>
    <w:rsid w:val="5D743EE0"/>
    <w:rsid w:val="5D777921"/>
    <w:rsid w:val="5D7B4A8E"/>
    <w:rsid w:val="5D7E2D63"/>
    <w:rsid w:val="5D826A79"/>
    <w:rsid w:val="5D8472F1"/>
    <w:rsid w:val="5D853F54"/>
    <w:rsid w:val="5D873005"/>
    <w:rsid w:val="5D8A15D3"/>
    <w:rsid w:val="5D8C2987"/>
    <w:rsid w:val="5D8D288B"/>
    <w:rsid w:val="5DA42E7F"/>
    <w:rsid w:val="5DAA014D"/>
    <w:rsid w:val="5DAA635A"/>
    <w:rsid w:val="5DB65ACF"/>
    <w:rsid w:val="5DBC1ADE"/>
    <w:rsid w:val="5DC77491"/>
    <w:rsid w:val="5DC8396A"/>
    <w:rsid w:val="5DCA0B67"/>
    <w:rsid w:val="5DD021B6"/>
    <w:rsid w:val="5DD5494D"/>
    <w:rsid w:val="5DDB2F9D"/>
    <w:rsid w:val="5DE132F2"/>
    <w:rsid w:val="5DE81CA0"/>
    <w:rsid w:val="5DEA05A2"/>
    <w:rsid w:val="5DEA17CE"/>
    <w:rsid w:val="5DEC28A5"/>
    <w:rsid w:val="5DED63A0"/>
    <w:rsid w:val="5DF31605"/>
    <w:rsid w:val="5DF34D9B"/>
    <w:rsid w:val="5DFD04E4"/>
    <w:rsid w:val="5DFD63C2"/>
    <w:rsid w:val="5E00329A"/>
    <w:rsid w:val="5E0B3E8A"/>
    <w:rsid w:val="5E0C10BA"/>
    <w:rsid w:val="5E10251C"/>
    <w:rsid w:val="5E147655"/>
    <w:rsid w:val="5E1E0E56"/>
    <w:rsid w:val="5E2121C9"/>
    <w:rsid w:val="5E23390B"/>
    <w:rsid w:val="5E297396"/>
    <w:rsid w:val="5E2D48A7"/>
    <w:rsid w:val="5E361A1F"/>
    <w:rsid w:val="5E3C3929"/>
    <w:rsid w:val="5E413634"/>
    <w:rsid w:val="5E4567B6"/>
    <w:rsid w:val="5E571F54"/>
    <w:rsid w:val="5E582644"/>
    <w:rsid w:val="5E5925BD"/>
    <w:rsid w:val="5E595457"/>
    <w:rsid w:val="5E5A1A12"/>
    <w:rsid w:val="5E6261E1"/>
    <w:rsid w:val="5E66256E"/>
    <w:rsid w:val="5E671A49"/>
    <w:rsid w:val="5E6C2C63"/>
    <w:rsid w:val="5E6F08FE"/>
    <w:rsid w:val="5E7038FB"/>
    <w:rsid w:val="5E712AFE"/>
    <w:rsid w:val="5E813503"/>
    <w:rsid w:val="5E8230D2"/>
    <w:rsid w:val="5E8251E8"/>
    <w:rsid w:val="5E830607"/>
    <w:rsid w:val="5E833A27"/>
    <w:rsid w:val="5E8C0850"/>
    <w:rsid w:val="5E9B1744"/>
    <w:rsid w:val="5E9D71E6"/>
    <w:rsid w:val="5E9E22A6"/>
    <w:rsid w:val="5EA94BBE"/>
    <w:rsid w:val="5EAB2EFC"/>
    <w:rsid w:val="5EAF03E4"/>
    <w:rsid w:val="5EBA10A4"/>
    <w:rsid w:val="5EC2290F"/>
    <w:rsid w:val="5EC6163E"/>
    <w:rsid w:val="5ECD1DA0"/>
    <w:rsid w:val="5ECE3876"/>
    <w:rsid w:val="5ED5C101"/>
    <w:rsid w:val="5ED836FE"/>
    <w:rsid w:val="5EDA50EB"/>
    <w:rsid w:val="5EDB29EA"/>
    <w:rsid w:val="5EDD4D3E"/>
    <w:rsid w:val="5EDD776F"/>
    <w:rsid w:val="5EDE72C4"/>
    <w:rsid w:val="5EE920E0"/>
    <w:rsid w:val="5EEE5DCE"/>
    <w:rsid w:val="5F0C439F"/>
    <w:rsid w:val="5F0E0117"/>
    <w:rsid w:val="5F156E8F"/>
    <w:rsid w:val="5F1E3347"/>
    <w:rsid w:val="5F292ACE"/>
    <w:rsid w:val="5F2C1198"/>
    <w:rsid w:val="5F3070F9"/>
    <w:rsid w:val="5F322057"/>
    <w:rsid w:val="5F36505C"/>
    <w:rsid w:val="5F3B73F3"/>
    <w:rsid w:val="5F4512B4"/>
    <w:rsid w:val="5F467282"/>
    <w:rsid w:val="5F4D50E3"/>
    <w:rsid w:val="5F4F24EC"/>
    <w:rsid w:val="5F511347"/>
    <w:rsid w:val="5F68742B"/>
    <w:rsid w:val="5F6B5569"/>
    <w:rsid w:val="5F712FE3"/>
    <w:rsid w:val="5F7203AF"/>
    <w:rsid w:val="5F720604"/>
    <w:rsid w:val="5F775CBC"/>
    <w:rsid w:val="5F778475"/>
    <w:rsid w:val="5F7F5239"/>
    <w:rsid w:val="5F832463"/>
    <w:rsid w:val="5F842877"/>
    <w:rsid w:val="5F864BC4"/>
    <w:rsid w:val="5F8717F6"/>
    <w:rsid w:val="5F8935CB"/>
    <w:rsid w:val="5F8E6F69"/>
    <w:rsid w:val="5F9C41A5"/>
    <w:rsid w:val="5FA55B60"/>
    <w:rsid w:val="5FA62EFB"/>
    <w:rsid w:val="5FB12DBB"/>
    <w:rsid w:val="5FB16D0D"/>
    <w:rsid w:val="5FB300D5"/>
    <w:rsid w:val="5FB40AB0"/>
    <w:rsid w:val="5FB7F389"/>
    <w:rsid w:val="5FB85ADB"/>
    <w:rsid w:val="5FBD58F5"/>
    <w:rsid w:val="5FBD7995"/>
    <w:rsid w:val="5FBE4115"/>
    <w:rsid w:val="5FC47F2C"/>
    <w:rsid w:val="5FC80FA9"/>
    <w:rsid w:val="5FD64140"/>
    <w:rsid w:val="5FD80562"/>
    <w:rsid w:val="5FDC5B4B"/>
    <w:rsid w:val="5FE43EEF"/>
    <w:rsid w:val="5FE513C0"/>
    <w:rsid w:val="5FE910EE"/>
    <w:rsid w:val="5FED586D"/>
    <w:rsid w:val="5FEE3E15"/>
    <w:rsid w:val="5FF05A38"/>
    <w:rsid w:val="5FF27777"/>
    <w:rsid w:val="5FF42C7A"/>
    <w:rsid w:val="5FF6B179"/>
    <w:rsid w:val="5FF77006"/>
    <w:rsid w:val="5FF81680"/>
    <w:rsid w:val="5FF879E4"/>
    <w:rsid w:val="5FFC08B7"/>
    <w:rsid w:val="5FFD5C10"/>
    <w:rsid w:val="5FFFCA0B"/>
    <w:rsid w:val="60017C7C"/>
    <w:rsid w:val="600C0321"/>
    <w:rsid w:val="600C1E79"/>
    <w:rsid w:val="600D2A18"/>
    <w:rsid w:val="6014572D"/>
    <w:rsid w:val="60160C5E"/>
    <w:rsid w:val="601A205F"/>
    <w:rsid w:val="601C5968"/>
    <w:rsid w:val="601F7A80"/>
    <w:rsid w:val="603575EB"/>
    <w:rsid w:val="60393734"/>
    <w:rsid w:val="603A11F0"/>
    <w:rsid w:val="604745DC"/>
    <w:rsid w:val="604A628F"/>
    <w:rsid w:val="604B501D"/>
    <w:rsid w:val="604C7149"/>
    <w:rsid w:val="6052207C"/>
    <w:rsid w:val="60522285"/>
    <w:rsid w:val="605566FE"/>
    <w:rsid w:val="60567FC7"/>
    <w:rsid w:val="6061636E"/>
    <w:rsid w:val="60671A6A"/>
    <w:rsid w:val="60677735"/>
    <w:rsid w:val="606B3EB2"/>
    <w:rsid w:val="606C7440"/>
    <w:rsid w:val="60733548"/>
    <w:rsid w:val="60785451"/>
    <w:rsid w:val="607972E1"/>
    <w:rsid w:val="60817B6A"/>
    <w:rsid w:val="609B2F18"/>
    <w:rsid w:val="609E0076"/>
    <w:rsid w:val="609E5691"/>
    <w:rsid w:val="60A1683B"/>
    <w:rsid w:val="60A8342B"/>
    <w:rsid w:val="60AA0423"/>
    <w:rsid w:val="60B91720"/>
    <w:rsid w:val="60C018E5"/>
    <w:rsid w:val="60C2262D"/>
    <w:rsid w:val="60C44F62"/>
    <w:rsid w:val="60C83BEA"/>
    <w:rsid w:val="60CE73E7"/>
    <w:rsid w:val="60D63F79"/>
    <w:rsid w:val="60D672B7"/>
    <w:rsid w:val="60D84E80"/>
    <w:rsid w:val="60DA174A"/>
    <w:rsid w:val="60DC76F4"/>
    <w:rsid w:val="60DE286E"/>
    <w:rsid w:val="60E22684"/>
    <w:rsid w:val="60E32902"/>
    <w:rsid w:val="60E7E381"/>
    <w:rsid w:val="60EB5A37"/>
    <w:rsid w:val="60F15F42"/>
    <w:rsid w:val="60F416E5"/>
    <w:rsid w:val="60F554D2"/>
    <w:rsid w:val="60F70D77"/>
    <w:rsid w:val="60FC5A2B"/>
    <w:rsid w:val="60FF240D"/>
    <w:rsid w:val="61024F76"/>
    <w:rsid w:val="61045C75"/>
    <w:rsid w:val="610A2898"/>
    <w:rsid w:val="610D4572"/>
    <w:rsid w:val="611008D8"/>
    <w:rsid w:val="6113155D"/>
    <w:rsid w:val="61133537"/>
    <w:rsid w:val="61135EB8"/>
    <w:rsid w:val="611D2DF6"/>
    <w:rsid w:val="61212062"/>
    <w:rsid w:val="612620F2"/>
    <w:rsid w:val="61296C0A"/>
    <w:rsid w:val="61341A96"/>
    <w:rsid w:val="6135490B"/>
    <w:rsid w:val="6137458B"/>
    <w:rsid w:val="613A026E"/>
    <w:rsid w:val="613B49C5"/>
    <w:rsid w:val="61427546"/>
    <w:rsid w:val="614479B7"/>
    <w:rsid w:val="61466DA4"/>
    <w:rsid w:val="614909B6"/>
    <w:rsid w:val="614F4FF6"/>
    <w:rsid w:val="615109B8"/>
    <w:rsid w:val="61533EBB"/>
    <w:rsid w:val="61646DF3"/>
    <w:rsid w:val="616768DD"/>
    <w:rsid w:val="616A3AE0"/>
    <w:rsid w:val="617321F1"/>
    <w:rsid w:val="6173418D"/>
    <w:rsid w:val="617443F0"/>
    <w:rsid w:val="617577AA"/>
    <w:rsid w:val="61794F77"/>
    <w:rsid w:val="617D64C9"/>
    <w:rsid w:val="61811507"/>
    <w:rsid w:val="61820E2D"/>
    <w:rsid w:val="61864560"/>
    <w:rsid w:val="618B3CA1"/>
    <w:rsid w:val="61914AE5"/>
    <w:rsid w:val="619420CC"/>
    <w:rsid w:val="61965798"/>
    <w:rsid w:val="61971C41"/>
    <w:rsid w:val="619856F0"/>
    <w:rsid w:val="61A15272"/>
    <w:rsid w:val="61A7052F"/>
    <w:rsid w:val="61AE23FD"/>
    <w:rsid w:val="61AE6AA2"/>
    <w:rsid w:val="61B12050"/>
    <w:rsid w:val="61B14255"/>
    <w:rsid w:val="61B473D7"/>
    <w:rsid w:val="61B50F29"/>
    <w:rsid w:val="61B551CA"/>
    <w:rsid w:val="61C4675C"/>
    <w:rsid w:val="61C84EF5"/>
    <w:rsid w:val="61CA2954"/>
    <w:rsid w:val="61CB4DFE"/>
    <w:rsid w:val="61CE7F53"/>
    <w:rsid w:val="61CF639C"/>
    <w:rsid w:val="61DC639E"/>
    <w:rsid w:val="61DD1390"/>
    <w:rsid w:val="61E6342A"/>
    <w:rsid w:val="61EF54AA"/>
    <w:rsid w:val="61F636C4"/>
    <w:rsid w:val="61FEC915"/>
    <w:rsid w:val="620057B1"/>
    <w:rsid w:val="62024F58"/>
    <w:rsid w:val="620331FA"/>
    <w:rsid w:val="62037AAF"/>
    <w:rsid w:val="620B7DE6"/>
    <w:rsid w:val="620C71E5"/>
    <w:rsid w:val="620D0B5A"/>
    <w:rsid w:val="62143C96"/>
    <w:rsid w:val="62192762"/>
    <w:rsid w:val="6219297F"/>
    <w:rsid w:val="62246792"/>
    <w:rsid w:val="62292C19"/>
    <w:rsid w:val="62306DE3"/>
    <w:rsid w:val="62316037"/>
    <w:rsid w:val="623F4F8E"/>
    <w:rsid w:val="624614C0"/>
    <w:rsid w:val="6251055B"/>
    <w:rsid w:val="62581DB0"/>
    <w:rsid w:val="625B71EF"/>
    <w:rsid w:val="625C52AD"/>
    <w:rsid w:val="625C73EB"/>
    <w:rsid w:val="62644DED"/>
    <w:rsid w:val="626E6AA9"/>
    <w:rsid w:val="62741ECF"/>
    <w:rsid w:val="627B391D"/>
    <w:rsid w:val="627E4565"/>
    <w:rsid w:val="628345AD"/>
    <w:rsid w:val="62881A95"/>
    <w:rsid w:val="62930FFD"/>
    <w:rsid w:val="62933097"/>
    <w:rsid w:val="62957E19"/>
    <w:rsid w:val="629A5F2E"/>
    <w:rsid w:val="62A11B35"/>
    <w:rsid w:val="62A76DE5"/>
    <w:rsid w:val="62AB6827"/>
    <w:rsid w:val="62AD6EC6"/>
    <w:rsid w:val="62B02C7A"/>
    <w:rsid w:val="62BA12A1"/>
    <w:rsid w:val="62BD30CC"/>
    <w:rsid w:val="62BD432E"/>
    <w:rsid w:val="62CD2D22"/>
    <w:rsid w:val="62D0444C"/>
    <w:rsid w:val="62D6719E"/>
    <w:rsid w:val="62D82D89"/>
    <w:rsid w:val="62DE676D"/>
    <w:rsid w:val="62DE79E7"/>
    <w:rsid w:val="62DF62C8"/>
    <w:rsid w:val="62E40D55"/>
    <w:rsid w:val="62E82F53"/>
    <w:rsid w:val="62E93375"/>
    <w:rsid w:val="62F374F9"/>
    <w:rsid w:val="630006BE"/>
    <w:rsid w:val="63055A3D"/>
    <w:rsid w:val="63080089"/>
    <w:rsid w:val="631303F2"/>
    <w:rsid w:val="6314581B"/>
    <w:rsid w:val="63163A3E"/>
    <w:rsid w:val="631B7BCB"/>
    <w:rsid w:val="631D0F28"/>
    <w:rsid w:val="6320157D"/>
    <w:rsid w:val="632048BD"/>
    <w:rsid w:val="632866D0"/>
    <w:rsid w:val="63362801"/>
    <w:rsid w:val="633A04D8"/>
    <w:rsid w:val="633B16F7"/>
    <w:rsid w:val="63482606"/>
    <w:rsid w:val="63543F73"/>
    <w:rsid w:val="635D1CDC"/>
    <w:rsid w:val="635E79C5"/>
    <w:rsid w:val="63612F0B"/>
    <w:rsid w:val="63615DDE"/>
    <w:rsid w:val="63617C53"/>
    <w:rsid w:val="636267D1"/>
    <w:rsid w:val="63714235"/>
    <w:rsid w:val="637947B5"/>
    <w:rsid w:val="63797DF5"/>
    <w:rsid w:val="63841BD1"/>
    <w:rsid w:val="63913014"/>
    <w:rsid w:val="639221EC"/>
    <w:rsid w:val="6392733F"/>
    <w:rsid w:val="639E415F"/>
    <w:rsid w:val="639F5F5F"/>
    <w:rsid w:val="63A21181"/>
    <w:rsid w:val="63A47F08"/>
    <w:rsid w:val="63AA7892"/>
    <w:rsid w:val="63AC0AF2"/>
    <w:rsid w:val="63AE03BF"/>
    <w:rsid w:val="63BC0B63"/>
    <w:rsid w:val="63CE1AC2"/>
    <w:rsid w:val="63D0424F"/>
    <w:rsid w:val="63D950DD"/>
    <w:rsid w:val="63E804C3"/>
    <w:rsid w:val="63EB5CE8"/>
    <w:rsid w:val="63F64E5D"/>
    <w:rsid w:val="63FC0384"/>
    <w:rsid w:val="63FD0FFA"/>
    <w:rsid w:val="63FF6167"/>
    <w:rsid w:val="64087C2C"/>
    <w:rsid w:val="64090828"/>
    <w:rsid w:val="64097DD8"/>
    <w:rsid w:val="640A312F"/>
    <w:rsid w:val="640E4DDD"/>
    <w:rsid w:val="6411279A"/>
    <w:rsid w:val="64112AD3"/>
    <w:rsid w:val="64143454"/>
    <w:rsid w:val="64197665"/>
    <w:rsid w:val="641A7B46"/>
    <w:rsid w:val="6422340F"/>
    <w:rsid w:val="64254882"/>
    <w:rsid w:val="642B51E6"/>
    <w:rsid w:val="642F4C1D"/>
    <w:rsid w:val="643364F2"/>
    <w:rsid w:val="64362CFA"/>
    <w:rsid w:val="643745CA"/>
    <w:rsid w:val="643B31CD"/>
    <w:rsid w:val="643E0106"/>
    <w:rsid w:val="64407D86"/>
    <w:rsid w:val="64421E05"/>
    <w:rsid w:val="64487C27"/>
    <w:rsid w:val="644B4006"/>
    <w:rsid w:val="644B68D4"/>
    <w:rsid w:val="64526CF8"/>
    <w:rsid w:val="64670632"/>
    <w:rsid w:val="646D146C"/>
    <w:rsid w:val="64762171"/>
    <w:rsid w:val="64775A27"/>
    <w:rsid w:val="647C069A"/>
    <w:rsid w:val="647D566C"/>
    <w:rsid w:val="647E0CF8"/>
    <w:rsid w:val="64821AF4"/>
    <w:rsid w:val="64877CD9"/>
    <w:rsid w:val="648C4D5D"/>
    <w:rsid w:val="648D36A0"/>
    <w:rsid w:val="64900164"/>
    <w:rsid w:val="64991719"/>
    <w:rsid w:val="649930AE"/>
    <w:rsid w:val="649A3F22"/>
    <w:rsid w:val="64A70DF2"/>
    <w:rsid w:val="64AA5CE7"/>
    <w:rsid w:val="64AD3F2E"/>
    <w:rsid w:val="64AF7EAF"/>
    <w:rsid w:val="64B052D4"/>
    <w:rsid w:val="64B055E5"/>
    <w:rsid w:val="64BD077B"/>
    <w:rsid w:val="64BF2F83"/>
    <w:rsid w:val="64C01ECD"/>
    <w:rsid w:val="64C55A61"/>
    <w:rsid w:val="64C83E3F"/>
    <w:rsid w:val="64C97667"/>
    <w:rsid w:val="64CE3E12"/>
    <w:rsid w:val="64D21DCE"/>
    <w:rsid w:val="64D37E39"/>
    <w:rsid w:val="64DE0355"/>
    <w:rsid w:val="64DE19BE"/>
    <w:rsid w:val="64DF2D8E"/>
    <w:rsid w:val="64E32012"/>
    <w:rsid w:val="64E416E2"/>
    <w:rsid w:val="64E86049"/>
    <w:rsid w:val="64E9279D"/>
    <w:rsid w:val="64FE29DC"/>
    <w:rsid w:val="65095250"/>
    <w:rsid w:val="650B3114"/>
    <w:rsid w:val="651426AE"/>
    <w:rsid w:val="65177D95"/>
    <w:rsid w:val="65183A9D"/>
    <w:rsid w:val="65196935"/>
    <w:rsid w:val="652B0CE7"/>
    <w:rsid w:val="65336094"/>
    <w:rsid w:val="6534131C"/>
    <w:rsid w:val="65356AB2"/>
    <w:rsid w:val="65472B37"/>
    <w:rsid w:val="654C6FBE"/>
    <w:rsid w:val="654E01BD"/>
    <w:rsid w:val="654F41F1"/>
    <w:rsid w:val="65526949"/>
    <w:rsid w:val="655645C6"/>
    <w:rsid w:val="65576D44"/>
    <w:rsid w:val="655A3D56"/>
    <w:rsid w:val="655D7DEC"/>
    <w:rsid w:val="656130B0"/>
    <w:rsid w:val="65644F35"/>
    <w:rsid w:val="65680AED"/>
    <w:rsid w:val="65684C95"/>
    <w:rsid w:val="656B1386"/>
    <w:rsid w:val="656D40F5"/>
    <w:rsid w:val="6571175B"/>
    <w:rsid w:val="657E1FD5"/>
    <w:rsid w:val="657E2E46"/>
    <w:rsid w:val="658C3BE2"/>
    <w:rsid w:val="65913819"/>
    <w:rsid w:val="65A46CFB"/>
    <w:rsid w:val="65A50295"/>
    <w:rsid w:val="65A73D5A"/>
    <w:rsid w:val="65B14764"/>
    <w:rsid w:val="65B60BEC"/>
    <w:rsid w:val="65C53405"/>
    <w:rsid w:val="65D11EA8"/>
    <w:rsid w:val="65D42B64"/>
    <w:rsid w:val="65D774B5"/>
    <w:rsid w:val="65D85386"/>
    <w:rsid w:val="65E240AB"/>
    <w:rsid w:val="65E41055"/>
    <w:rsid w:val="65E72E74"/>
    <w:rsid w:val="65E826C0"/>
    <w:rsid w:val="65EB4762"/>
    <w:rsid w:val="65EB5843"/>
    <w:rsid w:val="65EF76FC"/>
    <w:rsid w:val="65F0554E"/>
    <w:rsid w:val="65F44FBB"/>
    <w:rsid w:val="65F7705E"/>
    <w:rsid w:val="65FA2E27"/>
    <w:rsid w:val="65FB38DF"/>
    <w:rsid w:val="65FF06DF"/>
    <w:rsid w:val="66040E9A"/>
    <w:rsid w:val="66063E6E"/>
    <w:rsid w:val="66067D9A"/>
    <w:rsid w:val="660B1854"/>
    <w:rsid w:val="660B26D0"/>
    <w:rsid w:val="661170F7"/>
    <w:rsid w:val="6615622F"/>
    <w:rsid w:val="661A2ADE"/>
    <w:rsid w:val="662077C1"/>
    <w:rsid w:val="6625438F"/>
    <w:rsid w:val="662B0E0E"/>
    <w:rsid w:val="663515B7"/>
    <w:rsid w:val="66381D9E"/>
    <w:rsid w:val="663C214A"/>
    <w:rsid w:val="663C2DE3"/>
    <w:rsid w:val="66400EA4"/>
    <w:rsid w:val="664705EE"/>
    <w:rsid w:val="664A365E"/>
    <w:rsid w:val="664C6B61"/>
    <w:rsid w:val="664D2F80"/>
    <w:rsid w:val="664E2064"/>
    <w:rsid w:val="6655691F"/>
    <w:rsid w:val="66566A29"/>
    <w:rsid w:val="66576847"/>
    <w:rsid w:val="665DF27A"/>
    <w:rsid w:val="665E5B82"/>
    <w:rsid w:val="6662289A"/>
    <w:rsid w:val="66760543"/>
    <w:rsid w:val="667733BA"/>
    <w:rsid w:val="667E53C1"/>
    <w:rsid w:val="667F5077"/>
    <w:rsid w:val="668274B1"/>
    <w:rsid w:val="668773A2"/>
    <w:rsid w:val="668B794B"/>
    <w:rsid w:val="668E08CF"/>
    <w:rsid w:val="668E3573"/>
    <w:rsid w:val="66906012"/>
    <w:rsid w:val="669175C5"/>
    <w:rsid w:val="669273A3"/>
    <w:rsid w:val="66933794"/>
    <w:rsid w:val="669929BC"/>
    <w:rsid w:val="66A17AC3"/>
    <w:rsid w:val="66AA4BC9"/>
    <w:rsid w:val="66B30864"/>
    <w:rsid w:val="66B4528C"/>
    <w:rsid w:val="66B50673"/>
    <w:rsid w:val="66BB049A"/>
    <w:rsid w:val="66C30D22"/>
    <w:rsid w:val="66CB74B4"/>
    <w:rsid w:val="66CC2933"/>
    <w:rsid w:val="66D460EA"/>
    <w:rsid w:val="66D946FA"/>
    <w:rsid w:val="66E07BC1"/>
    <w:rsid w:val="66E512DE"/>
    <w:rsid w:val="66EE2F76"/>
    <w:rsid w:val="66EE416C"/>
    <w:rsid w:val="66F66B7E"/>
    <w:rsid w:val="66FA1E5A"/>
    <w:rsid w:val="67050051"/>
    <w:rsid w:val="670C6F9F"/>
    <w:rsid w:val="6712723B"/>
    <w:rsid w:val="671275A7"/>
    <w:rsid w:val="6716225F"/>
    <w:rsid w:val="672C74D4"/>
    <w:rsid w:val="672D4F56"/>
    <w:rsid w:val="6732696D"/>
    <w:rsid w:val="6736373F"/>
    <w:rsid w:val="67450B39"/>
    <w:rsid w:val="67476990"/>
    <w:rsid w:val="674C13C9"/>
    <w:rsid w:val="674C7894"/>
    <w:rsid w:val="674D49C3"/>
    <w:rsid w:val="674F272E"/>
    <w:rsid w:val="67563BC0"/>
    <w:rsid w:val="675A18E7"/>
    <w:rsid w:val="675C1E33"/>
    <w:rsid w:val="675E5725"/>
    <w:rsid w:val="675E7709"/>
    <w:rsid w:val="676273A8"/>
    <w:rsid w:val="6763499E"/>
    <w:rsid w:val="67675304"/>
    <w:rsid w:val="676B1934"/>
    <w:rsid w:val="677026C6"/>
    <w:rsid w:val="67705BCA"/>
    <w:rsid w:val="67713939"/>
    <w:rsid w:val="677B2D1A"/>
    <w:rsid w:val="677B5D50"/>
    <w:rsid w:val="677C344E"/>
    <w:rsid w:val="677C419E"/>
    <w:rsid w:val="677E01D8"/>
    <w:rsid w:val="67851192"/>
    <w:rsid w:val="67852F6A"/>
    <w:rsid w:val="678763EC"/>
    <w:rsid w:val="678D07F2"/>
    <w:rsid w:val="678D29F1"/>
    <w:rsid w:val="67977337"/>
    <w:rsid w:val="67984605"/>
    <w:rsid w:val="679D0A8D"/>
    <w:rsid w:val="679E705E"/>
    <w:rsid w:val="679F6FDF"/>
    <w:rsid w:val="67A21D44"/>
    <w:rsid w:val="67A66A46"/>
    <w:rsid w:val="67B1772D"/>
    <w:rsid w:val="67B2192C"/>
    <w:rsid w:val="67B478DF"/>
    <w:rsid w:val="67B6134C"/>
    <w:rsid w:val="67B630F7"/>
    <w:rsid w:val="67B631C8"/>
    <w:rsid w:val="67B90E2A"/>
    <w:rsid w:val="67B964B3"/>
    <w:rsid w:val="67C04BAB"/>
    <w:rsid w:val="67C06D8F"/>
    <w:rsid w:val="67C279C8"/>
    <w:rsid w:val="67C32A4F"/>
    <w:rsid w:val="67C867CE"/>
    <w:rsid w:val="67CA2322"/>
    <w:rsid w:val="67CA4DC9"/>
    <w:rsid w:val="67DC3DF5"/>
    <w:rsid w:val="67DF4B0E"/>
    <w:rsid w:val="67E24D9E"/>
    <w:rsid w:val="67E549DC"/>
    <w:rsid w:val="67E662B3"/>
    <w:rsid w:val="67E9310A"/>
    <w:rsid w:val="67EA6FFD"/>
    <w:rsid w:val="67EC1211"/>
    <w:rsid w:val="67FFEA77"/>
    <w:rsid w:val="68026FE7"/>
    <w:rsid w:val="68033CB4"/>
    <w:rsid w:val="6804655B"/>
    <w:rsid w:val="68090671"/>
    <w:rsid w:val="6809247A"/>
    <w:rsid w:val="680A363F"/>
    <w:rsid w:val="68107FF1"/>
    <w:rsid w:val="681435B1"/>
    <w:rsid w:val="68172955"/>
    <w:rsid w:val="68182006"/>
    <w:rsid w:val="681F351A"/>
    <w:rsid w:val="68210D53"/>
    <w:rsid w:val="68211DF9"/>
    <w:rsid w:val="682749B2"/>
    <w:rsid w:val="68285EB8"/>
    <w:rsid w:val="682B284D"/>
    <w:rsid w:val="682C0594"/>
    <w:rsid w:val="6834547F"/>
    <w:rsid w:val="683B7691"/>
    <w:rsid w:val="683C1890"/>
    <w:rsid w:val="68403B19"/>
    <w:rsid w:val="68404BB4"/>
    <w:rsid w:val="68417879"/>
    <w:rsid w:val="68442E4F"/>
    <w:rsid w:val="684C6BA2"/>
    <w:rsid w:val="68556DB7"/>
    <w:rsid w:val="685A3DB6"/>
    <w:rsid w:val="68694610"/>
    <w:rsid w:val="686A567B"/>
    <w:rsid w:val="686F6E01"/>
    <w:rsid w:val="687139E7"/>
    <w:rsid w:val="68722AAC"/>
    <w:rsid w:val="68724DA1"/>
    <w:rsid w:val="68753642"/>
    <w:rsid w:val="687B6DF6"/>
    <w:rsid w:val="687D49DD"/>
    <w:rsid w:val="68866B0F"/>
    <w:rsid w:val="6888024C"/>
    <w:rsid w:val="688E4077"/>
    <w:rsid w:val="68913032"/>
    <w:rsid w:val="68916BF2"/>
    <w:rsid w:val="689577F2"/>
    <w:rsid w:val="6897117D"/>
    <w:rsid w:val="6898534D"/>
    <w:rsid w:val="68991C29"/>
    <w:rsid w:val="689C6431"/>
    <w:rsid w:val="68A17036"/>
    <w:rsid w:val="68B03FED"/>
    <w:rsid w:val="68B13654"/>
    <w:rsid w:val="68BD52AB"/>
    <w:rsid w:val="68C22DEE"/>
    <w:rsid w:val="68C51C31"/>
    <w:rsid w:val="68C7159E"/>
    <w:rsid w:val="68C901BB"/>
    <w:rsid w:val="68CB7E7A"/>
    <w:rsid w:val="68D01BEC"/>
    <w:rsid w:val="68D84F91"/>
    <w:rsid w:val="68DD224F"/>
    <w:rsid w:val="68E5013A"/>
    <w:rsid w:val="68E73936"/>
    <w:rsid w:val="68EB3277"/>
    <w:rsid w:val="68F00A95"/>
    <w:rsid w:val="68FD5F3D"/>
    <w:rsid w:val="69047BC8"/>
    <w:rsid w:val="690507DD"/>
    <w:rsid w:val="6907216A"/>
    <w:rsid w:val="690B26A8"/>
    <w:rsid w:val="690C0CC9"/>
    <w:rsid w:val="690F6177"/>
    <w:rsid w:val="69115A2A"/>
    <w:rsid w:val="6914700F"/>
    <w:rsid w:val="69162C2B"/>
    <w:rsid w:val="691A127E"/>
    <w:rsid w:val="691A7EBD"/>
    <w:rsid w:val="691D3136"/>
    <w:rsid w:val="691D32BA"/>
    <w:rsid w:val="69220889"/>
    <w:rsid w:val="69313380"/>
    <w:rsid w:val="69351752"/>
    <w:rsid w:val="69357E43"/>
    <w:rsid w:val="693D6EB4"/>
    <w:rsid w:val="694131D3"/>
    <w:rsid w:val="694158BA"/>
    <w:rsid w:val="69474BCD"/>
    <w:rsid w:val="694A61CA"/>
    <w:rsid w:val="694B09D7"/>
    <w:rsid w:val="694F4082"/>
    <w:rsid w:val="695967E4"/>
    <w:rsid w:val="69631D22"/>
    <w:rsid w:val="69794626"/>
    <w:rsid w:val="697A6A6A"/>
    <w:rsid w:val="697C221C"/>
    <w:rsid w:val="698060B5"/>
    <w:rsid w:val="6984338D"/>
    <w:rsid w:val="698C596E"/>
    <w:rsid w:val="69973E75"/>
    <w:rsid w:val="699934DB"/>
    <w:rsid w:val="699C7CBB"/>
    <w:rsid w:val="699D27C3"/>
    <w:rsid w:val="69A04061"/>
    <w:rsid w:val="69A31723"/>
    <w:rsid w:val="69A476D9"/>
    <w:rsid w:val="69A51FDE"/>
    <w:rsid w:val="69B36CB2"/>
    <w:rsid w:val="69B45D81"/>
    <w:rsid w:val="69CB10A2"/>
    <w:rsid w:val="69CF4224"/>
    <w:rsid w:val="69D61631"/>
    <w:rsid w:val="69DC353A"/>
    <w:rsid w:val="69E86919"/>
    <w:rsid w:val="69E91F83"/>
    <w:rsid w:val="69F02E43"/>
    <w:rsid w:val="69F22AA0"/>
    <w:rsid w:val="69F446AA"/>
    <w:rsid w:val="69F50851"/>
    <w:rsid w:val="69F75461"/>
    <w:rsid w:val="69F908EC"/>
    <w:rsid w:val="6A060785"/>
    <w:rsid w:val="6A082C8B"/>
    <w:rsid w:val="6A0A7C32"/>
    <w:rsid w:val="6A1432CD"/>
    <w:rsid w:val="6A144187"/>
    <w:rsid w:val="6A1D5230"/>
    <w:rsid w:val="6A2115FD"/>
    <w:rsid w:val="6A226039"/>
    <w:rsid w:val="6A2531A4"/>
    <w:rsid w:val="6A265352"/>
    <w:rsid w:val="6A274783"/>
    <w:rsid w:val="6A2A10BB"/>
    <w:rsid w:val="6A2D2040"/>
    <w:rsid w:val="6A333A04"/>
    <w:rsid w:val="6A34524E"/>
    <w:rsid w:val="6A395BE3"/>
    <w:rsid w:val="6A396731"/>
    <w:rsid w:val="6A3976CB"/>
    <w:rsid w:val="6A3A7A70"/>
    <w:rsid w:val="6A452F6A"/>
    <w:rsid w:val="6A4A4B0F"/>
    <w:rsid w:val="6A4C7071"/>
    <w:rsid w:val="6A4E6DFB"/>
    <w:rsid w:val="6A4F0DE4"/>
    <w:rsid w:val="6A502604"/>
    <w:rsid w:val="6A525B7A"/>
    <w:rsid w:val="6A586006"/>
    <w:rsid w:val="6A5E57EF"/>
    <w:rsid w:val="6A5E607B"/>
    <w:rsid w:val="6A635409"/>
    <w:rsid w:val="6A6B1B24"/>
    <w:rsid w:val="6A6C42EE"/>
    <w:rsid w:val="6A763525"/>
    <w:rsid w:val="6A763739"/>
    <w:rsid w:val="6A7C7229"/>
    <w:rsid w:val="6A7E26F5"/>
    <w:rsid w:val="6A865067"/>
    <w:rsid w:val="6A90057A"/>
    <w:rsid w:val="6A922CF9"/>
    <w:rsid w:val="6A9C0D49"/>
    <w:rsid w:val="6A9D6D58"/>
    <w:rsid w:val="6A9F3AF4"/>
    <w:rsid w:val="6AA17AAE"/>
    <w:rsid w:val="6AA56806"/>
    <w:rsid w:val="6AA73F08"/>
    <w:rsid w:val="6AAF39BE"/>
    <w:rsid w:val="6ABB2866"/>
    <w:rsid w:val="6ABB2BA8"/>
    <w:rsid w:val="6ABE192F"/>
    <w:rsid w:val="6AC01E63"/>
    <w:rsid w:val="6AD227CD"/>
    <w:rsid w:val="6ADA7BDA"/>
    <w:rsid w:val="6ADD6E0F"/>
    <w:rsid w:val="6ADE08A2"/>
    <w:rsid w:val="6ADF5030"/>
    <w:rsid w:val="6AF117EA"/>
    <w:rsid w:val="6AF1386A"/>
    <w:rsid w:val="6AF20B04"/>
    <w:rsid w:val="6AF6750A"/>
    <w:rsid w:val="6AF951F1"/>
    <w:rsid w:val="6AFD409F"/>
    <w:rsid w:val="6B040620"/>
    <w:rsid w:val="6B0842A7"/>
    <w:rsid w:val="6B090729"/>
    <w:rsid w:val="6B0E29B2"/>
    <w:rsid w:val="6B2036AC"/>
    <w:rsid w:val="6B2E2D35"/>
    <w:rsid w:val="6B375D75"/>
    <w:rsid w:val="6B390119"/>
    <w:rsid w:val="6B405AFC"/>
    <w:rsid w:val="6B423E55"/>
    <w:rsid w:val="6B4849B1"/>
    <w:rsid w:val="6B4D37C2"/>
    <w:rsid w:val="6B4F18A2"/>
    <w:rsid w:val="6B5275DD"/>
    <w:rsid w:val="6B563571"/>
    <w:rsid w:val="6B571085"/>
    <w:rsid w:val="6B574BF4"/>
    <w:rsid w:val="6B5862AA"/>
    <w:rsid w:val="6B6320BC"/>
    <w:rsid w:val="6B674346"/>
    <w:rsid w:val="6B695CA2"/>
    <w:rsid w:val="6B6B39F8"/>
    <w:rsid w:val="6B6E2157"/>
    <w:rsid w:val="6B721A2E"/>
    <w:rsid w:val="6B7B7763"/>
    <w:rsid w:val="6B7E06E8"/>
    <w:rsid w:val="6B880F07"/>
    <w:rsid w:val="6B8A4FC9"/>
    <w:rsid w:val="6B8F6404"/>
    <w:rsid w:val="6B9076F1"/>
    <w:rsid w:val="6B910ABF"/>
    <w:rsid w:val="6BA570F6"/>
    <w:rsid w:val="6BA86A50"/>
    <w:rsid w:val="6BAD0172"/>
    <w:rsid w:val="6BAF3479"/>
    <w:rsid w:val="6BB20738"/>
    <w:rsid w:val="6BB71B46"/>
    <w:rsid w:val="6BBC0761"/>
    <w:rsid w:val="6BBD03E6"/>
    <w:rsid w:val="6BBD1842"/>
    <w:rsid w:val="6BC87B6C"/>
    <w:rsid w:val="6BCB15C7"/>
    <w:rsid w:val="6BD64EE8"/>
    <w:rsid w:val="6BD97E64"/>
    <w:rsid w:val="6BDA5523"/>
    <w:rsid w:val="6BDE1AA3"/>
    <w:rsid w:val="6BDF4621"/>
    <w:rsid w:val="6BE14233"/>
    <w:rsid w:val="6BE16F40"/>
    <w:rsid w:val="6BE35F4E"/>
    <w:rsid w:val="6BE427D5"/>
    <w:rsid w:val="6BE61923"/>
    <w:rsid w:val="6BED0ADA"/>
    <w:rsid w:val="6BED25A2"/>
    <w:rsid w:val="6BEF1CA0"/>
    <w:rsid w:val="6BEF6070"/>
    <w:rsid w:val="6BF84629"/>
    <w:rsid w:val="6BFE29B1"/>
    <w:rsid w:val="6C00165A"/>
    <w:rsid w:val="6C0079BC"/>
    <w:rsid w:val="6C030941"/>
    <w:rsid w:val="6C041795"/>
    <w:rsid w:val="6C0576C7"/>
    <w:rsid w:val="6C0620D7"/>
    <w:rsid w:val="6C0C2207"/>
    <w:rsid w:val="6C11750B"/>
    <w:rsid w:val="6C1236EB"/>
    <w:rsid w:val="6C1261FC"/>
    <w:rsid w:val="6C1B20C5"/>
    <w:rsid w:val="6C1F5711"/>
    <w:rsid w:val="6C23427D"/>
    <w:rsid w:val="6C2B055A"/>
    <w:rsid w:val="6C3F77A6"/>
    <w:rsid w:val="6C423CA9"/>
    <w:rsid w:val="6C4E553D"/>
    <w:rsid w:val="6C511D45"/>
    <w:rsid w:val="6C5277C6"/>
    <w:rsid w:val="6C54697E"/>
    <w:rsid w:val="6C573C4E"/>
    <w:rsid w:val="6C6067E2"/>
    <w:rsid w:val="6C6314BE"/>
    <w:rsid w:val="6C642F64"/>
    <w:rsid w:val="6C6F08BD"/>
    <w:rsid w:val="6C73245F"/>
    <w:rsid w:val="6C7C21C1"/>
    <w:rsid w:val="6C7D608C"/>
    <w:rsid w:val="6C807011"/>
    <w:rsid w:val="6C8452A7"/>
    <w:rsid w:val="6C8E59F2"/>
    <w:rsid w:val="6C8E786B"/>
    <w:rsid w:val="6C8F62A7"/>
    <w:rsid w:val="6C924D19"/>
    <w:rsid w:val="6CA410BF"/>
    <w:rsid w:val="6CA53106"/>
    <w:rsid w:val="6CA65E33"/>
    <w:rsid w:val="6CA96F0F"/>
    <w:rsid w:val="6CB561E6"/>
    <w:rsid w:val="6CB716E9"/>
    <w:rsid w:val="6CB92618"/>
    <w:rsid w:val="6CBA2EBB"/>
    <w:rsid w:val="6CBB3973"/>
    <w:rsid w:val="6CBB6DDF"/>
    <w:rsid w:val="6CCA7D73"/>
    <w:rsid w:val="6CCD33BF"/>
    <w:rsid w:val="6CD00AD7"/>
    <w:rsid w:val="6CD00EA6"/>
    <w:rsid w:val="6CD43218"/>
    <w:rsid w:val="6CE06203"/>
    <w:rsid w:val="6CE33F3E"/>
    <w:rsid w:val="6CE73B06"/>
    <w:rsid w:val="6CF13228"/>
    <w:rsid w:val="6CFFFC75"/>
    <w:rsid w:val="6D0262E5"/>
    <w:rsid w:val="6D0917CF"/>
    <w:rsid w:val="6D09670C"/>
    <w:rsid w:val="6D11251F"/>
    <w:rsid w:val="6D131E03"/>
    <w:rsid w:val="6D1937D0"/>
    <w:rsid w:val="6D2B2B4B"/>
    <w:rsid w:val="6D2B46D5"/>
    <w:rsid w:val="6D325661"/>
    <w:rsid w:val="6D350CC7"/>
    <w:rsid w:val="6D3805EA"/>
    <w:rsid w:val="6D3A657B"/>
    <w:rsid w:val="6D441633"/>
    <w:rsid w:val="6D463172"/>
    <w:rsid w:val="6D463B8B"/>
    <w:rsid w:val="6D4A0334"/>
    <w:rsid w:val="6D502AE7"/>
    <w:rsid w:val="6D5931FD"/>
    <w:rsid w:val="6D5945AF"/>
    <w:rsid w:val="6D6668C3"/>
    <w:rsid w:val="6D732AC8"/>
    <w:rsid w:val="6D7762A4"/>
    <w:rsid w:val="6D882361"/>
    <w:rsid w:val="6D8A6672"/>
    <w:rsid w:val="6D904C50"/>
    <w:rsid w:val="6D9126D1"/>
    <w:rsid w:val="6D916E4E"/>
    <w:rsid w:val="6D917755"/>
    <w:rsid w:val="6D920165"/>
    <w:rsid w:val="6D943656"/>
    <w:rsid w:val="6D9B06CA"/>
    <w:rsid w:val="6D9D64E4"/>
    <w:rsid w:val="6DA203ED"/>
    <w:rsid w:val="6DA34120"/>
    <w:rsid w:val="6DA478B9"/>
    <w:rsid w:val="6DA65193"/>
    <w:rsid w:val="6DAB0A39"/>
    <w:rsid w:val="6DB7670E"/>
    <w:rsid w:val="6DB963C9"/>
    <w:rsid w:val="6DB97DE8"/>
    <w:rsid w:val="6DBC0F97"/>
    <w:rsid w:val="6DC01176"/>
    <w:rsid w:val="6DC32551"/>
    <w:rsid w:val="6DCA5B51"/>
    <w:rsid w:val="6DCE6CB3"/>
    <w:rsid w:val="6DD44651"/>
    <w:rsid w:val="6DDB3069"/>
    <w:rsid w:val="6DE17ED2"/>
    <w:rsid w:val="6DE34429"/>
    <w:rsid w:val="6DE80D4D"/>
    <w:rsid w:val="6DE90F8F"/>
    <w:rsid w:val="6DF10D7F"/>
    <w:rsid w:val="6DF714C8"/>
    <w:rsid w:val="6E022AD9"/>
    <w:rsid w:val="6E033829"/>
    <w:rsid w:val="6E05724A"/>
    <w:rsid w:val="6E0A23F1"/>
    <w:rsid w:val="6E0A3A7D"/>
    <w:rsid w:val="6E0B0643"/>
    <w:rsid w:val="6E0B0D16"/>
    <w:rsid w:val="6E1E5318"/>
    <w:rsid w:val="6E1F3769"/>
    <w:rsid w:val="6E22267D"/>
    <w:rsid w:val="6E32532C"/>
    <w:rsid w:val="6E3653DD"/>
    <w:rsid w:val="6E3A4A84"/>
    <w:rsid w:val="6E3B6A69"/>
    <w:rsid w:val="6E401570"/>
    <w:rsid w:val="6E4063EE"/>
    <w:rsid w:val="6E410F8B"/>
    <w:rsid w:val="6E4111F0"/>
    <w:rsid w:val="6E470F4F"/>
    <w:rsid w:val="6E475B2E"/>
    <w:rsid w:val="6E4B22E8"/>
    <w:rsid w:val="6E5024FA"/>
    <w:rsid w:val="6E51205A"/>
    <w:rsid w:val="6E537DD3"/>
    <w:rsid w:val="6E5A4318"/>
    <w:rsid w:val="6E600263"/>
    <w:rsid w:val="6E6A0D4E"/>
    <w:rsid w:val="6E6C47BE"/>
    <w:rsid w:val="6E6E2EDC"/>
    <w:rsid w:val="6E702D0B"/>
    <w:rsid w:val="6E71771E"/>
    <w:rsid w:val="6E775CD9"/>
    <w:rsid w:val="6E8A35E1"/>
    <w:rsid w:val="6E8B5617"/>
    <w:rsid w:val="6E912274"/>
    <w:rsid w:val="6E923C2D"/>
    <w:rsid w:val="6E937480"/>
    <w:rsid w:val="6E986303"/>
    <w:rsid w:val="6E99106C"/>
    <w:rsid w:val="6EAD1BA4"/>
    <w:rsid w:val="6EB21F24"/>
    <w:rsid w:val="6EB24D1F"/>
    <w:rsid w:val="6EBA76D6"/>
    <w:rsid w:val="6EBD2B8A"/>
    <w:rsid w:val="6EBE403D"/>
    <w:rsid w:val="6EBE7406"/>
    <w:rsid w:val="6EBF6B63"/>
    <w:rsid w:val="6EC262C6"/>
    <w:rsid w:val="6EC47803"/>
    <w:rsid w:val="6ECC408E"/>
    <w:rsid w:val="6ECC76A7"/>
    <w:rsid w:val="6ECF42D7"/>
    <w:rsid w:val="6ECF6E05"/>
    <w:rsid w:val="6ED50D3E"/>
    <w:rsid w:val="6ED70DD6"/>
    <w:rsid w:val="6EDE2373"/>
    <w:rsid w:val="6EE62242"/>
    <w:rsid w:val="6EE669BE"/>
    <w:rsid w:val="6EEC5B24"/>
    <w:rsid w:val="6EFA1CA3"/>
    <w:rsid w:val="6EFF2DA9"/>
    <w:rsid w:val="6F0808B3"/>
    <w:rsid w:val="6F0931B7"/>
    <w:rsid w:val="6F0C3D10"/>
    <w:rsid w:val="6F1D73C4"/>
    <w:rsid w:val="6F2457C3"/>
    <w:rsid w:val="6F2620D0"/>
    <w:rsid w:val="6F2671B9"/>
    <w:rsid w:val="6F282B2F"/>
    <w:rsid w:val="6F2B6BEF"/>
    <w:rsid w:val="6F310AF8"/>
    <w:rsid w:val="6F314A36"/>
    <w:rsid w:val="6F3B6306"/>
    <w:rsid w:val="6F3E05A4"/>
    <w:rsid w:val="6F4D0B00"/>
    <w:rsid w:val="6F4F7B98"/>
    <w:rsid w:val="6F516E2F"/>
    <w:rsid w:val="6F5867BA"/>
    <w:rsid w:val="6F60051B"/>
    <w:rsid w:val="6F6303CE"/>
    <w:rsid w:val="6F651DBB"/>
    <w:rsid w:val="6F654D46"/>
    <w:rsid w:val="6F6B4AFF"/>
    <w:rsid w:val="6F6C2B86"/>
    <w:rsid w:val="6F6C68A7"/>
    <w:rsid w:val="6F8936D5"/>
    <w:rsid w:val="6F8C7459"/>
    <w:rsid w:val="6F8D1212"/>
    <w:rsid w:val="6F954E33"/>
    <w:rsid w:val="6F9620B8"/>
    <w:rsid w:val="6F9775A3"/>
    <w:rsid w:val="6F984159"/>
    <w:rsid w:val="6F9B59F7"/>
    <w:rsid w:val="6FA224C2"/>
    <w:rsid w:val="6FA475BA"/>
    <w:rsid w:val="6FAA3E8C"/>
    <w:rsid w:val="6FAC3CC5"/>
    <w:rsid w:val="6FAD78EF"/>
    <w:rsid w:val="6FAE71C8"/>
    <w:rsid w:val="6FB50A17"/>
    <w:rsid w:val="6FB82B93"/>
    <w:rsid w:val="6FBB0632"/>
    <w:rsid w:val="6FC0720B"/>
    <w:rsid w:val="6FC90BFC"/>
    <w:rsid w:val="6FD0091E"/>
    <w:rsid w:val="6FD83027"/>
    <w:rsid w:val="6FD95F1C"/>
    <w:rsid w:val="6FDE1F16"/>
    <w:rsid w:val="6FDF78FF"/>
    <w:rsid w:val="6FE10C9C"/>
    <w:rsid w:val="6FE50A20"/>
    <w:rsid w:val="6FF179AF"/>
    <w:rsid w:val="6FF23AF9"/>
    <w:rsid w:val="6FFC13FB"/>
    <w:rsid w:val="6FFD27CB"/>
    <w:rsid w:val="700328C3"/>
    <w:rsid w:val="700417EE"/>
    <w:rsid w:val="70074822"/>
    <w:rsid w:val="7011313B"/>
    <w:rsid w:val="701426B0"/>
    <w:rsid w:val="7020717F"/>
    <w:rsid w:val="702F3A3E"/>
    <w:rsid w:val="703013F7"/>
    <w:rsid w:val="70301BC4"/>
    <w:rsid w:val="70340726"/>
    <w:rsid w:val="70366D4F"/>
    <w:rsid w:val="703877EC"/>
    <w:rsid w:val="703F08A5"/>
    <w:rsid w:val="70443444"/>
    <w:rsid w:val="70460641"/>
    <w:rsid w:val="70576D06"/>
    <w:rsid w:val="705A0364"/>
    <w:rsid w:val="705C179B"/>
    <w:rsid w:val="705C2241"/>
    <w:rsid w:val="70614A6E"/>
    <w:rsid w:val="706601AF"/>
    <w:rsid w:val="70690614"/>
    <w:rsid w:val="706D1CFE"/>
    <w:rsid w:val="70723E24"/>
    <w:rsid w:val="70730722"/>
    <w:rsid w:val="707B71BF"/>
    <w:rsid w:val="707D38E5"/>
    <w:rsid w:val="70864B5B"/>
    <w:rsid w:val="708C5E3D"/>
    <w:rsid w:val="7093063D"/>
    <w:rsid w:val="709419D1"/>
    <w:rsid w:val="70965A08"/>
    <w:rsid w:val="709C1A26"/>
    <w:rsid w:val="709C618A"/>
    <w:rsid w:val="709D0B0C"/>
    <w:rsid w:val="709EFA2D"/>
    <w:rsid w:val="709F1149"/>
    <w:rsid w:val="70B118E8"/>
    <w:rsid w:val="70B1404D"/>
    <w:rsid w:val="70C235E1"/>
    <w:rsid w:val="70CE181E"/>
    <w:rsid w:val="70DA3FE7"/>
    <w:rsid w:val="70DA6AD2"/>
    <w:rsid w:val="70E02DBE"/>
    <w:rsid w:val="70EB28AD"/>
    <w:rsid w:val="70EB6BD0"/>
    <w:rsid w:val="70F326A9"/>
    <w:rsid w:val="70F923E8"/>
    <w:rsid w:val="70FA723B"/>
    <w:rsid w:val="71047AFA"/>
    <w:rsid w:val="71053F7A"/>
    <w:rsid w:val="71084BBD"/>
    <w:rsid w:val="71115200"/>
    <w:rsid w:val="71152AE8"/>
    <w:rsid w:val="711772CE"/>
    <w:rsid w:val="711A1C9E"/>
    <w:rsid w:val="711B7BED"/>
    <w:rsid w:val="7124002F"/>
    <w:rsid w:val="71327344"/>
    <w:rsid w:val="713779A1"/>
    <w:rsid w:val="713C4FB8"/>
    <w:rsid w:val="71454F97"/>
    <w:rsid w:val="71482643"/>
    <w:rsid w:val="714A2868"/>
    <w:rsid w:val="715060F6"/>
    <w:rsid w:val="71531D64"/>
    <w:rsid w:val="71542301"/>
    <w:rsid w:val="7154657E"/>
    <w:rsid w:val="715B3690"/>
    <w:rsid w:val="71614610"/>
    <w:rsid w:val="71681909"/>
    <w:rsid w:val="716A2D22"/>
    <w:rsid w:val="716A4233"/>
    <w:rsid w:val="71715346"/>
    <w:rsid w:val="71752277"/>
    <w:rsid w:val="717674EE"/>
    <w:rsid w:val="71774357"/>
    <w:rsid w:val="71775FF0"/>
    <w:rsid w:val="71787AB9"/>
    <w:rsid w:val="717A1100"/>
    <w:rsid w:val="717C3AC5"/>
    <w:rsid w:val="718164DA"/>
    <w:rsid w:val="718957D5"/>
    <w:rsid w:val="71920663"/>
    <w:rsid w:val="719636D1"/>
    <w:rsid w:val="719A3A8C"/>
    <w:rsid w:val="719D4981"/>
    <w:rsid w:val="71A072F4"/>
    <w:rsid w:val="71A63A80"/>
    <w:rsid w:val="71AD4A57"/>
    <w:rsid w:val="71B2527A"/>
    <w:rsid w:val="71C7058D"/>
    <w:rsid w:val="71C77838"/>
    <w:rsid w:val="71CA11AF"/>
    <w:rsid w:val="71CD20B4"/>
    <w:rsid w:val="71CD5C10"/>
    <w:rsid w:val="71D139CB"/>
    <w:rsid w:val="71D451F0"/>
    <w:rsid w:val="71DB20DB"/>
    <w:rsid w:val="71DC3F5A"/>
    <w:rsid w:val="71DD43DA"/>
    <w:rsid w:val="71E835F0"/>
    <w:rsid w:val="71EF6E24"/>
    <w:rsid w:val="71F34B70"/>
    <w:rsid w:val="71F577AC"/>
    <w:rsid w:val="71F9130C"/>
    <w:rsid w:val="72005FE5"/>
    <w:rsid w:val="72047C8D"/>
    <w:rsid w:val="720578D0"/>
    <w:rsid w:val="72062ED0"/>
    <w:rsid w:val="720A7028"/>
    <w:rsid w:val="720D24B0"/>
    <w:rsid w:val="721D0BFB"/>
    <w:rsid w:val="7237488A"/>
    <w:rsid w:val="723914F7"/>
    <w:rsid w:val="723A7B77"/>
    <w:rsid w:val="724072A5"/>
    <w:rsid w:val="724A1B39"/>
    <w:rsid w:val="724D20AF"/>
    <w:rsid w:val="724D57BB"/>
    <w:rsid w:val="725374E0"/>
    <w:rsid w:val="7254291F"/>
    <w:rsid w:val="725B2B9B"/>
    <w:rsid w:val="725B4D63"/>
    <w:rsid w:val="725C3B6B"/>
    <w:rsid w:val="725F0F5E"/>
    <w:rsid w:val="726208AB"/>
    <w:rsid w:val="72622D09"/>
    <w:rsid w:val="72623CB6"/>
    <w:rsid w:val="72697823"/>
    <w:rsid w:val="726B0346"/>
    <w:rsid w:val="727662A7"/>
    <w:rsid w:val="727D60AE"/>
    <w:rsid w:val="727F61A9"/>
    <w:rsid w:val="728616E3"/>
    <w:rsid w:val="728625D7"/>
    <w:rsid w:val="7298532D"/>
    <w:rsid w:val="72A823A9"/>
    <w:rsid w:val="72B8443A"/>
    <w:rsid w:val="72BF298C"/>
    <w:rsid w:val="72C22278"/>
    <w:rsid w:val="72CC70E6"/>
    <w:rsid w:val="72D13CF9"/>
    <w:rsid w:val="72D40328"/>
    <w:rsid w:val="72E6342D"/>
    <w:rsid w:val="72EB1D41"/>
    <w:rsid w:val="72ED7B2F"/>
    <w:rsid w:val="72F35437"/>
    <w:rsid w:val="72FA656F"/>
    <w:rsid w:val="730275C0"/>
    <w:rsid w:val="730438B3"/>
    <w:rsid w:val="73123FD7"/>
    <w:rsid w:val="73246863"/>
    <w:rsid w:val="7328617A"/>
    <w:rsid w:val="732D3690"/>
    <w:rsid w:val="73360D13"/>
    <w:rsid w:val="733874B6"/>
    <w:rsid w:val="733A01AB"/>
    <w:rsid w:val="733B7751"/>
    <w:rsid w:val="73414FFD"/>
    <w:rsid w:val="73423063"/>
    <w:rsid w:val="73424ACB"/>
    <w:rsid w:val="735D1A25"/>
    <w:rsid w:val="73607D9A"/>
    <w:rsid w:val="736653F6"/>
    <w:rsid w:val="7367665C"/>
    <w:rsid w:val="736B1478"/>
    <w:rsid w:val="736C23FE"/>
    <w:rsid w:val="73747667"/>
    <w:rsid w:val="737F5A98"/>
    <w:rsid w:val="738339EA"/>
    <w:rsid w:val="738D1AFA"/>
    <w:rsid w:val="738E13CF"/>
    <w:rsid w:val="738F1DB6"/>
    <w:rsid w:val="739002D0"/>
    <w:rsid w:val="73A0093B"/>
    <w:rsid w:val="73A46BDA"/>
    <w:rsid w:val="73B02BDC"/>
    <w:rsid w:val="73B24E4D"/>
    <w:rsid w:val="73BD5740"/>
    <w:rsid w:val="73BF6E3A"/>
    <w:rsid w:val="73C51294"/>
    <w:rsid w:val="73C831EC"/>
    <w:rsid w:val="73CA68AB"/>
    <w:rsid w:val="73CB509F"/>
    <w:rsid w:val="73D814F5"/>
    <w:rsid w:val="73DE2426"/>
    <w:rsid w:val="73E334C8"/>
    <w:rsid w:val="73EB753D"/>
    <w:rsid w:val="73FF295B"/>
    <w:rsid w:val="740508E4"/>
    <w:rsid w:val="74051971"/>
    <w:rsid w:val="741048D5"/>
    <w:rsid w:val="741F125A"/>
    <w:rsid w:val="74220495"/>
    <w:rsid w:val="742A10F7"/>
    <w:rsid w:val="742B4E83"/>
    <w:rsid w:val="742C2525"/>
    <w:rsid w:val="742D50F4"/>
    <w:rsid w:val="74346672"/>
    <w:rsid w:val="743A310E"/>
    <w:rsid w:val="743F175E"/>
    <w:rsid w:val="74424CA3"/>
    <w:rsid w:val="74471A90"/>
    <w:rsid w:val="74505387"/>
    <w:rsid w:val="745B3E94"/>
    <w:rsid w:val="745E7B7F"/>
    <w:rsid w:val="746252DB"/>
    <w:rsid w:val="74674E7F"/>
    <w:rsid w:val="746D0255"/>
    <w:rsid w:val="746F2544"/>
    <w:rsid w:val="747C0FFF"/>
    <w:rsid w:val="747D2DD6"/>
    <w:rsid w:val="748007EE"/>
    <w:rsid w:val="748A646C"/>
    <w:rsid w:val="748E5B2A"/>
    <w:rsid w:val="74920FD0"/>
    <w:rsid w:val="7492440F"/>
    <w:rsid w:val="749444D3"/>
    <w:rsid w:val="749C3D84"/>
    <w:rsid w:val="749C5473"/>
    <w:rsid w:val="74A17F65"/>
    <w:rsid w:val="74AF491F"/>
    <w:rsid w:val="74B31DED"/>
    <w:rsid w:val="74BA68D1"/>
    <w:rsid w:val="74BD1F6B"/>
    <w:rsid w:val="74BE575C"/>
    <w:rsid w:val="74C0380A"/>
    <w:rsid w:val="74D74BBC"/>
    <w:rsid w:val="74DF5FE8"/>
    <w:rsid w:val="74E01D5E"/>
    <w:rsid w:val="74E13026"/>
    <w:rsid w:val="74E43B17"/>
    <w:rsid w:val="74E62035"/>
    <w:rsid w:val="74ED7A8E"/>
    <w:rsid w:val="74F578F3"/>
    <w:rsid w:val="74F719DC"/>
    <w:rsid w:val="74FE35BE"/>
    <w:rsid w:val="75002547"/>
    <w:rsid w:val="75074DF7"/>
    <w:rsid w:val="75091CE1"/>
    <w:rsid w:val="75151901"/>
    <w:rsid w:val="75170CE6"/>
    <w:rsid w:val="751825A7"/>
    <w:rsid w:val="751956F6"/>
    <w:rsid w:val="751F49D4"/>
    <w:rsid w:val="7529792D"/>
    <w:rsid w:val="752C70F1"/>
    <w:rsid w:val="75357D54"/>
    <w:rsid w:val="75394C61"/>
    <w:rsid w:val="753A35BC"/>
    <w:rsid w:val="75412B96"/>
    <w:rsid w:val="754A1A51"/>
    <w:rsid w:val="75580E94"/>
    <w:rsid w:val="75613CFA"/>
    <w:rsid w:val="75627064"/>
    <w:rsid w:val="756E0DE3"/>
    <w:rsid w:val="756E3E36"/>
    <w:rsid w:val="757638D8"/>
    <w:rsid w:val="757A34CC"/>
    <w:rsid w:val="75802FDA"/>
    <w:rsid w:val="75804480"/>
    <w:rsid w:val="75813962"/>
    <w:rsid w:val="758D46EB"/>
    <w:rsid w:val="758E68E9"/>
    <w:rsid w:val="75920B73"/>
    <w:rsid w:val="75936516"/>
    <w:rsid w:val="75944076"/>
    <w:rsid w:val="75945AE9"/>
    <w:rsid w:val="759A147D"/>
    <w:rsid w:val="75A60C51"/>
    <w:rsid w:val="75AD4614"/>
    <w:rsid w:val="75AF7226"/>
    <w:rsid w:val="75B46B29"/>
    <w:rsid w:val="75B8552F"/>
    <w:rsid w:val="75B95FF9"/>
    <w:rsid w:val="75BD0DCD"/>
    <w:rsid w:val="75C5221E"/>
    <w:rsid w:val="75C555D1"/>
    <w:rsid w:val="75CB1FD1"/>
    <w:rsid w:val="75D0079E"/>
    <w:rsid w:val="75D52B59"/>
    <w:rsid w:val="75DA09B0"/>
    <w:rsid w:val="75DA4572"/>
    <w:rsid w:val="75F22F75"/>
    <w:rsid w:val="75F45394"/>
    <w:rsid w:val="75FC7EDC"/>
    <w:rsid w:val="76001AAA"/>
    <w:rsid w:val="76051546"/>
    <w:rsid w:val="76063E79"/>
    <w:rsid w:val="76124539"/>
    <w:rsid w:val="761C66F8"/>
    <w:rsid w:val="761E0757"/>
    <w:rsid w:val="7621538C"/>
    <w:rsid w:val="76294E08"/>
    <w:rsid w:val="762C0553"/>
    <w:rsid w:val="76315255"/>
    <w:rsid w:val="763418B6"/>
    <w:rsid w:val="763F7C9D"/>
    <w:rsid w:val="764001A5"/>
    <w:rsid w:val="76401F90"/>
    <w:rsid w:val="764266E2"/>
    <w:rsid w:val="7645046A"/>
    <w:rsid w:val="764B6696"/>
    <w:rsid w:val="765331AF"/>
    <w:rsid w:val="76554857"/>
    <w:rsid w:val="76555566"/>
    <w:rsid w:val="765C0084"/>
    <w:rsid w:val="765C72C6"/>
    <w:rsid w:val="76622145"/>
    <w:rsid w:val="76635947"/>
    <w:rsid w:val="766E6662"/>
    <w:rsid w:val="76775453"/>
    <w:rsid w:val="76786FE7"/>
    <w:rsid w:val="767E8B70"/>
    <w:rsid w:val="7686733D"/>
    <w:rsid w:val="768D1341"/>
    <w:rsid w:val="768F7938"/>
    <w:rsid w:val="76903064"/>
    <w:rsid w:val="76912B5E"/>
    <w:rsid w:val="76931A1A"/>
    <w:rsid w:val="76941E85"/>
    <w:rsid w:val="76967D79"/>
    <w:rsid w:val="76973095"/>
    <w:rsid w:val="769A4C55"/>
    <w:rsid w:val="76A01A54"/>
    <w:rsid w:val="76AC606C"/>
    <w:rsid w:val="76AD6D41"/>
    <w:rsid w:val="76B04DA1"/>
    <w:rsid w:val="76B163FD"/>
    <w:rsid w:val="76B269F7"/>
    <w:rsid w:val="76B346EE"/>
    <w:rsid w:val="76B58FBC"/>
    <w:rsid w:val="76BA5858"/>
    <w:rsid w:val="76BB7BC2"/>
    <w:rsid w:val="76BC3479"/>
    <w:rsid w:val="76BD26F7"/>
    <w:rsid w:val="76BE3E2C"/>
    <w:rsid w:val="76D033BA"/>
    <w:rsid w:val="76DE44F4"/>
    <w:rsid w:val="76E40350"/>
    <w:rsid w:val="76E44548"/>
    <w:rsid w:val="76EA75E7"/>
    <w:rsid w:val="76EB0092"/>
    <w:rsid w:val="76F14DF3"/>
    <w:rsid w:val="76F3060A"/>
    <w:rsid w:val="76F459ED"/>
    <w:rsid w:val="76F854DD"/>
    <w:rsid w:val="76F868AE"/>
    <w:rsid w:val="76FA0C6F"/>
    <w:rsid w:val="76FB3D04"/>
    <w:rsid w:val="77000D49"/>
    <w:rsid w:val="77012D3F"/>
    <w:rsid w:val="7703389E"/>
    <w:rsid w:val="7703776F"/>
    <w:rsid w:val="770A5210"/>
    <w:rsid w:val="77107706"/>
    <w:rsid w:val="771C566F"/>
    <w:rsid w:val="772340B3"/>
    <w:rsid w:val="7723469A"/>
    <w:rsid w:val="77276A0B"/>
    <w:rsid w:val="772A798F"/>
    <w:rsid w:val="77307E6A"/>
    <w:rsid w:val="77361DF5"/>
    <w:rsid w:val="77376FCC"/>
    <w:rsid w:val="773B4E10"/>
    <w:rsid w:val="774239AD"/>
    <w:rsid w:val="77483C32"/>
    <w:rsid w:val="7749397A"/>
    <w:rsid w:val="774A1800"/>
    <w:rsid w:val="774A7EC4"/>
    <w:rsid w:val="774E1408"/>
    <w:rsid w:val="7758768D"/>
    <w:rsid w:val="775C443F"/>
    <w:rsid w:val="775E16D7"/>
    <w:rsid w:val="775E5C88"/>
    <w:rsid w:val="77602A5C"/>
    <w:rsid w:val="77615187"/>
    <w:rsid w:val="776158EB"/>
    <w:rsid w:val="776E137D"/>
    <w:rsid w:val="777032C5"/>
    <w:rsid w:val="77710A2F"/>
    <w:rsid w:val="77787398"/>
    <w:rsid w:val="777DA66F"/>
    <w:rsid w:val="7784468B"/>
    <w:rsid w:val="77875FBD"/>
    <w:rsid w:val="778D0A0C"/>
    <w:rsid w:val="778E7BEF"/>
    <w:rsid w:val="779276DF"/>
    <w:rsid w:val="779B11A0"/>
    <w:rsid w:val="779F1292"/>
    <w:rsid w:val="77AA454C"/>
    <w:rsid w:val="77AA5661"/>
    <w:rsid w:val="77B8501A"/>
    <w:rsid w:val="77B975FC"/>
    <w:rsid w:val="77BB3E11"/>
    <w:rsid w:val="77BE37E1"/>
    <w:rsid w:val="77C0416F"/>
    <w:rsid w:val="77C51F09"/>
    <w:rsid w:val="77C6382D"/>
    <w:rsid w:val="77C7646E"/>
    <w:rsid w:val="77CD1900"/>
    <w:rsid w:val="77D47CF8"/>
    <w:rsid w:val="77D53A70"/>
    <w:rsid w:val="77D8682E"/>
    <w:rsid w:val="77E22146"/>
    <w:rsid w:val="77E843BA"/>
    <w:rsid w:val="77EC7CE1"/>
    <w:rsid w:val="77F14C52"/>
    <w:rsid w:val="77FC7CE8"/>
    <w:rsid w:val="77FE1DC2"/>
    <w:rsid w:val="77FE4D75"/>
    <w:rsid w:val="780335C3"/>
    <w:rsid w:val="780627F5"/>
    <w:rsid w:val="780674B4"/>
    <w:rsid w:val="78082BD8"/>
    <w:rsid w:val="78091695"/>
    <w:rsid w:val="780D74ED"/>
    <w:rsid w:val="78117F61"/>
    <w:rsid w:val="781A2798"/>
    <w:rsid w:val="781A4D19"/>
    <w:rsid w:val="781F6205"/>
    <w:rsid w:val="7821016F"/>
    <w:rsid w:val="78210A63"/>
    <w:rsid w:val="78237626"/>
    <w:rsid w:val="78247F45"/>
    <w:rsid w:val="782866FA"/>
    <w:rsid w:val="782D78A1"/>
    <w:rsid w:val="783427BA"/>
    <w:rsid w:val="783463A8"/>
    <w:rsid w:val="783F74D7"/>
    <w:rsid w:val="78411105"/>
    <w:rsid w:val="784A5868"/>
    <w:rsid w:val="785458E3"/>
    <w:rsid w:val="785D6912"/>
    <w:rsid w:val="78674E40"/>
    <w:rsid w:val="78683D59"/>
    <w:rsid w:val="786E0F20"/>
    <w:rsid w:val="786F33C6"/>
    <w:rsid w:val="78742457"/>
    <w:rsid w:val="78745DA9"/>
    <w:rsid w:val="78757AE0"/>
    <w:rsid w:val="78767001"/>
    <w:rsid w:val="787850B3"/>
    <w:rsid w:val="787D3188"/>
    <w:rsid w:val="787E5A00"/>
    <w:rsid w:val="78837FE7"/>
    <w:rsid w:val="788B62D2"/>
    <w:rsid w:val="78905FDD"/>
    <w:rsid w:val="789336DE"/>
    <w:rsid w:val="78967792"/>
    <w:rsid w:val="78975968"/>
    <w:rsid w:val="78994A9D"/>
    <w:rsid w:val="789C7F0C"/>
    <w:rsid w:val="789D27E0"/>
    <w:rsid w:val="78A44383"/>
    <w:rsid w:val="78AD5FC2"/>
    <w:rsid w:val="78B47496"/>
    <w:rsid w:val="78BF7A25"/>
    <w:rsid w:val="78CC04D0"/>
    <w:rsid w:val="78D30910"/>
    <w:rsid w:val="78D720F8"/>
    <w:rsid w:val="78E57C65"/>
    <w:rsid w:val="78EA0495"/>
    <w:rsid w:val="78EA16F3"/>
    <w:rsid w:val="78EE0CFA"/>
    <w:rsid w:val="78EE65B8"/>
    <w:rsid w:val="78FA1E5E"/>
    <w:rsid w:val="78FB45EA"/>
    <w:rsid w:val="78FB5758"/>
    <w:rsid w:val="78FE2B52"/>
    <w:rsid w:val="7908111E"/>
    <w:rsid w:val="790A14F7"/>
    <w:rsid w:val="790A5BEA"/>
    <w:rsid w:val="790D1B93"/>
    <w:rsid w:val="7915026D"/>
    <w:rsid w:val="791505C8"/>
    <w:rsid w:val="791E7065"/>
    <w:rsid w:val="79216D8B"/>
    <w:rsid w:val="792866E3"/>
    <w:rsid w:val="79294ED6"/>
    <w:rsid w:val="79297E8B"/>
    <w:rsid w:val="792C5E5B"/>
    <w:rsid w:val="792E135E"/>
    <w:rsid w:val="79300FDE"/>
    <w:rsid w:val="79417BEF"/>
    <w:rsid w:val="794C0316"/>
    <w:rsid w:val="794E3ADA"/>
    <w:rsid w:val="794F33AE"/>
    <w:rsid w:val="79515150"/>
    <w:rsid w:val="79583512"/>
    <w:rsid w:val="79587FA4"/>
    <w:rsid w:val="795C442C"/>
    <w:rsid w:val="796855CF"/>
    <w:rsid w:val="79685B6D"/>
    <w:rsid w:val="796A34AA"/>
    <w:rsid w:val="796AF031"/>
    <w:rsid w:val="796B11C3"/>
    <w:rsid w:val="796C0E43"/>
    <w:rsid w:val="797030CC"/>
    <w:rsid w:val="7971247A"/>
    <w:rsid w:val="7972670F"/>
    <w:rsid w:val="79747D71"/>
    <w:rsid w:val="79757554"/>
    <w:rsid w:val="797D4385"/>
    <w:rsid w:val="797F5E4E"/>
    <w:rsid w:val="79823418"/>
    <w:rsid w:val="79824F45"/>
    <w:rsid w:val="79835D1A"/>
    <w:rsid w:val="79882B74"/>
    <w:rsid w:val="798E267C"/>
    <w:rsid w:val="799177D9"/>
    <w:rsid w:val="79921C19"/>
    <w:rsid w:val="79972CD1"/>
    <w:rsid w:val="799D4659"/>
    <w:rsid w:val="799D7414"/>
    <w:rsid w:val="799E352D"/>
    <w:rsid w:val="79A46FEF"/>
    <w:rsid w:val="79A61220"/>
    <w:rsid w:val="79A81E5E"/>
    <w:rsid w:val="79BA0359"/>
    <w:rsid w:val="79BB5AF6"/>
    <w:rsid w:val="79BF4557"/>
    <w:rsid w:val="79C46D13"/>
    <w:rsid w:val="79C5457F"/>
    <w:rsid w:val="79C627D6"/>
    <w:rsid w:val="79D0629D"/>
    <w:rsid w:val="79DA1AB2"/>
    <w:rsid w:val="79E263BE"/>
    <w:rsid w:val="79E26883"/>
    <w:rsid w:val="79E311B2"/>
    <w:rsid w:val="79E475C0"/>
    <w:rsid w:val="79E65AC0"/>
    <w:rsid w:val="79EA30B0"/>
    <w:rsid w:val="79EA7513"/>
    <w:rsid w:val="79ED5E31"/>
    <w:rsid w:val="79EF5139"/>
    <w:rsid w:val="79F25F85"/>
    <w:rsid w:val="79FC61CB"/>
    <w:rsid w:val="79FD3C1C"/>
    <w:rsid w:val="79FD4EAF"/>
    <w:rsid w:val="7A091014"/>
    <w:rsid w:val="7A093328"/>
    <w:rsid w:val="7A094544"/>
    <w:rsid w:val="7A0B2D2F"/>
    <w:rsid w:val="7A0D09CC"/>
    <w:rsid w:val="7A132835"/>
    <w:rsid w:val="7A13741D"/>
    <w:rsid w:val="7A1958B7"/>
    <w:rsid w:val="7A29287B"/>
    <w:rsid w:val="7A2A1C30"/>
    <w:rsid w:val="7A2D6D03"/>
    <w:rsid w:val="7A312921"/>
    <w:rsid w:val="7A417F22"/>
    <w:rsid w:val="7A4A1E5B"/>
    <w:rsid w:val="7A4E264D"/>
    <w:rsid w:val="7A5358BD"/>
    <w:rsid w:val="7A541764"/>
    <w:rsid w:val="7A556E34"/>
    <w:rsid w:val="7A582843"/>
    <w:rsid w:val="7A5955C8"/>
    <w:rsid w:val="7A605595"/>
    <w:rsid w:val="7A61783D"/>
    <w:rsid w:val="7A6338A4"/>
    <w:rsid w:val="7A645345"/>
    <w:rsid w:val="7A651BE9"/>
    <w:rsid w:val="7A6E3EE9"/>
    <w:rsid w:val="7A784C83"/>
    <w:rsid w:val="7A7E6AD3"/>
    <w:rsid w:val="7A82285A"/>
    <w:rsid w:val="7A8B6321"/>
    <w:rsid w:val="7A8F7F06"/>
    <w:rsid w:val="7A905722"/>
    <w:rsid w:val="7A990D85"/>
    <w:rsid w:val="7A9D1A43"/>
    <w:rsid w:val="7AA57C46"/>
    <w:rsid w:val="7AAA22AC"/>
    <w:rsid w:val="7AAD0390"/>
    <w:rsid w:val="7AAD6F79"/>
    <w:rsid w:val="7AB3115A"/>
    <w:rsid w:val="7AB4421D"/>
    <w:rsid w:val="7ABE0794"/>
    <w:rsid w:val="7AC237AF"/>
    <w:rsid w:val="7AC85892"/>
    <w:rsid w:val="7AD5178A"/>
    <w:rsid w:val="7AD70B30"/>
    <w:rsid w:val="7ADA6E1B"/>
    <w:rsid w:val="7ADB2EB6"/>
    <w:rsid w:val="7ADF7718"/>
    <w:rsid w:val="7AE17F61"/>
    <w:rsid w:val="7AEC512A"/>
    <w:rsid w:val="7AFB1A3F"/>
    <w:rsid w:val="7AFB28D6"/>
    <w:rsid w:val="7AFD2B84"/>
    <w:rsid w:val="7AFF41CC"/>
    <w:rsid w:val="7B011855"/>
    <w:rsid w:val="7B045260"/>
    <w:rsid w:val="7B063426"/>
    <w:rsid w:val="7B081DCA"/>
    <w:rsid w:val="7B0C08EF"/>
    <w:rsid w:val="7B0C3CD0"/>
    <w:rsid w:val="7B15597B"/>
    <w:rsid w:val="7B271119"/>
    <w:rsid w:val="7B285865"/>
    <w:rsid w:val="7B286688"/>
    <w:rsid w:val="7B2E453E"/>
    <w:rsid w:val="7B316901"/>
    <w:rsid w:val="7B347833"/>
    <w:rsid w:val="7B394A99"/>
    <w:rsid w:val="7B4150BE"/>
    <w:rsid w:val="7B45086D"/>
    <w:rsid w:val="7B452CBB"/>
    <w:rsid w:val="7B513408"/>
    <w:rsid w:val="7B567A6A"/>
    <w:rsid w:val="7B567AA9"/>
    <w:rsid w:val="7B5A33B6"/>
    <w:rsid w:val="7B5B24DE"/>
    <w:rsid w:val="7B5B603A"/>
    <w:rsid w:val="7B5D15F3"/>
    <w:rsid w:val="7B600379"/>
    <w:rsid w:val="7B62545D"/>
    <w:rsid w:val="7B6729E7"/>
    <w:rsid w:val="7B715850"/>
    <w:rsid w:val="7B73578C"/>
    <w:rsid w:val="7B754A9B"/>
    <w:rsid w:val="7B7646C0"/>
    <w:rsid w:val="7B7A2964"/>
    <w:rsid w:val="7B8008AE"/>
    <w:rsid w:val="7B807F81"/>
    <w:rsid w:val="7B892BA7"/>
    <w:rsid w:val="7B8E4662"/>
    <w:rsid w:val="7BB57A83"/>
    <w:rsid w:val="7BB80A08"/>
    <w:rsid w:val="7BB96138"/>
    <w:rsid w:val="7BBF4374"/>
    <w:rsid w:val="7BCC76A8"/>
    <w:rsid w:val="7BCE2BAB"/>
    <w:rsid w:val="7BD06B4A"/>
    <w:rsid w:val="7BD14C58"/>
    <w:rsid w:val="7BD67FB8"/>
    <w:rsid w:val="7BDA274F"/>
    <w:rsid w:val="7BDC6CA1"/>
    <w:rsid w:val="7BDD2EF3"/>
    <w:rsid w:val="7BE10C35"/>
    <w:rsid w:val="7BE129E3"/>
    <w:rsid w:val="7BEB46DA"/>
    <w:rsid w:val="7BEB4D7B"/>
    <w:rsid w:val="7BEF19BF"/>
    <w:rsid w:val="7BF043E5"/>
    <w:rsid w:val="7BFC409F"/>
    <w:rsid w:val="7BFC4E92"/>
    <w:rsid w:val="7BFE17E7"/>
    <w:rsid w:val="7BFE98FD"/>
    <w:rsid w:val="7C0510CD"/>
    <w:rsid w:val="7C0A73F6"/>
    <w:rsid w:val="7C0C478A"/>
    <w:rsid w:val="7C175DA6"/>
    <w:rsid w:val="7C225600"/>
    <w:rsid w:val="7C2758EE"/>
    <w:rsid w:val="7C297292"/>
    <w:rsid w:val="7C3670D8"/>
    <w:rsid w:val="7C38637B"/>
    <w:rsid w:val="7C4A67DB"/>
    <w:rsid w:val="7C4E697D"/>
    <w:rsid w:val="7C5232BC"/>
    <w:rsid w:val="7C532A30"/>
    <w:rsid w:val="7C57508E"/>
    <w:rsid w:val="7C5C1516"/>
    <w:rsid w:val="7C60322F"/>
    <w:rsid w:val="7C611A45"/>
    <w:rsid w:val="7C624B36"/>
    <w:rsid w:val="7C651214"/>
    <w:rsid w:val="7C653614"/>
    <w:rsid w:val="7C660BC6"/>
    <w:rsid w:val="7C721981"/>
    <w:rsid w:val="7C7D403E"/>
    <w:rsid w:val="7C7E2C8F"/>
    <w:rsid w:val="7C7F1346"/>
    <w:rsid w:val="7C877AD9"/>
    <w:rsid w:val="7C894555"/>
    <w:rsid w:val="7C8B6DF3"/>
    <w:rsid w:val="7C8C7AE7"/>
    <w:rsid w:val="7C8F51E8"/>
    <w:rsid w:val="7C941670"/>
    <w:rsid w:val="7C9B6E16"/>
    <w:rsid w:val="7C9D36AC"/>
    <w:rsid w:val="7CA12173"/>
    <w:rsid w:val="7CA232B4"/>
    <w:rsid w:val="7CA467EA"/>
    <w:rsid w:val="7CAD269F"/>
    <w:rsid w:val="7CAF07F4"/>
    <w:rsid w:val="7CB62E89"/>
    <w:rsid w:val="7CB752B6"/>
    <w:rsid w:val="7CBA4636"/>
    <w:rsid w:val="7CBB2F32"/>
    <w:rsid w:val="7CC227B8"/>
    <w:rsid w:val="7CC243DD"/>
    <w:rsid w:val="7CC3033B"/>
    <w:rsid w:val="7CC67039"/>
    <w:rsid w:val="7CC84A54"/>
    <w:rsid w:val="7CC86D21"/>
    <w:rsid w:val="7CC908CB"/>
    <w:rsid w:val="7CD5518B"/>
    <w:rsid w:val="7CE13BA1"/>
    <w:rsid w:val="7CE710FA"/>
    <w:rsid w:val="7CEA15BA"/>
    <w:rsid w:val="7CEB6FAE"/>
    <w:rsid w:val="7CEC7C3C"/>
    <w:rsid w:val="7CF14EA8"/>
    <w:rsid w:val="7CF159D9"/>
    <w:rsid w:val="7CFA8029"/>
    <w:rsid w:val="7CFB9E6D"/>
    <w:rsid w:val="7CFC39CF"/>
    <w:rsid w:val="7D036A40"/>
    <w:rsid w:val="7D0C6095"/>
    <w:rsid w:val="7D1105AE"/>
    <w:rsid w:val="7D121F3E"/>
    <w:rsid w:val="7D156746"/>
    <w:rsid w:val="7D183F2C"/>
    <w:rsid w:val="7D190CEC"/>
    <w:rsid w:val="7D234014"/>
    <w:rsid w:val="7D270829"/>
    <w:rsid w:val="7D2D5568"/>
    <w:rsid w:val="7D322473"/>
    <w:rsid w:val="7D3502A4"/>
    <w:rsid w:val="7D3533F7"/>
    <w:rsid w:val="7D3C0E62"/>
    <w:rsid w:val="7D3C4CF8"/>
    <w:rsid w:val="7D3F28BF"/>
    <w:rsid w:val="7D4312EC"/>
    <w:rsid w:val="7D5539EE"/>
    <w:rsid w:val="7D586EFA"/>
    <w:rsid w:val="7D5C6073"/>
    <w:rsid w:val="7D5D253D"/>
    <w:rsid w:val="7D607ABF"/>
    <w:rsid w:val="7D612E2E"/>
    <w:rsid w:val="7D6155CF"/>
    <w:rsid w:val="7D6420B6"/>
    <w:rsid w:val="7D657A65"/>
    <w:rsid w:val="7D6B61B6"/>
    <w:rsid w:val="7D6D13D1"/>
    <w:rsid w:val="7D6F2271"/>
    <w:rsid w:val="7D6F6A13"/>
    <w:rsid w:val="7D7243AD"/>
    <w:rsid w:val="7D7575E8"/>
    <w:rsid w:val="7D77579D"/>
    <w:rsid w:val="7D7776E4"/>
    <w:rsid w:val="7D7B252F"/>
    <w:rsid w:val="7D7C2FE6"/>
    <w:rsid w:val="7D7F0706"/>
    <w:rsid w:val="7D806106"/>
    <w:rsid w:val="7D817FF3"/>
    <w:rsid w:val="7D8801A2"/>
    <w:rsid w:val="7D887CB8"/>
    <w:rsid w:val="7DA44D30"/>
    <w:rsid w:val="7DA71A0B"/>
    <w:rsid w:val="7DA7594D"/>
    <w:rsid w:val="7DA75CB5"/>
    <w:rsid w:val="7DA87A05"/>
    <w:rsid w:val="7DAD28DC"/>
    <w:rsid w:val="7DAD55C7"/>
    <w:rsid w:val="7DAE4B47"/>
    <w:rsid w:val="7DBD154F"/>
    <w:rsid w:val="7DBD5C5A"/>
    <w:rsid w:val="7DC25CD5"/>
    <w:rsid w:val="7DC41178"/>
    <w:rsid w:val="7DC9372F"/>
    <w:rsid w:val="7DC93C6B"/>
    <w:rsid w:val="7DCA2AB1"/>
    <w:rsid w:val="7DCD7163"/>
    <w:rsid w:val="7DD6660C"/>
    <w:rsid w:val="7DD86484"/>
    <w:rsid w:val="7DD91D07"/>
    <w:rsid w:val="7DD949C8"/>
    <w:rsid w:val="7DE0670B"/>
    <w:rsid w:val="7DE13156"/>
    <w:rsid w:val="7DE82DDE"/>
    <w:rsid w:val="7DEF7615"/>
    <w:rsid w:val="7DF2702E"/>
    <w:rsid w:val="7DF65A34"/>
    <w:rsid w:val="7DF77856"/>
    <w:rsid w:val="7DFC793D"/>
    <w:rsid w:val="7E01247C"/>
    <w:rsid w:val="7E060444"/>
    <w:rsid w:val="7E16208B"/>
    <w:rsid w:val="7E1A0417"/>
    <w:rsid w:val="7E285309"/>
    <w:rsid w:val="7E2D00DD"/>
    <w:rsid w:val="7E2D5824"/>
    <w:rsid w:val="7E2E4C94"/>
    <w:rsid w:val="7E346061"/>
    <w:rsid w:val="7E434BEB"/>
    <w:rsid w:val="7E4F1946"/>
    <w:rsid w:val="7E515910"/>
    <w:rsid w:val="7E5545EB"/>
    <w:rsid w:val="7E564B54"/>
    <w:rsid w:val="7E585886"/>
    <w:rsid w:val="7E6802F1"/>
    <w:rsid w:val="7E7C0849"/>
    <w:rsid w:val="7E7D0743"/>
    <w:rsid w:val="7E820E9B"/>
    <w:rsid w:val="7E881B7B"/>
    <w:rsid w:val="7E890DAD"/>
    <w:rsid w:val="7EA8188D"/>
    <w:rsid w:val="7EAC6739"/>
    <w:rsid w:val="7EB434A2"/>
    <w:rsid w:val="7EB446A0"/>
    <w:rsid w:val="7EBE10B6"/>
    <w:rsid w:val="7EBE55A2"/>
    <w:rsid w:val="7EBE7EEF"/>
    <w:rsid w:val="7EC62D72"/>
    <w:rsid w:val="7EC81C39"/>
    <w:rsid w:val="7EC9775F"/>
    <w:rsid w:val="7ECF5717"/>
    <w:rsid w:val="7ECF59B9"/>
    <w:rsid w:val="7ED60925"/>
    <w:rsid w:val="7ED9793B"/>
    <w:rsid w:val="7EDFE650"/>
    <w:rsid w:val="7EE840C2"/>
    <w:rsid w:val="7EEBE1E7"/>
    <w:rsid w:val="7EEC0669"/>
    <w:rsid w:val="7EEC699D"/>
    <w:rsid w:val="7EEC7917"/>
    <w:rsid w:val="7EEF0350"/>
    <w:rsid w:val="7EEF4135"/>
    <w:rsid w:val="7EF31BFC"/>
    <w:rsid w:val="7EFC2D63"/>
    <w:rsid w:val="7EFD07E5"/>
    <w:rsid w:val="7F035340"/>
    <w:rsid w:val="7F046AD6"/>
    <w:rsid w:val="7F0709B3"/>
    <w:rsid w:val="7F074977"/>
    <w:rsid w:val="7F0C2FFD"/>
    <w:rsid w:val="7F1820E4"/>
    <w:rsid w:val="7F1F5C16"/>
    <w:rsid w:val="7F21759B"/>
    <w:rsid w:val="7F243A58"/>
    <w:rsid w:val="7F284EAC"/>
    <w:rsid w:val="7F2F3A66"/>
    <w:rsid w:val="7F340E05"/>
    <w:rsid w:val="7F3BC5ED"/>
    <w:rsid w:val="7F3F82C6"/>
    <w:rsid w:val="7F402553"/>
    <w:rsid w:val="7F471666"/>
    <w:rsid w:val="7F570248"/>
    <w:rsid w:val="7F5931D8"/>
    <w:rsid w:val="7F5FF93E"/>
    <w:rsid w:val="7F62208D"/>
    <w:rsid w:val="7F6A4F40"/>
    <w:rsid w:val="7F6A667D"/>
    <w:rsid w:val="7F6B469C"/>
    <w:rsid w:val="7F79010A"/>
    <w:rsid w:val="7F7973D7"/>
    <w:rsid w:val="7F7C7E4C"/>
    <w:rsid w:val="7F8F2C71"/>
    <w:rsid w:val="7F962F62"/>
    <w:rsid w:val="7F9703F2"/>
    <w:rsid w:val="7F9D4816"/>
    <w:rsid w:val="7FA2248A"/>
    <w:rsid w:val="7FAB4E1B"/>
    <w:rsid w:val="7FAF4BA7"/>
    <w:rsid w:val="7FB47F1A"/>
    <w:rsid w:val="7FBB179D"/>
    <w:rsid w:val="7FBBD347"/>
    <w:rsid w:val="7FBC3AEF"/>
    <w:rsid w:val="7FBEE630"/>
    <w:rsid w:val="7FBF08A3"/>
    <w:rsid w:val="7FBF8DCC"/>
    <w:rsid w:val="7FC13DA6"/>
    <w:rsid w:val="7FC1639D"/>
    <w:rsid w:val="7FC80807"/>
    <w:rsid w:val="7FCA46B5"/>
    <w:rsid w:val="7FCE19DA"/>
    <w:rsid w:val="7FD40848"/>
    <w:rsid w:val="7FD74225"/>
    <w:rsid w:val="7FDC23D1"/>
    <w:rsid w:val="7FDE150B"/>
    <w:rsid w:val="7FDE3356"/>
    <w:rsid w:val="7FE60762"/>
    <w:rsid w:val="7FEB4BEA"/>
    <w:rsid w:val="7FEC7BA9"/>
    <w:rsid w:val="7FEE6EB5"/>
    <w:rsid w:val="7FF24575"/>
    <w:rsid w:val="7FF667FE"/>
    <w:rsid w:val="7FF9012A"/>
    <w:rsid w:val="7FFD4F0D"/>
    <w:rsid w:val="7FFE485A"/>
    <w:rsid w:val="7FFF0809"/>
    <w:rsid w:val="99E53DD4"/>
    <w:rsid w:val="9D7FFBD5"/>
    <w:rsid w:val="A5F7A0BE"/>
    <w:rsid w:val="A7FF21B0"/>
    <w:rsid w:val="ADEF089E"/>
    <w:rsid w:val="AEFF6BDD"/>
    <w:rsid w:val="AF37B99B"/>
    <w:rsid w:val="AF3F1DE9"/>
    <w:rsid w:val="B83FE002"/>
    <w:rsid w:val="BB3AEFF8"/>
    <w:rsid w:val="BB9F4C80"/>
    <w:rsid w:val="BEEE15FF"/>
    <w:rsid w:val="BEFAA4A4"/>
    <w:rsid w:val="C3B9B081"/>
    <w:rsid w:val="C9BB728B"/>
    <w:rsid w:val="D7B1E08E"/>
    <w:rsid w:val="D9B7EEBD"/>
    <w:rsid w:val="DB2E7FF0"/>
    <w:rsid w:val="DB5FA93F"/>
    <w:rsid w:val="DBDC4298"/>
    <w:rsid w:val="DBEB4A95"/>
    <w:rsid w:val="DEE63BC9"/>
    <w:rsid w:val="DF79A0E8"/>
    <w:rsid w:val="DFF73815"/>
    <w:rsid w:val="E3EB6B8F"/>
    <w:rsid w:val="E6BF9381"/>
    <w:rsid w:val="E75F53C6"/>
    <w:rsid w:val="E7FB2700"/>
    <w:rsid w:val="EA11162D"/>
    <w:rsid w:val="EAEC4165"/>
    <w:rsid w:val="EB7BB106"/>
    <w:rsid w:val="EBF965E2"/>
    <w:rsid w:val="ECFF3736"/>
    <w:rsid w:val="EDBD66DC"/>
    <w:rsid w:val="EE9F9A99"/>
    <w:rsid w:val="EFEF1CF2"/>
    <w:rsid w:val="EFFA085C"/>
    <w:rsid w:val="F1BE28B6"/>
    <w:rsid w:val="F3668ACA"/>
    <w:rsid w:val="F3CFCFD7"/>
    <w:rsid w:val="F3FFE007"/>
    <w:rsid w:val="F43DA74D"/>
    <w:rsid w:val="F4F59C86"/>
    <w:rsid w:val="F4FF256D"/>
    <w:rsid w:val="F56353B5"/>
    <w:rsid w:val="F5671A8E"/>
    <w:rsid w:val="F6FBA20D"/>
    <w:rsid w:val="F79FDE06"/>
    <w:rsid w:val="F7F38964"/>
    <w:rsid w:val="F7FF3071"/>
    <w:rsid w:val="F8CCE867"/>
    <w:rsid w:val="F8D7F08D"/>
    <w:rsid w:val="FA3D3D01"/>
    <w:rsid w:val="FA7B2C21"/>
    <w:rsid w:val="FB6F9D00"/>
    <w:rsid w:val="FBCD7289"/>
    <w:rsid w:val="FBDE697A"/>
    <w:rsid w:val="FBFF7EAD"/>
    <w:rsid w:val="FCD5C1FA"/>
    <w:rsid w:val="FD5D956F"/>
    <w:rsid w:val="FDFEC681"/>
    <w:rsid w:val="FE976CD4"/>
    <w:rsid w:val="FED5B8A0"/>
    <w:rsid w:val="FEE9DC8C"/>
    <w:rsid w:val="FEF331DF"/>
    <w:rsid w:val="FF3E0933"/>
    <w:rsid w:val="FF4FDB79"/>
    <w:rsid w:val="FF7B5363"/>
    <w:rsid w:val="FF7E8C03"/>
    <w:rsid w:val="FF7F693B"/>
    <w:rsid w:val="FFA22C3A"/>
    <w:rsid w:val="FFEF1DB9"/>
    <w:rsid w:val="FFF3C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7649B0"/>
  <w15:docId w15:val="{85B6A4CC-8541-474C-9FD4-3A686DC2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Pr>
      <w:rFonts w:ascii="Arial" w:eastAsia="Arial" w:hAnsi="Arial" w:cs="Arial"/>
      <w:sz w:val="23"/>
      <w:szCs w:val="23"/>
      <w:lang w:eastAsia="en-US"/>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qFormat/>
    <w:rPr>
      <w:sz w:val="24"/>
    </w:rPr>
  </w:style>
  <w:style w:type="character" w:styleId="a8">
    <w:name w:val="Strong"/>
    <w:basedOn w:val="a0"/>
    <w:qFormat/>
    <w:rPr>
      <w:b/>
    </w:rPr>
  </w:style>
  <w:style w:type="character" w:styleId="HTML">
    <w:name w:val="HTML Code"/>
    <w:basedOn w:val="a0"/>
    <w:qFormat/>
    <w:rPr>
      <w:rFonts w:ascii="Courier New" w:hAnsi="Courier New"/>
      <w:sz w:val="20"/>
    </w:rPr>
  </w:style>
  <w:style w:type="paragraph" w:styleId="a9">
    <w:name w:val="List Paragraph"/>
    <w:uiPriority w:val="34"/>
    <w:qFormat/>
    <w:pPr>
      <w:widowControl w:val="0"/>
      <w:ind w:firstLineChars="200" w:firstLine="420"/>
      <w:jc w:val="both"/>
    </w:pPr>
    <w:rPr>
      <w:rFonts w:ascii="Calibri" w:hAnsi="Calibri"/>
      <w:kern w:val="2"/>
      <w:sz w:val="21"/>
      <w:szCs w:val="22"/>
    </w:rPr>
  </w:style>
  <w:style w:type="paragraph" w:styleId="aa">
    <w:name w:val="Revision"/>
    <w:hidden/>
    <w:uiPriority w:val="99"/>
    <w:unhideWhenUsed/>
    <w:rsid w:val="00D420CD"/>
    <w:rPr>
      <w:rFonts w:asciiTheme="minorHAnsi" w:eastAsiaTheme="minorEastAsia" w:hAnsiTheme="minorHAnsi" w:cstheme="minorBidi"/>
      <w:kern w:val="2"/>
      <w:sz w:val="21"/>
      <w:szCs w:val="24"/>
    </w:rPr>
  </w:style>
  <w:style w:type="character" w:customStyle="1" w:styleId="a4">
    <w:name w:val="正文文本 字符"/>
    <w:basedOn w:val="a0"/>
    <w:link w:val="a3"/>
    <w:rsid w:val="00D420CD"/>
    <w:rPr>
      <w:rFonts w:ascii="Arial" w:eastAsia="Arial" w:hAnsi="Arial" w:cs="Arial"/>
      <w:kern w:val="2"/>
      <w:sz w:val="23"/>
      <w:szCs w:val="2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190</Pages>
  <Words>34186</Words>
  <Characters>194862</Characters>
  <Application>Microsoft Office Word</Application>
  <DocSecurity>0</DocSecurity>
  <Lines>1623</Lines>
  <Paragraphs>457</Paragraphs>
  <ScaleCrop>false</ScaleCrop>
  <Company/>
  <LinksUpToDate>false</LinksUpToDate>
  <CharactersWithSpaces>228591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A8110</cp:lastModifiedBy>
  <cp:revision>3</cp:revision>
  <cp:lastPrinted>2025-12-19T09:44:00Z</cp:lastPrinted>
  <dcterms:created xsi:type="dcterms:W3CDTF">2025-08-01T09:58:00Z</dcterms:created>
  <dcterms:modified xsi:type="dcterms:W3CDTF">2026-06-11T03:57:00Z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eyJoZGlkIjoiNzcwMTg3MGRkZmJmYjFjNWIwYmNkZTk1N2VjZTgzMDUiLCJ1c2VySWQiOiIxNTI0MzQ3OTA2In0=</vt:lpwstr>
  </property>
  <property fmtid="{D5CDD505-2E9C-101B-9397-08002B2CF9AE}" pid="4" name="ICV">
    <vt:lpwstr>E0B771388CAB5971169A236A6DB1B13B_43</vt:lpwstr>
  </property>
</Properties>
</file>